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AB60A">
      <w:pPr>
        <w:bidi w:val="0"/>
      </w:pPr>
      <w:r>
        <w:rPr>
          <w:rFonts w:hint="default"/>
        </w:rPr>
        <w:t>交易</w:t>
      </w:r>
    </w:p>
    <w:p w14:paraId="1420AFF1">
      <w:pPr>
        <w:bidi w:val="0"/>
        <w:rPr>
          <w:rFonts w:hint="default"/>
        </w:rPr>
      </w:pPr>
      <w:r>
        <w:t>交易</w:t>
      </w:r>
      <w:r>
        <w:rPr>
          <w:rFonts w:hint="default"/>
        </w:rPr>
        <w:t>功能模块下的API接口需要身份验证。</w:t>
      </w:r>
    </w:p>
    <w:p w14:paraId="543C0727">
      <w:pPr>
        <w:bidi w:val="0"/>
        <w:rPr>
          <w:rFonts w:hint="default"/>
        </w:rPr>
      </w:pPr>
      <w:r>
        <w:rPr>
          <w:rFonts w:hint="default"/>
        </w:rPr>
        <w:t>POST / 下单</w:t>
      </w:r>
    </w:p>
    <w:p w14:paraId="747D674D">
      <w:pPr>
        <w:bidi w:val="0"/>
        <w:rPr>
          <w:rFonts w:hint="default"/>
        </w:rPr>
      </w:pPr>
      <w:r>
        <w:rPr>
          <w:rFonts w:hint="default"/>
        </w:rPr>
        <w:t>只有当您的账户有足够的资金才能下单。</w:t>
      </w:r>
    </w:p>
    <w:p w14:paraId="7157BE5F">
      <w:pPr>
        <w:bidi w:val="0"/>
        <w:rPr>
          <w:rFonts w:hint="default"/>
        </w:rPr>
      </w:pPr>
      <w:r>
        <w:rPr>
          <w:rFonts w:hint="default"/>
        </w:rPr>
        <w:t>限速：60次/2s</w:t>
      </w:r>
    </w:p>
    <w:p w14:paraId="6ED24CCC">
      <w:pPr>
        <w:bidi w:val="0"/>
        <w:rPr>
          <w:rFonts w:hint="default"/>
        </w:rPr>
      </w:pPr>
      <w:r>
        <w:rPr>
          <w:rFonts w:hint="default"/>
        </w:rPr>
        <w:t>跟单交易带单员带单产品的限速：4次/2s</w:t>
      </w:r>
    </w:p>
    <w:p w14:paraId="4AF201AB">
      <w:pPr>
        <w:bidi w:val="0"/>
        <w:rPr>
          <w:rFonts w:hint="default"/>
        </w:rPr>
      </w:pPr>
      <w:r>
        <w:rPr>
          <w:rFonts w:hint="default"/>
        </w:rPr>
        <w:t>限速规则（期权以外）：User ID + Instrument ID</w:t>
      </w:r>
    </w:p>
    <w:p w14:paraId="76482833">
      <w:pPr>
        <w:bidi w:val="0"/>
        <w:rPr>
          <w:rFonts w:hint="default"/>
        </w:rPr>
      </w:pPr>
      <w:r>
        <w:rPr>
          <w:rFonts w:hint="default"/>
        </w:rPr>
        <w:t>限速规则（只限期权）：User ID + Instrument Family</w:t>
      </w:r>
    </w:p>
    <w:p w14:paraId="645E068A">
      <w:pPr>
        <w:bidi w:val="0"/>
        <w:rPr>
          <w:rFonts w:hint="default"/>
        </w:rPr>
      </w:pPr>
      <w:r>
        <w:rPr>
          <w:rFonts w:hint="default"/>
        </w:rPr>
        <w:t>权限：交易</w:t>
      </w:r>
    </w:p>
    <w:p w14:paraId="7E991B69">
      <w:pPr>
        <w:bidi w:val="0"/>
        <w:rPr>
          <w:rFonts w:hint="default"/>
        </w:rPr>
      </w:pPr>
      <w:r>
        <w:rPr>
          <w:rFonts w:hint="default"/>
        </w:rPr>
        <w:t>该接口限速同时受到 </w:t>
      </w:r>
      <w:r>
        <w:rPr>
          <w:rFonts w:hint="default"/>
        </w:rPr>
        <w:fldChar w:fldCharType="begin"/>
      </w:r>
      <w:r>
        <w:rPr>
          <w:rFonts w:hint="default"/>
        </w:rPr>
        <w:instrText xml:space="preserve"> HYPERLINK "https://www.okx.com/docs-v5/log_zh/" \l "upcoming-changes-sub-account-rate-limit"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子账户限速</w:t>
      </w:r>
      <w:r>
        <w:rPr>
          <w:rFonts w:hint="default"/>
        </w:rPr>
        <w:fldChar w:fldCharType="end"/>
      </w:r>
      <w:r>
        <w:rPr>
          <w:rFonts w:hint="default"/>
        </w:rPr>
        <w:t> 及 </w:t>
      </w:r>
      <w:r>
        <w:rPr>
          <w:rFonts w:hint="default"/>
        </w:rPr>
        <w:fldChar w:fldCharType="begin"/>
      </w:r>
      <w:r>
        <w:rPr>
          <w:rFonts w:hint="default"/>
        </w:rPr>
        <w:instrText xml:space="preserve"> HYPERLINK "https://www.okx.com/docs-v5/log_zh/" \l "upcoming-changes-fill-ratio-based-sub-account-rate-limit"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r>
        <w:rPr>
          <w:rFonts w:hint="default"/>
        </w:rPr>
        <w:t> 限速规则的影响。</w:t>
      </w:r>
    </w:p>
    <w:p w14:paraId="22F4F31F">
      <w:pPr>
        <w:bidi w:val="0"/>
        <w:rPr>
          <w:rFonts w:hint="default"/>
        </w:rPr>
      </w:pPr>
      <w:r>
        <w:rPr>
          <w:rFonts w:hint="default"/>
        </w:rPr>
        <w:t>HTTP请求</w:t>
      </w:r>
    </w:p>
    <w:p w14:paraId="737BF0F3">
      <w:pPr>
        <w:bidi w:val="0"/>
        <w:rPr>
          <w:rFonts w:hint="default"/>
        </w:rPr>
      </w:pPr>
      <w:r>
        <w:rPr>
          <w:rFonts w:hint="default"/>
        </w:rPr>
        <w:t>POST /api/v5/trade/order</w:t>
      </w:r>
    </w:p>
    <w:p w14:paraId="054DD62B">
      <w:pPr>
        <w:bidi w:val="0"/>
      </w:pPr>
      <w:r>
        <w:rPr>
          <w:rFonts w:hint="default"/>
        </w:rPr>
        <w:t>请求示例</w:t>
      </w:r>
    </w:p>
    <w:p w14:paraId="27DFD793">
      <w:pPr>
        <w:bidi w:val="0"/>
        <w:rPr>
          <w:rFonts w:hint="default"/>
        </w:rPr>
      </w:pPr>
      <w:r>
        <w:rPr>
          <w:rFonts w:hint="default"/>
        </w:rPr>
        <w:t>import okx.Trade as Trade</w:t>
      </w:r>
    </w:p>
    <w:p w14:paraId="40A8168F">
      <w:pPr>
        <w:bidi w:val="0"/>
        <w:rPr>
          <w:rFonts w:hint="default"/>
        </w:rPr>
      </w:pPr>
      <w:r>
        <w:rPr>
          <w:rFonts w:hint="default"/>
        </w:rPr>
        <w:t># API 初始化apikey = "YOUR_API_KEY"secretkey = "YOUR_SECRET_KEY"passphrase = "YOUR_PASSPHRASE"</w:t>
      </w:r>
    </w:p>
    <w:p w14:paraId="41AC215C">
      <w:pPr>
        <w:bidi w:val="0"/>
        <w:rPr>
          <w:rFonts w:hint="default"/>
        </w:rPr>
      </w:pPr>
      <w:r>
        <w:rPr>
          <w:rFonts w:hint="default"/>
        </w:rPr>
        <w:t>flag = "1"  # 实盘: 0, 模拟盘: 1tradeAPI = Trade.TradeAPI(apikey, secretkey, passphrase, False, flag)</w:t>
      </w:r>
    </w:p>
    <w:p w14:paraId="21724EE6">
      <w:pPr>
        <w:bidi w:val="0"/>
        <w:rPr>
          <w:rFonts w:hint="default"/>
        </w:rPr>
      </w:pPr>
      <w:r>
        <w:rPr>
          <w:rFonts w:hint="default"/>
        </w:rPr>
        <w:t># 现货模式限价单result = tradeAPI.place_order(</w:t>
      </w:r>
    </w:p>
    <w:p w14:paraId="5FF69CFA">
      <w:pPr>
        <w:bidi w:val="0"/>
        <w:rPr>
          <w:rFonts w:hint="default"/>
        </w:rPr>
      </w:pPr>
      <w:r>
        <w:rPr>
          <w:rFonts w:hint="default"/>
        </w:rPr>
        <w:t xml:space="preserve">    instId="BTC-USDT",</w:t>
      </w:r>
    </w:p>
    <w:p w14:paraId="322E5780">
      <w:pPr>
        <w:bidi w:val="0"/>
        <w:rPr>
          <w:rFonts w:hint="default"/>
        </w:rPr>
      </w:pPr>
      <w:r>
        <w:rPr>
          <w:rFonts w:hint="default"/>
        </w:rPr>
        <w:t xml:space="preserve">    tdMode="cash",</w:t>
      </w:r>
    </w:p>
    <w:p w14:paraId="1C911724">
      <w:pPr>
        <w:bidi w:val="0"/>
        <w:rPr>
          <w:rFonts w:hint="default"/>
        </w:rPr>
      </w:pPr>
      <w:r>
        <w:rPr>
          <w:rFonts w:hint="default"/>
        </w:rPr>
        <w:t xml:space="preserve">    clOrdId="b15",</w:t>
      </w:r>
    </w:p>
    <w:p w14:paraId="24AB6ECF">
      <w:pPr>
        <w:bidi w:val="0"/>
        <w:rPr>
          <w:rFonts w:hint="default"/>
        </w:rPr>
      </w:pPr>
      <w:r>
        <w:rPr>
          <w:rFonts w:hint="default"/>
        </w:rPr>
        <w:t xml:space="preserve">    side="buy",</w:t>
      </w:r>
    </w:p>
    <w:p w14:paraId="1AAF85D9">
      <w:pPr>
        <w:bidi w:val="0"/>
        <w:rPr>
          <w:rFonts w:hint="default"/>
        </w:rPr>
      </w:pPr>
      <w:r>
        <w:rPr>
          <w:rFonts w:hint="default"/>
        </w:rPr>
        <w:t xml:space="preserve">    ordType="limit",</w:t>
      </w:r>
      <w:bookmarkStart w:id="0" w:name="_GoBack"/>
      <w:bookmarkEnd w:id="0"/>
    </w:p>
    <w:p w14:paraId="35F65B09">
      <w:pPr>
        <w:bidi w:val="0"/>
        <w:rPr>
          <w:rFonts w:hint="default"/>
        </w:rPr>
      </w:pPr>
      <w:r>
        <w:rPr>
          <w:rFonts w:hint="default"/>
        </w:rPr>
        <w:t xml:space="preserve">    px="2.15",</w:t>
      </w:r>
    </w:p>
    <w:p w14:paraId="4E12C032">
      <w:pPr>
        <w:bidi w:val="0"/>
        <w:rPr>
          <w:rFonts w:hint="default"/>
        </w:rPr>
      </w:pPr>
      <w:r>
        <w:rPr>
          <w:rFonts w:hint="default"/>
        </w:rPr>
        <w:t xml:space="preserve">    sz="2")</w:t>
      </w:r>
    </w:p>
    <w:p w14:paraId="24C3EB3C">
      <w:pPr>
        <w:bidi w:val="0"/>
        <w:rPr>
          <w:rFonts w:hint="default"/>
        </w:rPr>
      </w:pPr>
      <w:r>
        <w:rPr>
          <w:rFonts w:hint="default"/>
        </w:rPr>
        <w:t>print(result)</w:t>
      </w:r>
    </w:p>
    <w:p w14:paraId="715F9E30">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4"/>
        <w:gridCol w:w="985"/>
        <w:gridCol w:w="494"/>
        <w:gridCol w:w="4643"/>
      </w:tblGrid>
      <w:tr w14:paraId="1B93616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EC30DA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D61AB3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CB5106B">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F53C426">
            <w:pPr>
              <w:bidi w:val="0"/>
              <w:rPr>
                <w:rFonts w:hint="default"/>
              </w:rPr>
            </w:pPr>
            <w:r>
              <w:rPr>
                <w:rFonts w:hint="default"/>
                <w:lang w:val="en-US" w:eastAsia="zh-CN"/>
              </w:rPr>
              <w:t>描述</w:t>
            </w:r>
          </w:p>
        </w:tc>
      </w:tr>
      <w:tr w14:paraId="5006B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40F475">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9585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9689D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2ABF76">
            <w:pPr>
              <w:bidi w:val="0"/>
              <w:rPr>
                <w:rFonts w:hint="default"/>
              </w:rPr>
            </w:pPr>
            <w:r>
              <w:rPr>
                <w:rFonts w:hint="default"/>
                <w:lang w:val="en-US" w:eastAsia="zh-CN"/>
              </w:rPr>
              <w:t>产品ID，如 BTC-USDT</w:t>
            </w:r>
          </w:p>
        </w:tc>
      </w:tr>
      <w:tr w14:paraId="0CCC0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6BED71">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1B44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D3DC4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7FF11E">
            <w:pPr>
              <w:bidi w:val="0"/>
              <w:rPr>
                <w:rFonts w:hint="default"/>
              </w:rPr>
            </w:pPr>
            <w:r>
              <w:rPr>
                <w:rFonts w:hint="default"/>
                <w:lang w:val="en-US" w:eastAsia="zh-CN"/>
              </w:rPr>
              <w:t>交易模式</w:t>
            </w:r>
            <w:r>
              <w:rPr>
                <w:rFonts w:hint="default"/>
                <w:lang w:val="en-US" w:eastAsia="zh-CN"/>
              </w:rPr>
              <w:br w:type="textWrapping"/>
            </w:r>
            <w:r>
              <w:rPr>
                <w:rFonts w:hint="default"/>
                <w:lang w:val="en-US" w:eastAsia="zh-CN"/>
              </w:rPr>
              <w:t>保证金模式：isolated：逐仓（仅限于现货杠杆逐仓）；cross：全仓</w:t>
            </w:r>
            <w:r>
              <w:rPr>
                <w:rFonts w:hint="default"/>
                <w:lang w:val="en-US" w:eastAsia="zh-CN"/>
              </w:rPr>
              <w:br w:type="textWrapping"/>
            </w:r>
            <w:r>
              <w:rPr>
                <w:rFonts w:hint="default"/>
                <w:lang w:val="en-US" w:eastAsia="zh-CN"/>
              </w:rPr>
              <w:t>非保证金模式：cash：非保证金</w:t>
            </w:r>
            <w:r>
              <w:rPr>
                <w:rFonts w:hint="default"/>
                <w:lang w:val="en-US" w:eastAsia="zh-CN"/>
              </w:rPr>
              <w:br w:type="textWrapping"/>
            </w:r>
            <w:r>
              <w:rPr>
                <w:rFonts w:hint="default"/>
                <w:lang w:val="en-US" w:eastAsia="zh-CN"/>
              </w:rPr>
              <w:t>spot_isolated：现货逐仓(仅适用于现货带单) ，现货带单时，tdMode 的值需要指定为spot_isolated</w:t>
            </w:r>
            <w:r>
              <w:rPr>
                <w:rFonts w:hint="default"/>
                <w:lang w:val="en-US" w:eastAsia="zh-CN"/>
              </w:rPr>
              <w:br w:type="textWrapping"/>
            </w:r>
            <w:r>
              <w:rPr>
                <w:rFonts w:hint="default"/>
                <w:lang w:val="en-US" w:eastAsia="zh-CN"/>
              </w:rPr>
              <w:t>注意：isolated（现货杠杆逐仓）在跨币种保证金模式和组合保证金模式下不可用。</w:t>
            </w:r>
            <w:r>
              <w:rPr>
                <w:rFonts w:hint="default"/>
                <w:lang w:val="en-US" w:eastAsia="zh-CN"/>
              </w:rPr>
              <w:br w:type="textWrapping"/>
            </w:r>
            <w:r>
              <w:rPr>
                <w:rFonts w:hint="default"/>
                <w:lang w:val="en-US" w:eastAsia="zh-CN"/>
              </w:rPr>
              <w:br w:type="textWrapping"/>
            </w:r>
            <w:r>
              <w:rPr>
                <w:rFonts w:hint="default"/>
                <w:lang w:val="en-US" w:eastAsia="zh-CN"/>
              </w:rPr>
              <w:t>事件合约对应交易产品仅支持isolated逐仓下单</w:t>
            </w:r>
          </w:p>
        </w:tc>
      </w:tr>
      <w:tr w14:paraId="1D5D5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C7ED18">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7B8FD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2821E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A3EE29">
            <w:pPr>
              <w:bidi w:val="0"/>
              <w:rPr>
                <w:rFonts w:hint="default"/>
              </w:rPr>
            </w:pPr>
            <w:r>
              <w:rPr>
                <w:rFonts w:hint="default"/>
                <w:lang w:val="en-US" w:eastAsia="zh-CN"/>
              </w:rPr>
              <w:t>保证金币种，适用于逐仓杠杆及合约模式下的全仓杠杆订单</w:t>
            </w:r>
          </w:p>
        </w:tc>
      </w:tr>
      <w:tr w14:paraId="0303C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A1320C">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CBC0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AA332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4A97C9">
            <w:pPr>
              <w:bidi w:val="0"/>
              <w:rPr>
                <w:rFonts w:hint="default"/>
              </w:rPr>
            </w:pPr>
            <w:r>
              <w:rPr>
                <w:rFonts w:hint="default"/>
                <w:lang w:val="en-US" w:eastAsia="zh-CN"/>
              </w:rPr>
              <w:t>客户自定义订单ID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46A68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DAEB22">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FF145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511CA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895347">
            <w:pPr>
              <w:bidi w:val="0"/>
              <w:rPr>
                <w:rFonts w:hint="default"/>
              </w:rPr>
            </w:pPr>
            <w:r>
              <w:rPr>
                <w:rFonts w:hint="default"/>
                <w:lang w:val="en-US" w:eastAsia="zh-CN"/>
              </w:rPr>
              <w:t>订单标签</w:t>
            </w:r>
            <w:r>
              <w:rPr>
                <w:rFonts w:hint="default"/>
                <w:lang w:val="en-US" w:eastAsia="zh-CN"/>
              </w:rPr>
              <w:br w:type="textWrapping"/>
            </w:r>
            <w:r>
              <w:rPr>
                <w:rFonts w:hint="default"/>
                <w:lang w:val="en-US" w:eastAsia="zh-CN"/>
              </w:rPr>
              <w:t>字母（区分大小写）与数字的组合，可以是纯字母、纯数字，且长度在1-16位之间。</w:t>
            </w:r>
          </w:p>
        </w:tc>
      </w:tr>
      <w:tr w14:paraId="1358E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26D129">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FB670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1284A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D8DEBF">
            <w:pPr>
              <w:bidi w:val="0"/>
              <w:rPr>
                <w:rFonts w:hint="default"/>
              </w:rPr>
            </w:pPr>
            <w:r>
              <w:rPr>
                <w:rFonts w:hint="default"/>
                <w:lang w:val="en-US" w:eastAsia="zh-CN"/>
              </w:rPr>
              <w:t>订单方向</w:t>
            </w:r>
            <w:r>
              <w:rPr>
                <w:rFonts w:hint="default"/>
                <w:lang w:val="en-US" w:eastAsia="zh-CN"/>
              </w:rPr>
              <w:br w:type="textWrapping"/>
            </w:r>
            <w:r>
              <w:rPr>
                <w:rFonts w:hint="default"/>
                <w:lang w:val="en-US" w:eastAsia="zh-CN"/>
              </w:rPr>
              <w:t>buy：买， sell：卖</w:t>
            </w:r>
          </w:p>
        </w:tc>
      </w:tr>
      <w:tr w14:paraId="537E6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5500E9">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336C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D9C59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1ED97B">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在开平仓模式下必填，且仅可选择 long 或 short。 仅适用交割、永续。SPOT 或 MARGIN 订单请勿传此字段。交割/永续在开平仓模式下如未填写，返回错误码 51000。</w:t>
            </w:r>
          </w:p>
        </w:tc>
      </w:tr>
      <w:tr w14:paraId="1272F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8CB8A8">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6F19C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3BBC0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D42EC4">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market：市价单，仅适用于币币/杠杆/交割/永续</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optimal_limit_ioc：以价格限制区间的最高买价（买单）或最低卖价（卖单）挂限价单，未成交部分立即取消（IOC）。仅适用交割、永续合约，订单不会以超出当前价格限制边界的价格成交</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elp：流动性增强计划订单</w:t>
            </w:r>
          </w:p>
        </w:tc>
      </w:tr>
      <w:tr w14:paraId="18466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4B9401">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ED6D1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3F534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2A07FA">
            <w:pPr>
              <w:bidi w:val="0"/>
              <w:rPr>
                <w:rFonts w:hint="default"/>
              </w:rPr>
            </w:pPr>
            <w:r>
              <w:rPr>
                <w:rFonts w:hint="default"/>
                <w:lang w:val="en-US" w:eastAsia="zh-CN"/>
              </w:rPr>
              <w:t>委托数量</w:t>
            </w:r>
          </w:p>
        </w:tc>
      </w:tr>
      <w:tr w14:paraId="49ECA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AD6F1B">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F710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55B73B">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78C014">
            <w:pPr>
              <w:bidi w:val="0"/>
              <w:rPr>
                <w:rFonts w:hint="default"/>
              </w:rPr>
            </w:pPr>
            <w:r>
              <w:rPr>
                <w:rFonts w:hint="default"/>
                <w:lang w:val="en-US" w:eastAsia="zh-CN"/>
              </w:rPr>
              <w:t>委托价格，仅适用于limit、post_only、fok、ioc、mmp、mmp_and_post_only类型的订单</w:t>
            </w:r>
            <w:r>
              <w:rPr>
                <w:rFonts w:hint="default"/>
                <w:lang w:val="en-US" w:eastAsia="zh-CN"/>
              </w:rPr>
              <w:br w:type="textWrapping"/>
            </w:r>
            <w:r>
              <w:rPr>
                <w:rFonts w:hint="default"/>
                <w:lang w:val="en-US" w:eastAsia="zh-CN"/>
              </w:rPr>
              <w:t>期权下单时，px/pxUsd/pxVol 只能填一个</w:t>
            </w:r>
          </w:p>
        </w:tc>
      </w:tr>
      <w:tr w14:paraId="71DBD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CB382E">
            <w:pPr>
              <w:bidi w:val="0"/>
              <w:rPr>
                <w:rFonts w:hint="default"/>
              </w:rPr>
            </w:pPr>
            <w:r>
              <w:rPr>
                <w:rFonts w:hint="default"/>
                <w:lang w:val="en-US" w:eastAsia="zh-CN"/>
              </w:rPr>
              <w:t>speedBump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7FD6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4495A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293967">
            <w:pPr>
              <w:bidi w:val="0"/>
              <w:rPr>
                <w:rFonts w:hint="default"/>
              </w:rPr>
            </w:pPr>
            <w:r>
              <w:rPr>
                <w:rFonts w:hint="default"/>
                <w:lang w:val="en-US" w:eastAsia="zh-CN"/>
              </w:rPr>
              <w:t>减速带</w:t>
            </w:r>
            <w:r>
              <w:rPr>
                <w:rFonts w:hint="default"/>
                <w:lang w:val="en-US" w:eastAsia="zh-CN"/>
              </w:rPr>
              <w:br w:type="textWrapping"/>
            </w:r>
            <w:r>
              <w:rPr>
                <w:rFonts w:hint="default"/>
                <w:lang w:val="en-US" w:eastAsia="zh-CN"/>
              </w:rPr>
              <w:t>1：事件合约速度限制（延迟可能因市场情况调整，不提前通知）。对 EVENTS 产品的非只挂单操作为必填。</w:t>
            </w:r>
          </w:p>
        </w:tc>
      </w:tr>
      <w:tr w14:paraId="0505C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63E8B5">
            <w:pPr>
              <w:bidi w:val="0"/>
              <w:rPr>
                <w:rFonts w:hint="default"/>
              </w:rPr>
            </w:pPr>
            <w:r>
              <w:rPr>
                <w:rFonts w:hint="default"/>
                <w:lang w:val="en-US" w:eastAsia="zh-CN"/>
              </w:rPr>
              <w:t>outcome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32FDC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BB171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034907">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EVENTS，且为必填</w:t>
            </w:r>
          </w:p>
        </w:tc>
      </w:tr>
      <w:tr w14:paraId="04289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033BD1">
            <w:pPr>
              <w:bidi w:val="0"/>
              <w:rPr>
                <w:rFonts w:hint="default"/>
              </w:rPr>
            </w:pPr>
            <w:r>
              <w:rPr>
                <w:rFonts w:hint="default"/>
                <w:lang w:val="en-US" w:eastAsia="zh-CN"/>
              </w:rPr>
              <w:t>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2A2B4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AFCEC3">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2CEB87">
            <w:pPr>
              <w:bidi w:val="0"/>
              <w:rPr>
                <w:rFonts w:hint="default"/>
              </w:rPr>
            </w:pPr>
            <w:r>
              <w:rPr>
                <w:rFonts w:hint="default"/>
                <w:lang w:val="en-US" w:eastAsia="zh-CN"/>
              </w:rPr>
              <w:t>以USD价格进行期权下单</w:t>
            </w:r>
            <w:r>
              <w:rPr>
                <w:rFonts w:hint="default"/>
                <w:lang w:val="en-US" w:eastAsia="zh-CN"/>
              </w:rPr>
              <w:br w:type="textWrapping"/>
            </w:r>
            <w:r>
              <w:rPr>
                <w:rFonts w:hint="default"/>
                <w:lang w:val="en-US" w:eastAsia="zh-CN"/>
              </w:rPr>
              <w:t>仅适用于期权</w:t>
            </w:r>
            <w:r>
              <w:rPr>
                <w:rFonts w:hint="default"/>
                <w:lang w:val="en-US" w:eastAsia="zh-CN"/>
              </w:rPr>
              <w:br w:type="textWrapping"/>
            </w:r>
            <w:r>
              <w:rPr>
                <w:rFonts w:hint="default"/>
                <w:lang w:val="en-US" w:eastAsia="zh-CN"/>
              </w:rPr>
              <w:t>期权下单时 px/pxUsd/pxVol 必填一个，且只能填一个</w:t>
            </w:r>
          </w:p>
        </w:tc>
      </w:tr>
      <w:tr w14:paraId="137F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50FF9C">
            <w:pPr>
              <w:bidi w:val="0"/>
              <w:rPr>
                <w:rFonts w:hint="default"/>
              </w:rPr>
            </w:pPr>
            <w:r>
              <w:rPr>
                <w:rFonts w:hint="default"/>
                <w:lang w:val="en-US" w:eastAsia="zh-CN"/>
              </w:rPr>
              <w:t>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B22F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47301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96AA92">
            <w:pPr>
              <w:bidi w:val="0"/>
              <w:rPr>
                <w:rFonts w:hint="default"/>
              </w:rPr>
            </w:pPr>
            <w:r>
              <w:rPr>
                <w:rFonts w:hint="default"/>
                <w:lang w:val="en-US" w:eastAsia="zh-CN"/>
              </w:rPr>
              <w:t>以隐含波动率进行期权下单，例如 1 代表 100%</w:t>
            </w:r>
            <w:r>
              <w:rPr>
                <w:rFonts w:hint="default"/>
                <w:lang w:val="en-US" w:eastAsia="zh-CN"/>
              </w:rPr>
              <w:br w:type="textWrapping"/>
            </w:r>
            <w:r>
              <w:rPr>
                <w:rFonts w:hint="default"/>
                <w:lang w:val="en-US" w:eastAsia="zh-CN"/>
              </w:rPr>
              <w:t>仅适用于期权</w:t>
            </w:r>
            <w:r>
              <w:rPr>
                <w:rFonts w:hint="default"/>
                <w:lang w:val="en-US" w:eastAsia="zh-CN"/>
              </w:rPr>
              <w:br w:type="textWrapping"/>
            </w:r>
            <w:r>
              <w:rPr>
                <w:rFonts w:hint="default"/>
                <w:lang w:val="en-US" w:eastAsia="zh-CN"/>
              </w:rPr>
              <w:t>期权下单时 px/pxUsd/pxVol 必填一个，且只能填一个</w:t>
            </w:r>
          </w:p>
        </w:tc>
      </w:tr>
      <w:tr w14:paraId="2AE5E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6BFB82">
            <w:pPr>
              <w:bidi w:val="0"/>
              <w:rPr>
                <w:rFonts w:hint="default"/>
              </w:rPr>
            </w:pPr>
            <w:r>
              <w:rPr>
                <w:rFonts w:hint="default"/>
                <w:lang w:val="en-US" w:eastAsia="zh-CN"/>
              </w:rPr>
              <w:t>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601700">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633A3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AF8D43">
            <w:pPr>
              <w:bidi w:val="0"/>
              <w:rPr>
                <w:rFonts w:hint="default"/>
              </w:rPr>
            </w:pPr>
            <w:r>
              <w:rPr>
                <w:rFonts w:hint="default"/>
                <w:lang w:val="en-US" w:eastAsia="zh-CN"/>
              </w:rPr>
              <w:t>是否只减仓，true 或 false，默认false</w:t>
            </w:r>
            <w:r>
              <w:rPr>
                <w:rFonts w:hint="default"/>
                <w:lang w:val="en-US" w:eastAsia="zh-CN"/>
              </w:rPr>
              <w:br w:type="textWrapping"/>
            </w:r>
            <w:r>
              <w:rPr>
                <w:rFonts w:hint="default"/>
                <w:lang w:val="en-US" w:eastAsia="zh-CN"/>
              </w:rPr>
              <w:t>仅适用于币币杠杆，以及买卖模式下的交割/永续</w:t>
            </w:r>
            <w:r>
              <w:rPr>
                <w:rFonts w:hint="default"/>
                <w:lang w:val="en-US" w:eastAsia="zh-CN"/>
              </w:rPr>
              <w:br w:type="textWrapping"/>
            </w:r>
            <w:r>
              <w:rPr>
                <w:rFonts w:hint="default"/>
                <w:lang w:val="en-US" w:eastAsia="zh-CN"/>
              </w:rPr>
              <w:t>适用于合约模式/跨币种保证金模式</w:t>
            </w:r>
          </w:p>
        </w:tc>
      </w:tr>
      <w:tr w14:paraId="3ECDC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349A19">
            <w:pPr>
              <w:bidi w:val="0"/>
              <w:rPr>
                <w:rFonts w:hint="default"/>
              </w:rPr>
            </w:pPr>
            <w:r>
              <w:rPr>
                <w:rFonts w:hint="default"/>
                <w:lang w:val="en-US" w:eastAsia="zh-CN"/>
              </w:rPr>
              <w:t>tgtCcy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F329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A25CB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7895CF">
            <w:pPr>
              <w:bidi w:val="0"/>
              <w:rPr>
                <w:rFonts w:hint="default"/>
              </w:rPr>
            </w:pPr>
            <w:r>
              <w:rPr>
                <w:rFonts w:hint="default"/>
                <w:lang w:val="en-US" w:eastAsia="zh-CN"/>
              </w:rPr>
              <w:t>市价单委托数量sz的单位，仅适用于币币市价订单</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买单默认quote_ccy， 卖单默认base_ccy</w:t>
            </w:r>
          </w:p>
        </w:tc>
      </w:tr>
      <w:tr w14:paraId="74696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9E91F8">
            <w:pPr>
              <w:bidi w:val="0"/>
              <w:rPr>
                <w:rFonts w:hint="default"/>
              </w:rPr>
            </w:pPr>
            <w:r>
              <w:rPr>
                <w:rFonts w:hint="default"/>
                <w:lang w:val="en-US" w:eastAsia="zh-CN"/>
              </w:rPr>
              <w:t>banAmend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63FB66">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1271D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A77B8F">
            <w:pPr>
              <w:bidi w:val="0"/>
              <w:rPr>
                <w:rFonts w:hint="default"/>
              </w:rPr>
            </w:pPr>
            <w:r>
              <w:rPr>
                <w:rFonts w:hint="default"/>
                <w:lang w:val="en-US" w:eastAsia="zh-CN"/>
              </w:rPr>
              <w:t>是否禁止系统在余额不足时自动缩减币币市价单数量。true 或 false，默认false。</w:t>
            </w:r>
            <w:r>
              <w:rPr>
                <w:rFonts w:hint="default"/>
                <w:lang w:val="en-US" w:eastAsia="zh-CN"/>
              </w:rPr>
              <w:br w:type="textWrapping"/>
            </w:r>
            <w:r>
              <w:rPr>
                <w:rFonts w:hint="default"/>
                <w:lang w:val="en-US" w:eastAsia="zh-CN"/>
              </w:rPr>
              <w:t>为true时：余额不足时，整笔订单将被拒绝。为false（默认）时：系统将缩减 sz 至可用余额所能支持的数量后执行。仅适用于币币市价单</w:t>
            </w:r>
          </w:p>
        </w:tc>
      </w:tr>
      <w:tr w14:paraId="42E3B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315648">
            <w:pPr>
              <w:bidi w:val="0"/>
              <w:rPr>
                <w:rFonts w:hint="default"/>
              </w:rPr>
            </w:pPr>
            <w:r>
              <w:rPr>
                <w:rFonts w:hint="default"/>
                <w:lang w:val="en-US" w:eastAsia="zh-CN"/>
              </w:rPr>
              <w:t>pxAmendType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EDE4E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6C2F3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0D0E7B">
            <w:pPr>
              <w:bidi w:val="0"/>
              <w:rPr>
                <w:rFonts w:hint="default"/>
              </w:rPr>
            </w:pPr>
            <w:r>
              <w:rPr>
                <w:rFonts w:hint="default"/>
                <w:lang w:val="en-US" w:eastAsia="zh-CN"/>
              </w:rPr>
              <w:t>订单价格修正类型</w:t>
            </w:r>
            <w:r>
              <w:rPr>
                <w:rFonts w:hint="default"/>
                <w:lang w:val="en-US" w:eastAsia="zh-CN"/>
              </w:rPr>
              <w:br w:type="textWrapping"/>
            </w:r>
            <w:r>
              <w:rPr>
                <w:rFonts w:hint="default"/>
                <w:lang w:val="en-US" w:eastAsia="zh-CN"/>
              </w:rPr>
              <w:t>0：当px超出价格限制时，不允许系统修改订单价格</w:t>
            </w:r>
            <w:r>
              <w:rPr>
                <w:rFonts w:hint="default"/>
                <w:lang w:val="en-US" w:eastAsia="zh-CN"/>
              </w:rPr>
              <w:br w:type="textWrapping"/>
            </w:r>
            <w:r>
              <w:rPr>
                <w:rFonts w:hint="default"/>
                <w:lang w:val="en-US" w:eastAsia="zh-CN"/>
              </w:rPr>
              <w:t>1：当px超出价格限制时，允许系统将价格修改为限制范围内的最优值</w:t>
            </w:r>
            <w:r>
              <w:rPr>
                <w:rFonts w:hint="default"/>
                <w:lang w:val="en-US" w:eastAsia="zh-CN"/>
              </w:rPr>
              <w:br w:type="textWrapping"/>
            </w:r>
            <w:r>
              <w:rPr>
                <w:rFonts w:hint="default"/>
                <w:lang w:val="en-US" w:eastAsia="zh-CN"/>
              </w:rPr>
              <w:t>默认值为0</w:t>
            </w:r>
          </w:p>
        </w:tc>
      </w:tr>
      <w:tr w14:paraId="01654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7C230C">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6861C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6A54D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A8B2E0">
            <w:pPr>
              <w:bidi w:val="0"/>
              <w:rPr>
                <w:rFonts w:hint="default"/>
              </w:rPr>
            </w:pPr>
            <w:r>
              <w:rPr>
                <w:rFonts w:hint="default"/>
                <w:lang w:val="en-US" w:eastAsia="zh-CN"/>
              </w:rPr>
              <w:t>用于交易的计价币种。仅适用于币币。</w:t>
            </w:r>
            <w:r>
              <w:rPr>
                <w:rFonts w:hint="default"/>
                <w:lang w:val="en-US" w:eastAsia="zh-CN"/>
              </w:rPr>
              <w:br w:type="textWrapping"/>
            </w:r>
            <w:r>
              <w:rPr>
                <w:rFonts w:hint="default"/>
                <w:lang w:val="en-US" w:eastAsia="zh-CN"/>
              </w:rPr>
              <w:t>默认值为 instId 的计价币种，比如：对于 BTC-USD，默认取 USD。</w:t>
            </w:r>
          </w:p>
        </w:tc>
      </w:tr>
      <w:tr w14:paraId="712D5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2C2F49">
            <w:pPr>
              <w:bidi w:val="0"/>
              <w:rPr>
                <w:rFonts w:hint="default"/>
              </w:rPr>
            </w:pPr>
            <w:r>
              <w:rPr>
                <w:rFonts w:hint="default"/>
                <w:lang w:val="en-US" w:eastAsia="zh-CN"/>
              </w:rPr>
              <w:t>slippagePct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3CE9E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AE7CB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535436">
            <w:pPr>
              <w:bidi w:val="0"/>
              <w:rPr>
                <w:rFonts w:hint="default"/>
              </w:rPr>
            </w:pPr>
            <w:r>
              <w:rPr>
                <w:rFonts w:hint="default"/>
                <w:lang w:val="en-US" w:eastAsia="zh-CN"/>
              </w:rPr>
              <w:t>币币、币币杠杆市价单（tgtCcy 为到手币种：买单为 base_ccy，卖单为 quote_ccy）的最大可接受滑点。</w:t>
            </w:r>
            <w:r>
              <w:rPr>
                <w:rFonts w:hint="default"/>
                <w:lang w:val="en-US" w:eastAsia="zh-CN"/>
              </w:rPr>
              <w:br w:type="textWrapping"/>
            </w:r>
            <w:r>
              <w:rPr>
                <w:rFonts w:hint="default"/>
                <w:lang w:val="en-US" w:eastAsia="zh-CN"/>
              </w:rPr>
              <w:t>取值范围：0 至 0.05（即 0% 至 5%，含边界），以百分比形式表示时最多保留 2 位小数，例如 0.01（1%）和 0.0123（1.23%）合法；0.01234（1.234%）将被拒绝。</w:t>
            </w:r>
            <w:r>
              <w:rPr>
                <w:rFonts w:hint="default"/>
                <w:lang w:val="en-US" w:eastAsia="zh-CN"/>
              </w:rPr>
              <w:br w:type="textWrapping"/>
            </w:r>
            <w:r>
              <w:rPr>
                <w:rFonts w:hint="default"/>
                <w:lang w:val="en-US" w:eastAsia="zh-CN"/>
              </w:rPr>
              <w:t>不填或为空时，默认为 0.00%。</w:t>
            </w:r>
            <w:r>
              <w:rPr>
                <w:rFonts w:hint="default"/>
                <w:lang w:val="en-US" w:eastAsia="zh-CN"/>
              </w:rPr>
              <w:br w:type="textWrapping"/>
            </w:r>
            <w:r>
              <w:rPr>
                <w:rFonts w:hint="default"/>
                <w:lang w:val="en-US" w:eastAsia="zh-CN"/>
              </w:rPr>
              <w:t>不支持改单修改滑点，如需调整请撤单重新提交。</w:t>
            </w:r>
            <w:r>
              <w:rPr>
                <w:rFonts w:hint="default"/>
                <w:lang w:val="en-US" w:eastAsia="zh-CN"/>
              </w:rPr>
              <w:br w:type="textWrapping"/>
            </w:r>
            <w:r>
              <w:rPr>
                <w:rFonts w:hint="default"/>
                <w:lang w:val="en-US" w:eastAsia="zh-CN"/>
              </w:rPr>
              <w:t>仅适用于币币和币币杠杆的市价单。</w:t>
            </w:r>
          </w:p>
        </w:tc>
      </w:tr>
      <w:tr w14:paraId="637DA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453F56">
            <w:pPr>
              <w:bidi w:val="0"/>
              <w:rPr>
                <w:rFonts w:hint="default"/>
              </w:rPr>
            </w:pPr>
            <w:r>
              <w:rPr>
                <w:rFonts w:hint="default"/>
                <w:lang w:val="en-US" w:eastAsia="zh-CN"/>
              </w:rPr>
              <w:t>stpMode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E59D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D1B0C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0DA34C">
            <w:pPr>
              <w:bidi w:val="0"/>
              <w:rPr>
                <w:rFonts w:hint="default"/>
              </w:rPr>
            </w:pPr>
            <w:r>
              <w:rPr>
                <w:rFonts w:hint="default"/>
                <w:lang w:val="en-US" w:eastAsia="zh-CN"/>
              </w:rPr>
              <w:t>自成交保护模式</w:t>
            </w:r>
            <w:r>
              <w:rPr>
                <w:rFonts w:hint="default"/>
                <w:lang w:val="en-US" w:eastAsia="zh-CN"/>
              </w:rPr>
              <w:br w:type="textWrapping"/>
            </w:r>
            <w:r>
              <w:rPr>
                <w:rFonts w:hint="default"/>
                <w:lang w:val="en-US" w:eastAsia="zh-CN"/>
              </w:rPr>
              <w:t>cancel_maker,cancel_taker, cancel_both</w:t>
            </w:r>
            <w:r>
              <w:rPr>
                <w:rFonts w:hint="default"/>
                <w:lang w:val="en-US" w:eastAsia="zh-CN"/>
              </w:rPr>
              <w:br w:type="textWrapping"/>
            </w:r>
            <w:r>
              <w:rPr>
                <w:rFonts w:hint="default"/>
                <w:lang w:val="en-US" w:eastAsia="zh-CN"/>
              </w:rPr>
              <w:t>Cancel both不支持FOK</w:t>
            </w:r>
            <w:r>
              <w:rPr>
                <w:rFonts w:hint="default"/>
                <w:lang w:val="en-US" w:eastAsia="zh-CN"/>
              </w:rPr>
              <w:br w:type="textWrapping"/>
            </w:r>
            <w:r>
              <w:rPr>
                <w:rFonts w:hint="default"/>
                <w:lang w:val="en-US" w:eastAsia="zh-CN"/>
              </w:rPr>
              <w:br w:type="textWrapping"/>
            </w:r>
            <w:r>
              <w:rPr>
                <w:rFonts w:hint="default"/>
                <w:lang w:val="en-US" w:eastAsia="zh-CN"/>
              </w:rPr>
              <w:t>默认使用账户层面的acctStpMode进行下单，该字段的默认值为cancel_maker，用户可通过母账户登录网页修改该配置；用户亦可以通过下单接口的stpMode参数指定订单的STP模式。</w:t>
            </w:r>
          </w:p>
        </w:tc>
      </w:tr>
      <w:tr w14:paraId="4E453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0290BF">
            <w:pPr>
              <w:bidi w:val="0"/>
              <w:rPr>
                <w:rFonts w:hint="default"/>
              </w:rPr>
            </w:pPr>
            <w:r>
              <w:rPr>
                <w:rFonts w:hint="default"/>
                <w:lang w:val="en-US" w:eastAsia="zh-CN"/>
              </w:rPr>
              <w:t>isElpTakerAccess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23F106">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6A2C8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2EB67A">
            <w:pPr>
              <w:bidi w:val="0"/>
              <w:rPr>
                <w:rFonts w:hint="default"/>
              </w:rPr>
            </w:pPr>
            <w:r>
              <w:rPr>
                <w:rFonts w:hint="default"/>
                <w:lang w:val="en-US" w:eastAsia="zh-CN"/>
              </w:rPr>
              <w:t>是否作为 taker 吃单 ELP</w:t>
            </w:r>
            <w:r>
              <w:rPr>
                <w:rFonts w:hint="default"/>
                <w:lang w:val="en-US" w:eastAsia="zh-CN"/>
              </w:rPr>
              <w:br w:type="textWrapping"/>
            </w:r>
            <w:r>
              <w:rPr>
                <w:rFonts w:hint="default"/>
                <w:lang w:val="en-US" w:eastAsia="zh-CN"/>
              </w:rPr>
              <w:t>true：该请求能吃单 ELP，但会被施加延迟</w:t>
            </w:r>
            <w:r>
              <w:rPr>
                <w:rFonts w:hint="default"/>
                <w:lang w:val="en-US" w:eastAsia="zh-CN"/>
              </w:rPr>
              <w:br w:type="textWrapping"/>
            </w:r>
            <w:r>
              <w:rPr>
                <w:rFonts w:hint="default"/>
                <w:lang w:val="en-US" w:eastAsia="zh-CN"/>
              </w:rPr>
              <w:t>false：该请求不能吃单 ELP，并且没有延迟</w:t>
            </w:r>
            <w:r>
              <w:rPr>
                <w:rFonts w:hint="default"/>
                <w:lang w:val="en-US" w:eastAsia="zh-CN"/>
              </w:rPr>
              <w:br w:type="textWrapping"/>
            </w:r>
            <w:r>
              <w:rPr>
                <w:rFonts w:hint="default"/>
                <w:lang w:val="en-US" w:eastAsia="zh-CN"/>
              </w:rPr>
              <w:br w:type="textWrapping"/>
            </w:r>
            <w:r>
              <w:rPr>
                <w:rFonts w:hint="default"/>
                <w:lang w:val="en-US" w:eastAsia="zh-CN"/>
              </w:rPr>
              <w:t>默认值为false，true仅适用于ioc订单</w:t>
            </w:r>
          </w:p>
        </w:tc>
      </w:tr>
      <w:tr w14:paraId="7B564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7DBE6D">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165F1F">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C0B59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2541EB">
            <w:pPr>
              <w:bidi w:val="0"/>
              <w:rPr>
                <w:rFonts w:hint="default"/>
              </w:rPr>
            </w:pPr>
            <w:r>
              <w:rPr>
                <w:rFonts w:hint="default"/>
                <w:lang w:val="en-US" w:eastAsia="zh-CN"/>
              </w:rPr>
              <w:t>附带止盈止损或移动止盈止损订单信息</w:t>
            </w:r>
          </w:p>
        </w:tc>
      </w:tr>
      <w:tr w14:paraId="5103D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977411">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1A53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998AD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B7EE34">
            <w:pPr>
              <w:bidi w:val="0"/>
              <w:rPr>
                <w:rFonts w:hint="default"/>
              </w:rPr>
            </w:pPr>
            <w:r>
              <w:rPr>
                <w:rFonts w:hint="default"/>
                <w:lang w:val="en-US" w:eastAsia="zh-CN"/>
              </w:rPr>
              <w:t>下单附带止盈止损或移动止盈止损时，客户自定义的策略订单ID</w:t>
            </w:r>
            <w:r>
              <w:rPr>
                <w:rFonts w:hint="default"/>
                <w:lang w:val="en-US" w:eastAsia="zh-CN"/>
              </w:rPr>
              <w:br w:type="textWrapping"/>
            </w:r>
            <w:r>
              <w:rPr>
                <w:rFonts w:hint="default"/>
                <w:lang w:val="en-US" w:eastAsia="zh-CN"/>
              </w:rPr>
              <w:t>字母（区分大小写）与数字的组合，可以是纯字母、纯数字且长度要在1-32位之间。</w:t>
            </w:r>
            <w:r>
              <w:rPr>
                <w:rFonts w:hint="default"/>
                <w:lang w:val="en-US" w:eastAsia="zh-CN"/>
              </w:rPr>
              <w:br w:type="textWrapping"/>
            </w:r>
            <w:r>
              <w:rPr>
                <w:rFonts w:hint="default"/>
                <w:lang w:val="en-US" w:eastAsia="zh-CN"/>
              </w:rPr>
              <w:t>订单完全成交，下附带策略委托单时，该值会传给algoClOrdId</w:t>
            </w:r>
          </w:p>
        </w:tc>
      </w:tr>
      <w:tr w14:paraId="7CA93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3757C1">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EC31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14921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04B90E">
            <w:pPr>
              <w:bidi w:val="0"/>
              <w:rPr>
                <w:rFonts w:hint="default"/>
              </w:rPr>
            </w:pPr>
            <w:r>
              <w:rPr>
                <w:rFonts w:hint="default"/>
                <w:lang w:val="en-US" w:eastAsia="zh-CN"/>
              </w:rPr>
              <w:t>止盈触发价</w:t>
            </w:r>
            <w:r>
              <w:rPr>
                <w:rFonts w:hint="default"/>
                <w:lang w:val="en-US" w:eastAsia="zh-CN"/>
              </w:rPr>
              <w:br w:type="textWrapping"/>
            </w:r>
            <w:r>
              <w:rPr>
                <w:rFonts w:hint="default"/>
                <w:lang w:val="en-US" w:eastAsia="zh-CN"/>
              </w:rPr>
              <w:t>对于条件止盈单，如果填写此参数，必须填写 止盈委托价</w:t>
            </w:r>
          </w:p>
        </w:tc>
      </w:tr>
      <w:tr w14:paraId="3D1D7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30C12E">
            <w:pPr>
              <w:bidi w:val="0"/>
              <w:rPr>
                <w:rFonts w:hint="default"/>
              </w:rPr>
            </w:pPr>
            <w:r>
              <w:rPr>
                <w:rFonts w:hint="default"/>
                <w:lang w:val="en-US" w:eastAsia="zh-CN"/>
              </w:rPr>
              <w:t>&gt; 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C89A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4F356D">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CB80B4">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r>
              <w:rPr>
                <w:rFonts w:hint="default"/>
                <w:lang w:val="en-US" w:eastAsia="zh-CN"/>
              </w:rPr>
              <w:br w:type="textWrapping"/>
            </w:r>
            <w:r>
              <w:rPr>
                <w:rFonts w:hint="default"/>
                <w:lang w:val="en-US" w:eastAsia="zh-CN"/>
              </w:rPr>
              <w:t>tpTriggerPx 和 tpTriggerRatio 只能传入其中一个</w:t>
            </w:r>
            <w:r>
              <w:rPr>
                <w:rFonts w:hint="default"/>
                <w:lang w:val="en-US" w:eastAsia="zh-CN"/>
              </w:rPr>
              <w:br w:type="textWrapping"/>
            </w:r>
            <w:r>
              <w:rPr>
                <w:rFonts w:hint="default"/>
                <w:lang w:val="en-US" w:eastAsia="zh-CN"/>
              </w:rPr>
              <w:t>如果主单为买入订单，必须大于 0，如果主单为卖出订单，必须处于 -1 和 0 之间。</w:t>
            </w:r>
          </w:p>
        </w:tc>
      </w:tr>
      <w:tr w14:paraId="1C5A6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D106AD">
            <w:pPr>
              <w:bidi w:val="0"/>
              <w:rPr>
                <w:rFonts w:hint="default"/>
              </w:rPr>
            </w:pPr>
            <w:r>
              <w:rPr>
                <w:rFonts w:hint="default"/>
                <w:lang w:val="en-US" w:eastAsia="zh-CN"/>
              </w:rPr>
              <w: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2914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78932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8757FE">
            <w:pPr>
              <w:bidi w:val="0"/>
              <w:rPr>
                <w:rFonts w:hint="default"/>
              </w:rPr>
            </w:pPr>
            <w:r>
              <w:rPr>
                <w:rFonts w:hint="default"/>
                <w:lang w:val="en-US" w:eastAsia="zh-CN"/>
              </w:rPr>
              <w:t>止盈委托价</w:t>
            </w:r>
            <w:r>
              <w:rPr>
                <w:rFonts w:hint="default"/>
                <w:lang w:val="en-US" w:eastAsia="zh-CN"/>
              </w:rPr>
              <w:br w:type="textWrapping"/>
            </w:r>
            <w:r>
              <w:rPr>
                <w:rFonts w:hint="default"/>
                <w:lang w:val="en-US" w:eastAsia="zh-CN"/>
              </w:rPr>
              <w:t>对于条件止盈单，如果填写此参数，必须填写 止盈触发价</w:t>
            </w:r>
            <w:r>
              <w:rPr>
                <w:rFonts w:hint="default"/>
                <w:lang w:val="en-US" w:eastAsia="zh-CN"/>
              </w:rPr>
              <w:br w:type="textWrapping"/>
            </w:r>
            <w:r>
              <w:rPr>
                <w:rFonts w:hint="default"/>
                <w:lang w:val="en-US" w:eastAsia="zh-CN"/>
              </w:rPr>
              <w:t>对于限价止盈单，需填写此参数，不需要填写止盈触发价</w:t>
            </w:r>
            <w:r>
              <w:rPr>
                <w:rFonts w:hint="default"/>
                <w:lang w:val="en-US" w:eastAsia="zh-CN"/>
              </w:rPr>
              <w:br w:type="textWrapping"/>
            </w:r>
            <w:r>
              <w:rPr>
                <w:rFonts w:hint="default"/>
                <w:lang w:val="en-US" w:eastAsia="zh-CN"/>
              </w:rPr>
              <w:t>委托价格为-1时，执行市价止盈</w:t>
            </w:r>
          </w:p>
        </w:tc>
      </w:tr>
      <w:tr w14:paraId="16A1B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ADC4D3">
            <w:pPr>
              <w:bidi w:val="0"/>
              <w:rPr>
                <w:rFonts w:hint="default"/>
              </w:rPr>
            </w:pPr>
            <w:r>
              <w:rPr>
                <w:rFonts w:hint="default"/>
                <w:lang w:val="en-US" w:eastAsia="zh-CN"/>
              </w:rPr>
              <w:t>&gt; tpOrdKind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F61F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360BD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A88F0E">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r>
              <w:rPr>
                <w:rFonts w:hint="default"/>
                <w:lang w:val="en-US" w:eastAsia="zh-CN"/>
              </w:rPr>
              <w:br w:type="textWrapping"/>
            </w:r>
            <w:r>
              <w:rPr>
                <w:rFonts w:hint="default"/>
                <w:lang w:val="en-US" w:eastAsia="zh-CN"/>
              </w:rPr>
              <w:t>默认为condition</w:t>
            </w:r>
          </w:p>
        </w:tc>
      </w:tr>
      <w:tr w14:paraId="69079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5AEE93">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A170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9B9DA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715A67">
            <w:pPr>
              <w:bidi w:val="0"/>
              <w:rPr>
                <w:rFonts w:hint="default"/>
              </w:rPr>
            </w:pPr>
            <w:r>
              <w:rPr>
                <w:rFonts w:hint="default"/>
                <w:lang w:val="en-US" w:eastAsia="zh-CN"/>
              </w:rPr>
              <w:t>止损触发价，如果填写此参数，必须填写 止损委托价</w:t>
            </w:r>
          </w:p>
        </w:tc>
      </w:tr>
      <w:tr w14:paraId="5D649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BBE424">
            <w:pPr>
              <w:bidi w:val="0"/>
              <w:rPr>
                <w:rFonts w:hint="default"/>
              </w:rPr>
            </w:pPr>
            <w:r>
              <w:rPr>
                <w:rFonts w:hint="default"/>
                <w:lang w:val="en-US" w:eastAsia="zh-CN"/>
              </w:rPr>
              <w:t>&gt; 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C1D06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233212">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58A0BD">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r>
              <w:rPr>
                <w:rFonts w:hint="default"/>
                <w:lang w:val="en-US" w:eastAsia="zh-CN"/>
              </w:rPr>
              <w:br w:type="textWrapping"/>
            </w:r>
            <w:r>
              <w:rPr>
                <w:rFonts w:hint="default"/>
                <w:lang w:val="en-US" w:eastAsia="zh-CN"/>
              </w:rPr>
              <w:t>slTriggerPx 和 slTriggerRatio 只能传入其中一个</w:t>
            </w:r>
            <w:r>
              <w:rPr>
                <w:rFonts w:hint="default"/>
                <w:lang w:val="en-US" w:eastAsia="zh-CN"/>
              </w:rPr>
              <w:br w:type="textWrapping"/>
            </w:r>
            <w:r>
              <w:rPr>
                <w:rFonts w:hint="default"/>
                <w:lang w:val="en-US" w:eastAsia="zh-CN"/>
              </w:rPr>
              <w:t>如果主单为买入订单，必须处于 0 和 1 之间，如果主单为卖出订单，必须大于 0。</w:t>
            </w:r>
          </w:p>
        </w:tc>
      </w:tr>
      <w:tr w14:paraId="51215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669132">
            <w:pPr>
              <w:bidi w:val="0"/>
              <w:rPr>
                <w:rFonts w:hint="default"/>
              </w:rPr>
            </w:pPr>
            <w:r>
              <w:rPr>
                <w:rFonts w:hint="default"/>
                <w:lang w:val="en-US" w:eastAsia="zh-CN"/>
              </w:rPr>
              <w: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2BB1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4E92BC">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D0A861">
            <w:pPr>
              <w:bidi w:val="0"/>
              <w:rPr>
                <w:rFonts w:hint="default"/>
              </w:rPr>
            </w:pPr>
            <w:r>
              <w:rPr>
                <w:rFonts w:hint="default"/>
                <w:lang w:val="en-US" w:eastAsia="zh-CN"/>
              </w:rPr>
              <w:t>止损委托价，如果填写此参数，必须填写 止损触发价</w:t>
            </w:r>
            <w:r>
              <w:rPr>
                <w:rFonts w:hint="default"/>
                <w:lang w:val="en-US" w:eastAsia="zh-CN"/>
              </w:rPr>
              <w:br w:type="textWrapping"/>
            </w:r>
            <w:r>
              <w:rPr>
                <w:rFonts w:hint="default"/>
                <w:lang w:val="en-US" w:eastAsia="zh-CN"/>
              </w:rPr>
              <w:t>委托价格为-1时，执行市价止损</w:t>
            </w:r>
          </w:p>
        </w:tc>
      </w:tr>
      <w:tr w14:paraId="3E2DE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02F302">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86BA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F4E19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D07566">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默认为last</w:t>
            </w:r>
          </w:p>
        </w:tc>
      </w:tr>
      <w:tr w14:paraId="45880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B62685">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FBD4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B1292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18DCE6">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默认为last</w:t>
            </w:r>
          </w:p>
        </w:tc>
      </w:tr>
      <w:tr w14:paraId="2D3A8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38CDB4">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6D73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04CA0E">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707B3B">
            <w:pPr>
              <w:bidi w:val="0"/>
              <w:rPr>
                <w:rFonts w:hint="default"/>
              </w:rPr>
            </w:pPr>
            <w:r>
              <w:rPr>
                <w:rFonts w:hint="default"/>
                <w:lang w:val="en-US" w:eastAsia="zh-CN"/>
              </w:rPr>
              <w:t>数量。仅适用于“多笔止盈”的止盈订单，且对于“多笔止盈”的止盈订单必填</w:t>
            </w:r>
          </w:p>
        </w:tc>
      </w:tr>
      <w:tr w14:paraId="27AC2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FE1355">
            <w:pPr>
              <w:bidi w:val="0"/>
              <w:rPr>
                <w:rFonts w:hint="default"/>
              </w:rPr>
            </w:pPr>
            <w:r>
              <w:rPr>
                <w:rFonts w:hint="default"/>
                <w:lang w:val="en-US" w:eastAsia="zh-CN"/>
              </w:rPr>
              <w: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1EC3F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D1C94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0F112D">
            <w:pPr>
              <w:bidi w:val="0"/>
              <w:rPr>
                <w:rFonts w:hint="default"/>
              </w:rPr>
            </w:pPr>
            <w:r>
              <w:rPr>
                <w:rFonts w:hint="default"/>
                <w:lang w:val="en-US" w:eastAsia="zh-CN"/>
              </w:rPr>
              <w:t>是否启用开仓价止损，仅适用于分批止盈的止损订单，第一笔止盈触发时，止损触发价格是否移动到开仓均价止损</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1：开启，且止损触发价不能为空</w:t>
            </w:r>
          </w:p>
        </w:tc>
      </w:tr>
      <w:tr w14:paraId="16D28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BD906A">
            <w:pPr>
              <w:bidi w:val="0"/>
              <w:rPr>
                <w:rFonts w:hint="default"/>
              </w:rPr>
            </w:pPr>
            <w:r>
              <w:rPr>
                <w:rFonts w:hint="default"/>
                <w:lang w:val="en-US" w:eastAsia="zh-CN"/>
              </w:rPr>
              <w:t>&gt; 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C3A0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825D0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1E9B0A">
            <w:pPr>
              <w:bidi w:val="0"/>
              <w:rPr>
                <w:rFonts w:hint="default"/>
              </w:rPr>
            </w:pPr>
            <w:r>
              <w:rPr>
                <w:rFonts w:hint="default"/>
                <w:lang w:val="en-US" w:eastAsia="zh-CN"/>
              </w:rPr>
              <w:t>回调幅度的比例，如 0.05 代表 5%。</w:t>
            </w:r>
            <w:r>
              <w:rPr>
                <w:rFonts w:hint="default"/>
                <w:lang w:val="en-US" w:eastAsia="zh-CN"/>
              </w:rPr>
              <w:br w:type="textWrapping"/>
            </w:r>
            <w:r>
              <w:rPr>
                <w:rFonts w:hint="default"/>
                <w:lang w:val="en-US" w:eastAsia="zh-CN"/>
              </w:rPr>
              <w:t>callbackRatio 和 callbackSpread 必须传入其中一个，且只能传入一个。</w:t>
            </w:r>
            <w:r>
              <w:rPr>
                <w:rFonts w:hint="default"/>
                <w:lang w:val="en-US" w:eastAsia="zh-CN"/>
              </w:rPr>
              <w:br w:type="textWrapping"/>
            </w:r>
            <w:r>
              <w:rPr>
                <w:rFonts w:hint="default"/>
                <w:lang w:val="en-US" w:eastAsia="zh-CN"/>
              </w:rPr>
              <w:t>仅适用于 ordType = move_order_stop</w:t>
            </w:r>
          </w:p>
        </w:tc>
      </w:tr>
      <w:tr w14:paraId="0017F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954BEF">
            <w:pPr>
              <w:bidi w:val="0"/>
              <w:rPr>
                <w:rFonts w:hint="default"/>
              </w:rPr>
            </w:pPr>
            <w:r>
              <w:rPr>
                <w:rFonts w:hint="default"/>
                <w:lang w:val="en-US" w:eastAsia="zh-CN"/>
              </w:rPr>
              <w:t>&gt; 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6AE6F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B5935D">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B0E8E2">
            <w:pPr>
              <w:bidi w:val="0"/>
              <w:rPr>
                <w:rFonts w:hint="default"/>
              </w:rPr>
            </w:pPr>
            <w:r>
              <w:rPr>
                <w:rFonts w:hint="default"/>
                <w:lang w:val="en-US" w:eastAsia="zh-CN"/>
              </w:rPr>
              <w:t>回调幅度的价距。</w:t>
            </w:r>
            <w:r>
              <w:rPr>
                <w:rFonts w:hint="default"/>
                <w:lang w:val="en-US" w:eastAsia="zh-CN"/>
              </w:rPr>
              <w:br w:type="textWrapping"/>
            </w:r>
            <w:r>
              <w:rPr>
                <w:rFonts w:hint="default"/>
                <w:lang w:val="en-US" w:eastAsia="zh-CN"/>
              </w:rPr>
              <w:t>callbackRatio 和 callbackSpread 必须传入其中一个，且只能传入一个。</w:t>
            </w:r>
            <w:r>
              <w:rPr>
                <w:rFonts w:hint="default"/>
                <w:lang w:val="en-US" w:eastAsia="zh-CN"/>
              </w:rPr>
              <w:br w:type="textWrapping"/>
            </w:r>
            <w:r>
              <w:rPr>
                <w:rFonts w:hint="default"/>
                <w:lang w:val="en-US" w:eastAsia="zh-CN"/>
              </w:rPr>
              <w:t>仅适用于 ordType = move_order_stop</w:t>
            </w:r>
          </w:p>
        </w:tc>
      </w:tr>
      <w:tr w14:paraId="35376C6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9AC17F">
            <w:pPr>
              <w:bidi w:val="0"/>
              <w:rPr>
                <w:rFonts w:hint="default"/>
              </w:rPr>
            </w:pPr>
            <w:r>
              <w:rPr>
                <w:rFonts w:hint="default"/>
                <w:lang w:val="en-US" w:eastAsia="zh-CN"/>
              </w:rPr>
              <w:t>&gt; activePx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EA49B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2F826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BB7F14">
            <w:pPr>
              <w:bidi w:val="0"/>
              <w:rPr>
                <w:rFonts w:hint="default"/>
              </w:rPr>
            </w:pPr>
            <w:r>
              <w:rPr>
                <w:rFonts w:hint="default"/>
                <w:lang w:val="en-US" w:eastAsia="zh-CN"/>
              </w:rPr>
              <w:t>激活价格。</w:t>
            </w:r>
            <w:r>
              <w:rPr>
                <w:rFonts w:hint="default"/>
                <w:lang w:val="en-US" w:eastAsia="zh-CN"/>
              </w:rPr>
              <w:br w:type="textWrapping"/>
            </w:r>
            <w:r>
              <w:rPr>
                <w:rFonts w:hint="default"/>
                <w:lang w:val="en-US" w:eastAsia="zh-CN"/>
              </w:rPr>
              <w:t>激活价格是移动止盈止损的激活条件，当市场最新成交价达到或超过激活价格，委托被激活。激活后系统开始计算止盈止损的实际触发价格。如果不填写激活价格，即下单后就被激活。</w:t>
            </w:r>
            <w:r>
              <w:rPr>
                <w:rFonts w:hint="default"/>
                <w:lang w:val="en-US" w:eastAsia="zh-CN"/>
              </w:rPr>
              <w:br w:type="textWrapping"/>
            </w:r>
            <w:r>
              <w:rPr>
                <w:rFonts w:hint="default"/>
                <w:lang w:val="en-US" w:eastAsia="zh-CN"/>
              </w:rPr>
              <w:t>仅适用于 ordType = move_order_stop</w:t>
            </w:r>
          </w:p>
        </w:tc>
      </w:tr>
    </w:tbl>
    <w:p w14:paraId="34C42E2E">
      <w:pPr>
        <w:bidi w:val="0"/>
      </w:pPr>
      <w:r>
        <w:rPr>
          <w:rFonts w:hint="default"/>
        </w:rPr>
        <w:t>返回结果</w:t>
      </w:r>
    </w:p>
    <w:p w14:paraId="54BC413F">
      <w:pPr>
        <w:bidi w:val="0"/>
        <w:rPr>
          <w:rFonts w:hint="default"/>
        </w:rPr>
      </w:pPr>
      <w:r>
        <w:rPr>
          <w:rFonts w:hint="default"/>
        </w:rPr>
        <w:t>{</w:t>
      </w:r>
    </w:p>
    <w:p w14:paraId="1ADB9C23">
      <w:pPr>
        <w:bidi w:val="0"/>
        <w:rPr>
          <w:rFonts w:hint="default"/>
        </w:rPr>
      </w:pPr>
      <w:r>
        <w:rPr>
          <w:rFonts w:hint="default"/>
        </w:rPr>
        <w:t xml:space="preserve">    "code":"0",</w:t>
      </w:r>
    </w:p>
    <w:p w14:paraId="2268352D">
      <w:pPr>
        <w:bidi w:val="0"/>
        <w:rPr>
          <w:rFonts w:hint="default"/>
        </w:rPr>
      </w:pPr>
      <w:r>
        <w:rPr>
          <w:rFonts w:hint="default"/>
        </w:rPr>
        <w:t xml:space="preserve">    "msg":"",</w:t>
      </w:r>
    </w:p>
    <w:p w14:paraId="21E261CD">
      <w:pPr>
        <w:bidi w:val="0"/>
        <w:rPr>
          <w:rFonts w:hint="default"/>
        </w:rPr>
      </w:pPr>
      <w:r>
        <w:rPr>
          <w:rFonts w:hint="default"/>
        </w:rPr>
        <w:t xml:space="preserve">    "data":[</w:t>
      </w:r>
    </w:p>
    <w:p w14:paraId="6A1044B4">
      <w:pPr>
        <w:bidi w:val="0"/>
        <w:rPr>
          <w:rFonts w:hint="default"/>
        </w:rPr>
      </w:pPr>
      <w:r>
        <w:rPr>
          <w:rFonts w:hint="default"/>
        </w:rPr>
        <w:t xml:space="preserve">        {</w:t>
      </w:r>
    </w:p>
    <w:p w14:paraId="3741EACF">
      <w:pPr>
        <w:bidi w:val="0"/>
        <w:rPr>
          <w:rFonts w:hint="default"/>
        </w:rPr>
      </w:pPr>
      <w:r>
        <w:rPr>
          <w:rFonts w:hint="default"/>
        </w:rPr>
        <w:t xml:space="preserve">            "clOrdId":"oktswap6",</w:t>
      </w:r>
    </w:p>
    <w:p w14:paraId="1006F4C0">
      <w:pPr>
        <w:bidi w:val="0"/>
        <w:rPr>
          <w:rFonts w:hint="default"/>
        </w:rPr>
      </w:pPr>
      <w:r>
        <w:rPr>
          <w:rFonts w:hint="default"/>
        </w:rPr>
        <w:t xml:space="preserve">            "ordId":"12345689",</w:t>
      </w:r>
    </w:p>
    <w:p w14:paraId="562E33E9">
      <w:pPr>
        <w:bidi w:val="0"/>
        <w:rPr>
          <w:rFonts w:hint="default"/>
        </w:rPr>
      </w:pPr>
      <w:r>
        <w:rPr>
          <w:rFonts w:hint="default"/>
        </w:rPr>
        <w:t xml:space="preserve">            "tag":"",</w:t>
      </w:r>
    </w:p>
    <w:p w14:paraId="52E9E38F">
      <w:pPr>
        <w:bidi w:val="0"/>
        <w:rPr>
          <w:rFonts w:hint="default"/>
        </w:rPr>
      </w:pPr>
      <w:r>
        <w:rPr>
          <w:rFonts w:hint="default"/>
        </w:rPr>
        <w:t xml:space="preserve">            "ts":"1695190491421",</w:t>
      </w:r>
    </w:p>
    <w:p w14:paraId="0700198C">
      <w:pPr>
        <w:bidi w:val="0"/>
        <w:rPr>
          <w:rFonts w:hint="default"/>
        </w:rPr>
      </w:pPr>
      <w:r>
        <w:rPr>
          <w:rFonts w:hint="default"/>
        </w:rPr>
        <w:t xml:space="preserve">            "sCode":"0",</w:t>
      </w:r>
    </w:p>
    <w:p w14:paraId="42DFA098">
      <w:pPr>
        <w:bidi w:val="0"/>
        <w:rPr>
          <w:rFonts w:hint="default"/>
        </w:rPr>
      </w:pPr>
      <w:r>
        <w:rPr>
          <w:rFonts w:hint="default"/>
        </w:rPr>
        <w:t xml:space="preserve">            "sMsg":"",</w:t>
      </w:r>
    </w:p>
    <w:p w14:paraId="732AB0A5">
      <w:pPr>
        <w:bidi w:val="0"/>
        <w:rPr>
          <w:rFonts w:hint="default"/>
        </w:rPr>
      </w:pPr>
      <w:r>
        <w:rPr>
          <w:rFonts w:hint="default"/>
        </w:rPr>
        <w:t xml:space="preserve">            "subCode": ""</w:t>
      </w:r>
    </w:p>
    <w:p w14:paraId="468A1E05">
      <w:pPr>
        <w:bidi w:val="0"/>
        <w:rPr>
          <w:rFonts w:hint="default"/>
        </w:rPr>
      </w:pPr>
      <w:r>
        <w:rPr>
          <w:rFonts w:hint="default"/>
        </w:rPr>
        <w:t xml:space="preserve">        }</w:t>
      </w:r>
    </w:p>
    <w:p w14:paraId="36328C78">
      <w:pPr>
        <w:bidi w:val="0"/>
        <w:rPr>
          <w:rFonts w:hint="default"/>
        </w:rPr>
      </w:pPr>
      <w:r>
        <w:rPr>
          <w:rFonts w:hint="default"/>
        </w:rPr>
        <w:t xml:space="preserve">    ],</w:t>
      </w:r>
    </w:p>
    <w:p w14:paraId="247342D8">
      <w:pPr>
        <w:bidi w:val="0"/>
        <w:rPr>
          <w:rFonts w:hint="default"/>
        </w:rPr>
      </w:pPr>
      <w:r>
        <w:rPr>
          <w:rFonts w:hint="default"/>
        </w:rPr>
        <w:t xml:space="preserve">    "inTime": "1695190491421339",</w:t>
      </w:r>
    </w:p>
    <w:p w14:paraId="33DD73BC">
      <w:pPr>
        <w:bidi w:val="0"/>
        <w:rPr>
          <w:rFonts w:hint="default"/>
        </w:rPr>
      </w:pPr>
      <w:r>
        <w:rPr>
          <w:rFonts w:hint="default"/>
        </w:rPr>
        <w:t xml:space="preserve">    "outTime": "1695190491423240"}</w:t>
      </w:r>
    </w:p>
    <w:p w14:paraId="4953BBB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1292"/>
        <w:gridCol w:w="6121"/>
      </w:tblGrid>
      <w:tr w14:paraId="45291CD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63A665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2C158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DE54CA">
            <w:pPr>
              <w:bidi w:val="0"/>
              <w:rPr>
                <w:rFonts w:hint="default"/>
              </w:rPr>
            </w:pPr>
            <w:r>
              <w:rPr>
                <w:rFonts w:hint="default"/>
                <w:lang w:val="en-US" w:eastAsia="zh-CN"/>
              </w:rPr>
              <w:t>描述</w:t>
            </w:r>
          </w:p>
        </w:tc>
      </w:tr>
      <w:tr w14:paraId="306FD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08CDE4">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45F0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C4EA1A">
            <w:pPr>
              <w:bidi w:val="0"/>
              <w:rPr>
                <w:rFonts w:hint="default"/>
              </w:rPr>
            </w:pPr>
            <w:r>
              <w:rPr>
                <w:rFonts w:hint="default"/>
                <w:lang w:val="en-US" w:eastAsia="zh-CN"/>
              </w:rPr>
              <w:t>结果代码，0表示成功</w:t>
            </w:r>
          </w:p>
        </w:tc>
      </w:tr>
      <w:tr w14:paraId="66CC0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B23D93">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DF7F3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B2C528">
            <w:pPr>
              <w:bidi w:val="0"/>
              <w:rPr>
                <w:rFonts w:hint="default"/>
              </w:rPr>
            </w:pPr>
            <w:r>
              <w:rPr>
                <w:rFonts w:hint="default"/>
                <w:lang w:val="en-US" w:eastAsia="zh-CN"/>
              </w:rPr>
              <w:t>错误信息，代码为0时，该字段为空</w:t>
            </w:r>
          </w:p>
        </w:tc>
      </w:tr>
      <w:tr w14:paraId="51897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891619">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739636">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047193">
            <w:pPr>
              <w:bidi w:val="0"/>
              <w:rPr>
                <w:rFonts w:hint="default"/>
              </w:rPr>
            </w:pPr>
            <w:r>
              <w:rPr>
                <w:rFonts w:hint="default"/>
                <w:lang w:val="en-US" w:eastAsia="zh-CN"/>
              </w:rPr>
              <w:t>包含结果的对象数组</w:t>
            </w:r>
          </w:p>
        </w:tc>
      </w:tr>
      <w:tr w14:paraId="3EF4E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059230">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8E96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2E20A6">
            <w:pPr>
              <w:bidi w:val="0"/>
              <w:rPr>
                <w:rFonts w:hint="default"/>
              </w:rPr>
            </w:pPr>
            <w:r>
              <w:rPr>
                <w:rFonts w:hint="default"/>
                <w:lang w:val="en-US" w:eastAsia="zh-CN"/>
              </w:rPr>
              <w:t>订单ID</w:t>
            </w:r>
          </w:p>
        </w:tc>
      </w:tr>
      <w:tr w14:paraId="6CA43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8976B3">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2BFC9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E8A191">
            <w:pPr>
              <w:bidi w:val="0"/>
              <w:rPr>
                <w:rFonts w:hint="default"/>
              </w:rPr>
            </w:pPr>
            <w:r>
              <w:rPr>
                <w:rFonts w:hint="default"/>
                <w:lang w:val="en-US" w:eastAsia="zh-CN"/>
              </w:rPr>
              <w:t>客户自定义订单ID</w:t>
            </w:r>
          </w:p>
        </w:tc>
      </w:tr>
      <w:tr w14:paraId="16F43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D40767">
            <w:pPr>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3A65C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88CBE2">
            <w:pPr>
              <w:bidi w:val="0"/>
              <w:rPr>
                <w:rFonts w:hint="default"/>
              </w:rPr>
            </w:pPr>
            <w:r>
              <w:rPr>
                <w:rFonts w:hint="default"/>
                <w:lang w:val="en-US" w:eastAsia="zh-CN"/>
              </w:rPr>
              <w:t>订单标签</w:t>
            </w:r>
          </w:p>
        </w:tc>
      </w:tr>
      <w:tr w14:paraId="338B8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609D88">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7EE37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1DA259">
            <w:pPr>
              <w:bidi w:val="0"/>
              <w:rPr>
                <w:rFonts w:hint="default"/>
              </w:rPr>
            </w:pPr>
            <w:r>
              <w:rPr>
                <w:rFonts w:hint="default"/>
                <w:lang w:val="en-US" w:eastAsia="zh-CN"/>
              </w:rPr>
              <w:t>系统完成订单请求处理的时间戳，Unix时间戳的毫秒数格式，如 1597026383085</w:t>
            </w:r>
          </w:p>
        </w:tc>
      </w:tr>
      <w:tr w14:paraId="47761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6876F5">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2327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E0C8CA">
            <w:pPr>
              <w:bidi w:val="0"/>
              <w:rPr>
                <w:rFonts w:hint="default"/>
              </w:rPr>
            </w:pPr>
            <w:r>
              <w:rPr>
                <w:rFonts w:hint="default"/>
                <w:lang w:val="en-US" w:eastAsia="zh-CN"/>
              </w:rPr>
              <w:t>事件执行结果的code，0代表成功</w:t>
            </w:r>
          </w:p>
        </w:tc>
      </w:tr>
      <w:tr w14:paraId="09F0F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48D322">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A462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0475BB">
            <w:pPr>
              <w:bidi w:val="0"/>
              <w:rPr>
                <w:rFonts w:hint="default"/>
              </w:rPr>
            </w:pPr>
            <w:r>
              <w:rPr>
                <w:rFonts w:hint="default"/>
                <w:lang w:val="en-US" w:eastAsia="zh-CN"/>
              </w:rPr>
              <w:t>事件执行失败或成功时的msg</w:t>
            </w:r>
          </w:p>
        </w:tc>
      </w:tr>
      <w:tr w14:paraId="57548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C5260A">
            <w:pPr>
              <w:bidi w:val="0"/>
              <w:rPr>
                <w:rFonts w:hint="default"/>
              </w:rPr>
            </w:pPr>
            <w:r>
              <w:rPr>
                <w:rFonts w:hint="default"/>
                <w:lang w:val="en-US" w:eastAsia="zh-CN"/>
              </w:rPr>
              <w:t>&gt; subCode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F005E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AC9B27">
            <w:pPr>
              <w:bidi w:val="0"/>
              <w:rPr>
                <w:rFonts w:hint="default"/>
              </w:rPr>
            </w:pPr>
            <w:r>
              <w:rPr>
                <w:rFonts w:hint="default"/>
                <w:lang w:val="en-US" w:eastAsia="zh-CN"/>
              </w:rPr>
              <w:t>sCode 的子码。</w:t>
            </w:r>
            <w:r>
              <w:rPr>
                <w:rFonts w:hint="default"/>
                <w:lang w:val="en-US" w:eastAsia="zh-CN"/>
              </w:rPr>
              <w:br w:type="textWrapping"/>
            </w:r>
            <w:r>
              <w:rPr>
                <w:rFonts w:hint="default"/>
                <w:lang w:val="en-US" w:eastAsia="zh-CN"/>
              </w:rPr>
              <w:t>当 sCode 为 0（请求成功）时，返回 ""。</w:t>
            </w:r>
            <w:r>
              <w:rPr>
                <w:rFonts w:hint="default"/>
                <w:lang w:val="en-US" w:eastAsia="zh-CN"/>
              </w:rPr>
              <w:br w:type="textWrapping"/>
            </w:r>
            <w:r>
              <w:rPr>
                <w:rFonts w:hint="default"/>
                <w:lang w:val="en-US" w:eastAsia="zh-CN"/>
              </w:rPr>
              <w:t>当 sCode 不为 0（事件执行失败）且存在子码时，返回对应的子码；若无子码，则返回 ""。</w:t>
            </w:r>
          </w:p>
        </w:tc>
      </w:tr>
      <w:tr w14:paraId="5E843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04A9B4">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20CCF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622AD1">
            <w:pPr>
              <w:bidi w:val="0"/>
              <w:rPr>
                <w:rFonts w:hint="default"/>
              </w:rPr>
            </w:pPr>
            <w:r>
              <w:rPr>
                <w:rFonts w:hint="default"/>
                <w:lang w:val="en-US" w:eastAsia="zh-CN"/>
              </w:rPr>
              <w:t>REST网关接收请求时的时间戳，Unix时间戳的微秒数格式，如 1597026383085123</w:t>
            </w:r>
            <w:r>
              <w:rPr>
                <w:rFonts w:hint="default"/>
                <w:lang w:val="en-US" w:eastAsia="zh-CN"/>
              </w:rPr>
              <w:br w:type="textWrapping"/>
            </w:r>
            <w:r>
              <w:rPr>
                <w:rFonts w:hint="default"/>
                <w:lang w:val="en-US" w:eastAsia="zh-CN"/>
              </w:rPr>
              <w:t>返回的时间是请求验证后的时间。</w:t>
            </w:r>
          </w:p>
        </w:tc>
      </w:tr>
      <w:tr w14:paraId="733519C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E0B3A0">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5C6F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74C35B">
            <w:pPr>
              <w:bidi w:val="0"/>
              <w:rPr>
                <w:rFonts w:hint="default"/>
              </w:rPr>
            </w:pPr>
            <w:r>
              <w:rPr>
                <w:rFonts w:hint="default"/>
                <w:lang w:val="en-US" w:eastAsia="zh-CN"/>
              </w:rPr>
              <w:t>REST网关发送响应时的时间戳，Unix时间戳的微秒数格式，如 1597026383085123</w:t>
            </w:r>
          </w:p>
        </w:tc>
      </w:tr>
    </w:tbl>
    <w:p w14:paraId="18DC7CCA">
      <w:pPr>
        <w:bidi w:val="0"/>
      </w:pPr>
      <w:r>
        <w:rPr>
          <w:lang w:val="en-US" w:eastAsia="zh-CN"/>
        </w:rPr>
        <w:t> tdMode</w:t>
      </w:r>
      <w:r>
        <w:rPr>
          <w:lang w:val="en-US" w:eastAsia="zh-CN"/>
        </w:rPr>
        <w:br w:type="textWrapping"/>
      </w:r>
      <w:r>
        <w:rPr>
          <w:lang w:val="en-US" w:eastAsia="zh-CN"/>
        </w:rPr>
        <w:t>交易模式，下单时需要指定</w:t>
      </w:r>
      <w:r>
        <w:rPr>
          <w:lang w:val="en-US" w:eastAsia="zh-CN"/>
        </w:rPr>
        <w:br w:type="textWrapping"/>
      </w:r>
      <w:r>
        <w:rPr>
          <w:lang w:val="en-US" w:eastAsia="zh-CN"/>
        </w:rPr>
        <w:t>现货模式：</w:t>
      </w:r>
      <w:r>
        <w:rPr>
          <w:lang w:val="en-US" w:eastAsia="zh-CN"/>
        </w:rPr>
        <w:br w:type="textWrapping"/>
      </w:r>
      <w:r>
        <w:rPr>
          <w:lang w:val="en-US" w:eastAsia="zh-CN"/>
        </w:rPr>
        <w:t>- 币币和期权买方：cash</w:t>
      </w:r>
      <w:r>
        <w:rPr>
          <w:lang w:val="en-US" w:eastAsia="zh-CN"/>
        </w:rPr>
        <w:br w:type="textWrapping"/>
      </w:r>
      <w:r>
        <w:rPr>
          <w:lang w:val="en-US" w:eastAsia="zh-CN"/>
        </w:rPr>
        <w:t>合约模式：</w:t>
      </w:r>
      <w:r>
        <w:rPr>
          <w:lang w:val="en-US" w:eastAsia="zh-CN"/>
        </w:rPr>
        <w:br w:type="textWrapping"/>
      </w:r>
      <w:r>
        <w:rPr>
          <w:lang w:val="en-US" w:eastAsia="zh-CN"/>
        </w:rPr>
        <w:t>- 逐仓杠杆（仅限于现货杠杆逐仓）：isolated</w:t>
      </w:r>
      <w:r>
        <w:rPr>
          <w:lang w:val="en-US" w:eastAsia="zh-CN"/>
        </w:rPr>
        <w:br w:type="textWrapping"/>
      </w:r>
      <w:r>
        <w:rPr>
          <w:lang w:val="en-US" w:eastAsia="zh-CN"/>
        </w:rPr>
        <w:t>- 全仓杠杆：cross</w:t>
      </w:r>
      <w:r>
        <w:rPr>
          <w:lang w:val="en-US" w:eastAsia="zh-CN"/>
        </w:rPr>
        <w:br w:type="textWrapping"/>
      </w:r>
      <w:r>
        <w:rPr>
          <w:lang w:val="en-US" w:eastAsia="zh-CN"/>
        </w:rPr>
        <w:t>- 币币：cash</w:t>
      </w:r>
      <w:r>
        <w:rPr>
          <w:lang w:val="en-US" w:eastAsia="zh-CN"/>
        </w:rPr>
        <w:br w:type="textWrapping"/>
      </w:r>
      <w:r>
        <w:rPr>
          <w:lang w:val="en-US" w:eastAsia="zh-CN"/>
        </w:rPr>
        <w:t>- 全仓交割/永续/期权：cross</w:t>
      </w:r>
      <w:r>
        <w:rPr>
          <w:lang w:val="en-US" w:eastAsia="zh-CN"/>
        </w:rPr>
        <w:br w:type="textWrapping"/>
      </w:r>
      <w:r>
        <w:rPr>
          <w:lang w:val="en-US" w:eastAsia="zh-CN"/>
        </w:rPr>
        <w:t>跨币种保证金模式：</w:t>
      </w:r>
      <w:r>
        <w:rPr>
          <w:lang w:val="en-US" w:eastAsia="zh-CN"/>
        </w:rPr>
        <w:br w:type="textWrapping"/>
      </w:r>
      <w:r>
        <w:rPr>
          <w:lang w:val="en-US" w:eastAsia="zh-CN"/>
        </w:rPr>
        <w:t>- 全仓币币：cross</w:t>
      </w:r>
      <w:r>
        <w:rPr>
          <w:lang w:val="en-US" w:eastAsia="zh-CN"/>
        </w:rPr>
        <w:br w:type="textWrapping"/>
      </w:r>
      <w:r>
        <w:rPr>
          <w:lang w:val="en-US" w:eastAsia="zh-CN"/>
        </w:rPr>
        <w:t>- 全仓交割/永续/期权：cross</w:t>
      </w:r>
      <w:r>
        <w:rPr>
          <w:lang w:val="en-US" w:eastAsia="zh-CN"/>
        </w:rPr>
        <w:br w:type="textWrapping"/>
      </w:r>
      <w:r>
        <w:rPr>
          <w:lang w:val="en-US" w:eastAsia="zh-CN"/>
        </w:rPr>
        <w:t>组合保证金模式：</w:t>
      </w:r>
      <w:r>
        <w:rPr>
          <w:lang w:val="en-US" w:eastAsia="zh-CN"/>
        </w:rPr>
        <w:br w:type="textWrapping"/>
      </w:r>
      <w:r>
        <w:rPr>
          <w:lang w:val="en-US" w:eastAsia="zh-CN"/>
        </w:rPr>
        <w:t>- 全仓币币：cross</w:t>
      </w:r>
      <w:r>
        <w:rPr>
          <w:lang w:val="en-US" w:eastAsia="zh-CN"/>
        </w:rPr>
        <w:br w:type="textWrapping"/>
      </w:r>
      <w:r>
        <w:rPr>
          <w:lang w:val="en-US" w:eastAsia="zh-CN"/>
        </w:rPr>
        <w:t>- 全仓交割/永续/期权：cross</w:t>
      </w:r>
      <w:r>
        <w:rPr>
          <w:lang w:val="en-US" w:eastAsia="zh-CN"/>
        </w:rPr>
        <w:br w:type="textWrapping"/>
      </w:r>
      <w:r>
        <w:rPr>
          <w:lang w:val="en-US" w:eastAsia="zh-CN"/>
        </w:rPr>
        <w:t> clOrdId</w:t>
      </w:r>
      <w:r>
        <w:rPr>
          <w:lang w:val="en-US" w:eastAsia="zh-CN"/>
        </w:rPr>
        <w:br w:type="textWrapping"/>
      </w:r>
      <w:r>
        <w:rPr>
          <w:lang w:val="en-US" w:eastAsia="zh-CN"/>
        </w:rPr>
        <w:t>clOrdId 是用户在 User ID 维度自定义的订单唯一标识符。如果在请求参数中传入了，那它一定会在返回参数内，并且可以用于查询订单，撤销订单，修改订单等接口。</w:t>
      </w:r>
      <w:r>
        <w:rPr>
          <w:lang w:val="en-US" w:eastAsia="zh-CN"/>
        </w:rPr>
        <w:br w:type="textWrapping"/>
      </w:r>
      <w:r>
        <w:rPr>
          <w:lang w:val="en-US" w:eastAsia="zh-CN"/>
        </w:rPr>
        <w:t>clOrdId 不能与当前所有挂单（live 或 partially_filled 状态）的 clOrdId 重复。订单达到终态（filled、canceled、mmp_canceled）后，相同的 clOrdId 可重新用于新订单。系统不强制历史唯一性——当多笔订单共享同一 clOrdId 时，GET /api/v5/trade/order 仅返回最新一笔。"普通委托单"指通过本接口下的标准订单；clOrdId 不会传递至附带的止盈止损策略订单。 posSide</w:t>
      </w:r>
      <w:r>
        <w:rPr>
          <w:lang w:val="en-US" w:eastAsia="zh-CN"/>
        </w:rPr>
        <w:br w:type="textWrapping"/>
      </w:r>
      <w:r>
        <w:rPr>
          <w:lang w:val="en-US" w:eastAsia="zh-CN"/>
        </w:rPr>
        <w:t>持仓方向，买卖模式下此参数非必填，如果填写仅可以选择net；在开平仓模式下必填，且仅可选择 long 或 short。</w:t>
      </w:r>
      <w:r>
        <w:rPr>
          <w:lang w:val="en-US" w:eastAsia="zh-CN"/>
        </w:rPr>
        <w:br w:type="textWrapping"/>
      </w:r>
      <w:r>
        <w:rPr>
          <w:lang w:val="en-US" w:eastAsia="zh-CN"/>
        </w:rPr>
        <w:t>开平仓模式下，side和posSide需要进行组合</w:t>
      </w:r>
      <w:r>
        <w:rPr>
          <w:lang w:val="en-US" w:eastAsia="zh-CN"/>
        </w:rPr>
        <w:br w:type="textWrapping"/>
      </w:r>
      <w:r>
        <w:rPr>
          <w:lang w:val="en-US" w:eastAsia="zh-CN"/>
        </w:rPr>
        <w:t>开多：买入开多（side 填写 buy； posSide 填写 long ）</w:t>
      </w:r>
      <w:r>
        <w:rPr>
          <w:lang w:val="en-US" w:eastAsia="zh-CN"/>
        </w:rPr>
        <w:br w:type="textWrapping"/>
      </w:r>
      <w:r>
        <w:rPr>
          <w:lang w:val="en-US" w:eastAsia="zh-CN"/>
        </w:rPr>
        <w:t>开空：卖出开空（side 填写 sell； posSide 填写 short ）</w:t>
      </w:r>
      <w:r>
        <w:rPr>
          <w:lang w:val="en-US" w:eastAsia="zh-CN"/>
        </w:rPr>
        <w:br w:type="textWrapping"/>
      </w:r>
      <w:r>
        <w:rPr>
          <w:lang w:val="en-US" w:eastAsia="zh-CN"/>
        </w:rPr>
        <w:t>平多：卖出平多（side 填写 sell；posSide 填写 long ）</w:t>
      </w:r>
      <w:r>
        <w:rPr>
          <w:lang w:val="en-US" w:eastAsia="zh-CN"/>
        </w:rPr>
        <w:br w:type="textWrapping"/>
      </w:r>
      <w:r>
        <w:rPr>
          <w:lang w:val="en-US" w:eastAsia="zh-CN"/>
        </w:rPr>
        <w:t>平空：买入平空（side 填写 buy； posSide 填写 short ）</w:t>
      </w:r>
      <w:r>
        <w:rPr>
          <w:lang w:val="en-US" w:eastAsia="zh-CN"/>
        </w:rPr>
        <w:br w:type="textWrapping"/>
      </w:r>
      <w:r>
        <w:rPr>
          <w:lang w:val="en-US" w:eastAsia="zh-CN"/>
        </w:rPr>
        <w:t>组合保证金模式：交割和永续仅支持买卖模式</w:t>
      </w:r>
      <w:r>
        <w:rPr>
          <w:lang w:val="en-US" w:eastAsia="zh-CN"/>
        </w:rPr>
        <w:br w:type="textWrapping"/>
      </w:r>
      <w:r>
        <w:rPr>
          <w:lang w:val="en-US" w:eastAsia="zh-CN"/>
        </w:rPr>
        <w:t>SPOT 或 MARGIN 订单请勿传此字段。交割/永续在买卖模式下可不传或传 `net`。 ordType</w:t>
      </w:r>
      <w:r>
        <w:rPr>
          <w:lang w:val="en-US" w:eastAsia="zh-CN"/>
        </w:rPr>
        <w:br w:type="textWrapping"/>
      </w:r>
      <w:r>
        <w:rPr>
          <w:lang w:val="en-US" w:eastAsia="zh-CN"/>
        </w:rPr>
        <w:t>订单类型，创建新订单时必须指定，您指定的订单类型将影响需要哪些订单参数和撮合系统如何执行您的订单，以下是有效的ordType：</w:t>
      </w:r>
      <w:r>
        <w:rPr>
          <w:lang w:val="en-US" w:eastAsia="zh-CN"/>
        </w:rPr>
        <w:br w:type="textWrapping"/>
      </w:r>
      <w:r>
        <w:rPr>
          <w:lang w:val="en-US" w:eastAsia="zh-CN"/>
        </w:rPr>
        <w:t>普通委托：</w:t>
      </w:r>
      <w:r>
        <w:rPr>
          <w:lang w:val="en-US" w:eastAsia="zh-CN"/>
        </w:rPr>
        <w:br w:type="textWrapping"/>
      </w:r>
      <w:r>
        <w:rPr>
          <w:lang w:val="en-US" w:eastAsia="zh-CN"/>
        </w:rPr>
        <w:t>limit：限价单，要求指定sz 和 px</w:t>
      </w:r>
      <w:r>
        <w:rPr>
          <w:lang w:val="en-US" w:eastAsia="zh-CN"/>
        </w:rPr>
        <w:br w:type="textWrapping"/>
      </w:r>
      <w:r>
        <w:rPr>
          <w:lang w:val="en-US" w:eastAsia="zh-CN"/>
        </w:rPr>
        <w:t>market：市价单，币币和币币杠杆，是市价委托吃单；交割合约和永续合约，是自动以最高买/最低卖价格委托，遵循限价机制；期权合约不支持市价委托；由于市价委托无法确定成交价格，为确保有足够的资产买入设定数量的交易币种，会多冻结5%的计价币资产</w:t>
      </w:r>
      <w:r>
        <w:rPr>
          <w:lang w:val="en-US" w:eastAsia="zh-CN"/>
        </w:rPr>
        <w:br w:type="textWrapping"/>
      </w:r>
      <w:r>
        <w:rPr>
          <w:lang w:val="en-US" w:eastAsia="zh-CN"/>
        </w:rPr>
        <w:t>高级委托：</w:t>
      </w:r>
      <w:r>
        <w:rPr>
          <w:lang w:val="en-US" w:eastAsia="zh-CN"/>
        </w:rPr>
        <w:br w:type="textWrapping"/>
      </w:r>
      <w:r>
        <w:rPr>
          <w:lang w:val="en-US" w:eastAsia="zh-CN"/>
        </w:rPr>
        <w:t>post_only：限价委托，在下单那一刻只做maker，如果该笔订单的任何部分会吃掉当前挂单深度，则该订单将被全部撤销。</w:t>
      </w:r>
      <w:r>
        <w:rPr>
          <w:lang w:val="en-US" w:eastAsia="zh-CN"/>
        </w:rPr>
        <w:br w:type="textWrapping"/>
      </w:r>
      <w:r>
        <w:rPr>
          <w:lang w:val="en-US" w:eastAsia="zh-CN"/>
        </w:rPr>
        <w:t>fok：限价委托，全部成交或立即取消，如果无法全部成交该笔订单，则该订单将被全部撤销。</w:t>
      </w:r>
      <w:r>
        <w:rPr>
          <w:lang w:val="en-US" w:eastAsia="zh-CN"/>
        </w:rPr>
        <w:br w:type="textWrapping"/>
      </w:r>
      <w:r>
        <w:rPr>
          <w:lang w:val="en-US" w:eastAsia="zh-CN"/>
        </w:rPr>
        <w:t>ioc：限价委托，立即成交并取消剩余，立即按照委托价格撮合成交，并取消该订单剩余未完成数量，不会在深度列表上展示委托数量。</w:t>
      </w:r>
      <w:r>
        <w:rPr>
          <w:lang w:val="en-US" w:eastAsia="zh-CN"/>
        </w:rPr>
        <w:br w:type="textWrapping"/>
      </w:r>
      <w:r>
        <w:rPr>
          <w:lang w:val="en-US" w:eastAsia="zh-CN"/>
        </w:rPr>
        <w:t>optimal_limit_ioc：以价格限制区间的最高买价（买单）或最低卖价（卖单）挂限价单，未成交部分立即取消（IOC），仅适用于交割合约和永续合约。订单不会以超出当前价格限制边界的价格成交。 sz</w:t>
      </w:r>
      <w:r>
        <w:rPr>
          <w:lang w:val="en-US" w:eastAsia="zh-CN"/>
        </w:rPr>
        <w:br w:type="textWrapping"/>
      </w:r>
      <w:r>
        <w:rPr>
          <w:lang w:val="en-US" w:eastAsia="zh-CN"/>
        </w:rPr>
        <w:t>交易数量，表示要购买或者出售的数量。</w:t>
      </w:r>
      <w:r>
        <w:rPr>
          <w:lang w:val="en-US" w:eastAsia="zh-CN"/>
        </w:rPr>
        <w:br w:type="textWrapping"/>
      </w:r>
      <w:r>
        <w:rPr>
          <w:lang w:val="en-US" w:eastAsia="zh-CN"/>
        </w:rPr>
        <w:t>当币币/币币杠杆以限价买入和卖出时，指交易货币数量。</w:t>
      </w:r>
      <w:r>
        <w:rPr>
          <w:lang w:val="en-US" w:eastAsia="zh-CN"/>
        </w:rPr>
        <w:br w:type="textWrapping"/>
      </w:r>
      <w:r>
        <w:rPr>
          <w:lang w:val="en-US" w:eastAsia="zh-CN"/>
        </w:rPr>
        <w:t>当币币杠杆以市价买入时，指计价货币的数量。</w:t>
      </w:r>
      <w:r>
        <w:rPr>
          <w:lang w:val="en-US" w:eastAsia="zh-CN"/>
        </w:rPr>
        <w:br w:type="textWrapping"/>
      </w:r>
      <w:r>
        <w:rPr>
          <w:lang w:val="en-US" w:eastAsia="zh-CN"/>
        </w:rPr>
        <w:t>当币币杠杆以市价卖出时，指交易货币的数量。</w:t>
      </w:r>
      <w:r>
        <w:rPr>
          <w:lang w:val="en-US" w:eastAsia="zh-CN"/>
        </w:rPr>
        <w:br w:type="textWrapping"/>
      </w:r>
      <w:r>
        <w:rPr>
          <w:lang w:val="en-US" w:eastAsia="zh-CN"/>
        </w:rPr>
        <w:t>对于币币市价单，单位由 tgtCcy 决定</w:t>
      </w:r>
      <w:r>
        <w:rPr>
          <w:lang w:val="en-US" w:eastAsia="zh-CN"/>
        </w:rPr>
        <w:br w:type="textWrapping"/>
      </w:r>
      <w:r>
        <w:rPr>
          <w:lang w:val="en-US" w:eastAsia="zh-CN"/>
        </w:rPr>
        <w:t>当交割、永续、期权买入和卖出时，指合约张数。合约面值 = sz × ctVal × markPx（正向合约）或 sz × ctVal（反向合约，USD 计价）。ctVal 和 ctType 可通过 GET /api/v5/public/instruments 获取。 reduceOnly</w:t>
      </w:r>
      <w:r>
        <w:rPr>
          <w:lang w:val="en-US" w:eastAsia="zh-CN"/>
        </w:rPr>
        <w:br w:type="textWrapping"/>
      </w:r>
      <w:r>
        <w:rPr>
          <w:lang w:val="en-US" w:eastAsia="zh-CN"/>
        </w:rPr>
        <w:t>只减仓，下单时，此参数设置为 true 时，表示此笔订单具有减仓属性，只会减少持仓数量，不会增加新的持仓仓位</w:t>
      </w:r>
      <w:r>
        <w:rPr>
          <w:lang w:val="en-US" w:eastAsia="zh-CN"/>
        </w:rPr>
        <w:br w:type="textWrapping"/>
      </w:r>
      <w:r>
        <w:rPr>
          <w:lang w:val="en-US" w:eastAsia="zh-CN"/>
        </w:rPr>
        <w:t>对于同一杠杆产品，所有反方向挂单的币数加上当前只减仓下单数量，不能超过仓位资产；负债还完后，如果还有剩余的委托数量，不会反向开仓，而是会进行币币交易。</w:t>
      </w:r>
      <w:r>
        <w:rPr>
          <w:lang w:val="en-US" w:eastAsia="zh-CN"/>
        </w:rPr>
        <w:br w:type="textWrapping"/>
      </w:r>
      <w:r>
        <w:rPr>
          <w:lang w:val="en-US" w:eastAsia="zh-CN"/>
        </w:rPr>
        <w:t>对于同一交割/永续产品，当前只减仓下单张数，加上价格时间优先于当前只减仓下单的只减仓挂单张数总和，不能超过持仓数量</w:t>
      </w:r>
      <w:r>
        <w:rPr>
          <w:lang w:val="en-US" w:eastAsia="zh-CN"/>
        </w:rPr>
        <w:br w:type="textWrapping"/>
      </w:r>
      <w:r>
        <w:rPr>
          <w:lang w:val="en-US" w:eastAsia="zh-CN"/>
        </w:rPr>
        <w:t>仅适用于`合约模式`和`跨币种保证金模式`</w:t>
      </w:r>
      <w:r>
        <w:rPr>
          <w:lang w:val="en-US" w:eastAsia="zh-CN"/>
        </w:rPr>
        <w:br w:type="textWrapping"/>
      </w:r>
      <w:r>
        <w:rPr>
          <w:lang w:val="en-US" w:eastAsia="zh-CN"/>
        </w:rPr>
        <w:t>仅适用于`币币杠杆`，以及买卖模式下的`交割/永续`</w:t>
      </w:r>
      <w:r>
        <w:rPr>
          <w:lang w:val="en-US" w:eastAsia="zh-CN"/>
        </w:rPr>
        <w:br w:type="textWrapping"/>
      </w:r>
      <w:r>
        <w:rPr>
          <w:lang w:val="en-US" w:eastAsia="zh-CN"/>
        </w:rPr>
        <w:t>注意：交割和永续合约在开平仓模式下，所有的平仓单都有只减仓逻辑，不受该字段传值的影响。</w:t>
      </w:r>
      <w:r>
        <w:rPr>
          <w:lang w:val="en-US" w:eastAsia="zh-CN"/>
        </w:rPr>
        <w:br w:type="textWrapping"/>
      </w:r>
      <w:r>
        <w:rPr>
          <w:lang w:val="en-US" w:eastAsia="zh-CN"/>
        </w:rPr>
        <w:t>如果 sz 超过当前持仓数量，整笔订单同样会被拒绝——系统不会自动截取至持仓数量。 tgtCcy</w:t>
      </w:r>
      <w:r>
        <w:rPr>
          <w:lang w:val="en-US" w:eastAsia="zh-CN"/>
        </w:rPr>
        <w:br w:type="textWrapping"/>
      </w:r>
      <w:r>
        <w:rPr>
          <w:lang w:val="en-US" w:eastAsia="zh-CN"/>
        </w:rPr>
        <w:t>市价单委托数量`sz`的单位：仅适用于币币市价下单交易。</w:t>
      </w:r>
      <w:r>
        <w:rPr>
          <w:lang w:val="en-US" w:eastAsia="zh-CN"/>
        </w:rPr>
        <w:br w:type="textWrapping"/>
      </w:r>
      <w:r>
        <w:rPr>
          <w:lang w:val="en-US" w:eastAsia="zh-CN"/>
        </w:rPr>
        <w:t>快速参考（以 BTC-USDT 为例）：</w:t>
      </w:r>
      <w:r>
        <w:rPr>
          <w:lang w:val="en-US" w:eastAsia="zh-CN"/>
        </w:rPr>
        <w:br w:type="textWrapping"/>
      </w:r>
      <w:r>
        <w:rPr>
          <w:lang w:val="en-US" w:eastAsia="zh-CN"/>
        </w:rPr>
        <w:t>- tgtCcy=`quote_ccy`，sz=100（买入）：花费 100 USDT 购买 BTC。</w:t>
      </w:r>
      <w:r>
        <w:rPr>
          <w:lang w:val="en-US" w:eastAsia="zh-CN"/>
        </w:rPr>
        <w:br w:type="textWrapping"/>
      </w:r>
      <w:r>
        <w:rPr>
          <w:lang w:val="en-US" w:eastAsia="zh-CN"/>
        </w:rPr>
        <w:t>- tgtCcy=`base_ccy`，sz=0.001（买入）：以市价买入 0.001 BTC。</w:t>
      </w:r>
      <w:r>
        <w:rPr>
          <w:lang w:val="en-US" w:eastAsia="zh-CN"/>
        </w:rPr>
        <w:br w:type="textWrapping"/>
      </w:r>
      <w:r>
        <w:rPr>
          <w:lang w:val="en-US" w:eastAsia="zh-CN"/>
        </w:rPr>
        <w:t>- tgtCcy=`base_ccy`，sz=0.001（卖出，默认）：卖出 0.001 BTC。</w:t>
      </w:r>
      <w:r>
        <w:rPr>
          <w:lang w:val="en-US" w:eastAsia="zh-CN"/>
        </w:rPr>
        <w:br w:type="textWrapping"/>
      </w:r>
      <w:r>
        <w:rPr>
          <w:lang w:val="en-US" w:eastAsia="zh-CN"/>
        </w:rPr>
        <w:t>- tgtCcy=`quote_ccy`，sz=100（卖出）：卖出 BTC 直至收到 100 USDT。</w:t>
      </w:r>
      <w:r>
        <w:rPr>
          <w:lang w:val="en-US" w:eastAsia="zh-CN"/>
        </w:rPr>
        <w:br w:type="textWrapping"/>
      </w:r>
      <w:r>
        <w:rPr>
          <w:lang w:val="en-US" w:eastAsia="zh-CN"/>
        </w:rPr>
        <w:t>交易货币：base_ccy</w:t>
      </w:r>
      <w:r>
        <w:rPr>
          <w:lang w:val="en-US" w:eastAsia="zh-CN"/>
        </w:rPr>
        <w:br w:type="textWrapping"/>
      </w:r>
      <w:r>
        <w:rPr>
          <w:lang w:val="en-US" w:eastAsia="zh-CN"/>
        </w:rPr>
        <w:t>计价货币：quote_ccy</w:t>
      </w:r>
      <w:r>
        <w:rPr>
          <w:lang w:val="en-US" w:eastAsia="zh-CN"/>
        </w:rPr>
        <w:br w:type="textWrapping"/>
      </w:r>
      <w:r>
        <w:rPr>
          <w:lang w:val="en-US" w:eastAsia="zh-CN"/>
        </w:rPr>
        <w:t>您在使用交易货币买入或者计价货币卖出时，请知晓：</w:t>
      </w:r>
      <w:r>
        <w:rPr>
          <w:lang w:val="en-US" w:eastAsia="zh-CN"/>
        </w:rPr>
        <w:br w:type="textWrapping"/>
      </w:r>
      <w:r>
        <w:rPr>
          <w:lang w:val="en-US" w:eastAsia="zh-CN"/>
        </w:rPr>
        <w:t>1.如果您输入的数量大于当前可买或者可卖的数量，系统将按照您的最大可买或者可卖数量帮您完成交易，如果您希望按照指定数量成交，那您可以尝试使用限价单，等待市场价格波动到锁定的余额可以买入或卖出您指定的数量。</w:t>
      </w:r>
      <w:r>
        <w:rPr>
          <w:lang w:val="en-US" w:eastAsia="zh-CN"/>
        </w:rPr>
        <w:br w:type="textWrapping"/>
      </w:r>
      <w:r>
        <w:rPr>
          <w:lang w:val="en-US" w:eastAsia="zh-CN"/>
        </w:rPr>
        <w:t>2.如果您输入的数量不大于当前可买或者可卖的数量，那当市场价格波动过大时，锁定的余额可能没办法买入您输入的交易货币数量或卖出您输入的计价货币数量，为保证您的交易体验，我们基于【能买多少买多少】或者【能卖多少卖多少】的原则，更改下单的数量帮您完成交易。此外，我们将尽量多锁定一点余额来规避更改下单数量的情况。</w:t>
      </w:r>
      <w:r>
        <w:rPr>
          <w:lang w:val="en-US" w:eastAsia="zh-CN"/>
        </w:rPr>
        <w:br w:type="textWrapping"/>
      </w:r>
      <w:r>
        <w:rPr>
          <w:lang w:val="en-US" w:eastAsia="zh-CN"/>
        </w:rPr>
        <w:t>2.1 交易币买入例子：</w:t>
      </w:r>
      <w:r>
        <w:rPr>
          <w:lang w:val="en-US" w:eastAsia="zh-CN"/>
        </w:rPr>
        <w:br w:type="textWrapping"/>
      </w:r>
      <w:r>
        <w:rPr>
          <w:lang w:val="en-US" w:eastAsia="zh-CN"/>
        </w:rPr>
        <w:t>以市价下单 买入 10个LTC为例，用户可买为11个，此时 10 &lt; 11，挂单成功。当LTC-USDT的市价为200，用户被锁定余额为3,000 USDT，200*10 &lt; 3,000，最终成交10个LTC； 若市场波动过大，LTC-USDT的市价为400，此时400*10 &gt; 3,000，当用户被锁定的余额不够买入下单指定的交易货币数量时，系統使用用户被锁定的最大余额3,000 USDT下单买入，最终成交 3,000/400 = 7.5个 LTC。</w:t>
      </w:r>
      <w:r>
        <w:rPr>
          <w:lang w:val="en-US" w:eastAsia="zh-CN"/>
        </w:rPr>
        <w:br w:type="textWrapping"/>
      </w:r>
      <w:r>
        <w:rPr>
          <w:lang w:val="en-US" w:eastAsia="zh-CN"/>
        </w:rPr>
        <w:t>2.2 计价币卖出例子：</w:t>
      </w:r>
      <w:r>
        <w:rPr>
          <w:lang w:val="en-US" w:eastAsia="zh-CN"/>
        </w:rPr>
        <w:br w:type="textWrapping"/>
      </w:r>
      <w:r>
        <w:rPr>
          <w:lang w:val="en-US" w:eastAsia="zh-CN"/>
        </w:rPr>
        <w:t>以市价下单 卖出 1,000USDT为例，用户可卖为1,200USDT，1,000 &lt; 1,200，挂单成功。LTC-USDT的市价为200，用户被锁定的余额为6个LTC，最终成交5个LTC； 若市场波动过大，LTC-USDT的市价为100，100*6 &lt; 1,000，当用户被锁定的余额不够卖出下单指定的计价货币数量时，系統使用用户被锁定的最大余额6个LTC下单，最终成交 6 * 100 = 600 USDT。 px</w:t>
      </w:r>
      <w:r>
        <w:rPr>
          <w:lang w:val="en-US" w:eastAsia="zh-CN"/>
        </w:rPr>
        <w:br w:type="textWrapping"/>
      </w:r>
      <w:r>
        <w:rPr>
          <w:lang w:val="en-US" w:eastAsia="zh-CN"/>
        </w:rPr>
        <w:t>期权下单时，委托价格需为 tickSz 的整数倍。</w:t>
      </w:r>
      <w:r>
        <w:rPr>
          <w:lang w:val="en-US" w:eastAsia="zh-CN"/>
        </w:rPr>
        <w:br w:type="textWrapping"/>
      </w:r>
      <w:r>
        <w:rPr>
          <w:lang w:val="en-US" w:eastAsia="zh-CN"/>
        </w:rPr>
        <w:t>当不为整数倍时，取值规则以tickSz取 0.0005 为例：</w:t>
      </w:r>
      <w:r>
        <w:rPr>
          <w:lang w:val="en-US" w:eastAsia="zh-CN"/>
        </w:rPr>
        <w:br w:type="textWrapping"/>
      </w:r>
      <w:r>
        <w:rPr>
          <w:lang w:val="en-US" w:eastAsia="zh-CN"/>
        </w:rPr>
        <w:t>当委托价格对0.0005的余数大于0.00025或者委托价格小于0.0005时，向上取；</w:t>
      </w:r>
      <w:r>
        <w:rPr>
          <w:lang w:val="en-US" w:eastAsia="zh-CN"/>
        </w:rPr>
        <w:br w:type="textWrapping"/>
      </w:r>
      <w:r>
        <w:rPr>
          <w:lang w:val="en-US" w:eastAsia="zh-CN"/>
        </w:rPr>
        <w:t>当委托价格对0.0005的余数小于等于0.00025，且委托价格大于0.0005时，向下取。 对于下单附带止盈止损：</w:t>
      </w:r>
      <w:r>
        <w:rPr>
          <w:lang w:val="en-US" w:eastAsia="zh-CN"/>
        </w:rPr>
        <w:br w:type="textWrapping"/>
      </w:r>
      <w:r>
        <w:rPr>
          <w:lang w:val="en-US" w:eastAsia="zh-CN"/>
        </w:rPr>
        <w:t>附带的止盈止损订单仅在母单成交后才会激活。若母单在任何成交前被撤销，附带的止盈止损也将一并丢弃。如需独立于母单的止盈止损，请使用 POST /api/v5/trade/order-algo。</w:t>
      </w:r>
      <w:r>
        <w:rPr>
          <w:lang w:val="en-US" w:eastAsia="zh-CN"/>
        </w:rPr>
        <w:br w:type="textWrapping"/>
      </w:r>
      <w:r>
        <w:rPr>
          <w:lang w:val="en-US" w:eastAsia="zh-CN"/>
        </w:rPr>
        <w:t>1. 只有当该订单成交时，才会生成止盈止损策略订单；若母单在成交前被撤销，则不会生成止盈止损策略订单。</w:t>
      </w:r>
      <w:r>
        <w:rPr>
          <w:lang w:val="en-US" w:eastAsia="zh-CN"/>
        </w:rPr>
        <w:br w:type="textWrapping"/>
      </w:r>
      <w:r>
        <w:rPr>
          <w:lang w:val="en-US" w:eastAsia="zh-CN"/>
        </w:rPr>
        <w:br w:type="textWrapping"/>
      </w:r>
      <w:r>
        <w:rPr>
          <w:lang w:val="en-US" w:eastAsia="zh-CN"/>
        </w:rPr>
        <w:t>2. tgtCcy 为 base_ccy 时的市价买单和 tgtCcy 为 quote_ccy 时的市价卖单，均不支持附带止盈止损</w:t>
      </w:r>
      <w:r>
        <w:rPr>
          <w:lang w:val="en-US" w:eastAsia="zh-CN"/>
        </w:rPr>
        <w:br w:type="textWrapping"/>
      </w:r>
      <w:r>
        <w:rPr>
          <w:lang w:val="en-US" w:eastAsia="zh-CN"/>
        </w:rPr>
        <w:t>3. tpOrdKind 为 limit，且只有一笔单边止盈时，attachAlgoClOrdId 可以作为 clOrdId 在获取订单信息接口查询。</w:t>
      </w:r>
      <w:r>
        <w:rPr>
          <w:lang w:val="en-US" w:eastAsia="zh-CN"/>
        </w:rPr>
        <w:br w:type="textWrapping"/>
      </w:r>
      <w:r>
        <w:rPr>
          <w:lang w:val="en-US" w:eastAsia="zh-CN"/>
        </w:rPr>
        <w:t>4. 对于“分批止盈”，包含限价止盈和触发止盈：</w:t>
      </w:r>
      <w:r>
        <w:rPr>
          <w:lang w:val="en-US" w:eastAsia="zh-CN"/>
        </w:rPr>
        <w:br w:type="textWrapping"/>
      </w:r>
      <w:r>
        <w:rPr>
          <w:lang w:val="en-US" w:eastAsia="zh-CN"/>
        </w:rPr>
        <w:t>* 分批止盈的每笔止盈止损订单仅支持单向止盈止损，slTriggerPx&amp;slOrdPx 与 tpTriggerPx&amp;tpOrdPx 只能填写一组，否则 报错 51076</w:t>
      </w:r>
      <w:r>
        <w:rPr>
          <w:lang w:val="en-US" w:eastAsia="zh-CN"/>
        </w:rPr>
        <w:br w:type="textWrapping"/>
      </w:r>
      <w:r>
        <w:rPr>
          <w:lang w:val="en-US" w:eastAsia="zh-CN"/>
        </w:rPr>
        <w:t>* 同一笔订单上附带分批止盈的止盈触发价类型 (tpTriggerPxType) 必须保持一致，否则报错 51080</w:t>
      </w:r>
      <w:r>
        <w:rPr>
          <w:lang w:val="en-US" w:eastAsia="zh-CN"/>
        </w:rPr>
        <w:br w:type="textWrapping"/>
      </w:r>
      <w:r>
        <w:rPr>
          <w:lang w:val="en-US" w:eastAsia="zh-CN"/>
        </w:rPr>
        <w:t>* 同一笔订单上附带分批止盈的止盈触发价 (tpTriggerPx) 不能相等，否则报错 51081</w:t>
      </w:r>
      <w:r>
        <w:rPr>
          <w:lang w:val="en-US" w:eastAsia="zh-CN"/>
        </w:rPr>
        <w:br w:type="textWrapping"/>
      </w:r>
      <w:r>
        <w:rPr>
          <w:lang w:val="en-US" w:eastAsia="zh-CN"/>
        </w:rPr>
        <w:t>* 在附带分批止盈时，止盈订单的数量不能为空，否则报错 51089</w:t>
      </w:r>
      <w:r>
        <w:rPr>
          <w:lang w:val="en-US" w:eastAsia="zh-CN"/>
        </w:rPr>
        <w:br w:type="textWrapping"/>
      </w:r>
      <w:r>
        <w:rPr>
          <w:lang w:val="en-US" w:eastAsia="zh-CN"/>
        </w:rPr>
        <w:t>* 同一笔订单上分批止盈的止盈数量之和，需要等于订单的委托数量，否则报错 51083</w:t>
      </w:r>
      <w:r>
        <w:rPr>
          <w:lang w:val="en-US" w:eastAsia="zh-CN"/>
        </w:rPr>
        <w:br w:type="textWrapping"/>
      </w:r>
      <w:r>
        <w:rPr>
          <w:lang w:val="en-US" w:eastAsia="zh-CN"/>
        </w:rPr>
        <w:t>* 同一笔订单上分批止盈的止盈委托不能超过 10 笔，否则报错 51079</w:t>
      </w:r>
      <w:r>
        <w:rPr>
          <w:lang w:val="en-US" w:eastAsia="zh-CN"/>
        </w:rPr>
        <w:br w:type="textWrapping"/>
      </w:r>
      <w:r>
        <w:rPr>
          <w:lang w:val="en-US" w:eastAsia="zh-CN"/>
        </w:rPr>
        <w:t>* 币币/杠杆不支持开启'开仓价止损'，否则报错 51077</w:t>
      </w:r>
      <w:r>
        <w:rPr>
          <w:lang w:val="en-US" w:eastAsia="zh-CN"/>
        </w:rPr>
        <w:br w:type="textWrapping"/>
      </w:r>
      <w:r>
        <w:rPr>
          <w:lang w:val="en-US" w:eastAsia="zh-CN"/>
        </w:rPr>
        <w:t>* 同一笔订单上附带分批止盈的止损委托单不能超过 1 笔，否则报错 51084</w:t>
      </w:r>
      <w:r>
        <w:rPr>
          <w:lang w:val="en-US" w:eastAsia="zh-CN"/>
        </w:rPr>
        <w:br w:type="textWrapping"/>
      </w:r>
      <w:r>
        <w:rPr>
          <w:lang w:val="en-US" w:eastAsia="zh-CN"/>
        </w:rPr>
        <w:t>* 附带止盈止损开启'开仓价止损'时 (amendPxOnTriggerType 设置为 1)，该笔订单上的止盈委托单必须大于等于 2 笔，否则报错 51085</w:t>
      </w:r>
      <w:r>
        <w:rPr>
          <w:lang w:val="en-US" w:eastAsia="zh-CN"/>
        </w:rPr>
        <w:br w:type="textWrapping"/>
      </w:r>
      <w:r>
        <w:rPr>
          <w:lang w:val="en-US" w:eastAsia="zh-CN"/>
        </w:rPr>
        <w:t>* 同一笔订单上附带分批止盈的止盈类型必须保持一致，否则报错 51091</w:t>
      </w:r>
      <w:r>
        <w:rPr>
          <w:lang w:val="en-US" w:eastAsia="zh-CN"/>
        </w:rPr>
        <w:br w:type="textWrapping"/>
      </w:r>
      <w:r>
        <w:rPr>
          <w:lang w:val="en-US" w:eastAsia="zh-CN"/>
        </w:rPr>
        <w:t>* 同一笔订单上附带分批止盈的止盈委托价不能相等，否则报错 51092</w:t>
      </w:r>
      <w:r>
        <w:rPr>
          <w:lang w:val="en-US" w:eastAsia="zh-CN"/>
        </w:rPr>
        <w:br w:type="textWrapping"/>
      </w:r>
      <w:r>
        <w:rPr>
          <w:lang w:val="en-US" w:eastAsia="zh-CN"/>
        </w:rPr>
        <w:t>* 同一笔订单上附带分批止盈，其中限价止盈的止盈委托价 (tpOrdPx) 不能为 -1 (市价)，否则报错 51093</w:t>
      </w:r>
      <w:r>
        <w:rPr>
          <w:lang w:val="en-US" w:eastAsia="zh-CN"/>
        </w:rPr>
        <w:br w:type="textWrapping"/>
      </w:r>
      <w:r>
        <w:rPr>
          <w:lang w:val="en-US" w:eastAsia="zh-CN"/>
        </w:rPr>
        <w:t>* 币币、杠杆和期权交易不支持限价止盈，否则报错 51094</w:t>
      </w:r>
      <w:r>
        <w:rPr>
          <w:lang w:val="en-US" w:eastAsia="zh-CN"/>
        </w:rPr>
        <w:br w:type="textWrapping"/>
      </w:r>
      <w:r>
        <w:rPr>
          <w:lang w:val="en-US" w:eastAsia="zh-CN"/>
        </w:rPr>
        <w:t> 强制自成交保护</w:t>
      </w:r>
      <w:r>
        <w:rPr>
          <w:lang w:val="en-US" w:eastAsia="zh-CN"/>
        </w:rPr>
        <w:br w:type="textWrapping"/>
      </w:r>
      <w:r>
        <w:rPr>
          <w:lang w:val="en-US" w:eastAsia="zh-CN"/>
        </w:rPr>
        <w:t>交易系统会以母账户维度实施强制自成交保护，同一母账户下所有账户，包括母账户本身和所有子账户，都无法进行自成交。默认使用账户层面的acctStpMode进行下单，该字段的默认值为`cancel_maker`，用户可通过母账户登录网页修改该配置；用户亦可以通过下单接口的stpMode参数指定订单的STP模式。</w:t>
      </w:r>
      <w:r>
        <w:rPr>
          <w:lang w:val="en-US" w:eastAsia="zh-CN"/>
        </w:rPr>
        <w:br w:type="textWrapping"/>
      </w:r>
      <w:r>
        <w:rPr>
          <w:lang w:val="en-US" w:eastAsia="zh-CN"/>
        </w:rPr>
        <w:t>强制自成交保护不会导致延迟。</w:t>
      </w:r>
      <w:r>
        <w:rPr>
          <w:lang w:val="en-US" w:eastAsia="zh-CN"/>
        </w:rPr>
        <w:br w:type="textWrapping"/>
      </w:r>
      <w:r>
        <w:rPr>
          <w:lang w:val="en-US" w:eastAsia="zh-CN"/>
        </w:rPr>
        <w:t>有三种STP模式。STP模式始终基于taker订单中的配置。</w:t>
      </w:r>
      <w:r>
        <w:rPr>
          <w:lang w:val="en-US" w:eastAsia="zh-CN"/>
        </w:rPr>
        <w:br w:type="textWrapping"/>
      </w:r>
      <w:r>
        <w:rPr>
          <w:lang w:val="en-US" w:eastAsia="zh-CN"/>
        </w:rPr>
        <w:t>1.Cancel Maker：这是默认的STP模式，系统撤Maker订单以防止自成交。然后，taker订单会基于深度继续和下一个订单成交。</w:t>
      </w:r>
      <w:r>
        <w:rPr>
          <w:lang w:val="en-US" w:eastAsia="zh-CN"/>
        </w:rPr>
        <w:br w:type="textWrapping"/>
      </w:r>
      <w:r>
        <w:rPr>
          <w:lang w:val="en-US" w:eastAsia="zh-CN"/>
        </w:rPr>
        <w:t>2.Cancel Taker：撤Taker订单以防止自成交。如果用户的Maker订单不是深度里第一个订单，Taker订单会被部分成交，然后撤单。FOK订单会确保完全成交和自成交保护。</w:t>
      </w:r>
      <w:r>
        <w:rPr>
          <w:lang w:val="en-US" w:eastAsia="zh-CN"/>
        </w:rPr>
        <w:br w:type="textWrapping"/>
      </w:r>
      <w:r>
        <w:rPr>
          <w:lang w:val="en-US" w:eastAsia="zh-CN"/>
        </w:rPr>
        <w:t>3.Cancel Both：撤Taker和Maker订单以防止自成交。如果用户的Maker订单不是深度里第一个订单，Taker订单会被部分成交，然后Taker订单的剩余数量和第一个自我Maker订单被取消。此模式不支持FOK订单。将 stpMode=cancel_both 与 ordType=`fok` 组合使用将返回错误码 50016。</w:t>
      </w:r>
      <w:r>
        <w:rPr>
          <w:lang w:val="en-US" w:eastAsia="zh-CN"/>
        </w:rPr>
        <w:br w:type="textWrapping"/>
      </w:r>
      <w:r>
        <w:rPr>
          <w:lang w:val="en-US" w:eastAsia="zh-CN"/>
        </w:rPr>
        <w:t> tradeQuoteCcy</w:t>
      </w:r>
      <w:r>
        <w:rPr>
          <w:lang w:val="en-US" w:eastAsia="zh-CN"/>
        </w:rPr>
        <w:br w:type="textWrapping"/>
      </w:r>
      <w:r>
        <w:rPr>
          <w:lang w:val="en-US" w:eastAsia="zh-CN"/>
        </w:rPr>
        <w:t>对于特定国家和地区的用户，下单成功需要填写该参数，否则会取 `instId` 的计价币种为默认值，报错 51000。</w:t>
      </w:r>
      <w:r>
        <w:rPr>
          <w:lang w:val="en-US" w:eastAsia="zh-CN"/>
        </w:rPr>
        <w:br w:type="textWrapping"/>
      </w:r>
      <w:r>
        <w:rPr>
          <w:lang w:val="en-US" w:eastAsia="zh-CN"/>
        </w:rPr>
        <w:t>传值必须取 tradeQuoteCcyList 的枚举值，tradeQuoteCcyList 来自获取交易产品基础信息(GET /api/v5/account/instruments) 接口。</w:t>
      </w:r>
      <w:r>
        <w:rPr>
          <w:lang w:val="en-US" w:eastAsia="zh-CN"/>
        </w:rPr>
        <w:br w:type="textWrapping"/>
      </w:r>
      <w:r>
        <w:rPr>
          <w:lang w:val="en-US" w:eastAsia="zh-CN"/>
        </w:rPr>
        <w:t> isElpTakerAccess:true订单限速</w:t>
      </w:r>
      <w:r>
        <w:rPr>
          <w:lang w:val="en-US" w:eastAsia="zh-CN"/>
        </w:rPr>
        <w:br w:type="textWrapping"/>
      </w:r>
      <w:r>
        <w:rPr>
          <w:lang w:val="en-US" w:eastAsia="zh-CN"/>
        </w:rPr>
        <w:t>- 50个/2s，限制维度为 User ID + Instrument ID</w:t>
      </w:r>
      <w:r>
        <w:rPr>
          <w:lang w:val="en-US" w:eastAsia="zh-CN"/>
        </w:rPr>
        <w:br w:type="textWrapping"/>
      </w:r>
      <w:r>
        <w:rPr>
          <w:lang w:val="en-US" w:eastAsia="zh-CN"/>
        </w:rPr>
        <w:t>- 该限速会在 REST 和 WebSocket 的下单及批量下单接口中共享</w:t>
      </w:r>
    </w:p>
    <w:p w14:paraId="30F6A0D4">
      <w:pPr>
        <w:bidi w:val="0"/>
        <w:rPr>
          <w:rFonts w:hint="default"/>
        </w:rPr>
      </w:pPr>
      <w:r>
        <w:rPr>
          <w:rFonts w:hint="default"/>
        </w:rPr>
        <w:t>POST / 批量下单</w:t>
      </w:r>
    </w:p>
    <w:p w14:paraId="1F779F95">
      <w:pPr>
        <w:bidi w:val="0"/>
        <w:rPr>
          <w:rFonts w:hint="default"/>
        </w:rPr>
      </w:pPr>
      <w:r>
        <w:rPr>
          <w:rFonts w:hint="default"/>
        </w:rPr>
        <w:t>每次最多可以批量提交20个新订单。请求参数应该按数组格式传递，会依次委托订单。</w:t>
      </w:r>
    </w:p>
    <w:p w14:paraId="5DE1F2E3">
      <w:pPr>
        <w:bidi w:val="0"/>
        <w:rPr>
          <w:rFonts w:hint="default"/>
        </w:rPr>
      </w:pPr>
      <w:r>
        <w:rPr>
          <w:rFonts w:hint="default"/>
        </w:rPr>
        <w:t>限速：300个/2s</w:t>
      </w:r>
    </w:p>
    <w:p w14:paraId="7CF53820">
      <w:pPr>
        <w:bidi w:val="0"/>
        <w:rPr>
          <w:rFonts w:hint="default"/>
        </w:rPr>
      </w:pPr>
      <w:r>
        <w:rPr>
          <w:rFonts w:hint="default"/>
        </w:rPr>
        <w:t>跟单交易带单员带单产品的限速：4个/2s</w:t>
      </w:r>
    </w:p>
    <w:p w14:paraId="58A17600">
      <w:pPr>
        <w:bidi w:val="0"/>
        <w:rPr>
          <w:rFonts w:hint="default"/>
        </w:rPr>
      </w:pPr>
      <w:r>
        <w:rPr>
          <w:rFonts w:hint="default"/>
        </w:rPr>
        <w:t>限速规则（期权以外）：User ID + Instrument ID</w:t>
      </w:r>
    </w:p>
    <w:p w14:paraId="7E6D75B6">
      <w:pPr>
        <w:bidi w:val="0"/>
        <w:rPr>
          <w:rFonts w:hint="default"/>
        </w:rPr>
      </w:pPr>
      <w:r>
        <w:rPr>
          <w:rFonts w:hint="default"/>
        </w:rPr>
        <w:t>限速规则（只限期权）：User ID + Instrument Family</w:t>
      </w:r>
    </w:p>
    <w:p w14:paraId="76AA8B57">
      <w:pPr>
        <w:bidi w:val="0"/>
        <w:rPr>
          <w:rFonts w:hint="default"/>
        </w:rPr>
      </w:pPr>
      <w:r>
        <w:rPr>
          <w:rFonts w:hint="default"/>
        </w:rPr>
        <w:t>权限：交易</w:t>
      </w:r>
    </w:p>
    <w:p w14:paraId="0ED9F087">
      <w:pPr>
        <w:bidi w:val="0"/>
        <w:rPr>
          <w:rFonts w:hint="default"/>
        </w:rPr>
      </w:pPr>
      <w:r>
        <w:rPr>
          <w:rFonts w:hint="default"/>
        </w:rPr>
        <w:t>该接口限速同时受到 </w:t>
      </w:r>
      <w:r>
        <w:rPr>
          <w:rFonts w:hint="default"/>
        </w:rPr>
        <w:fldChar w:fldCharType="begin"/>
      </w:r>
      <w:r>
        <w:rPr>
          <w:rFonts w:hint="default"/>
        </w:rPr>
        <w:instrText xml:space="preserve"> HYPERLINK "https://www.okx.com/docs-v5/log_zh/" \l "upcoming-changes-sub-account-rate-limit"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子账户限速</w:t>
      </w:r>
      <w:r>
        <w:rPr>
          <w:rFonts w:hint="default"/>
        </w:rPr>
        <w:fldChar w:fldCharType="end"/>
      </w:r>
      <w:r>
        <w:rPr>
          <w:rFonts w:hint="default"/>
        </w:rPr>
        <w:t> 及 </w:t>
      </w:r>
      <w:r>
        <w:rPr>
          <w:rFonts w:hint="default"/>
        </w:rPr>
        <w:fldChar w:fldCharType="begin"/>
      </w:r>
      <w:r>
        <w:rPr>
          <w:rFonts w:hint="default"/>
        </w:rPr>
        <w:instrText xml:space="preserve"> HYPERLINK "https://www.okx.com/docs-v5/log_zh/" \l "upcoming-changes-fill-ratio-based-sub-account-rate-limit"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r>
        <w:rPr>
          <w:rFonts w:hint="default"/>
        </w:rPr>
        <w:t> 限速规则的影响。</w:t>
      </w:r>
    </w:p>
    <w:p w14:paraId="30515303">
      <w:pPr>
        <w:bidi w:val="0"/>
      </w:pPr>
      <w:r>
        <w:rPr>
          <w:lang w:val="en-US" w:eastAsia="zh-CN"/>
        </w:rPr>
        <w:t> 与其他限速按接口调用次数不同，该接口限速按订单的总个数限速。如果单次批量请求中只有一个元素，则算在单个`下单`限速中。</w:t>
      </w:r>
    </w:p>
    <w:p w14:paraId="75C318E5">
      <w:pPr>
        <w:bidi w:val="0"/>
        <w:rPr>
          <w:rFonts w:hint="default"/>
        </w:rPr>
      </w:pPr>
      <w:r>
        <w:rPr>
          <w:rFonts w:hint="default"/>
        </w:rPr>
        <w:t>HTTP请求</w:t>
      </w:r>
    </w:p>
    <w:p w14:paraId="266E030F">
      <w:pPr>
        <w:bidi w:val="0"/>
        <w:rPr>
          <w:rFonts w:hint="default"/>
        </w:rPr>
      </w:pPr>
      <w:r>
        <w:rPr>
          <w:rFonts w:hint="default"/>
        </w:rPr>
        <w:t>POST /api/v5/trade/batch-orders</w:t>
      </w:r>
    </w:p>
    <w:p w14:paraId="3DC047F2">
      <w:pPr>
        <w:bidi w:val="0"/>
      </w:pPr>
      <w:r>
        <w:rPr>
          <w:rFonts w:hint="default"/>
        </w:rPr>
        <w:t>请求示例</w:t>
      </w:r>
    </w:p>
    <w:p w14:paraId="44D53922">
      <w:pPr>
        <w:bidi w:val="0"/>
        <w:rPr>
          <w:rFonts w:hint="default"/>
        </w:rPr>
      </w:pPr>
      <w:r>
        <w:rPr>
          <w:rFonts w:hint="default"/>
        </w:rPr>
        <w:t>import okx.Trade as Trade</w:t>
      </w:r>
    </w:p>
    <w:p w14:paraId="522B4CC7">
      <w:pPr>
        <w:bidi w:val="0"/>
        <w:rPr>
          <w:rFonts w:hint="default"/>
        </w:rPr>
      </w:pPr>
      <w:r>
        <w:rPr>
          <w:rFonts w:hint="default"/>
        </w:rPr>
        <w:t># API 初始化apikey = "YOUR_API_KEY"secretkey = "YOUR_SECRET_KEY"passphrase = "YOUR_PASSPHRASE"</w:t>
      </w:r>
    </w:p>
    <w:p w14:paraId="5770D40A">
      <w:pPr>
        <w:bidi w:val="0"/>
        <w:rPr>
          <w:rFonts w:hint="default"/>
        </w:rPr>
      </w:pPr>
      <w:r>
        <w:rPr>
          <w:rFonts w:hint="default"/>
        </w:rPr>
        <w:t>flag = "1"  # 实盘: 0, 模拟盘: 1tradeAPI = Trade.TradeAPI(apikey, secretkey, passphrase, False, flag)</w:t>
      </w:r>
    </w:p>
    <w:p w14:paraId="0960AE92">
      <w:pPr>
        <w:bidi w:val="0"/>
        <w:rPr>
          <w:rFonts w:hint="default"/>
        </w:rPr>
      </w:pPr>
      <w:r>
        <w:rPr>
          <w:rFonts w:hint="default"/>
        </w:rPr>
        <w:t># 批量下单place_orders_without_clOrdId = [</w:t>
      </w:r>
    </w:p>
    <w:p w14:paraId="4A0DE8E8">
      <w:pPr>
        <w:bidi w:val="0"/>
        <w:rPr>
          <w:rFonts w:hint="default"/>
        </w:rPr>
      </w:pPr>
      <w:r>
        <w:rPr>
          <w:rFonts w:hint="default"/>
        </w:rPr>
        <w:t xml:space="preserve">    {"instId": "BTC-USDT", "tdMode": "cash", "clOrdId": "b15", "side": "buy", "ordType": "limit", "px": "2.15", "sz": "2"},</w:t>
      </w:r>
    </w:p>
    <w:p w14:paraId="5ADCC1BE">
      <w:pPr>
        <w:bidi w:val="0"/>
        <w:rPr>
          <w:rFonts w:hint="default"/>
        </w:rPr>
      </w:pPr>
      <w:r>
        <w:rPr>
          <w:rFonts w:hint="default"/>
        </w:rPr>
        <w:t xml:space="preserve">    {"instId": "BTC-USDT", "tdMode": "cash", "clOrdId": "b16", "side": "buy", "ordType": "limit", "px": "2.15", "sz": "2"}]</w:t>
      </w:r>
    </w:p>
    <w:p w14:paraId="74BF5B17">
      <w:pPr>
        <w:bidi w:val="0"/>
        <w:rPr>
          <w:rFonts w:hint="default"/>
        </w:rPr>
      </w:pPr>
      <w:r>
        <w:rPr>
          <w:rFonts w:hint="default"/>
        </w:rPr>
        <w:t>result = tradeAPI.place_multiple_orders(place_orders_without_clOrdId)print(result)</w:t>
      </w:r>
    </w:p>
    <w:p w14:paraId="2BFFB4D1">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4"/>
        <w:gridCol w:w="986"/>
        <w:gridCol w:w="495"/>
        <w:gridCol w:w="4641"/>
      </w:tblGrid>
      <w:tr w14:paraId="011B27B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48F35B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196E5B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ADD95B">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48721B">
            <w:pPr>
              <w:bidi w:val="0"/>
              <w:rPr>
                <w:rFonts w:hint="default"/>
              </w:rPr>
            </w:pPr>
            <w:r>
              <w:rPr>
                <w:rFonts w:hint="default"/>
                <w:lang w:val="en-US" w:eastAsia="zh-CN"/>
              </w:rPr>
              <w:t>描述</w:t>
            </w:r>
          </w:p>
        </w:tc>
      </w:tr>
      <w:tr w14:paraId="6C416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0B954C">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AD36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6A43C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7D973F">
            <w:pPr>
              <w:bidi w:val="0"/>
              <w:rPr>
                <w:rFonts w:hint="default"/>
              </w:rPr>
            </w:pPr>
            <w:r>
              <w:rPr>
                <w:rFonts w:hint="default"/>
                <w:lang w:val="en-US" w:eastAsia="zh-CN"/>
              </w:rPr>
              <w:t>产品ID，如 BTC-USDT</w:t>
            </w:r>
          </w:p>
        </w:tc>
      </w:tr>
      <w:tr w14:paraId="40B9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C3FB2A">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F8661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895BB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A9EABB">
            <w:pPr>
              <w:bidi w:val="0"/>
              <w:rPr>
                <w:rFonts w:hint="default"/>
              </w:rPr>
            </w:pPr>
            <w:r>
              <w:rPr>
                <w:rFonts w:hint="default"/>
                <w:lang w:val="en-US" w:eastAsia="zh-CN"/>
              </w:rPr>
              <w:t>交易模式</w:t>
            </w:r>
            <w:r>
              <w:rPr>
                <w:rFonts w:hint="default"/>
                <w:lang w:val="en-US" w:eastAsia="zh-CN"/>
              </w:rPr>
              <w:br w:type="textWrapping"/>
            </w:r>
            <w:r>
              <w:rPr>
                <w:rFonts w:hint="default"/>
                <w:lang w:val="en-US" w:eastAsia="zh-CN"/>
              </w:rPr>
              <w:t>保证金模式：isolated：逐仓 ；cross：全仓</w:t>
            </w:r>
            <w:r>
              <w:rPr>
                <w:rFonts w:hint="default"/>
                <w:lang w:val="en-US" w:eastAsia="zh-CN"/>
              </w:rPr>
              <w:br w:type="textWrapping"/>
            </w:r>
            <w:r>
              <w:rPr>
                <w:rFonts w:hint="default"/>
                <w:lang w:val="en-US" w:eastAsia="zh-CN"/>
              </w:rPr>
              <w:t>非保证金模式：cash：非保证金</w:t>
            </w:r>
            <w:r>
              <w:rPr>
                <w:rFonts w:hint="default"/>
                <w:lang w:val="en-US" w:eastAsia="zh-CN"/>
              </w:rPr>
              <w:br w:type="textWrapping"/>
            </w:r>
            <w:r>
              <w:rPr>
                <w:rFonts w:hint="default"/>
                <w:lang w:val="en-US" w:eastAsia="zh-CN"/>
              </w:rPr>
              <w:t>spot_isolated：现货逐仓(仅适用于现货带单) ，现货带单时，tdMode 的值需要指定为spot_isolated</w:t>
            </w:r>
            <w:r>
              <w:rPr>
                <w:rFonts w:hint="default"/>
                <w:lang w:val="en-US" w:eastAsia="zh-CN"/>
              </w:rPr>
              <w:br w:type="textWrapping"/>
            </w:r>
            <w:r>
              <w:rPr>
                <w:rFonts w:hint="default"/>
                <w:lang w:val="en-US" w:eastAsia="zh-CN"/>
              </w:rPr>
              <w:t>注意：isolated 在跨币种保证金模式和组合保证金模式下不可用。</w:t>
            </w:r>
            <w:r>
              <w:rPr>
                <w:rFonts w:hint="default"/>
                <w:lang w:val="en-US" w:eastAsia="zh-CN"/>
              </w:rPr>
              <w:br w:type="textWrapping"/>
            </w:r>
            <w:r>
              <w:rPr>
                <w:rFonts w:hint="default"/>
                <w:lang w:val="en-US" w:eastAsia="zh-CN"/>
              </w:rPr>
              <w:br w:type="textWrapping"/>
            </w:r>
            <w:r>
              <w:rPr>
                <w:rFonts w:hint="default"/>
                <w:lang w:val="en-US" w:eastAsia="zh-CN"/>
              </w:rPr>
              <w:t>事件合约对应交易产品仅支持isolated逐仓下单</w:t>
            </w:r>
          </w:p>
        </w:tc>
      </w:tr>
      <w:tr w14:paraId="0E08D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37E511">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92EBD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F9280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06E34A">
            <w:pPr>
              <w:bidi w:val="0"/>
              <w:rPr>
                <w:rFonts w:hint="default"/>
              </w:rPr>
            </w:pPr>
            <w:r>
              <w:rPr>
                <w:rFonts w:hint="default"/>
                <w:lang w:val="en-US" w:eastAsia="zh-CN"/>
              </w:rPr>
              <w:t>保证金币种，适用于逐仓杠杆及合约模式下的全仓杠杆订单</w:t>
            </w:r>
          </w:p>
        </w:tc>
      </w:tr>
      <w:tr w14:paraId="3159F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C1BED4">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BEFA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110CD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4145A0">
            <w:pPr>
              <w:bidi w:val="0"/>
              <w:rPr>
                <w:rFonts w:hint="default"/>
              </w:rPr>
            </w:pPr>
            <w:r>
              <w:rPr>
                <w:rFonts w:hint="default"/>
                <w:lang w:val="en-US" w:eastAsia="zh-CN"/>
              </w:rPr>
              <w:t>客户自定义订单ID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2DD54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25B210">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D16A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5A6EB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BBDA58">
            <w:pPr>
              <w:bidi w:val="0"/>
              <w:rPr>
                <w:rFonts w:hint="default"/>
              </w:rPr>
            </w:pPr>
            <w:r>
              <w:rPr>
                <w:rFonts w:hint="default"/>
                <w:lang w:val="en-US" w:eastAsia="zh-CN"/>
              </w:rPr>
              <w:t>订单标签</w:t>
            </w:r>
            <w:r>
              <w:rPr>
                <w:rFonts w:hint="default"/>
                <w:lang w:val="en-US" w:eastAsia="zh-CN"/>
              </w:rPr>
              <w:br w:type="textWrapping"/>
            </w:r>
            <w:r>
              <w:rPr>
                <w:rFonts w:hint="default"/>
                <w:lang w:val="en-US" w:eastAsia="zh-CN"/>
              </w:rPr>
              <w:t>字母（区分大小写）与数字的组合，可以是纯字母、纯数字且长度要在1-16位之间。</w:t>
            </w:r>
          </w:p>
        </w:tc>
      </w:tr>
      <w:tr w14:paraId="0557F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01B3CE">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18272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FA497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A6B707">
            <w:pPr>
              <w:bidi w:val="0"/>
              <w:rPr>
                <w:rFonts w:hint="default"/>
              </w:rPr>
            </w:pPr>
            <w:r>
              <w:rPr>
                <w:rFonts w:hint="default"/>
                <w:lang w:val="en-US" w:eastAsia="zh-CN"/>
              </w:rPr>
              <w:t>订单方向 buy：买， sell：卖</w:t>
            </w:r>
          </w:p>
        </w:tc>
      </w:tr>
      <w:tr w14:paraId="20AF4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D6E5B4">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1253F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42408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43048B">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在开平仓模式下必填，且仅可选择 long 或 short。 仅适用交割、永续。</w:t>
            </w:r>
          </w:p>
        </w:tc>
      </w:tr>
      <w:tr w14:paraId="0B68E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C775F4">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AADD8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4480D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B8BF67">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market：市价单，仅适用于币币/杠杆/交割/永续</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elp：流动性增强计划订单</w:t>
            </w:r>
          </w:p>
        </w:tc>
      </w:tr>
      <w:tr w14:paraId="48819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78FFD8">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961AC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C7A40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6FD21D">
            <w:pPr>
              <w:bidi w:val="0"/>
              <w:rPr>
                <w:rFonts w:hint="default"/>
              </w:rPr>
            </w:pPr>
            <w:r>
              <w:rPr>
                <w:rFonts w:hint="default"/>
                <w:lang w:val="en-US" w:eastAsia="zh-CN"/>
              </w:rPr>
              <w:t>委托数量</w:t>
            </w:r>
          </w:p>
        </w:tc>
      </w:tr>
      <w:tr w14:paraId="5E47C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BA36B5">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5A07E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87438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AAFDBE">
            <w:pPr>
              <w:bidi w:val="0"/>
              <w:rPr>
                <w:rFonts w:hint="default"/>
              </w:rPr>
            </w:pPr>
            <w:r>
              <w:rPr>
                <w:rFonts w:hint="default"/>
                <w:lang w:val="en-US" w:eastAsia="zh-CN"/>
              </w:rPr>
              <w:t>委托价格，仅适用于limit、post_only、fok、ioc、mmp、mmp_and_post_only类型的订单</w:t>
            </w:r>
            <w:r>
              <w:rPr>
                <w:rFonts w:hint="default"/>
                <w:lang w:val="en-US" w:eastAsia="zh-CN"/>
              </w:rPr>
              <w:br w:type="textWrapping"/>
            </w:r>
            <w:r>
              <w:rPr>
                <w:rFonts w:hint="default"/>
                <w:lang w:val="en-US" w:eastAsia="zh-CN"/>
              </w:rPr>
              <w:t>期权下单时，px/pxUsd/pxVol 只能填一个</w:t>
            </w:r>
          </w:p>
        </w:tc>
      </w:tr>
      <w:tr w14:paraId="364D2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B8E60F">
            <w:pPr>
              <w:bidi w:val="0"/>
              <w:rPr>
                <w:rFonts w:hint="default"/>
              </w:rPr>
            </w:pPr>
            <w:r>
              <w:rPr>
                <w:rFonts w:hint="default"/>
                <w:lang w:val="en-US" w:eastAsia="zh-CN"/>
              </w:rPr>
              <w:t>speedBump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F173B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D3E96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80D9E5">
            <w:pPr>
              <w:bidi w:val="0"/>
              <w:rPr>
                <w:rFonts w:hint="default"/>
              </w:rPr>
            </w:pPr>
            <w:r>
              <w:rPr>
                <w:rFonts w:hint="default"/>
                <w:lang w:val="en-US" w:eastAsia="zh-CN"/>
              </w:rPr>
              <w:t>减速带</w:t>
            </w:r>
            <w:r>
              <w:rPr>
                <w:rFonts w:hint="default"/>
                <w:lang w:val="en-US" w:eastAsia="zh-CN"/>
              </w:rPr>
              <w:br w:type="textWrapping"/>
            </w:r>
            <w:r>
              <w:rPr>
                <w:rFonts w:hint="default"/>
                <w:lang w:val="en-US" w:eastAsia="zh-CN"/>
              </w:rPr>
              <w:t>1：事件合约速度限制（延迟可能因市场情况调整，不提前通知）。对 EVENTS 产品的非只挂单操作为必填。</w:t>
            </w:r>
          </w:p>
        </w:tc>
      </w:tr>
      <w:tr w14:paraId="55425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31517C">
            <w:pPr>
              <w:bidi w:val="0"/>
              <w:rPr>
                <w:rFonts w:hint="default"/>
              </w:rPr>
            </w:pPr>
            <w:r>
              <w:rPr>
                <w:rFonts w:hint="default"/>
                <w:lang w:val="en-US" w:eastAsia="zh-CN"/>
              </w:rPr>
              <w:t>outcome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083B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EAE60B">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DA70E3">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EVENTS，且为必填</w:t>
            </w:r>
          </w:p>
        </w:tc>
      </w:tr>
      <w:tr w14:paraId="75067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3EB681">
            <w:pPr>
              <w:bidi w:val="0"/>
              <w:rPr>
                <w:rFonts w:hint="default"/>
              </w:rPr>
            </w:pPr>
            <w:r>
              <w:rPr>
                <w:rFonts w:hint="default"/>
                <w:lang w:val="en-US" w:eastAsia="zh-CN"/>
              </w:rPr>
              <w:t>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160A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A9C5F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080EE9">
            <w:pPr>
              <w:bidi w:val="0"/>
              <w:rPr>
                <w:rFonts w:hint="default"/>
              </w:rPr>
            </w:pPr>
            <w:r>
              <w:rPr>
                <w:rFonts w:hint="default"/>
                <w:lang w:val="en-US" w:eastAsia="zh-CN"/>
              </w:rPr>
              <w:t>以USD价格进行期权下单</w:t>
            </w:r>
            <w:r>
              <w:rPr>
                <w:rFonts w:hint="default"/>
                <w:lang w:val="en-US" w:eastAsia="zh-CN"/>
              </w:rPr>
              <w:br w:type="textWrapping"/>
            </w:r>
            <w:r>
              <w:rPr>
                <w:rFonts w:hint="default"/>
                <w:lang w:val="en-US" w:eastAsia="zh-CN"/>
              </w:rPr>
              <w:t>仅适用于期权</w:t>
            </w:r>
            <w:r>
              <w:rPr>
                <w:rFonts w:hint="default"/>
                <w:lang w:val="en-US" w:eastAsia="zh-CN"/>
              </w:rPr>
              <w:br w:type="textWrapping"/>
            </w:r>
            <w:r>
              <w:rPr>
                <w:rFonts w:hint="default"/>
                <w:lang w:val="en-US" w:eastAsia="zh-CN"/>
              </w:rPr>
              <w:t>期权下单时 px/pxUsd/pxVol 必填一个，且只能填一个</w:t>
            </w:r>
          </w:p>
        </w:tc>
      </w:tr>
      <w:tr w14:paraId="176B6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FCF7FF">
            <w:pPr>
              <w:bidi w:val="0"/>
              <w:rPr>
                <w:rFonts w:hint="default"/>
              </w:rPr>
            </w:pPr>
            <w:r>
              <w:rPr>
                <w:rFonts w:hint="default"/>
                <w:lang w:val="en-US" w:eastAsia="zh-CN"/>
              </w:rPr>
              <w:t>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5C07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60799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67EE79">
            <w:pPr>
              <w:bidi w:val="0"/>
              <w:rPr>
                <w:rFonts w:hint="default"/>
              </w:rPr>
            </w:pPr>
            <w:r>
              <w:rPr>
                <w:rFonts w:hint="default"/>
                <w:lang w:val="en-US" w:eastAsia="zh-CN"/>
              </w:rPr>
              <w:t>以隐含波动率进行期权下单，例如 1 代表 100%</w:t>
            </w:r>
            <w:r>
              <w:rPr>
                <w:rFonts w:hint="default"/>
                <w:lang w:val="en-US" w:eastAsia="zh-CN"/>
              </w:rPr>
              <w:br w:type="textWrapping"/>
            </w:r>
            <w:r>
              <w:rPr>
                <w:rFonts w:hint="default"/>
                <w:lang w:val="en-US" w:eastAsia="zh-CN"/>
              </w:rPr>
              <w:t>仅适用于期权</w:t>
            </w:r>
            <w:r>
              <w:rPr>
                <w:rFonts w:hint="default"/>
                <w:lang w:val="en-US" w:eastAsia="zh-CN"/>
              </w:rPr>
              <w:br w:type="textWrapping"/>
            </w:r>
            <w:r>
              <w:rPr>
                <w:rFonts w:hint="default"/>
                <w:lang w:val="en-US" w:eastAsia="zh-CN"/>
              </w:rPr>
              <w:t>期权下单时 px/pxUsd/pxVol 必填一个，且只能填一个</w:t>
            </w:r>
          </w:p>
        </w:tc>
      </w:tr>
      <w:tr w14:paraId="343E7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D28925">
            <w:pPr>
              <w:bidi w:val="0"/>
              <w:rPr>
                <w:rFonts w:hint="default"/>
              </w:rPr>
            </w:pPr>
            <w:r>
              <w:rPr>
                <w:rFonts w:hint="default"/>
                <w:lang w:val="en-US" w:eastAsia="zh-CN"/>
              </w:rPr>
              <w:t>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308ED9">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53111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08E945">
            <w:pPr>
              <w:bidi w:val="0"/>
              <w:rPr>
                <w:rFonts w:hint="default"/>
              </w:rPr>
            </w:pPr>
            <w:r>
              <w:rPr>
                <w:rFonts w:hint="default"/>
                <w:lang w:val="en-US" w:eastAsia="zh-CN"/>
              </w:rPr>
              <w:t>是否只减仓，true 或 false，默认false</w:t>
            </w:r>
            <w:r>
              <w:rPr>
                <w:rFonts w:hint="default"/>
                <w:lang w:val="en-US" w:eastAsia="zh-CN"/>
              </w:rPr>
              <w:br w:type="textWrapping"/>
            </w:r>
            <w:r>
              <w:rPr>
                <w:rFonts w:hint="default"/>
                <w:lang w:val="en-US" w:eastAsia="zh-CN"/>
              </w:rPr>
              <w:t>仅适用于币币杠杆，以及买卖模式下的交割/永续</w:t>
            </w:r>
            <w:r>
              <w:rPr>
                <w:rFonts w:hint="default"/>
                <w:lang w:val="en-US" w:eastAsia="zh-CN"/>
              </w:rPr>
              <w:br w:type="textWrapping"/>
            </w:r>
            <w:r>
              <w:rPr>
                <w:rFonts w:hint="default"/>
                <w:lang w:val="en-US" w:eastAsia="zh-CN"/>
              </w:rPr>
              <w:t>仅适用于合约模式和跨币种保证金模式</w:t>
            </w:r>
          </w:p>
        </w:tc>
      </w:tr>
      <w:tr w14:paraId="44CB8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523EA2">
            <w:pPr>
              <w:bidi w:val="0"/>
              <w:rPr>
                <w:rFonts w:hint="default"/>
              </w:rPr>
            </w:pPr>
            <w:r>
              <w:rPr>
                <w:rFonts w:hint="default"/>
                <w:lang w:val="en-US" w:eastAsia="zh-CN"/>
              </w:rPr>
              <w:t>tgtCcy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37E6E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5B3C4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144893">
            <w:pPr>
              <w:bidi w:val="0"/>
              <w:rPr>
                <w:rFonts w:hint="default"/>
              </w:rPr>
            </w:pPr>
            <w:r>
              <w:rPr>
                <w:rFonts w:hint="default"/>
                <w:lang w:val="en-US" w:eastAsia="zh-CN"/>
              </w:rPr>
              <w:t>市价单委托数量sz的单位，仅适用于币币市价订单</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买单默认quote_ccy， 卖单默认base_ccy</w:t>
            </w:r>
          </w:p>
        </w:tc>
      </w:tr>
      <w:tr w14:paraId="4F038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C4B23A">
            <w:pPr>
              <w:bidi w:val="0"/>
              <w:rPr>
                <w:rFonts w:hint="default"/>
              </w:rPr>
            </w:pPr>
            <w:r>
              <w:rPr>
                <w:rFonts w:hint="default"/>
                <w:lang w:val="en-US" w:eastAsia="zh-CN"/>
              </w:rPr>
              <w:t>banAmend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CCBDBA">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39585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AFE837">
            <w:pPr>
              <w:bidi w:val="0"/>
              <w:rPr>
                <w:rFonts w:hint="default"/>
              </w:rPr>
            </w:pPr>
            <w:r>
              <w:rPr>
                <w:rFonts w:hint="default"/>
                <w:lang w:val="en-US" w:eastAsia="zh-CN"/>
              </w:rPr>
              <w:t>是否禁止币币市价改单，true 或 false，默认false</w:t>
            </w:r>
            <w:r>
              <w:rPr>
                <w:rFonts w:hint="default"/>
                <w:lang w:val="en-US" w:eastAsia="zh-CN"/>
              </w:rPr>
              <w:br w:type="textWrapping"/>
            </w:r>
            <w:r>
              <w:rPr>
                <w:rFonts w:hint="default"/>
                <w:lang w:val="en-US" w:eastAsia="zh-CN"/>
              </w:rPr>
              <w:t>为true时，余额不足时，系统不会改单，下单会失败，仅适用于币币市价单</w:t>
            </w:r>
          </w:p>
        </w:tc>
      </w:tr>
      <w:tr w14:paraId="10370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D81FB4">
            <w:pPr>
              <w:bidi w:val="0"/>
              <w:rPr>
                <w:rFonts w:hint="default"/>
              </w:rPr>
            </w:pPr>
            <w:r>
              <w:rPr>
                <w:rFonts w:hint="default"/>
                <w:lang w:val="en-US" w:eastAsia="zh-CN"/>
              </w:rPr>
              <w:t>pxAmendType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F3450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7A3B2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FB769C">
            <w:pPr>
              <w:bidi w:val="0"/>
              <w:rPr>
                <w:rFonts w:hint="default"/>
              </w:rPr>
            </w:pPr>
            <w:r>
              <w:rPr>
                <w:rFonts w:hint="default"/>
                <w:lang w:val="en-US" w:eastAsia="zh-CN"/>
              </w:rPr>
              <w:t>订单价格修正类型</w:t>
            </w:r>
            <w:r>
              <w:rPr>
                <w:rFonts w:hint="default"/>
                <w:lang w:val="en-US" w:eastAsia="zh-CN"/>
              </w:rPr>
              <w:br w:type="textWrapping"/>
            </w:r>
            <w:r>
              <w:rPr>
                <w:rFonts w:hint="default"/>
                <w:lang w:val="en-US" w:eastAsia="zh-CN"/>
              </w:rPr>
              <w:t>0：当px超出价格限制时，不允许系统修改订单价格</w:t>
            </w:r>
            <w:r>
              <w:rPr>
                <w:rFonts w:hint="default"/>
                <w:lang w:val="en-US" w:eastAsia="zh-CN"/>
              </w:rPr>
              <w:br w:type="textWrapping"/>
            </w:r>
            <w:r>
              <w:rPr>
                <w:rFonts w:hint="default"/>
                <w:lang w:val="en-US" w:eastAsia="zh-CN"/>
              </w:rPr>
              <w:t>1：当px超出价格限制时，允许系统将价格修改为限制范围内的最优值</w:t>
            </w:r>
            <w:r>
              <w:rPr>
                <w:rFonts w:hint="default"/>
                <w:lang w:val="en-US" w:eastAsia="zh-CN"/>
              </w:rPr>
              <w:br w:type="textWrapping"/>
            </w:r>
            <w:r>
              <w:rPr>
                <w:rFonts w:hint="default"/>
                <w:lang w:val="en-US" w:eastAsia="zh-CN"/>
              </w:rPr>
              <w:t>默认值为0</w:t>
            </w:r>
          </w:p>
        </w:tc>
      </w:tr>
      <w:tr w14:paraId="2F09D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6C4356">
            <w:pPr>
              <w:bidi w:val="0"/>
              <w:rPr>
                <w:rFonts w:hint="default"/>
              </w:rPr>
            </w:pPr>
            <w:r>
              <w:rPr>
                <w:rFonts w:hint="default"/>
                <w:lang w:val="en-US" w:eastAsia="zh-CN"/>
              </w:rPr>
              <w:t>stpMode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4B9E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5DB10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3F0324">
            <w:pPr>
              <w:bidi w:val="0"/>
              <w:rPr>
                <w:rFonts w:hint="default"/>
              </w:rPr>
            </w:pPr>
            <w:r>
              <w:rPr>
                <w:rFonts w:hint="default"/>
                <w:lang w:val="en-US" w:eastAsia="zh-CN"/>
              </w:rPr>
              <w:t>自成交保护模式</w:t>
            </w:r>
            <w:r>
              <w:rPr>
                <w:rFonts w:hint="default"/>
                <w:lang w:val="en-US" w:eastAsia="zh-CN"/>
              </w:rPr>
              <w:br w:type="textWrapping"/>
            </w:r>
            <w:r>
              <w:rPr>
                <w:rFonts w:hint="default"/>
                <w:lang w:val="en-US" w:eastAsia="zh-CN"/>
              </w:rPr>
              <w:t>cancel_maker,cancel_taker, cancel_both</w:t>
            </w:r>
            <w:r>
              <w:rPr>
                <w:rFonts w:hint="default"/>
                <w:lang w:val="en-US" w:eastAsia="zh-CN"/>
              </w:rPr>
              <w:br w:type="textWrapping"/>
            </w:r>
            <w:r>
              <w:rPr>
                <w:rFonts w:hint="default"/>
                <w:lang w:val="en-US" w:eastAsia="zh-CN"/>
              </w:rPr>
              <w:t>Cancel both不支持FOK</w:t>
            </w:r>
            <w:r>
              <w:rPr>
                <w:rFonts w:hint="default"/>
                <w:lang w:val="en-US" w:eastAsia="zh-CN"/>
              </w:rPr>
              <w:br w:type="textWrapping"/>
            </w:r>
            <w:r>
              <w:rPr>
                <w:rFonts w:hint="default"/>
                <w:lang w:val="en-US" w:eastAsia="zh-CN"/>
              </w:rPr>
              <w:br w:type="textWrapping"/>
            </w:r>
            <w:r>
              <w:rPr>
                <w:rFonts w:hint="default"/>
                <w:lang w:val="en-US" w:eastAsia="zh-CN"/>
              </w:rPr>
              <w:t>默认使用账户层面的acctStpMode进行下单，该字段的默认值为cancel_maker，用户可通过母账户登录网页修改该配置；用户亦可以通过下单接口的stpMode参数指定订单的STP模式。</w:t>
            </w:r>
          </w:p>
        </w:tc>
      </w:tr>
      <w:tr w14:paraId="2379C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BED5E7">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E26E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56983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5FE979">
            <w:pPr>
              <w:bidi w:val="0"/>
              <w:rPr>
                <w:rFonts w:hint="default"/>
              </w:rPr>
            </w:pPr>
            <w:r>
              <w:rPr>
                <w:rFonts w:hint="default"/>
                <w:lang w:val="en-US" w:eastAsia="zh-CN"/>
              </w:rPr>
              <w:t>用于交易的计价币种。仅适用于币币。</w:t>
            </w:r>
            <w:r>
              <w:rPr>
                <w:rFonts w:hint="default"/>
                <w:lang w:val="en-US" w:eastAsia="zh-CN"/>
              </w:rPr>
              <w:br w:type="textWrapping"/>
            </w:r>
            <w:r>
              <w:rPr>
                <w:rFonts w:hint="default"/>
                <w:lang w:val="en-US" w:eastAsia="zh-CN"/>
              </w:rPr>
              <w:t>默认值为 instId 的计价币种，比如：对于 BTC-USD，默认取 USD。</w:t>
            </w:r>
          </w:p>
        </w:tc>
      </w:tr>
      <w:tr w14:paraId="20361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4B8FFC">
            <w:pPr>
              <w:bidi w:val="0"/>
              <w:rPr>
                <w:rFonts w:hint="default"/>
              </w:rPr>
            </w:pPr>
            <w:r>
              <w:rPr>
                <w:rFonts w:hint="default"/>
                <w:lang w:val="en-US" w:eastAsia="zh-CN"/>
              </w:rPr>
              <w:t>slippagePct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0864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8E94D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6B2A76">
            <w:pPr>
              <w:bidi w:val="0"/>
              <w:rPr>
                <w:rFonts w:hint="default"/>
              </w:rPr>
            </w:pPr>
            <w:r>
              <w:rPr>
                <w:rFonts w:hint="default"/>
                <w:lang w:val="en-US" w:eastAsia="zh-CN"/>
              </w:rPr>
              <w:t>币币、币币杠杆市价单（tgtCcy 为到手币种：买单为 base_ccy，卖单为 quote_ccy）的最大可接受滑点。</w:t>
            </w:r>
            <w:r>
              <w:rPr>
                <w:rFonts w:hint="default"/>
                <w:lang w:val="en-US" w:eastAsia="zh-CN"/>
              </w:rPr>
              <w:br w:type="textWrapping"/>
            </w:r>
            <w:r>
              <w:rPr>
                <w:rFonts w:hint="default"/>
                <w:lang w:val="en-US" w:eastAsia="zh-CN"/>
              </w:rPr>
              <w:t>取值范围：0 至 0.05（即 0% 至 5%，含边界），以百分比形式表示时最多保留 2 位小数，例如 0.01（1%）和 0.0123（1.23%）合法；0.01234（1.234%）将被拒绝。</w:t>
            </w:r>
            <w:r>
              <w:rPr>
                <w:rFonts w:hint="default"/>
                <w:lang w:val="en-US" w:eastAsia="zh-CN"/>
              </w:rPr>
              <w:br w:type="textWrapping"/>
            </w:r>
            <w:r>
              <w:rPr>
                <w:rFonts w:hint="default"/>
                <w:lang w:val="en-US" w:eastAsia="zh-CN"/>
              </w:rPr>
              <w:t>不填或为空时，默认为 0.00%。</w:t>
            </w:r>
            <w:r>
              <w:rPr>
                <w:rFonts w:hint="default"/>
                <w:lang w:val="en-US" w:eastAsia="zh-CN"/>
              </w:rPr>
              <w:br w:type="textWrapping"/>
            </w:r>
            <w:r>
              <w:rPr>
                <w:rFonts w:hint="default"/>
                <w:lang w:val="en-US" w:eastAsia="zh-CN"/>
              </w:rPr>
              <w:t>不支持改单修改滑点，如需调整请撤单重新提交。</w:t>
            </w:r>
            <w:r>
              <w:rPr>
                <w:rFonts w:hint="default"/>
                <w:lang w:val="en-US" w:eastAsia="zh-CN"/>
              </w:rPr>
              <w:br w:type="textWrapping"/>
            </w:r>
            <w:r>
              <w:rPr>
                <w:rFonts w:hint="default"/>
                <w:lang w:val="en-US" w:eastAsia="zh-CN"/>
              </w:rPr>
              <w:t>仅适用于币币和币币杠杆的市价单。</w:t>
            </w:r>
          </w:p>
        </w:tc>
      </w:tr>
      <w:tr w14:paraId="77FBC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CDD29D">
            <w:pPr>
              <w:bidi w:val="0"/>
              <w:rPr>
                <w:rFonts w:hint="default"/>
              </w:rPr>
            </w:pPr>
            <w:r>
              <w:rPr>
                <w:rFonts w:hint="default"/>
                <w:lang w:val="en-US" w:eastAsia="zh-CN"/>
              </w:rPr>
              <w:t>isElpTakerAccess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21A860">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41A1B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FB4557">
            <w:pPr>
              <w:bidi w:val="0"/>
              <w:rPr>
                <w:rFonts w:hint="default"/>
              </w:rPr>
            </w:pPr>
            <w:r>
              <w:rPr>
                <w:rFonts w:hint="default"/>
                <w:lang w:val="en-US" w:eastAsia="zh-CN"/>
              </w:rPr>
              <w:t>是否作为 taker 吃单 ELP</w:t>
            </w:r>
            <w:r>
              <w:rPr>
                <w:rFonts w:hint="default"/>
                <w:lang w:val="en-US" w:eastAsia="zh-CN"/>
              </w:rPr>
              <w:br w:type="textWrapping"/>
            </w:r>
            <w:r>
              <w:rPr>
                <w:rFonts w:hint="default"/>
                <w:lang w:val="en-US" w:eastAsia="zh-CN"/>
              </w:rPr>
              <w:t>true：该请求能吃单 ELP，但会被施加延迟</w:t>
            </w:r>
            <w:r>
              <w:rPr>
                <w:rFonts w:hint="default"/>
                <w:lang w:val="en-US" w:eastAsia="zh-CN"/>
              </w:rPr>
              <w:br w:type="textWrapping"/>
            </w:r>
            <w:r>
              <w:rPr>
                <w:rFonts w:hint="default"/>
                <w:lang w:val="en-US" w:eastAsia="zh-CN"/>
              </w:rPr>
              <w:t>false：该请求不能吃单 ELP，并且没有延迟</w:t>
            </w:r>
            <w:r>
              <w:rPr>
                <w:rFonts w:hint="default"/>
                <w:lang w:val="en-US" w:eastAsia="zh-CN"/>
              </w:rPr>
              <w:br w:type="textWrapping"/>
            </w:r>
            <w:r>
              <w:rPr>
                <w:rFonts w:hint="default"/>
                <w:lang w:val="en-US" w:eastAsia="zh-CN"/>
              </w:rPr>
              <w:br w:type="textWrapping"/>
            </w:r>
            <w:r>
              <w:rPr>
                <w:rFonts w:hint="default"/>
                <w:lang w:val="en-US" w:eastAsia="zh-CN"/>
              </w:rPr>
              <w:t>默认值为false，true仅适用于ioc订单</w:t>
            </w:r>
          </w:p>
        </w:tc>
      </w:tr>
      <w:tr w14:paraId="2975B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8B5B65">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965826">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ABB2B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D29514">
            <w:pPr>
              <w:bidi w:val="0"/>
              <w:rPr>
                <w:rFonts w:hint="default"/>
              </w:rPr>
            </w:pPr>
            <w:r>
              <w:rPr>
                <w:rFonts w:hint="default"/>
                <w:lang w:val="en-US" w:eastAsia="zh-CN"/>
              </w:rPr>
              <w:t>附带止盈止损或移动止盈止损订单信息</w:t>
            </w:r>
          </w:p>
        </w:tc>
      </w:tr>
      <w:tr w14:paraId="26495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7DC23B">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8481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4A7B4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EB2221">
            <w:pPr>
              <w:bidi w:val="0"/>
              <w:rPr>
                <w:rFonts w:hint="default"/>
              </w:rPr>
            </w:pPr>
            <w:r>
              <w:rPr>
                <w:rFonts w:hint="default"/>
                <w:lang w:val="en-US" w:eastAsia="zh-CN"/>
              </w:rPr>
              <w:t>下单附带止盈止损或移动止盈止损时，客户自定义的策略订单ID</w:t>
            </w:r>
            <w:r>
              <w:rPr>
                <w:rFonts w:hint="default"/>
                <w:lang w:val="en-US" w:eastAsia="zh-CN"/>
              </w:rPr>
              <w:br w:type="textWrapping"/>
            </w:r>
            <w:r>
              <w:rPr>
                <w:rFonts w:hint="default"/>
                <w:lang w:val="en-US" w:eastAsia="zh-CN"/>
              </w:rPr>
              <w:t>字母（区分大小写）与数字的组合，可以是纯字母、纯数字且长度要在1-32位之间。</w:t>
            </w:r>
            <w:r>
              <w:rPr>
                <w:rFonts w:hint="default"/>
                <w:lang w:val="en-US" w:eastAsia="zh-CN"/>
              </w:rPr>
              <w:br w:type="textWrapping"/>
            </w:r>
            <w:r>
              <w:rPr>
                <w:rFonts w:hint="default"/>
                <w:lang w:val="en-US" w:eastAsia="zh-CN"/>
              </w:rPr>
              <w:t>订单完全成交，下附带策略委托单时，该值会传给algoClOrdId</w:t>
            </w:r>
          </w:p>
        </w:tc>
      </w:tr>
      <w:tr w14:paraId="4FF15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83D946">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A05E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D44F0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DE5B7E">
            <w:pPr>
              <w:bidi w:val="0"/>
              <w:rPr>
                <w:rFonts w:hint="default"/>
              </w:rPr>
            </w:pPr>
            <w:r>
              <w:rPr>
                <w:rFonts w:hint="default"/>
                <w:lang w:val="en-US" w:eastAsia="zh-CN"/>
              </w:rPr>
              <w:t>止盈触发价</w:t>
            </w:r>
            <w:r>
              <w:rPr>
                <w:rFonts w:hint="default"/>
                <w:lang w:val="en-US" w:eastAsia="zh-CN"/>
              </w:rPr>
              <w:br w:type="textWrapping"/>
            </w:r>
            <w:r>
              <w:rPr>
                <w:rFonts w:hint="default"/>
                <w:lang w:val="en-US" w:eastAsia="zh-CN"/>
              </w:rPr>
              <w:t>对于条件止盈单，如果填写此参数，必须填写 止盈委托价</w:t>
            </w:r>
          </w:p>
        </w:tc>
      </w:tr>
      <w:tr w14:paraId="2BC26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35CA94">
            <w:pPr>
              <w:bidi w:val="0"/>
              <w:rPr>
                <w:rFonts w:hint="default"/>
              </w:rPr>
            </w:pPr>
            <w:r>
              <w:rPr>
                <w:rFonts w:hint="default"/>
                <w:lang w:val="en-US" w:eastAsia="zh-CN"/>
              </w:rPr>
              <w:t>&gt; 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0BBF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6BF322">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C3582D">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r>
              <w:rPr>
                <w:rFonts w:hint="default"/>
                <w:lang w:val="en-US" w:eastAsia="zh-CN"/>
              </w:rPr>
              <w:br w:type="textWrapping"/>
            </w:r>
            <w:r>
              <w:rPr>
                <w:rFonts w:hint="default"/>
                <w:lang w:val="en-US" w:eastAsia="zh-CN"/>
              </w:rPr>
              <w:t>tpTriggerPx 和 tpTriggerRatio 只能传入其中一个</w:t>
            </w:r>
            <w:r>
              <w:rPr>
                <w:rFonts w:hint="default"/>
                <w:lang w:val="en-US" w:eastAsia="zh-CN"/>
              </w:rPr>
              <w:br w:type="textWrapping"/>
            </w:r>
            <w:r>
              <w:rPr>
                <w:rFonts w:hint="default"/>
                <w:lang w:val="en-US" w:eastAsia="zh-CN"/>
              </w:rPr>
              <w:t>如果主单为买入订单，必须大于 0，如果主单为卖出订单，必须处于 -1 和 0 之间。</w:t>
            </w:r>
          </w:p>
        </w:tc>
      </w:tr>
      <w:tr w14:paraId="6358A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3C53A3">
            <w:pPr>
              <w:bidi w:val="0"/>
              <w:rPr>
                <w:rFonts w:hint="default"/>
              </w:rPr>
            </w:pPr>
            <w:r>
              <w:rPr>
                <w:rFonts w:hint="default"/>
                <w:lang w:val="en-US" w:eastAsia="zh-CN"/>
              </w:rPr>
              <w: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62198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4916AE">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600AAB">
            <w:pPr>
              <w:bidi w:val="0"/>
              <w:rPr>
                <w:rFonts w:hint="default"/>
              </w:rPr>
            </w:pPr>
            <w:r>
              <w:rPr>
                <w:rFonts w:hint="default"/>
                <w:lang w:val="en-US" w:eastAsia="zh-CN"/>
              </w:rPr>
              <w:t>止盈委托价</w:t>
            </w:r>
            <w:r>
              <w:rPr>
                <w:rFonts w:hint="default"/>
                <w:lang w:val="en-US" w:eastAsia="zh-CN"/>
              </w:rPr>
              <w:br w:type="textWrapping"/>
            </w:r>
            <w:r>
              <w:rPr>
                <w:rFonts w:hint="default"/>
                <w:lang w:val="en-US" w:eastAsia="zh-CN"/>
              </w:rPr>
              <w:t>对于条件止盈单，如果填写此参数，必须填写 止盈触发价</w:t>
            </w:r>
            <w:r>
              <w:rPr>
                <w:rFonts w:hint="default"/>
                <w:lang w:val="en-US" w:eastAsia="zh-CN"/>
              </w:rPr>
              <w:br w:type="textWrapping"/>
            </w:r>
            <w:r>
              <w:rPr>
                <w:rFonts w:hint="default"/>
                <w:lang w:val="en-US" w:eastAsia="zh-CN"/>
              </w:rPr>
              <w:t>对于限价止盈单，需填写此参数，不需要填写止盈触发价</w:t>
            </w:r>
            <w:r>
              <w:rPr>
                <w:rFonts w:hint="default"/>
                <w:lang w:val="en-US" w:eastAsia="zh-CN"/>
              </w:rPr>
              <w:br w:type="textWrapping"/>
            </w:r>
            <w:r>
              <w:rPr>
                <w:rFonts w:hint="default"/>
                <w:lang w:val="en-US" w:eastAsia="zh-CN"/>
              </w:rPr>
              <w:t>委托价格为-1时，执行市价止盈</w:t>
            </w:r>
          </w:p>
        </w:tc>
      </w:tr>
      <w:tr w14:paraId="07123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07669A">
            <w:pPr>
              <w:bidi w:val="0"/>
              <w:rPr>
                <w:rFonts w:hint="default"/>
              </w:rPr>
            </w:pPr>
            <w:r>
              <w:rPr>
                <w:rFonts w:hint="default"/>
                <w:lang w:val="en-US" w:eastAsia="zh-CN"/>
              </w:rPr>
              <w:t>&gt; tpOrdKind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6D3D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7F064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97371A">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r>
              <w:rPr>
                <w:rFonts w:hint="default"/>
                <w:lang w:val="en-US" w:eastAsia="zh-CN"/>
              </w:rPr>
              <w:br w:type="textWrapping"/>
            </w:r>
            <w:r>
              <w:rPr>
                <w:rFonts w:hint="default"/>
                <w:lang w:val="en-US" w:eastAsia="zh-CN"/>
              </w:rPr>
              <w:t>默认为condition</w:t>
            </w:r>
          </w:p>
        </w:tc>
      </w:tr>
      <w:tr w14:paraId="50EEA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85BA49">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7CBA9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0A8EC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2E41D8">
            <w:pPr>
              <w:bidi w:val="0"/>
              <w:rPr>
                <w:rFonts w:hint="default"/>
              </w:rPr>
            </w:pPr>
            <w:r>
              <w:rPr>
                <w:rFonts w:hint="default"/>
                <w:lang w:val="en-US" w:eastAsia="zh-CN"/>
              </w:rPr>
              <w:t>止损触发价，如果填写此参数，必须填写 止损委托价</w:t>
            </w:r>
          </w:p>
        </w:tc>
      </w:tr>
      <w:tr w14:paraId="382AA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018035">
            <w:pPr>
              <w:bidi w:val="0"/>
              <w:rPr>
                <w:rFonts w:hint="default"/>
              </w:rPr>
            </w:pPr>
            <w:r>
              <w:rPr>
                <w:rFonts w:hint="default"/>
                <w:lang w:val="en-US" w:eastAsia="zh-CN"/>
              </w:rPr>
              <w:t>&gt; 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2365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9E43F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A45283">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r>
              <w:rPr>
                <w:rFonts w:hint="default"/>
                <w:lang w:val="en-US" w:eastAsia="zh-CN"/>
              </w:rPr>
              <w:br w:type="textWrapping"/>
            </w:r>
            <w:r>
              <w:rPr>
                <w:rFonts w:hint="default"/>
                <w:lang w:val="en-US" w:eastAsia="zh-CN"/>
              </w:rPr>
              <w:t>slTriggerPx 和 slTriggerRatio 只能传入其中一个</w:t>
            </w:r>
            <w:r>
              <w:rPr>
                <w:rFonts w:hint="default"/>
                <w:lang w:val="en-US" w:eastAsia="zh-CN"/>
              </w:rPr>
              <w:br w:type="textWrapping"/>
            </w:r>
            <w:r>
              <w:rPr>
                <w:rFonts w:hint="default"/>
                <w:lang w:val="en-US" w:eastAsia="zh-CN"/>
              </w:rPr>
              <w:t>如果主单为买入订单，必须处于 0 和 1 之间，如果主单为卖出订单，必须大于 0。0 代表删除止损。</w:t>
            </w:r>
          </w:p>
        </w:tc>
      </w:tr>
      <w:tr w14:paraId="1827A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A07842">
            <w:pPr>
              <w:bidi w:val="0"/>
              <w:rPr>
                <w:rFonts w:hint="default"/>
              </w:rPr>
            </w:pPr>
            <w:r>
              <w:rPr>
                <w:rFonts w:hint="default"/>
                <w:lang w:val="en-US" w:eastAsia="zh-CN"/>
              </w:rPr>
              <w: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9AB6D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D8C30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C0D4BA">
            <w:pPr>
              <w:bidi w:val="0"/>
              <w:rPr>
                <w:rFonts w:hint="default"/>
              </w:rPr>
            </w:pPr>
            <w:r>
              <w:rPr>
                <w:rFonts w:hint="default"/>
                <w:lang w:val="en-US" w:eastAsia="zh-CN"/>
              </w:rPr>
              <w:t>止损委托价，如果填写此参数，必须填写 止损触发价</w:t>
            </w:r>
            <w:r>
              <w:rPr>
                <w:rFonts w:hint="default"/>
                <w:lang w:val="en-US" w:eastAsia="zh-CN"/>
              </w:rPr>
              <w:br w:type="textWrapping"/>
            </w:r>
            <w:r>
              <w:rPr>
                <w:rFonts w:hint="default"/>
                <w:lang w:val="en-US" w:eastAsia="zh-CN"/>
              </w:rPr>
              <w:t>委托价格为-1时，执行市价止损</w:t>
            </w:r>
          </w:p>
        </w:tc>
      </w:tr>
      <w:tr w14:paraId="1F1A6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A486C2">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9AC00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E6925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6D4E9F">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默认为last</w:t>
            </w:r>
          </w:p>
        </w:tc>
      </w:tr>
      <w:tr w14:paraId="43C6C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72BDC1">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EF1E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69D53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798F94">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默认为last</w:t>
            </w:r>
          </w:p>
        </w:tc>
      </w:tr>
      <w:tr w14:paraId="54A7D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D55D0C">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B7B1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E818D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74E548">
            <w:pPr>
              <w:bidi w:val="0"/>
              <w:rPr>
                <w:rFonts w:hint="default"/>
              </w:rPr>
            </w:pPr>
            <w:r>
              <w:rPr>
                <w:rFonts w:hint="default"/>
                <w:lang w:val="en-US" w:eastAsia="zh-CN"/>
              </w:rPr>
              <w:t>数量。仅适用于"多笔止盈"的止盈订单，且对于"多笔止盈"的止盈订单必填</w:t>
            </w:r>
          </w:p>
        </w:tc>
      </w:tr>
      <w:tr w14:paraId="3011E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DC65DE">
            <w:pPr>
              <w:bidi w:val="0"/>
              <w:rPr>
                <w:rFonts w:hint="default"/>
              </w:rPr>
            </w:pPr>
            <w:r>
              <w:rPr>
                <w:rFonts w:hint="default"/>
                <w:lang w:val="en-US" w:eastAsia="zh-CN"/>
              </w:rPr>
              <w: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9B423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B7DD5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A6B352">
            <w:pPr>
              <w:bidi w:val="0"/>
              <w:rPr>
                <w:rFonts w:hint="default"/>
              </w:rPr>
            </w:pPr>
            <w:r>
              <w:rPr>
                <w:rFonts w:hint="default"/>
                <w:lang w:val="en-US" w:eastAsia="zh-CN"/>
              </w:rPr>
              <w:t>是否启用开仓价止损，仅适用于分批止盈的止损订单，第一笔止盈触发时，止损触发价格是否移动到开仓均价止损</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1：开启，且止损触发价不能为空</w:t>
            </w:r>
          </w:p>
        </w:tc>
      </w:tr>
      <w:tr w14:paraId="57CDB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E9DE89">
            <w:pPr>
              <w:bidi w:val="0"/>
              <w:rPr>
                <w:rFonts w:hint="default"/>
              </w:rPr>
            </w:pPr>
            <w:r>
              <w:rPr>
                <w:rFonts w:hint="default"/>
                <w:lang w:val="en-US" w:eastAsia="zh-CN"/>
              </w:rPr>
              <w:t>&gt; 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6792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45EC1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6A65E5">
            <w:pPr>
              <w:bidi w:val="0"/>
              <w:rPr>
                <w:rFonts w:hint="default"/>
              </w:rPr>
            </w:pPr>
            <w:r>
              <w:rPr>
                <w:rFonts w:hint="default"/>
                <w:lang w:val="en-US" w:eastAsia="zh-CN"/>
              </w:rPr>
              <w:t>回调幅度的比例，如 0.05 代表 5%。</w:t>
            </w:r>
            <w:r>
              <w:rPr>
                <w:rFonts w:hint="default"/>
                <w:lang w:val="en-US" w:eastAsia="zh-CN"/>
              </w:rPr>
              <w:br w:type="textWrapping"/>
            </w:r>
            <w:r>
              <w:rPr>
                <w:rFonts w:hint="default"/>
                <w:lang w:val="en-US" w:eastAsia="zh-CN"/>
              </w:rPr>
              <w:t>callbackRatio 和 callbackSpread 必须传入其中一个，且只能传入一个。</w:t>
            </w:r>
            <w:r>
              <w:rPr>
                <w:rFonts w:hint="default"/>
                <w:lang w:val="en-US" w:eastAsia="zh-CN"/>
              </w:rPr>
              <w:br w:type="textWrapping"/>
            </w:r>
            <w:r>
              <w:rPr>
                <w:rFonts w:hint="default"/>
                <w:lang w:val="en-US" w:eastAsia="zh-CN"/>
              </w:rPr>
              <w:t>仅适用于 ordType = move_order_stop</w:t>
            </w:r>
          </w:p>
        </w:tc>
      </w:tr>
      <w:tr w14:paraId="2E453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AE946D">
            <w:pPr>
              <w:bidi w:val="0"/>
              <w:rPr>
                <w:rFonts w:hint="default"/>
              </w:rPr>
            </w:pPr>
            <w:r>
              <w:rPr>
                <w:rFonts w:hint="default"/>
                <w:lang w:val="en-US" w:eastAsia="zh-CN"/>
              </w:rPr>
              <w:t>&gt; 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F304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EFC4B2">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F61759">
            <w:pPr>
              <w:bidi w:val="0"/>
              <w:rPr>
                <w:rFonts w:hint="default"/>
              </w:rPr>
            </w:pPr>
            <w:r>
              <w:rPr>
                <w:rFonts w:hint="default"/>
                <w:lang w:val="en-US" w:eastAsia="zh-CN"/>
              </w:rPr>
              <w:t>回调幅度的价距。</w:t>
            </w:r>
            <w:r>
              <w:rPr>
                <w:rFonts w:hint="default"/>
                <w:lang w:val="en-US" w:eastAsia="zh-CN"/>
              </w:rPr>
              <w:br w:type="textWrapping"/>
            </w:r>
            <w:r>
              <w:rPr>
                <w:rFonts w:hint="default"/>
                <w:lang w:val="en-US" w:eastAsia="zh-CN"/>
              </w:rPr>
              <w:t>callbackRatio 和 callbackSpread 必须传入其中一个，且只能传入一个。</w:t>
            </w:r>
            <w:r>
              <w:rPr>
                <w:rFonts w:hint="default"/>
                <w:lang w:val="en-US" w:eastAsia="zh-CN"/>
              </w:rPr>
              <w:br w:type="textWrapping"/>
            </w:r>
            <w:r>
              <w:rPr>
                <w:rFonts w:hint="default"/>
                <w:lang w:val="en-US" w:eastAsia="zh-CN"/>
              </w:rPr>
              <w:t>仅适用于 ordType = move_order_stop</w:t>
            </w:r>
          </w:p>
        </w:tc>
      </w:tr>
      <w:tr w14:paraId="3E8C6AA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971728">
            <w:pPr>
              <w:bidi w:val="0"/>
              <w:rPr>
                <w:rFonts w:hint="default"/>
              </w:rPr>
            </w:pPr>
            <w:r>
              <w:rPr>
                <w:rFonts w:hint="default"/>
                <w:lang w:val="en-US" w:eastAsia="zh-CN"/>
              </w:rPr>
              <w:t>&gt; activePx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A852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40EB0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42E891">
            <w:pPr>
              <w:bidi w:val="0"/>
              <w:rPr>
                <w:rFonts w:hint="default"/>
              </w:rPr>
            </w:pPr>
            <w:r>
              <w:rPr>
                <w:rFonts w:hint="default"/>
                <w:lang w:val="en-US" w:eastAsia="zh-CN"/>
              </w:rPr>
              <w:t>激活价格。</w:t>
            </w:r>
            <w:r>
              <w:rPr>
                <w:rFonts w:hint="default"/>
                <w:lang w:val="en-US" w:eastAsia="zh-CN"/>
              </w:rPr>
              <w:br w:type="textWrapping"/>
            </w:r>
            <w:r>
              <w:rPr>
                <w:rFonts w:hint="default"/>
                <w:lang w:val="en-US" w:eastAsia="zh-CN"/>
              </w:rPr>
              <w:t>激活价格是移动止盈止损的激活条件，当市场最新成交价达到或超过激活价格，委托被激活。激活后系统开始计算止盈止损的实际触发价格。如果不填写激活价格，即下单后就被激活。</w:t>
            </w:r>
            <w:r>
              <w:rPr>
                <w:rFonts w:hint="default"/>
                <w:lang w:val="en-US" w:eastAsia="zh-CN"/>
              </w:rPr>
              <w:br w:type="textWrapping"/>
            </w:r>
            <w:r>
              <w:rPr>
                <w:rFonts w:hint="default"/>
                <w:lang w:val="en-US" w:eastAsia="zh-CN"/>
              </w:rPr>
              <w:t>仅适用于 ordType = move_order_stop</w:t>
            </w:r>
          </w:p>
        </w:tc>
      </w:tr>
    </w:tbl>
    <w:p w14:paraId="3631DB82">
      <w:pPr>
        <w:bidi w:val="0"/>
      </w:pPr>
      <w:r>
        <w:rPr>
          <w:rFonts w:hint="default"/>
        </w:rPr>
        <w:t>返回结果</w:t>
      </w:r>
    </w:p>
    <w:p w14:paraId="025BFE39">
      <w:pPr>
        <w:bidi w:val="0"/>
        <w:rPr>
          <w:rFonts w:hint="default"/>
        </w:rPr>
      </w:pPr>
      <w:r>
        <w:rPr>
          <w:rFonts w:hint="default"/>
        </w:rPr>
        <w:t>{</w:t>
      </w:r>
    </w:p>
    <w:p w14:paraId="65272F1F">
      <w:pPr>
        <w:bidi w:val="0"/>
        <w:rPr>
          <w:rFonts w:hint="default"/>
        </w:rPr>
      </w:pPr>
      <w:r>
        <w:rPr>
          <w:rFonts w:hint="default"/>
        </w:rPr>
        <w:t xml:space="preserve">    "code":"0",</w:t>
      </w:r>
    </w:p>
    <w:p w14:paraId="46EA36C3">
      <w:pPr>
        <w:bidi w:val="0"/>
        <w:rPr>
          <w:rFonts w:hint="default"/>
        </w:rPr>
      </w:pPr>
      <w:r>
        <w:rPr>
          <w:rFonts w:hint="default"/>
        </w:rPr>
        <w:t xml:space="preserve">    "msg":"",</w:t>
      </w:r>
    </w:p>
    <w:p w14:paraId="1F86FCDF">
      <w:pPr>
        <w:bidi w:val="0"/>
        <w:rPr>
          <w:rFonts w:hint="default"/>
        </w:rPr>
      </w:pPr>
      <w:r>
        <w:rPr>
          <w:rFonts w:hint="default"/>
        </w:rPr>
        <w:t xml:space="preserve">    "data":[</w:t>
      </w:r>
    </w:p>
    <w:p w14:paraId="1FC4F9BA">
      <w:pPr>
        <w:bidi w:val="0"/>
        <w:rPr>
          <w:rFonts w:hint="default"/>
        </w:rPr>
      </w:pPr>
      <w:r>
        <w:rPr>
          <w:rFonts w:hint="default"/>
        </w:rPr>
        <w:t xml:space="preserve">        {</w:t>
      </w:r>
    </w:p>
    <w:p w14:paraId="0BA4EC36">
      <w:pPr>
        <w:bidi w:val="0"/>
        <w:rPr>
          <w:rFonts w:hint="default"/>
        </w:rPr>
      </w:pPr>
      <w:r>
        <w:rPr>
          <w:rFonts w:hint="default"/>
        </w:rPr>
        <w:t xml:space="preserve">            "clOrdId":"oktswap6",</w:t>
      </w:r>
    </w:p>
    <w:p w14:paraId="04AA1586">
      <w:pPr>
        <w:bidi w:val="0"/>
        <w:rPr>
          <w:rFonts w:hint="default"/>
        </w:rPr>
      </w:pPr>
      <w:r>
        <w:rPr>
          <w:rFonts w:hint="default"/>
        </w:rPr>
        <w:t xml:space="preserve">            "ordId":"12345689",</w:t>
      </w:r>
    </w:p>
    <w:p w14:paraId="2829137C">
      <w:pPr>
        <w:bidi w:val="0"/>
        <w:rPr>
          <w:rFonts w:hint="default"/>
        </w:rPr>
      </w:pPr>
      <w:r>
        <w:rPr>
          <w:rFonts w:hint="default"/>
        </w:rPr>
        <w:t xml:space="preserve">            "tag":"",</w:t>
      </w:r>
    </w:p>
    <w:p w14:paraId="04505CFD">
      <w:pPr>
        <w:bidi w:val="0"/>
        <w:rPr>
          <w:rFonts w:hint="default"/>
        </w:rPr>
      </w:pPr>
      <w:r>
        <w:rPr>
          <w:rFonts w:hint="default"/>
        </w:rPr>
        <w:t xml:space="preserve">            "ts":"1695190491421",</w:t>
      </w:r>
    </w:p>
    <w:p w14:paraId="6B3A9BB3">
      <w:pPr>
        <w:bidi w:val="0"/>
        <w:rPr>
          <w:rFonts w:hint="default"/>
        </w:rPr>
      </w:pPr>
      <w:r>
        <w:rPr>
          <w:rFonts w:hint="default"/>
        </w:rPr>
        <w:t xml:space="preserve">            "sCode":"0",</w:t>
      </w:r>
    </w:p>
    <w:p w14:paraId="47AC74C2">
      <w:pPr>
        <w:bidi w:val="0"/>
        <w:rPr>
          <w:rFonts w:hint="default"/>
        </w:rPr>
      </w:pPr>
      <w:r>
        <w:rPr>
          <w:rFonts w:hint="default"/>
        </w:rPr>
        <w:t xml:space="preserve">            "sMsg":"",</w:t>
      </w:r>
    </w:p>
    <w:p w14:paraId="7A564EB9">
      <w:pPr>
        <w:bidi w:val="0"/>
        <w:rPr>
          <w:rFonts w:hint="default"/>
        </w:rPr>
      </w:pPr>
      <w:r>
        <w:rPr>
          <w:rFonts w:hint="default"/>
        </w:rPr>
        <w:t xml:space="preserve">            "subCode":""</w:t>
      </w:r>
    </w:p>
    <w:p w14:paraId="3B2E9734">
      <w:pPr>
        <w:bidi w:val="0"/>
        <w:rPr>
          <w:rFonts w:hint="default"/>
        </w:rPr>
      </w:pPr>
      <w:r>
        <w:rPr>
          <w:rFonts w:hint="default"/>
        </w:rPr>
        <w:t xml:space="preserve">        },</w:t>
      </w:r>
    </w:p>
    <w:p w14:paraId="2B3E5DD1">
      <w:pPr>
        <w:bidi w:val="0"/>
        <w:rPr>
          <w:rFonts w:hint="default"/>
        </w:rPr>
      </w:pPr>
      <w:r>
        <w:rPr>
          <w:rFonts w:hint="default"/>
        </w:rPr>
        <w:t xml:space="preserve">        {</w:t>
      </w:r>
    </w:p>
    <w:p w14:paraId="6549C76A">
      <w:pPr>
        <w:bidi w:val="0"/>
        <w:rPr>
          <w:rFonts w:hint="default"/>
        </w:rPr>
      </w:pPr>
      <w:r>
        <w:rPr>
          <w:rFonts w:hint="default"/>
        </w:rPr>
        <w:t xml:space="preserve">            "clOrdId":"oktswap7",</w:t>
      </w:r>
    </w:p>
    <w:p w14:paraId="25C46D24">
      <w:pPr>
        <w:bidi w:val="0"/>
        <w:rPr>
          <w:rFonts w:hint="default"/>
        </w:rPr>
      </w:pPr>
      <w:r>
        <w:rPr>
          <w:rFonts w:hint="default"/>
        </w:rPr>
        <w:t xml:space="preserve">            "ordId":"12344",</w:t>
      </w:r>
    </w:p>
    <w:p w14:paraId="64CDB1E2">
      <w:pPr>
        <w:bidi w:val="0"/>
        <w:rPr>
          <w:rFonts w:hint="default"/>
        </w:rPr>
      </w:pPr>
      <w:r>
        <w:rPr>
          <w:rFonts w:hint="default"/>
        </w:rPr>
        <w:t xml:space="preserve">            "tag":"",</w:t>
      </w:r>
    </w:p>
    <w:p w14:paraId="7ACDA5FA">
      <w:pPr>
        <w:bidi w:val="0"/>
        <w:rPr>
          <w:rFonts w:hint="default"/>
        </w:rPr>
      </w:pPr>
      <w:r>
        <w:rPr>
          <w:rFonts w:hint="default"/>
        </w:rPr>
        <w:t xml:space="preserve">            "ts":"1695190491421",</w:t>
      </w:r>
    </w:p>
    <w:p w14:paraId="4F9C25BF">
      <w:pPr>
        <w:bidi w:val="0"/>
        <w:rPr>
          <w:rFonts w:hint="default"/>
        </w:rPr>
      </w:pPr>
      <w:r>
        <w:rPr>
          <w:rFonts w:hint="default"/>
        </w:rPr>
        <w:t xml:space="preserve">            "sCode":"0",</w:t>
      </w:r>
    </w:p>
    <w:p w14:paraId="12A1AFDA">
      <w:pPr>
        <w:bidi w:val="0"/>
        <w:rPr>
          <w:rFonts w:hint="default"/>
        </w:rPr>
      </w:pPr>
      <w:r>
        <w:rPr>
          <w:rFonts w:hint="default"/>
        </w:rPr>
        <w:t xml:space="preserve">            "sMsg":"",</w:t>
      </w:r>
    </w:p>
    <w:p w14:paraId="6989E877">
      <w:pPr>
        <w:bidi w:val="0"/>
        <w:rPr>
          <w:rFonts w:hint="default"/>
        </w:rPr>
      </w:pPr>
      <w:r>
        <w:rPr>
          <w:rFonts w:hint="default"/>
        </w:rPr>
        <w:t xml:space="preserve">            "subCode":""</w:t>
      </w:r>
    </w:p>
    <w:p w14:paraId="36B6E2E5">
      <w:pPr>
        <w:bidi w:val="0"/>
        <w:rPr>
          <w:rFonts w:hint="default"/>
        </w:rPr>
      </w:pPr>
      <w:r>
        <w:rPr>
          <w:rFonts w:hint="default"/>
        </w:rPr>
        <w:t xml:space="preserve">        }</w:t>
      </w:r>
    </w:p>
    <w:p w14:paraId="1C26BA34">
      <w:pPr>
        <w:bidi w:val="0"/>
        <w:rPr>
          <w:rFonts w:hint="default"/>
        </w:rPr>
      </w:pPr>
      <w:r>
        <w:rPr>
          <w:rFonts w:hint="default"/>
        </w:rPr>
        <w:t xml:space="preserve">    ],</w:t>
      </w:r>
    </w:p>
    <w:p w14:paraId="33ABDFB7">
      <w:pPr>
        <w:bidi w:val="0"/>
        <w:rPr>
          <w:rFonts w:hint="default"/>
        </w:rPr>
      </w:pPr>
      <w:r>
        <w:rPr>
          <w:rFonts w:hint="default"/>
        </w:rPr>
        <w:t xml:space="preserve">    "inTime": "1695190491421339",</w:t>
      </w:r>
    </w:p>
    <w:p w14:paraId="30B57CFA">
      <w:pPr>
        <w:bidi w:val="0"/>
        <w:rPr>
          <w:rFonts w:hint="default"/>
        </w:rPr>
      </w:pPr>
      <w:r>
        <w:rPr>
          <w:rFonts w:hint="default"/>
        </w:rPr>
        <w:t xml:space="preserve">    "outTime": "1695190491423240"}</w:t>
      </w:r>
    </w:p>
    <w:p w14:paraId="065424A5">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1319"/>
        <w:gridCol w:w="6094"/>
      </w:tblGrid>
      <w:tr w14:paraId="284E391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E8351A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CAF6AF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291E683">
            <w:pPr>
              <w:bidi w:val="0"/>
              <w:rPr>
                <w:rFonts w:hint="default"/>
              </w:rPr>
            </w:pPr>
            <w:r>
              <w:rPr>
                <w:rFonts w:hint="default"/>
                <w:lang w:val="en-US" w:eastAsia="zh-CN"/>
              </w:rPr>
              <w:t>描述</w:t>
            </w:r>
          </w:p>
        </w:tc>
      </w:tr>
      <w:tr w14:paraId="49A90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0268F0">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D50D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4D35C7">
            <w:pPr>
              <w:bidi w:val="0"/>
              <w:rPr>
                <w:rFonts w:hint="default"/>
              </w:rPr>
            </w:pPr>
            <w:r>
              <w:rPr>
                <w:rFonts w:hint="default"/>
                <w:lang w:val="en-US" w:eastAsia="zh-CN"/>
              </w:rPr>
              <w:t>结果代码，0表示成功</w:t>
            </w:r>
          </w:p>
        </w:tc>
      </w:tr>
      <w:tr w14:paraId="58EC5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65D888">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A7B1C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CAA29B">
            <w:pPr>
              <w:bidi w:val="0"/>
              <w:rPr>
                <w:rFonts w:hint="default"/>
              </w:rPr>
            </w:pPr>
            <w:r>
              <w:rPr>
                <w:rFonts w:hint="default"/>
                <w:lang w:val="en-US" w:eastAsia="zh-CN"/>
              </w:rPr>
              <w:t>错误信息，代码为0时，该字段为空</w:t>
            </w:r>
          </w:p>
        </w:tc>
      </w:tr>
      <w:tr w14:paraId="42289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9ADB79">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1954B4">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57D0D5">
            <w:pPr>
              <w:bidi w:val="0"/>
              <w:rPr>
                <w:rFonts w:hint="default"/>
              </w:rPr>
            </w:pPr>
            <w:r>
              <w:rPr>
                <w:rFonts w:hint="default"/>
                <w:lang w:val="en-US" w:eastAsia="zh-CN"/>
              </w:rPr>
              <w:t>包含结果的对象数组</w:t>
            </w:r>
          </w:p>
        </w:tc>
      </w:tr>
      <w:tr w14:paraId="20993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9E8496">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FDE4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315153">
            <w:pPr>
              <w:bidi w:val="0"/>
              <w:rPr>
                <w:rFonts w:hint="default"/>
              </w:rPr>
            </w:pPr>
            <w:r>
              <w:rPr>
                <w:rFonts w:hint="default"/>
                <w:lang w:val="en-US" w:eastAsia="zh-CN"/>
              </w:rPr>
              <w:t>订单ID</w:t>
            </w:r>
          </w:p>
        </w:tc>
      </w:tr>
      <w:tr w14:paraId="299FD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503F5A">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DEAAD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D68187">
            <w:pPr>
              <w:bidi w:val="0"/>
              <w:rPr>
                <w:rFonts w:hint="default"/>
              </w:rPr>
            </w:pPr>
            <w:r>
              <w:rPr>
                <w:rFonts w:hint="default"/>
                <w:lang w:val="en-US" w:eastAsia="zh-CN"/>
              </w:rPr>
              <w:t>客户自定义订单ID</w:t>
            </w:r>
          </w:p>
        </w:tc>
      </w:tr>
      <w:tr w14:paraId="62218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EC0960">
            <w:pPr>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7EF5C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C3C697">
            <w:pPr>
              <w:bidi w:val="0"/>
              <w:rPr>
                <w:rFonts w:hint="default"/>
              </w:rPr>
            </w:pPr>
            <w:r>
              <w:rPr>
                <w:rFonts w:hint="default"/>
                <w:lang w:val="en-US" w:eastAsia="zh-CN"/>
              </w:rPr>
              <w:t>订单标签</w:t>
            </w:r>
          </w:p>
        </w:tc>
      </w:tr>
      <w:tr w14:paraId="36AD2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2EDB67">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80BF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932ABE">
            <w:pPr>
              <w:bidi w:val="0"/>
              <w:rPr>
                <w:rFonts w:hint="default"/>
              </w:rPr>
            </w:pPr>
            <w:r>
              <w:rPr>
                <w:rFonts w:hint="default"/>
                <w:lang w:val="en-US" w:eastAsia="zh-CN"/>
              </w:rPr>
              <w:t>系统完成订单请求处理的时间戳，Unix时间戳的毫秒数格式，如 1597026383085</w:t>
            </w:r>
          </w:p>
        </w:tc>
      </w:tr>
      <w:tr w14:paraId="6EA57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6CCE21">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8A80A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8963F2">
            <w:pPr>
              <w:bidi w:val="0"/>
              <w:rPr>
                <w:rFonts w:hint="default"/>
              </w:rPr>
            </w:pPr>
            <w:r>
              <w:rPr>
                <w:rFonts w:hint="default"/>
                <w:lang w:val="en-US" w:eastAsia="zh-CN"/>
              </w:rPr>
              <w:t>事件执行结果的code，0代表成功</w:t>
            </w:r>
          </w:p>
        </w:tc>
      </w:tr>
      <w:tr w14:paraId="6A00E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37524E">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F65E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574314">
            <w:pPr>
              <w:bidi w:val="0"/>
              <w:rPr>
                <w:rFonts w:hint="default"/>
              </w:rPr>
            </w:pPr>
            <w:r>
              <w:rPr>
                <w:rFonts w:hint="default"/>
                <w:lang w:val="en-US" w:eastAsia="zh-CN"/>
              </w:rPr>
              <w:t>事件执行失败或成功时的msg</w:t>
            </w:r>
          </w:p>
        </w:tc>
      </w:tr>
      <w:tr w14:paraId="311D1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313CA4">
            <w:pPr>
              <w:bidi w:val="0"/>
              <w:rPr>
                <w:rFonts w:hint="default"/>
              </w:rPr>
            </w:pPr>
            <w:r>
              <w:rPr>
                <w:rFonts w:hint="default"/>
                <w:lang w:val="en-US" w:eastAsia="zh-CN"/>
              </w:rPr>
              <w:t>&gt; subCode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189F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5DB20D">
            <w:pPr>
              <w:bidi w:val="0"/>
              <w:rPr>
                <w:rFonts w:hint="default"/>
              </w:rPr>
            </w:pPr>
            <w:r>
              <w:rPr>
                <w:rFonts w:hint="default"/>
                <w:lang w:val="en-US" w:eastAsia="zh-CN"/>
              </w:rPr>
              <w:t>sCode 的子码。</w:t>
            </w:r>
            <w:r>
              <w:rPr>
                <w:rFonts w:hint="default"/>
                <w:lang w:val="en-US" w:eastAsia="zh-CN"/>
              </w:rPr>
              <w:br w:type="textWrapping"/>
            </w:r>
            <w:r>
              <w:rPr>
                <w:rFonts w:hint="default"/>
                <w:lang w:val="en-US" w:eastAsia="zh-CN"/>
              </w:rPr>
              <w:t>当 sCode 为 0（请求成功）时，返回 ""。</w:t>
            </w:r>
            <w:r>
              <w:rPr>
                <w:rFonts w:hint="default"/>
                <w:lang w:val="en-US" w:eastAsia="zh-CN"/>
              </w:rPr>
              <w:br w:type="textWrapping"/>
            </w:r>
            <w:r>
              <w:rPr>
                <w:rFonts w:hint="default"/>
                <w:lang w:val="en-US" w:eastAsia="zh-CN"/>
              </w:rPr>
              <w:t>当 sCode 不为 0（请求失败）且存在子码时，返回对应的子码；若无子码，则返回 ""。</w:t>
            </w:r>
          </w:p>
        </w:tc>
      </w:tr>
      <w:tr w14:paraId="6C206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9B3F60">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4F70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A91D7D">
            <w:pPr>
              <w:bidi w:val="0"/>
              <w:rPr>
                <w:rFonts w:hint="default"/>
              </w:rPr>
            </w:pPr>
            <w:r>
              <w:rPr>
                <w:rFonts w:hint="default"/>
                <w:lang w:val="en-US" w:eastAsia="zh-CN"/>
              </w:rPr>
              <w:t>REST网关接收请求时的时间戳，Unix时间戳的微秒数格式，如 1597026383085123</w:t>
            </w:r>
            <w:r>
              <w:rPr>
                <w:rFonts w:hint="default"/>
                <w:lang w:val="en-US" w:eastAsia="zh-CN"/>
              </w:rPr>
              <w:br w:type="textWrapping"/>
            </w:r>
            <w:r>
              <w:rPr>
                <w:rFonts w:hint="default"/>
                <w:lang w:val="en-US" w:eastAsia="zh-CN"/>
              </w:rPr>
              <w:t>返回的时间是请求验证后的时间。</w:t>
            </w:r>
          </w:p>
        </w:tc>
      </w:tr>
      <w:tr w14:paraId="1E5401E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9DEE4D">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CD0C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B63036">
            <w:pPr>
              <w:bidi w:val="0"/>
              <w:rPr>
                <w:rFonts w:hint="default"/>
              </w:rPr>
            </w:pPr>
            <w:r>
              <w:rPr>
                <w:rFonts w:hint="default"/>
                <w:lang w:val="en-US" w:eastAsia="zh-CN"/>
              </w:rPr>
              <w:t>REST网关发送响应时的时间戳，Unix时间戳的微秒数格式，如 1597026383085123</w:t>
            </w:r>
          </w:p>
        </w:tc>
      </w:tr>
    </w:tbl>
    <w:p w14:paraId="29F867E1">
      <w:pPr>
        <w:bidi w:val="0"/>
      </w:pPr>
      <w:r>
        <w:rPr>
          <w:lang w:val="en-US" w:eastAsia="zh-CN"/>
        </w:rPr>
        <w:t> 在组合保证金账户模式下，或者全部成功，或者全部失败。 clOrdId</w:t>
      </w:r>
      <w:r>
        <w:rPr>
          <w:lang w:val="en-US" w:eastAsia="zh-CN"/>
        </w:rPr>
        <w:br w:type="textWrapping"/>
      </w:r>
      <w:r>
        <w:rPr>
          <w:lang w:val="en-US" w:eastAsia="zh-CN"/>
        </w:rPr>
        <w:t>clOrdId是用户自定义的唯一ID用来识别订单。如果在请求参数中传入了，那它一定会在返回参数内，并且可以用于查询订单，撤销订单，修改订单等接口。 clOrdId不能与当前所有挂单和当前请求中的clOrdId重复。 isElpTakerAccess:true订单限速</w:t>
      </w:r>
      <w:r>
        <w:rPr>
          <w:lang w:val="en-US" w:eastAsia="zh-CN"/>
        </w:rPr>
        <w:br w:type="textWrapping"/>
      </w:r>
      <w:r>
        <w:rPr>
          <w:lang w:val="en-US" w:eastAsia="zh-CN"/>
        </w:rPr>
        <w:t>- 50个/2s，限制维度为 User ID + Instrument ID</w:t>
      </w:r>
      <w:r>
        <w:rPr>
          <w:lang w:val="en-US" w:eastAsia="zh-CN"/>
        </w:rPr>
        <w:br w:type="textWrapping"/>
      </w:r>
      <w:r>
        <w:rPr>
          <w:lang w:val="en-US" w:eastAsia="zh-CN"/>
        </w:rPr>
        <w:t>- 该限速会在 REST 和 WebSocket 的下单及批量下单接口中共享</w:t>
      </w:r>
    </w:p>
    <w:p w14:paraId="6B6EB9D6">
      <w:pPr>
        <w:bidi w:val="0"/>
        <w:rPr>
          <w:rFonts w:hint="default"/>
        </w:rPr>
      </w:pPr>
      <w:r>
        <w:rPr>
          <w:rFonts w:hint="default"/>
        </w:rPr>
        <w:t>POST / 撤单</w:t>
      </w:r>
    </w:p>
    <w:p w14:paraId="791D6E67">
      <w:pPr>
        <w:bidi w:val="0"/>
        <w:rPr>
          <w:rFonts w:hint="default"/>
        </w:rPr>
      </w:pPr>
      <w:r>
        <w:rPr>
          <w:rFonts w:hint="default"/>
        </w:rPr>
        <w:t>撤销之前下的未完成订单。</w:t>
      </w:r>
    </w:p>
    <w:p w14:paraId="511A2158">
      <w:pPr>
        <w:bidi w:val="0"/>
        <w:rPr>
          <w:rFonts w:hint="default"/>
        </w:rPr>
      </w:pPr>
      <w:r>
        <w:rPr>
          <w:rFonts w:hint="default"/>
        </w:rPr>
        <w:t>限速：60次/2s</w:t>
      </w:r>
    </w:p>
    <w:p w14:paraId="63167398">
      <w:pPr>
        <w:bidi w:val="0"/>
        <w:rPr>
          <w:rFonts w:hint="default"/>
        </w:rPr>
      </w:pPr>
      <w:r>
        <w:rPr>
          <w:rFonts w:hint="default"/>
        </w:rPr>
        <w:t>限速规则（期权以外）：User ID + Instrument ID</w:t>
      </w:r>
    </w:p>
    <w:p w14:paraId="5A4680F4">
      <w:pPr>
        <w:bidi w:val="0"/>
        <w:rPr>
          <w:rFonts w:hint="default"/>
        </w:rPr>
      </w:pPr>
      <w:r>
        <w:rPr>
          <w:rFonts w:hint="default"/>
        </w:rPr>
        <w:t>限速规则（只限期权）：User ID + Instrument Family</w:t>
      </w:r>
    </w:p>
    <w:p w14:paraId="7D18C1E9">
      <w:pPr>
        <w:bidi w:val="0"/>
        <w:rPr>
          <w:rFonts w:hint="default"/>
        </w:rPr>
      </w:pPr>
      <w:r>
        <w:rPr>
          <w:rFonts w:hint="default"/>
        </w:rPr>
        <w:t>权限：交易</w:t>
      </w:r>
    </w:p>
    <w:p w14:paraId="209ED8EF">
      <w:pPr>
        <w:bidi w:val="0"/>
        <w:rPr>
          <w:rFonts w:hint="default"/>
        </w:rPr>
      </w:pPr>
      <w:r>
        <w:rPr>
          <w:rFonts w:hint="default"/>
        </w:rPr>
        <w:t>HTTP请求</w:t>
      </w:r>
    </w:p>
    <w:p w14:paraId="2FC91022">
      <w:pPr>
        <w:bidi w:val="0"/>
        <w:rPr>
          <w:rFonts w:hint="default"/>
        </w:rPr>
      </w:pPr>
      <w:r>
        <w:rPr>
          <w:rFonts w:hint="default"/>
        </w:rPr>
        <w:t>POST /api/v5/trade/cancel-order</w:t>
      </w:r>
    </w:p>
    <w:p w14:paraId="76943029">
      <w:pPr>
        <w:bidi w:val="0"/>
      </w:pPr>
      <w:r>
        <w:rPr>
          <w:rFonts w:hint="default"/>
        </w:rPr>
        <w:t>请求示例</w:t>
      </w:r>
    </w:p>
    <w:p w14:paraId="030D586B">
      <w:pPr>
        <w:bidi w:val="0"/>
        <w:rPr>
          <w:rFonts w:hint="default"/>
        </w:rPr>
      </w:pPr>
      <w:r>
        <w:rPr>
          <w:rFonts w:hint="default"/>
        </w:rPr>
        <w:t>import okx.Trade as Trade</w:t>
      </w:r>
    </w:p>
    <w:p w14:paraId="0388183F">
      <w:pPr>
        <w:bidi w:val="0"/>
        <w:rPr>
          <w:rFonts w:hint="default"/>
        </w:rPr>
      </w:pPr>
      <w:r>
        <w:rPr>
          <w:rFonts w:hint="default"/>
        </w:rPr>
        <w:t># API 初始化apikey = "YOUR_API_KEY"secretkey = "YOUR_SECRET_KEY"passphrase = "YOUR_PASSPHRASE"</w:t>
      </w:r>
    </w:p>
    <w:p w14:paraId="7D8CF03B">
      <w:pPr>
        <w:bidi w:val="0"/>
        <w:rPr>
          <w:rFonts w:hint="default"/>
        </w:rPr>
      </w:pPr>
      <w:r>
        <w:rPr>
          <w:rFonts w:hint="default"/>
        </w:rPr>
        <w:t>flag = "1"  # 实盘: 0, 模拟盘: 1tradeAPI = Trade.TradeAPI(apikey, secretkey, passphrase, False, flag)</w:t>
      </w:r>
    </w:p>
    <w:p w14:paraId="38074EFA">
      <w:pPr>
        <w:bidi w:val="0"/>
        <w:rPr>
          <w:rFonts w:hint="default"/>
        </w:rPr>
      </w:pPr>
      <w:r>
        <w:rPr>
          <w:rFonts w:hint="default"/>
        </w:rPr>
        <w:t># 撤单result = tradeAPI.cancel_order(instId="BTC-USDT", ordId = "590908157585625111")print(result)</w:t>
      </w:r>
    </w:p>
    <w:p w14:paraId="10C351E9">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52"/>
        <w:gridCol w:w="5886"/>
      </w:tblGrid>
      <w:tr w14:paraId="00128BE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83B96B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601677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FB6CB96">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FB3C7B">
            <w:pPr>
              <w:bidi w:val="0"/>
              <w:rPr>
                <w:rFonts w:hint="default"/>
              </w:rPr>
            </w:pPr>
            <w:r>
              <w:rPr>
                <w:rFonts w:hint="default"/>
                <w:lang w:val="en-US" w:eastAsia="zh-CN"/>
              </w:rPr>
              <w:t>描述</w:t>
            </w:r>
          </w:p>
        </w:tc>
      </w:tr>
      <w:tr w14:paraId="1AD59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819E4E">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645B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7E173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DF41AF">
            <w:pPr>
              <w:bidi w:val="0"/>
              <w:rPr>
                <w:rFonts w:hint="default"/>
              </w:rPr>
            </w:pPr>
            <w:r>
              <w:rPr>
                <w:rFonts w:hint="default"/>
                <w:lang w:val="en-US" w:eastAsia="zh-CN"/>
              </w:rPr>
              <w:t>产品ID，如 BTC-USDT</w:t>
            </w:r>
          </w:p>
        </w:tc>
      </w:tr>
      <w:tr w14:paraId="4AE49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9ADD9A">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EB6E8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2DD5C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5A3AA7">
            <w:pPr>
              <w:bidi w:val="0"/>
              <w:rPr>
                <w:rFonts w:hint="default"/>
              </w:rPr>
            </w:pPr>
            <w:r>
              <w:rPr>
                <w:rFonts w:hint="default"/>
                <w:lang w:val="en-US" w:eastAsia="zh-CN"/>
              </w:rPr>
              <w:t>订单ID， ordId和clOrdId必须传一个，若传两个，以ordId为主</w:t>
            </w:r>
          </w:p>
        </w:tc>
      </w:tr>
      <w:tr w14:paraId="278158B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238235">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4A1A1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0560F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DD577F">
            <w:pPr>
              <w:bidi w:val="0"/>
              <w:rPr>
                <w:rFonts w:hint="default"/>
              </w:rPr>
            </w:pPr>
            <w:r>
              <w:rPr>
                <w:rFonts w:hint="default"/>
                <w:lang w:val="en-US" w:eastAsia="zh-CN"/>
              </w:rPr>
              <w:t>用户自定义ID</w:t>
            </w:r>
          </w:p>
        </w:tc>
      </w:tr>
    </w:tbl>
    <w:p w14:paraId="5C70E02C">
      <w:pPr>
        <w:bidi w:val="0"/>
      </w:pPr>
      <w:r>
        <w:rPr>
          <w:rFonts w:hint="default"/>
        </w:rPr>
        <w:t>返回结果</w:t>
      </w:r>
    </w:p>
    <w:p w14:paraId="75C12C70">
      <w:pPr>
        <w:bidi w:val="0"/>
        <w:rPr>
          <w:rFonts w:hint="default"/>
        </w:rPr>
      </w:pPr>
      <w:r>
        <w:rPr>
          <w:rFonts w:hint="default"/>
        </w:rPr>
        <w:t>{</w:t>
      </w:r>
    </w:p>
    <w:p w14:paraId="0A2F6F4A">
      <w:pPr>
        <w:bidi w:val="0"/>
        <w:rPr>
          <w:rFonts w:hint="default"/>
        </w:rPr>
      </w:pPr>
      <w:r>
        <w:rPr>
          <w:rFonts w:hint="default"/>
        </w:rPr>
        <w:t xml:space="preserve">    "code":"0",</w:t>
      </w:r>
    </w:p>
    <w:p w14:paraId="2F855648">
      <w:pPr>
        <w:bidi w:val="0"/>
        <w:rPr>
          <w:rFonts w:hint="default"/>
        </w:rPr>
      </w:pPr>
      <w:r>
        <w:rPr>
          <w:rFonts w:hint="default"/>
        </w:rPr>
        <w:t xml:space="preserve">    "msg":"",</w:t>
      </w:r>
    </w:p>
    <w:p w14:paraId="7F8AD8A3">
      <w:pPr>
        <w:bidi w:val="0"/>
        <w:rPr>
          <w:rFonts w:hint="default"/>
        </w:rPr>
      </w:pPr>
      <w:r>
        <w:rPr>
          <w:rFonts w:hint="default"/>
        </w:rPr>
        <w:t xml:space="preserve">    "data":[</w:t>
      </w:r>
    </w:p>
    <w:p w14:paraId="6FFE76AB">
      <w:pPr>
        <w:bidi w:val="0"/>
        <w:rPr>
          <w:rFonts w:hint="default"/>
        </w:rPr>
      </w:pPr>
      <w:r>
        <w:rPr>
          <w:rFonts w:hint="default"/>
        </w:rPr>
        <w:t xml:space="preserve">        {</w:t>
      </w:r>
    </w:p>
    <w:p w14:paraId="26D67ADD">
      <w:pPr>
        <w:bidi w:val="0"/>
        <w:rPr>
          <w:rFonts w:hint="default"/>
        </w:rPr>
      </w:pPr>
      <w:r>
        <w:rPr>
          <w:rFonts w:hint="default"/>
        </w:rPr>
        <w:t xml:space="preserve">            "clOrdId":"oktswap6",</w:t>
      </w:r>
    </w:p>
    <w:p w14:paraId="3BDABEAE">
      <w:pPr>
        <w:bidi w:val="0"/>
        <w:rPr>
          <w:rFonts w:hint="default"/>
        </w:rPr>
      </w:pPr>
      <w:r>
        <w:rPr>
          <w:rFonts w:hint="default"/>
        </w:rPr>
        <w:t xml:space="preserve">            "ordId":"12345689",</w:t>
      </w:r>
    </w:p>
    <w:p w14:paraId="5E2394F2">
      <w:pPr>
        <w:bidi w:val="0"/>
        <w:rPr>
          <w:rFonts w:hint="default"/>
        </w:rPr>
      </w:pPr>
      <w:r>
        <w:rPr>
          <w:rFonts w:hint="default"/>
        </w:rPr>
        <w:t xml:space="preserve">            "ts":"1695190491421",</w:t>
      </w:r>
    </w:p>
    <w:p w14:paraId="0A334B21">
      <w:pPr>
        <w:bidi w:val="0"/>
        <w:rPr>
          <w:rFonts w:hint="default"/>
        </w:rPr>
      </w:pPr>
      <w:r>
        <w:rPr>
          <w:rFonts w:hint="default"/>
        </w:rPr>
        <w:t xml:space="preserve">            "sCode":"0",</w:t>
      </w:r>
    </w:p>
    <w:p w14:paraId="5861B9A2">
      <w:pPr>
        <w:bidi w:val="0"/>
        <w:rPr>
          <w:rFonts w:hint="default"/>
        </w:rPr>
      </w:pPr>
      <w:r>
        <w:rPr>
          <w:rFonts w:hint="default"/>
        </w:rPr>
        <w:t xml:space="preserve">            "sMsg":""</w:t>
      </w:r>
    </w:p>
    <w:p w14:paraId="1A95BFD1">
      <w:pPr>
        <w:bidi w:val="0"/>
        <w:rPr>
          <w:rFonts w:hint="default"/>
        </w:rPr>
      </w:pPr>
      <w:r>
        <w:rPr>
          <w:rFonts w:hint="default"/>
        </w:rPr>
        <w:t xml:space="preserve">        }</w:t>
      </w:r>
    </w:p>
    <w:p w14:paraId="7796BCBF">
      <w:pPr>
        <w:bidi w:val="0"/>
        <w:rPr>
          <w:rFonts w:hint="default"/>
        </w:rPr>
      </w:pPr>
      <w:r>
        <w:rPr>
          <w:rFonts w:hint="default"/>
        </w:rPr>
        <w:t xml:space="preserve">    ],</w:t>
      </w:r>
    </w:p>
    <w:p w14:paraId="6DC2E171">
      <w:pPr>
        <w:bidi w:val="0"/>
        <w:rPr>
          <w:rFonts w:hint="default"/>
        </w:rPr>
      </w:pPr>
      <w:r>
        <w:rPr>
          <w:rFonts w:hint="default"/>
        </w:rPr>
        <w:t xml:space="preserve">    "inTime": "1695190491421339",</w:t>
      </w:r>
    </w:p>
    <w:p w14:paraId="096C39FE">
      <w:pPr>
        <w:bidi w:val="0"/>
        <w:rPr>
          <w:rFonts w:hint="default"/>
        </w:rPr>
      </w:pPr>
      <w:r>
        <w:rPr>
          <w:rFonts w:hint="default"/>
        </w:rPr>
        <w:t xml:space="preserve">    "outTime": "1695190491423240"}</w:t>
      </w:r>
    </w:p>
    <w:p w14:paraId="3849A25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13"/>
        <w:gridCol w:w="1377"/>
        <w:gridCol w:w="6156"/>
      </w:tblGrid>
      <w:tr w14:paraId="72E88B1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C5873BA">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267226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5F7640">
            <w:pPr>
              <w:bidi w:val="0"/>
              <w:rPr>
                <w:rFonts w:hint="default"/>
              </w:rPr>
            </w:pPr>
            <w:r>
              <w:rPr>
                <w:rFonts w:hint="default"/>
                <w:lang w:val="en-US" w:eastAsia="zh-CN"/>
              </w:rPr>
              <w:t>描述</w:t>
            </w:r>
          </w:p>
        </w:tc>
      </w:tr>
      <w:tr w14:paraId="1810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4F73D4">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360A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7FF79E">
            <w:pPr>
              <w:bidi w:val="0"/>
              <w:rPr>
                <w:rFonts w:hint="default"/>
              </w:rPr>
            </w:pPr>
            <w:r>
              <w:rPr>
                <w:rFonts w:hint="default"/>
                <w:lang w:val="en-US" w:eastAsia="zh-CN"/>
              </w:rPr>
              <w:t>结果代码，0表示成功</w:t>
            </w:r>
          </w:p>
        </w:tc>
      </w:tr>
      <w:tr w14:paraId="340C1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66E776">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C5AB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5D31C3">
            <w:pPr>
              <w:bidi w:val="0"/>
              <w:rPr>
                <w:rFonts w:hint="default"/>
              </w:rPr>
            </w:pPr>
            <w:r>
              <w:rPr>
                <w:rFonts w:hint="default"/>
                <w:lang w:val="en-US" w:eastAsia="zh-CN"/>
              </w:rPr>
              <w:t>错误信息，代码为0时，该字段为空</w:t>
            </w:r>
          </w:p>
        </w:tc>
      </w:tr>
      <w:tr w14:paraId="6CB6D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C22629">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8284B5">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41B3B6">
            <w:pPr>
              <w:bidi w:val="0"/>
              <w:rPr>
                <w:rFonts w:hint="default"/>
              </w:rPr>
            </w:pPr>
            <w:r>
              <w:rPr>
                <w:rFonts w:hint="default"/>
                <w:lang w:val="en-US" w:eastAsia="zh-CN"/>
              </w:rPr>
              <w:t>包含结果的对象数组</w:t>
            </w:r>
          </w:p>
        </w:tc>
      </w:tr>
      <w:tr w14:paraId="504FA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C5E80F">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ECDC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2B6CC5">
            <w:pPr>
              <w:bidi w:val="0"/>
              <w:rPr>
                <w:rFonts w:hint="default"/>
              </w:rPr>
            </w:pPr>
            <w:r>
              <w:rPr>
                <w:rFonts w:hint="default"/>
                <w:lang w:val="en-US" w:eastAsia="zh-CN"/>
              </w:rPr>
              <w:t>订单ID</w:t>
            </w:r>
          </w:p>
        </w:tc>
      </w:tr>
      <w:tr w14:paraId="391E7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133FC1">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10D6E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B59F49">
            <w:pPr>
              <w:bidi w:val="0"/>
              <w:rPr>
                <w:rFonts w:hint="default"/>
              </w:rPr>
            </w:pPr>
            <w:r>
              <w:rPr>
                <w:rFonts w:hint="default"/>
                <w:lang w:val="en-US" w:eastAsia="zh-CN"/>
              </w:rPr>
              <w:t>客户自定义订单ID</w:t>
            </w:r>
          </w:p>
        </w:tc>
      </w:tr>
      <w:tr w14:paraId="57593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37AA4B">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31CD6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0A02F5">
            <w:pPr>
              <w:bidi w:val="0"/>
              <w:rPr>
                <w:rFonts w:hint="default"/>
              </w:rPr>
            </w:pPr>
            <w:r>
              <w:rPr>
                <w:rFonts w:hint="default"/>
                <w:lang w:val="en-US" w:eastAsia="zh-CN"/>
              </w:rPr>
              <w:t>系统完成订单请求处理的时间戳，Unix时间戳的毫秒数格式，如 1597026383085</w:t>
            </w:r>
          </w:p>
        </w:tc>
      </w:tr>
      <w:tr w14:paraId="3EE8D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DF80CF">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FB7A0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26955A">
            <w:pPr>
              <w:bidi w:val="0"/>
              <w:rPr>
                <w:rFonts w:hint="default"/>
              </w:rPr>
            </w:pPr>
            <w:r>
              <w:rPr>
                <w:rFonts w:hint="default"/>
                <w:lang w:val="en-US" w:eastAsia="zh-CN"/>
              </w:rPr>
              <w:t>事件执行结果的code，0代表成功</w:t>
            </w:r>
          </w:p>
        </w:tc>
      </w:tr>
      <w:tr w14:paraId="0F02B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5BD1AB">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9736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868932">
            <w:pPr>
              <w:bidi w:val="0"/>
              <w:rPr>
                <w:rFonts w:hint="default"/>
              </w:rPr>
            </w:pPr>
            <w:r>
              <w:rPr>
                <w:rFonts w:hint="default"/>
                <w:lang w:val="en-US" w:eastAsia="zh-CN"/>
              </w:rPr>
              <w:t>事件执行失败时的msg</w:t>
            </w:r>
          </w:p>
        </w:tc>
      </w:tr>
      <w:tr w14:paraId="72A63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877EA6">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9FD90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8E255C">
            <w:pPr>
              <w:bidi w:val="0"/>
              <w:rPr>
                <w:rFonts w:hint="default"/>
              </w:rPr>
            </w:pPr>
            <w:r>
              <w:rPr>
                <w:rFonts w:hint="default"/>
                <w:lang w:val="en-US" w:eastAsia="zh-CN"/>
              </w:rPr>
              <w:t>REST网关接收请求时的时间戳，Unix时间戳的微秒数格式，如 1597026383085123</w:t>
            </w:r>
            <w:r>
              <w:rPr>
                <w:rFonts w:hint="default"/>
                <w:lang w:val="en-US" w:eastAsia="zh-CN"/>
              </w:rPr>
              <w:br w:type="textWrapping"/>
            </w:r>
            <w:r>
              <w:rPr>
                <w:rFonts w:hint="default"/>
                <w:lang w:val="en-US" w:eastAsia="zh-CN"/>
              </w:rPr>
              <w:t>返回的时间是请求验证后的时间。</w:t>
            </w:r>
          </w:p>
        </w:tc>
      </w:tr>
      <w:tr w14:paraId="4A77AD4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E8E2CF">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5FF3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0FD71E">
            <w:pPr>
              <w:bidi w:val="0"/>
              <w:rPr>
                <w:rFonts w:hint="default"/>
              </w:rPr>
            </w:pPr>
            <w:r>
              <w:rPr>
                <w:rFonts w:hint="default"/>
                <w:lang w:val="en-US" w:eastAsia="zh-CN"/>
              </w:rPr>
              <w:t>REST网关发送响应时的时间戳，Unix时间戳的微秒数格式，如 1597026383085123</w:t>
            </w:r>
          </w:p>
        </w:tc>
      </w:tr>
    </w:tbl>
    <w:p w14:paraId="7E8DBF63">
      <w:pPr>
        <w:bidi w:val="0"/>
      </w:pPr>
      <w:r>
        <w:rPr>
          <w:lang w:val="en-US" w:eastAsia="zh-CN"/>
        </w:rPr>
        <w:t> 撤单返回sCode等于0不能严格认为该订单已经被撤销，只表示您的撤单请求被系统服务器所接受，撤单结果以订单频道推送的状态或者查询订单状态为准</w:t>
      </w:r>
    </w:p>
    <w:p w14:paraId="3DE54A93">
      <w:pPr>
        <w:bidi w:val="0"/>
        <w:rPr>
          <w:rFonts w:hint="default"/>
        </w:rPr>
      </w:pPr>
      <w:r>
        <w:rPr>
          <w:rFonts w:hint="default"/>
        </w:rPr>
        <w:t>POST / 批量撤单</w:t>
      </w:r>
    </w:p>
    <w:p w14:paraId="75F4AD5D">
      <w:pPr>
        <w:bidi w:val="0"/>
        <w:rPr>
          <w:rFonts w:hint="default"/>
        </w:rPr>
      </w:pPr>
      <w:r>
        <w:rPr>
          <w:rFonts w:hint="default"/>
        </w:rPr>
        <w:t>撤销未完成的订单，每次最多可以撤销20个订单。请求参数应该按数组格式传递。</w:t>
      </w:r>
    </w:p>
    <w:p w14:paraId="090E9D55">
      <w:pPr>
        <w:bidi w:val="0"/>
        <w:rPr>
          <w:rFonts w:hint="default"/>
        </w:rPr>
      </w:pPr>
      <w:r>
        <w:rPr>
          <w:rFonts w:hint="default"/>
        </w:rPr>
        <w:t>限速：300个/2s</w:t>
      </w:r>
    </w:p>
    <w:p w14:paraId="482B9E4D">
      <w:pPr>
        <w:bidi w:val="0"/>
        <w:rPr>
          <w:rFonts w:hint="default"/>
        </w:rPr>
      </w:pPr>
      <w:r>
        <w:rPr>
          <w:rFonts w:hint="default"/>
        </w:rPr>
        <w:t>限速规则（期权以外）：User ID + Instrument ID</w:t>
      </w:r>
    </w:p>
    <w:p w14:paraId="54343689">
      <w:pPr>
        <w:bidi w:val="0"/>
        <w:rPr>
          <w:rFonts w:hint="default"/>
        </w:rPr>
      </w:pPr>
      <w:r>
        <w:rPr>
          <w:rFonts w:hint="default"/>
        </w:rPr>
        <w:t>限速规则（只限期权）：User ID + Instrument Family</w:t>
      </w:r>
    </w:p>
    <w:p w14:paraId="0A682A63">
      <w:pPr>
        <w:bidi w:val="0"/>
        <w:rPr>
          <w:rFonts w:hint="default"/>
        </w:rPr>
      </w:pPr>
      <w:r>
        <w:rPr>
          <w:rFonts w:hint="default"/>
        </w:rPr>
        <w:t>权限：交易</w:t>
      </w:r>
    </w:p>
    <w:p w14:paraId="7EDBA196">
      <w:pPr>
        <w:bidi w:val="0"/>
      </w:pPr>
      <w:r>
        <w:rPr>
          <w:lang w:val="en-US" w:eastAsia="zh-CN"/>
        </w:rPr>
        <w:t> 与其他限速按接口调用次数不同，该接口限速按订单的总个数限速。如果单次批量请求中只有一个元素，则算在单个`撤单`限速中。</w:t>
      </w:r>
    </w:p>
    <w:p w14:paraId="0117D758">
      <w:pPr>
        <w:bidi w:val="0"/>
        <w:rPr>
          <w:rFonts w:hint="default"/>
        </w:rPr>
      </w:pPr>
      <w:r>
        <w:rPr>
          <w:rFonts w:hint="default"/>
        </w:rPr>
        <w:t>HTTP请求</w:t>
      </w:r>
    </w:p>
    <w:p w14:paraId="12207779">
      <w:pPr>
        <w:bidi w:val="0"/>
        <w:rPr>
          <w:rFonts w:hint="default"/>
        </w:rPr>
      </w:pPr>
      <w:r>
        <w:rPr>
          <w:rFonts w:hint="default"/>
        </w:rPr>
        <w:t>POST /api/v5/trade/cancel-batch-orders</w:t>
      </w:r>
    </w:p>
    <w:p w14:paraId="4EEFE09D">
      <w:pPr>
        <w:bidi w:val="0"/>
      </w:pPr>
      <w:r>
        <w:rPr>
          <w:rFonts w:hint="default"/>
        </w:rPr>
        <w:t>请求示例</w:t>
      </w:r>
    </w:p>
    <w:p w14:paraId="1816750E">
      <w:pPr>
        <w:bidi w:val="0"/>
        <w:rPr>
          <w:rFonts w:hint="default"/>
        </w:rPr>
      </w:pPr>
      <w:r>
        <w:rPr>
          <w:rFonts w:hint="default"/>
        </w:rPr>
        <w:t>import okx.Trade as Trade</w:t>
      </w:r>
    </w:p>
    <w:p w14:paraId="495AC8FD">
      <w:pPr>
        <w:bidi w:val="0"/>
        <w:rPr>
          <w:rFonts w:hint="default"/>
        </w:rPr>
      </w:pPr>
      <w:r>
        <w:rPr>
          <w:rFonts w:hint="default"/>
        </w:rPr>
        <w:t># API 初始化apikey = "YOUR_API_KEY"secretkey = "YOUR_SECRET_KEY"passphrase = "YOUR_PASSPHRASE"</w:t>
      </w:r>
    </w:p>
    <w:p w14:paraId="5CE36832">
      <w:pPr>
        <w:bidi w:val="0"/>
        <w:rPr>
          <w:rFonts w:hint="default"/>
        </w:rPr>
      </w:pPr>
      <w:r>
        <w:rPr>
          <w:rFonts w:hint="default"/>
        </w:rPr>
        <w:t>flag = "1"  # 实盘: 0, 模拟盘: 1tradeAPI = Trade.TradeAPI(apikey, secretkey, passphrase, False, flag)</w:t>
      </w:r>
    </w:p>
    <w:p w14:paraId="30E17BBF">
      <w:pPr>
        <w:bidi w:val="0"/>
        <w:rPr>
          <w:rFonts w:hint="default"/>
        </w:rPr>
      </w:pPr>
      <w:r>
        <w:rPr>
          <w:rFonts w:hint="default"/>
        </w:rPr>
        <w:t># 按ordId撤单cancel_orders_with_orderId = [</w:t>
      </w:r>
    </w:p>
    <w:p w14:paraId="1A520632">
      <w:pPr>
        <w:bidi w:val="0"/>
        <w:rPr>
          <w:rFonts w:hint="default"/>
        </w:rPr>
      </w:pPr>
      <w:r>
        <w:rPr>
          <w:rFonts w:hint="default"/>
        </w:rPr>
        <w:t xml:space="preserve">    {"instId": "BTC-USDT", "ordId": "590908157585625111"},</w:t>
      </w:r>
    </w:p>
    <w:p w14:paraId="13CB7AEA">
      <w:pPr>
        <w:bidi w:val="0"/>
        <w:rPr>
          <w:rFonts w:hint="default"/>
        </w:rPr>
      </w:pPr>
      <w:r>
        <w:rPr>
          <w:rFonts w:hint="default"/>
        </w:rPr>
        <w:t xml:space="preserve">    {"instId": "BTC-USDT", "ordId": "590908544950571222"}]</w:t>
      </w:r>
    </w:p>
    <w:p w14:paraId="7D04F5B6">
      <w:pPr>
        <w:bidi w:val="0"/>
        <w:rPr>
          <w:rFonts w:hint="default"/>
        </w:rPr>
      </w:pPr>
      <w:r>
        <w:rPr>
          <w:rFonts w:hint="default"/>
        </w:rPr>
        <w:t>result = tradeAPI.cancel_multiple_orders(cancel_orders_with_orderId)print(result)</w:t>
      </w:r>
    </w:p>
    <w:p w14:paraId="4EDBB6A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69"/>
        <w:gridCol w:w="738"/>
        <w:gridCol w:w="1049"/>
        <w:gridCol w:w="5890"/>
      </w:tblGrid>
      <w:tr w14:paraId="7635C8E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CAC0D0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4F5AAE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1DC099C">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80D216A">
            <w:pPr>
              <w:bidi w:val="0"/>
              <w:rPr>
                <w:rFonts w:hint="default"/>
              </w:rPr>
            </w:pPr>
            <w:r>
              <w:rPr>
                <w:rFonts w:hint="default"/>
                <w:lang w:val="en-US" w:eastAsia="zh-CN"/>
              </w:rPr>
              <w:t>描述</w:t>
            </w:r>
          </w:p>
        </w:tc>
      </w:tr>
      <w:tr w14:paraId="6BACA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E97531">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6D05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7C911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90127C">
            <w:pPr>
              <w:bidi w:val="0"/>
              <w:rPr>
                <w:rFonts w:hint="default"/>
              </w:rPr>
            </w:pPr>
            <w:r>
              <w:rPr>
                <w:rFonts w:hint="default"/>
                <w:lang w:val="en-US" w:eastAsia="zh-CN"/>
              </w:rPr>
              <w:t>产品ID，如 BTC-USD-190927</w:t>
            </w:r>
          </w:p>
        </w:tc>
      </w:tr>
      <w:tr w14:paraId="73D2D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8500A2">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6E76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D6795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DD18D9">
            <w:pPr>
              <w:bidi w:val="0"/>
              <w:rPr>
                <w:rFonts w:hint="default"/>
              </w:rPr>
            </w:pPr>
            <w:r>
              <w:rPr>
                <w:rFonts w:hint="default"/>
                <w:lang w:val="en-US" w:eastAsia="zh-CN"/>
              </w:rPr>
              <w:t>订单ID， ordId和clOrdId必须传一个，若传两个，以ordId为主</w:t>
            </w:r>
          </w:p>
        </w:tc>
      </w:tr>
      <w:tr w14:paraId="4A1A8A7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CAC9EA">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AB88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EB550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CF3E80">
            <w:pPr>
              <w:bidi w:val="0"/>
              <w:rPr>
                <w:rFonts w:hint="default"/>
              </w:rPr>
            </w:pPr>
            <w:r>
              <w:rPr>
                <w:rFonts w:hint="default"/>
                <w:lang w:val="en-US" w:eastAsia="zh-CN"/>
              </w:rPr>
              <w:t>用户自定义ID</w:t>
            </w:r>
          </w:p>
        </w:tc>
      </w:tr>
    </w:tbl>
    <w:p w14:paraId="13188F5F">
      <w:pPr>
        <w:bidi w:val="0"/>
      </w:pPr>
      <w:r>
        <w:rPr>
          <w:rFonts w:hint="default"/>
        </w:rPr>
        <w:t>返回结果</w:t>
      </w:r>
    </w:p>
    <w:p w14:paraId="7C79E948">
      <w:pPr>
        <w:bidi w:val="0"/>
        <w:rPr>
          <w:rFonts w:hint="default"/>
        </w:rPr>
      </w:pPr>
      <w:r>
        <w:rPr>
          <w:rFonts w:hint="default"/>
        </w:rPr>
        <w:t>{</w:t>
      </w:r>
    </w:p>
    <w:p w14:paraId="37FB9822">
      <w:pPr>
        <w:bidi w:val="0"/>
        <w:rPr>
          <w:rFonts w:hint="default"/>
        </w:rPr>
      </w:pPr>
      <w:r>
        <w:rPr>
          <w:rFonts w:hint="default"/>
        </w:rPr>
        <w:t xml:space="preserve">    "code":"0",</w:t>
      </w:r>
    </w:p>
    <w:p w14:paraId="08B42AAE">
      <w:pPr>
        <w:bidi w:val="0"/>
        <w:rPr>
          <w:rFonts w:hint="default"/>
        </w:rPr>
      </w:pPr>
      <w:r>
        <w:rPr>
          <w:rFonts w:hint="default"/>
        </w:rPr>
        <w:t xml:space="preserve">    "msg":"",</w:t>
      </w:r>
    </w:p>
    <w:p w14:paraId="15EF8840">
      <w:pPr>
        <w:bidi w:val="0"/>
        <w:rPr>
          <w:rFonts w:hint="default"/>
        </w:rPr>
      </w:pPr>
      <w:r>
        <w:rPr>
          <w:rFonts w:hint="default"/>
        </w:rPr>
        <w:t xml:space="preserve">    "data":[</w:t>
      </w:r>
    </w:p>
    <w:p w14:paraId="4F218922">
      <w:pPr>
        <w:bidi w:val="0"/>
        <w:rPr>
          <w:rFonts w:hint="default"/>
        </w:rPr>
      </w:pPr>
      <w:r>
        <w:rPr>
          <w:rFonts w:hint="default"/>
        </w:rPr>
        <w:t xml:space="preserve">        {</w:t>
      </w:r>
    </w:p>
    <w:p w14:paraId="1BA0A672">
      <w:pPr>
        <w:bidi w:val="0"/>
        <w:rPr>
          <w:rFonts w:hint="default"/>
        </w:rPr>
      </w:pPr>
      <w:r>
        <w:rPr>
          <w:rFonts w:hint="default"/>
        </w:rPr>
        <w:t xml:space="preserve">            "clOrdId":"oktswap6",</w:t>
      </w:r>
    </w:p>
    <w:p w14:paraId="3735B701">
      <w:pPr>
        <w:bidi w:val="0"/>
        <w:rPr>
          <w:rFonts w:hint="default"/>
        </w:rPr>
      </w:pPr>
      <w:r>
        <w:rPr>
          <w:rFonts w:hint="default"/>
        </w:rPr>
        <w:t xml:space="preserve">            "ordId":"12345689",</w:t>
      </w:r>
    </w:p>
    <w:p w14:paraId="3A0C62A4">
      <w:pPr>
        <w:bidi w:val="0"/>
        <w:rPr>
          <w:rFonts w:hint="default"/>
        </w:rPr>
      </w:pPr>
      <w:r>
        <w:rPr>
          <w:rFonts w:hint="default"/>
        </w:rPr>
        <w:t xml:space="preserve">            "ts":"1695190491421",</w:t>
      </w:r>
    </w:p>
    <w:p w14:paraId="477860CE">
      <w:pPr>
        <w:bidi w:val="0"/>
        <w:rPr>
          <w:rFonts w:hint="default"/>
        </w:rPr>
      </w:pPr>
      <w:r>
        <w:rPr>
          <w:rFonts w:hint="default"/>
        </w:rPr>
        <w:t xml:space="preserve">            "sCode":"0",</w:t>
      </w:r>
    </w:p>
    <w:p w14:paraId="66864E88">
      <w:pPr>
        <w:bidi w:val="0"/>
        <w:rPr>
          <w:rFonts w:hint="default"/>
        </w:rPr>
      </w:pPr>
      <w:r>
        <w:rPr>
          <w:rFonts w:hint="default"/>
        </w:rPr>
        <w:t xml:space="preserve">            "sMsg":""</w:t>
      </w:r>
    </w:p>
    <w:p w14:paraId="218FFBC2">
      <w:pPr>
        <w:bidi w:val="0"/>
        <w:rPr>
          <w:rFonts w:hint="default"/>
        </w:rPr>
      </w:pPr>
      <w:r>
        <w:rPr>
          <w:rFonts w:hint="default"/>
        </w:rPr>
        <w:t xml:space="preserve">        },</w:t>
      </w:r>
    </w:p>
    <w:p w14:paraId="5F769A6D">
      <w:pPr>
        <w:bidi w:val="0"/>
        <w:rPr>
          <w:rFonts w:hint="default"/>
        </w:rPr>
      </w:pPr>
      <w:r>
        <w:rPr>
          <w:rFonts w:hint="default"/>
        </w:rPr>
        <w:t xml:space="preserve">        {</w:t>
      </w:r>
    </w:p>
    <w:p w14:paraId="6E16464E">
      <w:pPr>
        <w:bidi w:val="0"/>
        <w:rPr>
          <w:rFonts w:hint="default"/>
        </w:rPr>
      </w:pPr>
      <w:r>
        <w:rPr>
          <w:rFonts w:hint="default"/>
        </w:rPr>
        <w:t xml:space="preserve">            "clOrdId":"oktswap7",</w:t>
      </w:r>
    </w:p>
    <w:p w14:paraId="25367864">
      <w:pPr>
        <w:bidi w:val="0"/>
        <w:rPr>
          <w:rFonts w:hint="default"/>
        </w:rPr>
      </w:pPr>
      <w:r>
        <w:rPr>
          <w:rFonts w:hint="default"/>
        </w:rPr>
        <w:t xml:space="preserve">            "ordId":"12344",</w:t>
      </w:r>
    </w:p>
    <w:p w14:paraId="2B3E03DF">
      <w:pPr>
        <w:bidi w:val="0"/>
        <w:rPr>
          <w:rFonts w:hint="default"/>
        </w:rPr>
      </w:pPr>
      <w:r>
        <w:rPr>
          <w:rFonts w:hint="default"/>
        </w:rPr>
        <w:t xml:space="preserve">            "ts":"1695190491421",</w:t>
      </w:r>
    </w:p>
    <w:p w14:paraId="1A5BEC34">
      <w:pPr>
        <w:bidi w:val="0"/>
        <w:rPr>
          <w:rFonts w:hint="default"/>
        </w:rPr>
      </w:pPr>
      <w:r>
        <w:rPr>
          <w:rFonts w:hint="default"/>
        </w:rPr>
        <w:t xml:space="preserve">            "sCode":"0",</w:t>
      </w:r>
    </w:p>
    <w:p w14:paraId="5291FCC3">
      <w:pPr>
        <w:bidi w:val="0"/>
        <w:rPr>
          <w:rFonts w:hint="default"/>
        </w:rPr>
      </w:pPr>
      <w:r>
        <w:rPr>
          <w:rFonts w:hint="default"/>
        </w:rPr>
        <w:t xml:space="preserve">            "sMsg":""</w:t>
      </w:r>
    </w:p>
    <w:p w14:paraId="3A9F4F85">
      <w:pPr>
        <w:bidi w:val="0"/>
        <w:rPr>
          <w:rFonts w:hint="default"/>
        </w:rPr>
      </w:pPr>
      <w:r>
        <w:rPr>
          <w:rFonts w:hint="default"/>
        </w:rPr>
        <w:t xml:space="preserve">        }</w:t>
      </w:r>
    </w:p>
    <w:p w14:paraId="6FBCDFEA">
      <w:pPr>
        <w:bidi w:val="0"/>
        <w:rPr>
          <w:rFonts w:hint="default"/>
        </w:rPr>
      </w:pPr>
      <w:r>
        <w:rPr>
          <w:rFonts w:hint="default"/>
        </w:rPr>
        <w:t xml:space="preserve">    ],</w:t>
      </w:r>
    </w:p>
    <w:p w14:paraId="43EC5186">
      <w:pPr>
        <w:bidi w:val="0"/>
        <w:rPr>
          <w:rFonts w:hint="default"/>
        </w:rPr>
      </w:pPr>
      <w:r>
        <w:rPr>
          <w:rFonts w:hint="default"/>
        </w:rPr>
        <w:t xml:space="preserve">    "inTime": "1695190491421339",</w:t>
      </w:r>
    </w:p>
    <w:p w14:paraId="5E4E591F">
      <w:pPr>
        <w:bidi w:val="0"/>
        <w:rPr>
          <w:rFonts w:hint="default"/>
        </w:rPr>
      </w:pPr>
      <w:r>
        <w:rPr>
          <w:rFonts w:hint="default"/>
        </w:rPr>
        <w:t xml:space="preserve">    "outTime": "1695190491423240"}</w:t>
      </w:r>
    </w:p>
    <w:p w14:paraId="2359C164">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13"/>
        <w:gridCol w:w="1377"/>
        <w:gridCol w:w="6156"/>
      </w:tblGrid>
      <w:tr w14:paraId="5B38031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9827A1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4B7DCA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493371A">
            <w:pPr>
              <w:bidi w:val="0"/>
              <w:rPr>
                <w:rFonts w:hint="default"/>
              </w:rPr>
            </w:pPr>
            <w:r>
              <w:rPr>
                <w:rFonts w:hint="default"/>
                <w:lang w:val="en-US" w:eastAsia="zh-CN"/>
              </w:rPr>
              <w:t>描述</w:t>
            </w:r>
          </w:p>
        </w:tc>
      </w:tr>
      <w:tr w14:paraId="68F3F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22C77E">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03F0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019D69">
            <w:pPr>
              <w:bidi w:val="0"/>
              <w:rPr>
                <w:rFonts w:hint="default"/>
              </w:rPr>
            </w:pPr>
            <w:r>
              <w:rPr>
                <w:rFonts w:hint="default"/>
                <w:lang w:val="en-US" w:eastAsia="zh-CN"/>
              </w:rPr>
              <w:t>结果代码，0表示成功</w:t>
            </w:r>
          </w:p>
        </w:tc>
      </w:tr>
      <w:tr w14:paraId="593B6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326658">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B093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8A10E7">
            <w:pPr>
              <w:bidi w:val="0"/>
              <w:rPr>
                <w:rFonts w:hint="default"/>
              </w:rPr>
            </w:pPr>
            <w:r>
              <w:rPr>
                <w:rFonts w:hint="default"/>
                <w:lang w:val="en-US" w:eastAsia="zh-CN"/>
              </w:rPr>
              <w:t>错误信息，代码为0时，该字段为空</w:t>
            </w:r>
          </w:p>
        </w:tc>
      </w:tr>
      <w:tr w14:paraId="188F6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6B247D">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908F47">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576E80">
            <w:pPr>
              <w:bidi w:val="0"/>
              <w:rPr>
                <w:rFonts w:hint="default"/>
              </w:rPr>
            </w:pPr>
            <w:r>
              <w:rPr>
                <w:rFonts w:hint="default"/>
                <w:lang w:val="en-US" w:eastAsia="zh-CN"/>
              </w:rPr>
              <w:t>包含结果的对象数组</w:t>
            </w:r>
          </w:p>
        </w:tc>
      </w:tr>
      <w:tr w14:paraId="16665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DEFA84">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923BD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5FCEF6">
            <w:pPr>
              <w:bidi w:val="0"/>
              <w:rPr>
                <w:rFonts w:hint="default"/>
              </w:rPr>
            </w:pPr>
            <w:r>
              <w:rPr>
                <w:rFonts w:hint="default"/>
                <w:lang w:val="en-US" w:eastAsia="zh-CN"/>
              </w:rPr>
              <w:t>订单ID</w:t>
            </w:r>
          </w:p>
        </w:tc>
      </w:tr>
      <w:tr w14:paraId="4F8BE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4E4EEC">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684D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8C84A7">
            <w:pPr>
              <w:bidi w:val="0"/>
              <w:rPr>
                <w:rFonts w:hint="default"/>
              </w:rPr>
            </w:pPr>
            <w:r>
              <w:rPr>
                <w:rFonts w:hint="default"/>
                <w:lang w:val="en-US" w:eastAsia="zh-CN"/>
              </w:rPr>
              <w:t>客户自定义订单ID</w:t>
            </w:r>
          </w:p>
        </w:tc>
      </w:tr>
      <w:tr w14:paraId="4F290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8DCE11">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9F7C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BAB512">
            <w:pPr>
              <w:bidi w:val="0"/>
              <w:rPr>
                <w:rFonts w:hint="default"/>
              </w:rPr>
            </w:pPr>
            <w:r>
              <w:rPr>
                <w:rFonts w:hint="default"/>
                <w:lang w:val="en-US" w:eastAsia="zh-CN"/>
              </w:rPr>
              <w:t>系统完成订单请求处理的时间戳，Unix时间戳的毫秒数格式，如 1597026383085</w:t>
            </w:r>
          </w:p>
        </w:tc>
      </w:tr>
      <w:tr w14:paraId="3F901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D10C00">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8B6F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CB3045">
            <w:pPr>
              <w:bidi w:val="0"/>
              <w:rPr>
                <w:rFonts w:hint="default"/>
              </w:rPr>
            </w:pPr>
            <w:r>
              <w:rPr>
                <w:rFonts w:hint="default"/>
                <w:lang w:val="en-US" w:eastAsia="zh-CN"/>
              </w:rPr>
              <w:t>事件执行结果的code，0代表成功</w:t>
            </w:r>
          </w:p>
        </w:tc>
      </w:tr>
      <w:tr w14:paraId="53735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A7DEE9">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627BC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0B72B1">
            <w:pPr>
              <w:bidi w:val="0"/>
              <w:rPr>
                <w:rFonts w:hint="default"/>
              </w:rPr>
            </w:pPr>
            <w:r>
              <w:rPr>
                <w:rFonts w:hint="default"/>
                <w:lang w:val="en-US" w:eastAsia="zh-CN"/>
              </w:rPr>
              <w:t>事件执行失败时的msg</w:t>
            </w:r>
          </w:p>
        </w:tc>
      </w:tr>
      <w:tr w14:paraId="6A3C6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A27EBE">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75A02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991BA1">
            <w:pPr>
              <w:bidi w:val="0"/>
              <w:rPr>
                <w:rFonts w:hint="default"/>
              </w:rPr>
            </w:pPr>
            <w:r>
              <w:rPr>
                <w:rFonts w:hint="default"/>
                <w:lang w:val="en-US" w:eastAsia="zh-CN"/>
              </w:rPr>
              <w:t>REST网关接收请求时的时间戳，Unix时间戳的微秒数格式，如 1597026383085123</w:t>
            </w:r>
            <w:r>
              <w:rPr>
                <w:rFonts w:hint="default"/>
                <w:lang w:val="en-US" w:eastAsia="zh-CN"/>
              </w:rPr>
              <w:br w:type="textWrapping"/>
            </w:r>
            <w:r>
              <w:rPr>
                <w:rFonts w:hint="default"/>
                <w:lang w:val="en-US" w:eastAsia="zh-CN"/>
              </w:rPr>
              <w:t>返回的时间是请求验证后的时间。</w:t>
            </w:r>
          </w:p>
        </w:tc>
      </w:tr>
      <w:tr w14:paraId="6D83F6A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033A77">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5D675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FC2006">
            <w:pPr>
              <w:bidi w:val="0"/>
              <w:rPr>
                <w:rFonts w:hint="default"/>
              </w:rPr>
            </w:pPr>
            <w:r>
              <w:rPr>
                <w:rFonts w:hint="default"/>
                <w:lang w:val="en-US" w:eastAsia="zh-CN"/>
              </w:rPr>
              <w:t>REST网关发送响应时的时间戳，Unix时间戳的微秒数格式，如 1597026383085123</w:t>
            </w:r>
          </w:p>
        </w:tc>
      </w:tr>
    </w:tbl>
    <w:p w14:paraId="4D6E0638">
      <w:pPr>
        <w:bidi w:val="0"/>
        <w:rPr>
          <w:rFonts w:hint="default"/>
        </w:rPr>
      </w:pPr>
      <w:r>
        <w:rPr>
          <w:rFonts w:hint="default"/>
        </w:rPr>
        <w:t>POST / 修改订单</w:t>
      </w:r>
    </w:p>
    <w:p w14:paraId="21AA22F0">
      <w:pPr>
        <w:bidi w:val="0"/>
        <w:rPr>
          <w:rFonts w:hint="default"/>
        </w:rPr>
      </w:pPr>
      <w:r>
        <w:rPr>
          <w:rFonts w:hint="default"/>
        </w:rPr>
        <w:t>修改当前未成交的挂单</w:t>
      </w:r>
    </w:p>
    <w:p w14:paraId="1E6F2791">
      <w:pPr>
        <w:bidi w:val="0"/>
        <w:rPr>
          <w:rFonts w:hint="default"/>
        </w:rPr>
      </w:pPr>
      <w:r>
        <w:rPr>
          <w:rFonts w:hint="default"/>
        </w:rPr>
        <w:t>限速：60次/2s</w:t>
      </w:r>
    </w:p>
    <w:p w14:paraId="34495D5E">
      <w:pPr>
        <w:bidi w:val="0"/>
        <w:rPr>
          <w:rFonts w:hint="default"/>
        </w:rPr>
      </w:pPr>
      <w:r>
        <w:rPr>
          <w:rFonts w:hint="default"/>
        </w:rPr>
        <w:t>跟单交易带单员带单产品的限速：4个/2s</w:t>
      </w:r>
    </w:p>
    <w:p w14:paraId="74ED8FB7">
      <w:pPr>
        <w:bidi w:val="0"/>
        <w:rPr>
          <w:rFonts w:hint="default"/>
        </w:rPr>
      </w:pPr>
      <w:r>
        <w:rPr>
          <w:rFonts w:hint="default"/>
        </w:rPr>
        <w:t>限速规则：User ID + Instrument ID</w:t>
      </w:r>
    </w:p>
    <w:p w14:paraId="6D366628">
      <w:pPr>
        <w:bidi w:val="0"/>
        <w:rPr>
          <w:rFonts w:hint="default"/>
        </w:rPr>
      </w:pPr>
      <w:r>
        <w:rPr>
          <w:rFonts w:hint="default"/>
        </w:rPr>
        <w:t>权限：交易</w:t>
      </w:r>
    </w:p>
    <w:p w14:paraId="69E5FA62">
      <w:pPr>
        <w:bidi w:val="0"/>
        <w:rPr>
          <w:rFonts w:hint="default"/>
        </w:rPr>
      </w:pPr>
      <w:r>
        <w:rPr>
          <w:rFonts w:hint="default"/>
        </w:rPr>
        <w:t>该接口限速同时受到 </w:t>
      </w:r>
      <w:r>
        <w:rPr>
          <w:rFonts w:hint="default"/>
        </w:rPr>
        <w:fldChar w:fldCharType="begin"/>
      </w:r>
      <w:r>
        <w:rPr>
          <w:rFonts w:hint="default"/>
        </w:rPr>
        <w:instrText xml:space="preserve"> HYPERLINK "https://www.okx.com/docs-v5/log_zh/" \l "upcoming-changes-sub-account-rate-limit"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子账户限速</w:t>
      </w:r>
      <w:r>
        <w:rPr>
          <w:rFonts w:hint="default"/>
        </w:rPr>
        <w:fldChar w:fldCharType="end"/>
      </w:r>
      <w:r>
        <w:rPr>
          <w:rFonts w:hint="default"/>
        </w:rPr>
        <w:t> 及 </w:t>
      </w:r>
      <w:r>
        <w:rPr>
          <w:rFonts w:hint="default"/>
        </w:rPr>
        <w:fldChar w:fldCharType="begin"/>
      </w:r>
      <w:r>
        <w:rPr>
          <w:rFonts w:hint="default"/>
        </w:rPr>
        <w:instrText xml:space="preserve"> HYPERLINK "https://www.okx.com/docs-v5/log_zh/" \l "upcoming-changes-fill-ratio-based-sub-account-rate-limit"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r>
        <w:rPr>
          <w:rFonts w:hint="default"/>
        </w:rPr>
        <w:t> 限速规则的影响。</w:t>
      </w:r>
    </w:p>
    <w:p w14:paraId="48B86D14">
      <w:pPr>
        <w:bidi w:val="0"/>
        <w:rPr>
          <w:rFonts w:hint="default"/>
        </w:rPr>
      </w:pPr>
      <w:r>
        <w:rPr>
          <w:rFonts w:hint="default"/>
        </w:rPr>
        <w:t>HTTP请求</w:t>
      </w:r>
    </w:p>
    <w:p w14:paraId="569EF38E">
      <w:pPr>
        <w:bidi w:val="0"/>
        <w:rPr>
          <w:rFonts w:hint="default"/>
        </w:rPr>
      </w:pPr>
      <w:r>
        <w:rPr>
          <w:rFonts w:hint="default"/>
        </w:rPr>
        <w:t>POST /api/v5/trade/amend-order</w:t>
      </w:r>
    </w:p>
    <w:p w14:paraId="09AD322D">
      <w:pPr>
        <w:bidi w:val="0"/>
      </w:pPr>
      <w:r>
        <w:rPr>
          <w:rFonts w:hint="default"/>
        </w:rPr>
        <w:t>请求示例</w:t>
      </w:r>
    </w:p>
    <w:p w14:paraId="49D2AF3C">
      <w:pPr>
        <w:bidi w:val="0"/>
        <w:rPr>
          <w:rFonts w:hint="default"/>
        </w:rPr>
      </w:pPr>
      <w:r>
        <w:rPr>
          <w:rFonts w:hint="default"/>
        </w:rPr>
        <w:t>import okx.Trade as Trade</w:t>
      </w:r>
    </w:p>
    <w:p w14:paraId="2D1F456C">
      <w:pPr>
        <w:bidi w:val="0"/>
        <w:rPr>
          <w:rFonts w:hint="default"/>
        </w:rPr>
      </w:pPr>
      <w:r>
        <w:rPr>
          <w:rFonts w:hint="default"/>
        </w:rPr>
        <w:t># API 初始化apikey = "YOUR_API_KEY"secretkey = "YOUR_SECRET_KEY"passphrase = "YOUR_PASSPHRASE"</w:t>
      </w:r>
    </w:p>
    <w:p w14:paraId="68201237">
      <w:pPr>
        <w:bidi w:val="0"/>
        <w:rPr>
          <w:rFonts w:hint="default"/>
        </w:rPr>
      </w:pPr>
      <w:r>
        <w:rPr>
          <w:rFonts w:hint="default"/>
        </w:rPr>
        <w:t>flag = "1"  # 实盘: 0, 模拟盘: 1tradeAPI = Trade.TradeAPI(apikey, secretkey, passphrase, False, flag)</w:t>
      </w:r>
    </w:p>
    <w:p w14:paraId="31A0A7C5">
      <w:pPr>
        <w:bidi w:val="0"/>
        <w:rPr>
          <w:rFonts w:hint="default"/>
        </w:rPr>
      </w:pPr>
      <w:r>
        <w:rPr>
          <w:rFonts w:hint="default"/>
        </w:rPr>
        <w:t># 修改订单result = tradeAPI.amend_order(</w:t>
      </w:r>
    </w:p>
    <w:p w14:paraId="7AFA5DC0">
      <w:pPr>
        <w:bidi w:val="0"/>
        <w:rPr>
          <w:rFonts w:hint="default"/>
        </w:rPr>
      </w:pPr>
      <w:r>
        <w:rPr>
          <w:rFonts w:hint="default"/>
        </w:rPr>
        <w:t xml:space="preserve">    instId="BTC-USDT",</w:t>
      </w:r>
    </w:p>
    <w:p w14:paraId="5227DE83">
      <w:pPr>
        <w:bidi w:val="0"/>
        <w:rPr>
          <w:rFonts w:hint="default"/>
        </w:rPr>
      </w:pPr>
      <w:r>
        <w:rPr>
          <w:rFonts w:hint="default"/>
        </w:rPr>
        <w:t xml:space="preserve">    ordId="590909145319051111",</w:t>
      </w:r>
    </w:p>
    <w:p w14:paraId="7F4EDF2C">
      <w:pPr>
        <w:bidi w:val="0"/>
        <w:rPr>
          <w:rFonts w:hint="default"/>
        </w:rPr>
      </w:pPr>
      <w:r>
        <w:rPr>
          <w:rFonts w:hint="default"/>
        </w:rPr>
        <w:t xml:space="preserve">    newSz="2")print(result)</w:t>
      </w:r>
    </w:p>
    <w:p w14:paraId="54121F46">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4"/>
        <w:gridCol w:w="961"/>
        <w:gridCol w:w="471"/>
        <w:gridCol w:w="4690"/>
      </w:tblGrid>
      <w:tr w14:paraId="3609B3C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F3EF62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D434ED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FFEF1A2">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47C22EC">
            <w:pPr>
              <w:bidi w:val="0"/>
              <w:rPr>
                <w:rFonts w:hint="default"/>
              </w:rPr>
            </w:pPr>
            <w:r>
              <w:rPr>
                <w:rFonts w:hint="default"/>
                <w:lang w:val="en-US" w:eastAsia="zh-CN"/>
              </w:rPr>
              <w:t>描述</w:t>
            </w:r>
          </w:p>
        </w:tc>
      </w:tr>
      <w:tr w14:paraId="48A63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A37495">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3899E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EA1FB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C0C84C">
            <w:pPr>
              <w:bidi w:val="0"/>
              <w:rPr>
                <w:rFonts w:hint="default"/>
              </w:rPr>
            </w:pPr>
            <w:r>
              <w:rPr>
                <w:rFonts w:hint="default"/>
                <w:lang w:val="en-US" w:eastAsia="zh-CN"/>
              </w:rPr>
              <w:t>产品ID</w:t>
            </w:r>
          </w:p>
        </w:tc>
      </w:tr>
      <w:tr w14:paraId="5695E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C57067">
            <w:pPr>
              <w:bidi w:val="0"/>
              <w:rPr>
                <w:rFonts w:hint="default"/>
              </w:rPr>
            </w:pPr>
            <w:r>
              <w:rPr>
                <w:rFonts w:hint="default"/>
                <w:lang w:val="en-US" w:eastAsia="zh-CN"/>
              </w:rPr>
              <w:t>cxlOnFail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43F756">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55CB4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2143F3">
            <w:pPr>
              <w:bidi w:val="0"/>
              <w:rPr>
                <w:rFonts w:hint="default"/>
              </w:rPr>
            </w:pPr>
            <w:r>
              <w:rPr>
                <w:rFonts w:hint="default"/>
                <w:lang w:val="en-US" w:eastAsia="zh-CN"/>
              </w:rPr>
              <w:t>订单修改失败时是否自动撤单</w:t>
            </w:r>
            <w:r>
              <w:rPr>
                <w:rFonts w:hint="default"/>
                <w:lang w:val="en-US" w:eastAsia="zh-CN"/>
              </w:rPr>
              <w:br w:type="textWrapping"/>
            </w:r>
            <w:r>
              <w:rPr>
                <w:rFonts w:hint="default"/>
                <w:lang w:val="en-US" w:eastAsia="zh-CN"/>
              </w:rPr>
              <w:t>有效值：false 或 true，默认值为 false。</w:t>
            </w:r>
            <w:r>
              <w:rPr>
                <w:rFonts w:hint="default"/>
                <w:lang w:val="en-US" w:eastAsia="zh-CN"/>
              </w:rPr>
              <w:br w:type="textWrapping"/>
            </w:r>
            <w:r>
              <w:rPr>
                <w:rFonts w:hint="default"/>
                <w:lang w:val="en-US" w:eastAsia="zh-CN"/>
              </w:rPr>
              <w:t>修改失败的场景包括：newSz 不是 lotSz 的整数倍、超出仓位或风险限额等。false（默认）：修改失败时原订单继续保持不变。true：修改失败时原订单将自动撤销。</w:t>
            </w:r>
          </w:p>
        </w:tc>
      </w:tr>
      <w:tr w14:paraId="35C25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701217">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92BE4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E7FFD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C95FA2">
            <w:pPr>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ordId和clOrdId必须传一个，若传两个，以ordId为主</w:t>
            </w:r>
          </w:p>
        </w:tc>
      </w:tr>
      <w:tr w14:paraId="0C4F9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9CC101">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67E0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5D4FE8">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B3B361">
            <w:pPr>
              <w:bidi w:val="0"/>
              <w:rPr>
                <w:rFonts w:hint="default"/>
              </w:rPr>
            </w:pPr>
            <w:r>
              <w:rPr>
                <w:rFonts w:hint="default"/>
                <w:lang w:val="en-US" w:eastAsia="zh-CN"/>
              </w:rPr>
              <w:t>用户自定义订单ID</w:t>
            </w:r>
          </w:p>
        </w:tc>
      </w:tr>
      <w:tr w14:paraId="0DFBF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6C0BA5">
            <w:pPr>
              <w:bidi w:val="0"/>
              <w:rPr>
                <w:rFonts w:hint="default"/>
              </w:rPr>
            </w:pPr>
            <w:r>
              <w:rPr>
                <w:rFonts w:hint="default"/>
                <w:lang w:val="en-US" w:eastAsia="zh-CN"/>
              </w:rPr>
              <w:t>reqId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046E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A6108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794D45">
            <w:pPr>
              <w:bidi w:val="0"/>
              <w:rPr>
                <w:rFonts w:hint="default"/>
              </w:rPr>
            </w:pPr>
            <w:r>
              <w:rPr>
                <w:rFonts w:hint="default"/>
                <w:lang w:val="en-US" w:eastAsia="zh-CN"/>
              </w:rPr>
              <w:t>用户自定义修改事件ID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0DC67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C3250B">
            <w:pPr>
              <w:bidi w:val="0"/>
              <w:rPr>
                <w:rFonts w:hint="default"/>
              </w:rPr>
            </w:pPr>
            <w:r>
              <w:rPr>
                <w:rFonts w:hint="default"/>
                <w:lang w:val="en-US" w:eastAsia="zh-CN"/>
              </w:rPr>
              <w:t>newSz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88280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406F2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C31FFE">
            <w:pPr>
              <w:bidi w:val="0"/>
              <w:rPr>
                <w:rFonts w:hint="default"/>
              </w:rPr>
            </w:pPr>
            <w:r>
              <w:rPr>
                <w:rFonts w:hint="default"/>
                <w:lang w:val="en-US" w:eastAsia="zh-CN"/>
              </w:rPr>
              <w:t>修改后的总目标委托量，必须大于0。这是期望的总委托量，而非剩余未成交量。对于部分成交的订单：如果已成交3张合约，您希望总量为8张，则填写 newSz=8（而非5）。系统将尝试成交剩余的5张。newSz、newPx（或期权的 newPxUsd/newPxVol）至少需要填写一个。</w:t>
            </w:r>
          </w:p>
        </w:tc>
      </w:tr>
      <w:tr w14:paraId="57706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88F06B">
            <w:pPr>
              <w:bidi w:val="0"/>
              <w:rPr>
                <w:rFonts w:hint="default"/>
              </w:rPr>
            </w:pPr>
            <w:r>
              <w:rPr>
                <w:rFonts w:hint="default"/>
                <w:lang w:val="en-US" w:eastAsia="zh-CN"/>
              </w:rPr>
              <w:t>newPx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66E5F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6AAD1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5FA61C">
            <w:pPr>
              <w:bidi w:val="0"/>
              <w:rPr>
                <w:rFonts w:hint="default"/>
              </w:rPr>
            </w:pPr>
            <w:r>
              <w:rPr>
                <w:rFonts w:hint="default"/>
                <w:lang w:val="en-US" w:eastAsia="zh-CN"/>
              </w:rPr>
              <w:t>修改后的新价格</w:t>
            </w:r>
            <w:r>
              <w:rPr>
                <w:rFonts w:hint="default"/>
                <w:lang w:val="en-US" w:eastAsia="zh-CN"/>
              </w:rPr>
              <w:br w:type="textWrapping"/>
            </w:r>
            <w:r>
              <w:rPr>
                <w:rFonts w:hint="default"/>
                <w:lang w:val="en-US" w:eastAsia="zh-CN"/>
              </w:rPr>
              <w:t>修改的新价格期权改单时，newPx/newPxUsd/newPxVol 只能填一个，且必须与下单参数保持一致，如下单用px，改单时需使用newPx</w:t>
            </w:r>
            <w:r>
              <w:rPr>
                <w:rFonts w:hint="default"/>
                <w:lang w:val="en-US" w:eastAsia="zh-CN"/>
              </w:rPr>
              <w:br w:type="textWrapping"/>
            </w:r>
            <w:r>
              <w:rPr>
                <w:rFonts w:hint="default"/>
                <w:lang w:val="en-US" w:eastAsia="zh-CN"/>
              </w:rPr>
              <w:t>newSz 或 newPx 至少需要填写一个。</w:t>
            </w:r>
          </w:p>
        </w:tc>
      </w:tr>
      <w:tr w14:paraId="59F29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87F1FC">
            <w:pPr>
              <w:bidi w:val="0"/>
              <w:rPr>
                <w:rFonts w:hint="default"/>
              </w:rPr>
            </w:pPr>
            <w:r>
              <w:rPr>
                <w:rFonts w:hint="default"/>
                <w:lang w:val="en-US" w:eastAsia="zh-CN"/>
              </w:rPr>
              <w:t>speedBump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2035D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5C5EA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024C3C">
            <w:pPr>
              <w:bidi w:val="0"/>
              <w:rPr>
                <w:rFonts w:hint="default"/>
              </w:rPr>
            </w:pPr>
            <w:r>
              <w:rPr>
                <w:rFonts w:hint="default"/>
                <w:lang w:val="en-US" w:eastAsia="zh-CN"/>
              </w:rPr>
              <w:t>减速带</w:t>
            </w:r>
            <w:r>
              <w:rPr>
                <w:rFonts w:hint="default"/>
                <w:lang w:val="en-US" w:eastAsia="zh-CN"/>
              </w:rPr>
              <w:br w:type="textWrapping"/>
            </w:r>
            <w:r>
              <w:rPr>
                <w:rFonts w:hint="default"/>
                <w:lang w:val="en-US" w:eastAsia="zh-CN"/>
              </w:rPr>
              <w:t>1：事件合约速度限制（延迟可能因市场情况调整，不提前通知）。对 EVENTS 产品的非只挂单操作为必填。</w:t>
            </w:r>
          </w:p>
        </w:tc>
      </w:tr>
      <w:tr w14:paraId="3695B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BD15C8">
            <w:pPr>
              <w:bidi w:val="0"/>
              <w:rPr>
                <w:rFonts w:hint="default"/>
              </w:rPr>
            </w:pPr>
            <w:r>
              <w:rPr>
                <w:rFonts w:hint="default"/>
                <w:lang w:val="en-US" w:eastAsia="zh-CN"/>
              </w:rPr>
              <w:t>newPxUsd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9977B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F08FD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9656B0">
            <w:pPr>
              <w:bidi w:val="0"/>
              <w:rPr>
                <w:rFonts w:hint="default"/>
              </w:rPr>
            </w:pPr>
            <w:r>
              <w:rPr>
                <w:rFonts w:hint="default"/>
                <w:lang w:val="en-US" w:eastAsia="zh-CN"/>
              </w:rPr>
              <w:t>以USD价格进行期权改单</w:t>
            </w:r>
            <w:r>
              <w:rPr>
                <w:rFonts w:hint="default"/>
                <w:lang w:val="en-US" w:eastAsia="zh-CN"/>
              </w:rPr>
              <w:br w:type="textWrapping"/>
            </w:r>
            <w:r>
              <w:rPr>
                <w:rFonts w:hint="default"/>
                <w:lang w:val="en-US" w:eastAsia="zh-CN"/>
              </w:rPr>
              <w:t>仅适用于期权，期权改单时，newPx/newPxUsd/newPxVol 只能填一个</w:t>
            </w:r>
          </w:p>
        </w:tc>
      </w:tr>
      <w:tr w14:paraId="09768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FADF2F">
            <w:pPr>
              <w:bidi w:val="0"/>
              <w:rPr>
                <w:rFonts w:hint="default"/>
              </w:rPr>
            </w:pPr>
            <w:r>
              <w:rPr>
                <w:rFonts w:hint="default"/>
                <w:lang w:val="en-US" w:eastAsia="zh-CN"/>
              </w:rPr>
              <w:t>newPxVol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ED19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DF168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BA4E9B">
            <w:pPr>
              <w:bidi w:val="0"/>
              <w:rPr>
                <w:rFonts w:hint="default"/>
              </w:rPr>
            </w:pPr>
            <w:r>
              <w:rPr>
                <w:rFonts w:hint="default"/>
                <w:lang w:val="en-US" w:eastAsia="zh-CN"/>
              </w:rPr>
              <w:t>以隐含波动率进行期权改单，如 1 代表 100%</w:t>
            </w:r>
            <w:r>
              <w:rPr>
                <w:rFonts w:hint="default"/>
                <w:lang w:val="en-US" w:eastAsia="zh-CN"/>
              </w:rPr>
              <w:br w:type="textWrapping"/>
            </w:r>
            <w:r>
              <w:rPr>
                <w:rFonts w:hint="default"/>
                <w:lang w:val="en-US" w:eastAsia="zh-CN"/>
              </w:rPr>
              <w:t>仅适用于期权，期权改单时，newPx/newPxUsd/newPxVol 只能填一个</w:t>
            </w:r>
          </w:p>
        </w:tc>
      </w:tr>
      <w:tr w14:paraId="59FB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0336DD">
            <w:pPr>
              <w:bidi w:val="0"/>
              <w:rPr>
                <w:rFonts w:hint="default"/>
              </w:rPr>
            </w:pPr>
            <w:r>
              <w:rPr>
                <w:rFonts w:hint="default"/>
                <w:lang w:val="en-US" w:eastAsia="zh-CN"/>
              </w:rPr>
              <w:t>pxAmendType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16E2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251EC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0FBDAF">
            <w:pPr>
              <w:bidi w:val="0"/>
              <w:rPr>
                <w:rFonts w:hint="default"/>
              </w:rPr>
            </w:pPr>
            <w:r>
              <w:rPr>
                <w:rFonts w:hint="default"/>
                <w:lang w:val="en-US" w:eastAsia="zh-CN"/>
              </w:rPr>
              <w:t>订单价格修正类型</w:t>
            </w:r>
            <w:r>
              <w:rPr>
                <w:rFonts w:hint="default"/>
                <w:lang w:val="en-US" w:eastAsia="zh-CN"/>
              </w:rPr>
              <w:br w:type="textWrapping"/>
            </w:r>
            <w:r>
              <w:rPr>
                <w:rFonts w:hint="default"/>
                <w:lang w:val="en-US" w:eastAsia="zh-CN"/>
              </w:rPr>
              <w:t>0：当newPx超出价格限制时，不允许系统修改订单价格</w:t>
            </w:r>
            <w:r>
              <w:rPr>
                <w:rFonts w:hint="default"/>
                <w:lang w:val="en-US" w:eastAsia="zh-CN"/>
              </w:rPr>
              <w:br w:type="textWrapping"/>
            </w:r>
            <w:r>
              <w:rPr>
                <w:rFonts w:hint="default"/>
                <w:lang w:val="en-US" w:eastAsia="zh-CN"/>
              </w:rPr>
              <w:t>1：当newPx超出价格限制时，允许系统将价格修改为限制范围内的最优值</w:t>
            </w:r>
            <w:r>
              <w:rPr>
                <w:rFonts w:hint="default"/>
                <w:lang w:val="en-US" w:eastAsia="zh-CN"/>
              </w:rPr>
              <w:br w:type="textWrapping"/>
            </w:r>
            <w:r>
              <w:rPr>
                <w:rFonts w:hint="default"/>
                <w:lang w:val="en-US" w:eastAsia="zh-CN"/>
              </w:rPr>
              <w:t>默认值为0</w:t>
            </w:r>
          </w:p>
        </w:tc>
      </w:tr>
      <w:tr w14:paraId="16569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D7375F">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759CF5">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41B8A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2CF3B3">
            <w:pPr>
              <w:bidi w:val="0"/>
              <w:rPr>
                <w:rFonts w:hint="default"/>
              </w:rPr>
            </w:pPr>
            <w:r>
              <w:rPr>
                <w:rFonts w:hint="default"/>
                <w:lang w:val="en-US" w:eastAsia="zh-CN"/>
              </w:rPr>
              <w:t>修改附带止盈止损或移动止盈止损订单信息</w:t>
            </w:r>
          </w:p>
        </w:tc>
      </w:tr>
      <w:tr w14:paraId="118B8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324127">
            <w:pPr>
              <w:bidi w:val="0"/>
              <w:rPr>
                <w:rFonts w:hint="default"/>
              </w:rPr>
            </w:pPr>
            <w:r>
              <w:rPr>
                <w:rFonts w:hint="default"/>
                <w:lang w:val="en-US" w:eastAsia="zh-CN"/>
              </w:rPr>
              <w:t>&gt; attachAlgoId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2EBC1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35B078">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968524">
            <w:pPr>
              <w:bidi w:val="0"/>
              <w:rPr>
                <w:rFonts w:hint="default"/>
              </w:rPr>
            </w:pPr>
            <w:r>
              <w:rPr>
                <w:rFonts w:hint="default"/>
                <w:lang w:val="en-US" w:eastAsia="zh-CN"/>
              </w:rPr>
              <w:t>附带止盈止损或移动止盈止损的订单ID，由系统生成，改单时必填，用来标识该笔附带止盈止损订单。下附带策略委托单时，该值不会传给 algoId</w:t>
            </w:r>
          </w:p>
        </w:tc>
      </w:tr>
      <w:tr w14:paraId="42286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E90494">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2075A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90FF5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2D52D8">
            <w:pPr>
              <w:bidi w:val="0"/>
              <w:rPr>
                <w:rFonts w:hint="default"/>
              </w:rPr>
            </w:pPr>
            <w:r>
              <w:rPr>
                <w:rFonts w:hint="default"/>
                <w:lang w:val="en-US" w:eastAsia="zh-CN"/>
              </w:rPr>
              <w:t>下单附带止盈止损或移动止盈止损时，客户自定义的策略订单ID</w:t>
            </w:r>
          </w:p>
        </w:tc>
      </w:tr>
      <w:tr w14:paraId="0A2B0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B02E87">
            <w:pPr>
              <w:bidi w:val="0"/>
              <w:rPr>
                <w:rFonts w:hint="default"/>
              </w:rPr>
            </w:pPr>
            <w:r>
              <w:rPr>
                <w:rFonts w:hint="default"/>
                <w:lang w:val="en-US" w:eastAsia="zh-CN"/>
              </w:rPr>
              <w:t>&gt; newTpTriggerPx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847F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80532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55BC09">
            <w:pPr>
              <w:bidi w:val="0"/>
              <w:rPr>
                <w:rFonts w:hint="default"/>
              </w:rPr>
            </w:pPr>
            <w:r>
              <w:rPr>
                <w:rFonts w:hint="default"/>
                <w:lang w:val="en-US" w:eastAsia="zh-CN"/>
              </w:rPr>
              <w:t>止盈触发价</w:t>
            </w:r>
            <w:r>
              <w:rPr>
                <w:rFonts w:hint="default"/>
                <w:lang w:val="en-US" w:eastAsia="zh-CN"/>
              </w:rPr>
              <w:br w:type="textWrapping"/>
            </w:r>
            <w:r>
              <w:rPr>
                <w:rFonts w:hint="default"/>
                <w:lang w:val="en-US" w:eastAsia="zh-CN"/>
              </w:rPr>
              <w:t>如果止盈触发价或者委托价为0，那代表删除止盈。</w:t>
            </w:r>
          </w:p>
        </w:tc>
      </w:tr>
      <w:tr w14:paraId="1913C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252F8F">
            <w:pPr>
              <w:bidi w:val="0"/>
              <w:rPr>
                <w:rFonts w:hint="default"/>
              </w:rPr>
            </w:pPr>
            <w:r>
              <w:rPr>
                <w:rFonts w:hint="default"/>
                <w:lang w:val="en-US" w:eastAsia="zh-CN"/>
              </w:rPr>
              <w:t>&gt; newTpTriggerRatio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26C1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3104D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401FD5">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r>
              <w:rPr>
                <w:rFonts w:hint="default"/>
                <w:lang w:val="en-US" w:eastAsia="zh-CN"/>
              </w:rPr>
              <w:br w:type="textWrapping"/>
            </w:r>
            <w:r>
              <w:rPr>
                <w:rFonts w:hint="default"/>
                <w:lang w:val="en-US" w:eastAsia="zh-CN"/>
              </w:rPr>
              <w:t>newTpTriggerPx 和 newTpTriggerRatio 只能传入其中一个</w:t>
            </w:r>
            <w:r>
              <w:rPr>
                <w:rFonts w:hint="default"/>
                <w:lang w:val="en-US" w:eastAsia="zh-CN"/>
              </w:rPr>
              <w:br w:type="textWrapping"/>
            </w:r>
            <w:r>
              <w:rPr>
                <w:rFonts w:hint="default"/>
                <w:lang w:val="en-US" w:eastAsia="zh-CN"/>
              </w:rPr>
              <w:t>如果主单为买入订单，必须大于 0，如果主单为卖出订单，必须处于 -1 和 0 之间。0 代表删除止盈。</w:t>
            </w:r>
          </w:p>
        </w:tc>
      </w:tr>
      <w:tr w14:paraId="75D05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186962">
            <w:pPr>
              <w:bidi w:val="0"/>
              <w:rPr>
                <w:rFonts w:hint="default"/>
              </w:rPr>
            </w:pPr>
            <w:r>
              <w:rPr>
                <w:rFonts w:hint="default"/>
                <w:lang w:val="en-US" w:eastAsia="zh-CN"/>
              </w:rPr>
              <w:t>&gt; newTpOrdPx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6DC59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8FD8A8">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333CA6">
            <w:pPr>
              <w:bidi w:val="0"/>
              <w:rPr>
                <w:rFonts w:hint="default"/>
              </w:rPr>
            </w:pPr>
            <w:r>
              <w:rPr>
                <w:rFonts w:hint="default"/>
                <w:lang w:val="en-US" w:eastAsia="zh-CN"/>
              </w:rPr>
              <w:t>止盈委托价</w:t>
            </w:r>
            <w:r>
              <w:rPr>
                <w:rFonts w:hint="default"/>
                <w:lang w:val="en-US" w:eastAsia="zh-CN"/>
              </w:rPr>
              <w:br w:type="textWrapping"/>
            </w:r>
            <w:r>
              <w:rPr>
                <w:rFonts w:hint="default"/>
                <w:lang w:val="en-US" w:eastAsia="zh-CN"/>
              </w:rPr>
              <w:t>委托价格为-1时，执行市价止盈。</w:t>
            </w:r>
          </w:p>
        </w:tc>
      </w:tr>
      <w:tr w14:paraId="6D4A4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BBB4FD">
            <w:pPr>
              <w:bidi w:val="0"/>
              <w:rPr>
                <w:rFonts w:hint="default"/>
              </w:rPr>
            </w:pPr>
            <w:r>
              <w:rPr>
                <w:rFonts w:hint="default"/>
                <w:lang w:val="en-US" w:eastAsia="zh-CN"/>
              </w:rPr>
              <w:t>&gt; newTpOrdKind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33FD4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A563D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27C550">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p>
        </w:tc>
      </w:tr>
      <w:tr w14:paraId="7F4C7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433920">
            <w:pPr>
              <w:bidi w:val="0"/>
              <w:rPr>
                <w:rFonts w:hint="default"/>
              </w:rPr>
            </w:pPr>
            <w:r>
              <w:rPr>
                <w:rFonts w:hint="default"/>
                <w:lang w:val="en-US" w:eastAsia="zh-CN"/>
              </w:rPr>
              <w:t>&gt; newSlTriggerPx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CDB73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6311A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B38EF1">
            <w:pPr>
              <w:bidi w:val="0"/>
              <w:rPr>
                <w:rFonts w:hint="default"/>
              </w:rPr>
            </w:pPr>
            <w:r>
              <w:rPr>
                <w:rFonts w:hint="default"/>
                <w:lang w:val="en-US" w:eastAsia="zh-CN"/>
              </w:rPr>
              <w:t>止损触发价</w:t>
            </w:r>
            <w:r>
              <w:rPr>
                <w:rFonts w:hint="default"/>
                <w:lang w:val="en-US" w:eastAsia="zh-CN"/>
              </w:rPr>
              <w:br w:type="textWrapping"/>
            </w:r>
            <w:r>
              <w:rPr>
                <w:rFonts w:hint="default"/>
                <w:lang w:val="en-US" w:eastAsia="zh-CN"/>
              </w:rPr>
              <w:t>如果止损触发价或者委托价为0，那代表删除止损。</w:t>
            </w:r>
          </w:p>
        </w:tc>
      </w:tr>
      <w:tr w14:paraId="4E21A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022713">
            <w:pPr>
              <w:bidi w:val="0"/>
              <w:rPr>
                <w:rFonts w:hint="default"/>
              </w:rPr>
            </w:pPr>
            <w:r>
              <w:rPr>
                <w:rFonts w:hint="default"/>
                <w:lang w:val="en-US" w:eastAsia="zh-CN"/>
              </w:rPr>
              <w:t>&gt; newSlTriggerRatio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77CE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68EBC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943350">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r>
              <w:rPr>
                <w:rFonts w:hint="default"/>
                <w:lang w:val="en-US" w:eastAsia="zh-CN"/>
              </w:rPr>
              <w:br w:type="textWrapping"/>
            </w:r>
            <w:r>
              <w:rPr>
                <w:rFonts w:hint="default"/>
                <w:lang w:val="en-US" w:eastAsia="zh-CN"/>
              </w:rPr>
              <w:t>newSlTriggerPx 和 newSlTriggerRatio 只能传入其中一个</w:t>
            </w:r>
            <w:r>
              <w:rPr>
                <w:rFonts w:hint="default"/>
                <w:lang w:val="en-US" w:eastAsia="zh-CN"/>
              </w:rPr>
              <w:br w:type="textWrapping"/>
            </w:r>
            <w:r>
              <w:rPr>
                <w:rFonts w:hint="default"/>
                <w:lang w:val="en-US" w:eastAsia="zh-CN"/>
              </w:rPr>
              <w:t>如果主单为买入订单，必须处于 0 和 1 之间，如果主单为卖出订单，必须大于 0。0 代表删除止损。</w:t>
            </w:r>
          </w:p>
        </w:tc>
      </w:tr>
      <w:tr w14:paraId="275A5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CFEEC8">
            <w:pPr>
              <w:bidi w:val="0"/>
              <w:rPr>
                <w:rFonts w:hint="default"/>
              </w:rPr>
            </w:pPr>
            <w:r>
              <w:rPr>
                <w:rFonts w:hint="default"/>
                <w:lang w:val="en-US" w:eastAsia="zh-CN"/>
              </w:rPr>
              <w:t>&gt; newSlOrdPx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DD989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24850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775B6D">
            <w:pPr>
              <w:bidi w:val="0"/>
              <w:rPr>
                <w:rFonts w:hint="default"/>
              </w:rPr>
            </w:pPr>
            <w:r>
              <w:rPr>
                <w:rFonts w:hint="default"/>
                <w:lang w:val="en-US" w:eastAsia="zh-CN"/>
              </w:rPr>
              <w:t>止损委托价</w:t>
            </w:r>
            <w:r>
              <w:rPr>
                <w:rFonts w:hint="default"/>
                <w:lang w:val="en-US" w:eastAsia="zh-CN"/>
              </w:rPr>
              <w:br w:type="textWrapping"/>
            </w:r>
            <w:r>
              <w:rPr>
                <w:rFonts w:hint="default"/>
                <w:lang w:val="en-US" w:eastAsia="zh-CN"/>
              </w:rPr>
              <w:t>委托价格为-1时，执行市价止损。</w:t>
            </w:r>
          </w:p>
        </w:tc>
      </w:tr>
      <w:tr w14:paraId="380A2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92B47B">
            <w:pPr>
              <w:bidi w:val="0"/>
              <w:rPr>
                <w:rFonts w:hint="default"/>
              </w:rPr>
            </w:pPr>
            <w:r>
              <w:rPr>
                <w:rFonts w:hint="default"/>
                <w:lang w:val="en-US" w:eastAsia="zh-CN"/>
              </w:rPr>
              <w:t>&gt; newTpTriggerPxType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DBCBA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16882A">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76589B">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只适用于交割/永续</w:t>
            </w:r>
            <w:r>
              <w:rPr>
                <w:rFonts w:hint="default"/>
                <w:lang w:val="en-US" w:eastAsia="zh-CN"/>
              </w:rPr>
              <w:br w:type="textWrapping"/>
            </w:r>
            <w:r>
              <w:rPr>
                <w:rFonts w:hint="default"/>
                <w:lang w:val="en-US" w:eastAsia="zh-CN"/>
              </w:rPr>
              <w:t>如果要新增止盈，该参数必填</w:t>
            </w:r>
          </w:p>
        </w:tc>
      </w:tr>
      <w:tr w14:paraId="3A545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A1877B">
            <w:pPr>
              <w:bidi w:val="0"/>
              <w:rPr>
                <w:rFonts w:hint="default"/>
              </w:rPr>
            </w:pPr>
            <w:r>
              <w:rPr>
                <w:rFonts w:hint="default"/>
                <w:lang w:val="en-US" w:eastAsia="zh-CN"/>
              </w:rPr>
              <w:t>&gt; newSlTriggerPxType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0F0DF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41118B">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B89D6F">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只适用于交割/永续</w:t>
            </w:r>
            <w:r>
              <w:rPr>
                <w:rFonts w:hint="default"/>
                <w:lang w:val="en-US" w:eastAsia="zh-CN"/>
              </w:rPr>
              <w:br w:type="textWrapping"/>
            </w:r>
            <w:r>
              <w:rPr>
                <w:rFonts w:hint="default"/>
                <w:lang w:val="en-US" w:eastAsia="zh-CN"/>
              </w:rPr>
              <w:t>如果要新增止损，该参数必填</w:t>
            </w:r>
          </w:p>
        </w:tc>
      </w:tr>
      <w:tr w14:paraId="5C418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A4487E">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814A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AD90CC">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53302D">
            <w:pPr>
              <w:bidi w:val="0"/>
              <w:rPr>
                <w:rFonts w:hint="default"/>
              </w:rPr>
            </w:pPr>
            <w:r>
              <w:rPr>
                <w:rFonts w:hint="default"/>
                <w:lang w:val="en-US" w:eastAsia="zh-CN"/>
              </w:rPr>
              <w:t>新的张数。仅适用于“多笔止盈”的止盈订单且必填</w:t>
            </w:r>
          </w:p>
        </w:tc>
      </w:tr>
      <w:tr w14:paraId="2BBA6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1DA023">
            <w:pPr>
              <w:bidi w:val="0"/>
              <w:rPr>
                <w:rFonts w:hint="default"/>
              </w:rPr>
            </w:pPr>
            <w:r>
              <w:rPr>
                <w:rFonts w:hint="default"/>
                <w:lang w:val="en-US" w:eastAsia="zh-CN"/>
              </w:rPr>
              <w: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74CC9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8C1A1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A07365">
            <w:pPr>
              <w:bidi w:val="0"/>
              <w:rPr>
                <w:rFonts w:hint="default"/>
              </w:rPr>
            </w:pPr>
            <w:r>
              <w:rPr>
                <w:rFonts w:hint="default"/>
                <w:lang w:val="en-US" w:eastAsia="zh-CN"/>
              </w:rPr>
              <w:t>是否启用开仓价止损，仅适用于分批止盈的止损订单</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w:t>
            </w:r>
          </w:p>
        </w:tc>
      </w:tr>
      <w:tr w14:paraId="5B954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177239">
            <w:pPr>
              <w:bidi w:val="0"/>
              <w:rPr>
                <w:rFonts w:hint="default"/>
              </w:rPr>
            </w:pPr>
            <w:r>
              <w:rPr>
                <w:rFonts w:hint="default"/>
                <w:lang w:val="en-US" w:eastAsia="zh-CN"/>
              </w:rPr>
              <w:t>&gt; newCallbackRatio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6F5F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89DF2B">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5194F1">
            <w:pPr>
              <w:bidi w:val="0"/>
              <w:rPr>
                <w:rFonts w:hint="default"/>
              </w:rPr>
            </w:pPr>
            <w:r>
              <w:rPr>
                <w:rFonts w:hint="default"/>
                <w:lang w:val="en-US" w:eastAsia="zh-CN"/>
              </w:rPr>
              <w:t>新的回调幅度比例，如 0.05 代表 5%。</w:t>
            </w:r>
            <w:r>
              <w:rPr>
                <w:rFonts w:hint="default"/>
                <w:lang w:val="en-US" w:eastAsia="zh-CN"/>
              </w:rPr>
              <w:br w:type="textWrapping"/>
            </w:r>
            <w:r>
              <w:rPr>
                <w:rFonts w:hint="default"/>
                <w:lang w:val="en-US" w:eastAsia="zh-CN"/>
              </w:rPr>
              <w:t>newCallbackRatio 和 newCallbackSpread 只能传入其中一个。</w:t>
            </w:r>
            <w:r>
              <w:rPr>
                <w:rFonts w:hint="default"/>
                <w:lang w:val="en-US" w:eastAsia="zh-CN"/>
              </w:rPr>
              <w:br w:type="textWrapping"/>
            </w:r>
            <w:r>
              <w:rPr>
                <w:rFonts w:hint="default"/>
                <w:lang w:val="en-US" w:eastAsia="zh-CN"/>
              </w:rPr>
              <w:t>仅适用于 ordType = move_order_stop</w:t>
            </w:r>
          </w:p>
        </w:tc>
      </w:tr>
      <w:tr w14:paraId="5717B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B55DC5">
            <w:pPr>
              <w:bidi w:val="0"/>
              <w:rPr>
                <w:rFonts w:hint="default"/>
              </w:rPr>
            </w:pPr>
            <w:r>
              <w:rPr>
                <w:rFonts w:hint="default"/>
                <w:lang w:val="en-US" w:eastAsia="zh-CN"/>
              </w:rPr>
              <w:t>&gt; newCallbackSpread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CF2B5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D4847A">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6A434F">
            <w:pPr>
              <w:bidi w:val="0"/>
              <w:rPr>
                <w:rFonts w:hint="default"/>
              </w:rPr>
            </w:pPr>
            <w:r>
              <w:rPr>
                <w:rFonts w:hint="default"/>
                <w:lang w:val="en-US" w:eastAsia="zh-CN"/>
              </w:rPr>
              <w:t>新的回调幅度价距。</w:t>
            </w:r>
            <w:r>
              <w:rPr>
                <w:rFonts w:hint="default"/>
                <w:lang w:val="en-US" w:eastAsia="zh-CN"/>
              </w:rPr>
              <w:br w:type="textWrapping"/>
            </w:r>
            <w:r>
              <w:rPr>
                <w:rFonts w:hint="default"/>
                <w:lang w:val="en-US" w:eastAsia="zh-CN"/>
              </w:rPr>
              <w:t>newCallbackRatio 和 newCallbackSpread 只能传入其中一个。</w:t>
            </w:r>
            <w:r>
              <w:rPr>
                <w:rFonts w:hint="default"/>
                <w:lang w:val="en-US" w:eastAsia="zh-CN"/>
              </w:rPr>
              <w:br w:type="textWrapping"/>
            </w:r>
            <w:r>
              <w:rPr>
                <w:rFonts w:hint="default"/>
                <w:lang w:val="en-US" w:eastAsia="zh-CN"/>
              </w:rPr>
              <w:t>仅适用于 ordType = move_order_stop</w:t>
            </w:r>
          </w:p>
        </w:tc>
      </w:tr>
      <w:tr w14:paraId="684C182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8CC545">
            <w:pPr>
              <w:bidi w:val="0"/>
              <w:rPr>
                <w:rFonts w:hint="default"/>
              </w:rPr>
            </w:pPr>
            <w:r>
              <w:rPr>
                <w:rFonts w:hint="default"/>
                <w:lang w:val="en-US" w:eastAsia="zh-CN"/>
              </w:rPr>
              <w:t>&gt; newActivePx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07F6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8DFF7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82628F">
            <w:pPr>
              <w:bidi w:val="0"/>
              <w:rPr>
                <w:rFonts w:hint="default"/>
              </w:rPr>
            </w:pPr>
            <w:r>
              <w:rPr>
                <w:rFonts w:hint="default"/>
                <w:lang w:val="en-US" w:eastAsia="zh-CN"/>
              </w:rPr>
              <w:t>新的激活价格。</w:t>
            </w:r>
            <w:r>
              <w:rPr>
                <w:rFonts w:hint="default"/>
                <w:lang w:val="en-US" w:eastAsia="zh-CN"/>
              </w:rPr>
              <w:br w:type="textWrapping"/>
            </w:r>
            <w:r>
              <w:rPr>
                <w:rFonts w:hint="default"/>
                <w:lang w:val="en-US" w:eastAsia="zh-CN"/>
              </w:rPr>
              <w:t>仅适用于 ordType = move_order_stop</w:t>
            </w:r>
          </w:p>
        </w:tc>
      </w:tr>
    </w:tbl>
    <w:p w14:paraId="39BA65BA">
      <w:pPr>
        <w:bidi w:val="0"/>
      </w:pPr>
      <w:r>
        <w:rPr>
          <w:lang w:val="en-US" w:eastAsia="zh-CN"/>
        </w:rPr>
        <w:t> newSz</w:t>
      </w:r>
      <w:r>
        <w:rPr>
          <w:lang w:val="en-US" w:eastAsia="zh-CN"/>
        </w:rPr>
        <w:br w:type="textWrapping"/>
      </w:r>
      <w:r>
        <w:rPr>
          <w:lang w:val="en-US" w:eastAsia="zh-CN"/>
        </w:rPr>
        <w:t>修改的数量&lt;=该笔订单已成交数量时，该订单的状态会修改为完全成交状态。</w:t>
      </w:r>
    </w:p>
    <w:p w14:paraId="0462D0A9">
      <w:pPr>
        <w:bidi w:val="0"/>
      </w:pPr>
      <w:r>
        <w:rPr>
          <w:rFonts w:hint="default"/>
        </w:rPr>
        <w:t>返回结果</w:t>
      </w:r>
    </w:p>
    <w:p w14:paraId="3995FCEC">
      <w:pPr>
        <w:bidi w:val="0"/>
        <w:rPr>
          <w:rFonts w:hint="default"/>
        </w:rPr>
      </w:pPr>
      <w:r>
        <w:rPr>
          <w:rFonts w:hint="default"/>
        </w:rPr>
        <w:t>{</w:t>
      </w:r>
    </w:p>
    <w:p w14:paraId="7A84ACFA">
      <w:pPr>
        <w:bidi w:val="0"/>
        <w:rPr>
          <w:rFonts w:hint="default"/>
        </w:rPr>
      </w:pPr>
      <w:r>
        <w:rPr>
          <w:rFonts w:hint="default"/>
        </w:rPr>
        <w:t xml:space="preserve">    "code":"0",</w:t>
      </w:r>
    </w:p>
    <w:p w14:paraId="32B52AC5">
      <w:pPr>
        <w:bidi w:val="0"/>
        <w:rPr>
          <w:rFonts w:hint="default"/>
        </w:rPr>
      </w:pPr>
      <w:r>
        <w:rPr>
          <w:rFonts w:hint="default"/>
        </w:rPr>
        <w:t xml:space="preserve">    "msg":"",</w:t>
      </w:r>
    </w:p>
    <w:p w14:paraId="21A9ECBD">
      <w:pPr>
        <w:bidi w:val="0"/>
        <w:rPr>
          <w:rFonts w:hint="default"/>
        </w:rPr>
      </w:pPr>
      <w:r>
        <w:rPr>
          <w:rFonts w:hint="default"/>
        </w:rPr>
        <w:t xml:space="preserve">    "data":[</w:t>
      </w:r>
    </w:p>
    <w:p w14:paraId="7C350806">
      <w:pPr>
        <w:bidi w:val="0"/>
        <w:rPr>
          <w:rFonts w:hint="default"/>
        </w:rPr>
      </w:pPr>
      <w:r>
        <w:rPr>
          <w:rFonts w:hint="default"/>
        </w:rPr>
        <w:t xml:space="preserve">        {</w:t>
      </w:r>
    </w:p>
    <w:p w14:paraId="02F5BAE6">
      <w:pPr>
        <w:bidi w:val="0"/>
        <w:rPr>
          <w:rFonts w:hint="default"/>
        </w:rPr>
      </w:pPr>
      <w:r>
        <w:rPr>
          <w:rFonts w:hint="default"/>
        </w:rPr>
        <w:t xml:space="preserve">         "clOrdId":"",</w:t>
      </w:r>
    </w:p>
    <w:p w14:paraId="0FDD3FAB">
      <w:pPr>
        <w:bidi w:val="0"/>
        <w:rPr>
          <w:rFonts w:hint="default"/>
        </w:rPr>
      </w:pPr>
      <w:r>
        <w:rPr>
          <w:rFonts w:hint="default"/>
        </w:rPr>
        <w:t xml:space="preserve">         "ordId":"12344",</w:t>
      </w:r>
    </w:p>
    <w:p w14:paraId="4F193C8F">
      <w:pPr>
        <w:bidi w:val="0"/>
        <w:rPr>
          <w:rFonts w:hint="default"/>
        </w:rPr>
      </w:pPr>
      <w:r>
        <w:rPr>
          <w:rFonts w:hint="default"/>
        </w:rPr>
        <w:t xml:space="preserve">         "ts":"1695190491421",</w:t>
      </w:r>
    </w:p>
    <w:p w14:paraId="28D21AAF">
      <w:pPr>
        <w:bidi w:val="0"/>
        <w:rPr>
          <w:rFonts w:hint="default"/>
        </w:rPr>
      </w:pPr>
      <w:r>
        <w:rPr>
          <w:rFonts w:hint="default"/>
        </w:rPr>
        <w:t xml:space="preserve">         "reqId":"b12344",</w:t>
      </w:r>
    </w:p>
    <w:p w14:paraId="56CCEABA">
      <w:pPr>
        <w:bidi w:val="0"/>
        <w:rPr>
          <w:rFonts w:hint="default"/>
        </w:rPr>
      </w:pPr>
      <w:r>
        <w:rPr>
          <w:rFonts w:hint="default"/>
        </w:rPr>
        <w:t xml:space="preserve">         "sCode":"0",</w:t>
      </w:r>
    </w:p>
    <w:p w14:paraId="37EE6A1E">
      <w:pPr>
        <w:bidi w:val="0"/>
        <w:rPr>
          <w:rFonts w:hint="default"/>
        </w:rPr>
      </w:pPr>
      <w:r>
        <w:rPr>
          <w:rFonts w:hint="default"/>
        </w:rPr>
        <w:t xml:space="preserve">         "sMsg":"",</w:t>
      </w:r>
    </w:p>
    <w:p w14:paraId="2B388D89">
      <w:pPr>
        <w:bidi w:val="0"/>
        <w:rPr>
          <w:rFonts w:hint="default"/>
        </w:rPr>
      </w:pPr>
      <w:r>
        <w:rPr>
          <w:rFonts w:hint="default"/>
        </w:rPr>
        <w:t xml:space="preserve">         "subCode": ""</w:t>
      </w:r>
    </w:p>
    <w:p w14:paraId="25C302A6">
      <w:pPr>
        <w:bidi w:val="0"/>
        <w:rPr>
          <w:rFonts w:hint="default"/>
        </w:rPr>
      </w:pPr>
      <w:r>
        <w:rPr>
          <w:rFonts w:hint="default"/>
        </w:rPr>
        <w:t xml:space="preserve">        }</w:t>
      </w:r>
    </w:p>
    <w:p w14:paraId="1459B6B7">
      <w:pPr>
        <w:bidi w:val="0"/>
        <w:rPr>
          <w:rFonts w:hint="default"/>
        </w:rPr>
      </w:pPr>
      <w:r>
        <w:rPr>
          <w:rFonts w:hint="default"/>
        </w:rPr>
        <w:t xml:space="preserve">    ],</w:t>
      </w:r>
    </w:p>
    <w:p w14:paraId="39A32878">
      <w:pPr>
        <w:bidi w:val="0"/>
        <w:rPr>
          <w:rFonts w:hint="default"/>
        </w:rPr>
      </w:pPr>
      <w:r>
        <w:rPr>
          <w:rFonts w:hint="default"/>
        </w:rPr>
        <w:t xml:space="preserve">    "inTime": "1695190491421339",</w:t>
      </w:r>
    </w:p>
    <w:p w14:paraId="63E4A652">
      <w:pPr>
        <w:bidi w:val="0"/>
        <w:rPr>
          <w:rFonts w:hint="default"/>
        </w:rPr>
      </w:pPr>
      <w:r>
        <w:rPr>
          <w:rFonts w:hint="default"/>
        </w:rPr>
        <w:t xml:space="preserve">    "outTime": "1695190491423240"}</w:t>
      </w:r>
    </w:p>
    <w:p w14:paraId="08EBCC40">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1319"/>
        <w:gridCol w:w="6094"/>
      </w:tblGrid>
      <w:tr w14:paraId="124E877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496EC4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EE818A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EF308B8">
            <w:pPr>
              <w:bidi w:val="0"/>
              <w:rPr>
                <w:rFonts w:hint="default"/>
              </w:rPr>
            </w:pPr>
            <w:r>
              <w:rPr>
                <w:rFonts w:hint="default"/>
                <w:lang w:val="en-US" w:eastAsia="zh-CN"/>
              </w:rPr>
              <w:t>描述</w:t>
            </w:r>
          </w:p>
        </w:tc>
      </w:tr>
      <w:tr w14:paraId="1CE69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C5C496">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4C99E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01890E">
            <w:pPr>
              <w:bidi w:val="0"/>
              <w:rPr>
                <w:rFonts w:hint="default"/>
              </w:rPr>
            </w:pPr>
            <w:r>
              <w:rPr>
                <w:rFonts w:hint="default"/>
                <w:lang w:val="en-US" w:eastAsia="zh-CN"/>
              </w:rPr>
              <w:t>结果代码，0表示成功</w:t>
            </w:r>
          </w:p>
        </w:tc>
      </w:tr>
      <w:tr w14:paraId="471E2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E93890">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3FD4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3B808B">
            <w:pPr>
              <w:bidi w:val="0"/>
              <w:rPr>
                <w:rFonts w:hint="default"/>
              </w:rPr>
            </w:pPr>
            <w:r>
              <w:rPr>
                <w:rFonts w:hint="default"/>
                <w:lang w:val="en-US" w:eastAsia="zh-CN"/>
              </w:rPr>
              <w:t>错误信息，代码为0时，该字段为空</w:t>
            </w:r>
          </w:p>
        </w:tc>
      </w:tr>
      <w:tr w14:paraId="4294A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CA4E2B">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C91B52">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9C26CC">
            <w:pPr>
              <w:bidi w:val="0"/>
              <w:rPr>
                <w:rFonts w:hint="default"/>
              </w:rPr>
            </w:pPr>
            <w:r>
              <w:rPr>
                <w:rFonts w:hint="default"/>
                <w:lang w:val="en-US" w:eastAsia="zh-CN"/>
              </w:rPr>
              <w:t>包含结果的对象数组</w:t>
            </w:r>
          </w:p>
        </w:tc>
      </w:tr>
      <w:tr w14:paraId="79D35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AE7BB4">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685D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1CC902">
            <w:pPr>
              <w:bidi w:val="0"/>
              <w:rPr>
                <w:rFonts w:hint="default"/>
              </w:rPr>
            </w:pPr>
            <w:r>
              <w:rPr>
                <w:rFonts w:hint="default"/>
                <w:lang w:val="en-US" w:eastAsia="zh-CN"/>
              </w:rPr>
              <w:t>订单ID</w:t>
            </w:r>
          </w:p>
        </w:tc>
      </w:tr>
      <w:tr w14:paraId="29348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753940">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D58A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E4A278">
            <w:pPr>
              <w:bidi w:val="0"/>
              <w:rPr>
                <w:rFonts w:hint="default"/>
              </w:rPr>
            </w:pPr>
            <w:r>
              <w:rPr>
                <w:rFonts w:hint="default"/>
                <w:lang w:val="en-US" w:eastAsia="zh-CN"/>
              </w:rPr>
              <w:t>用户自定义ID</w:t>
            </w:r>
          </w:p>
        </w:tc>
      </w:tr>
      <w:tr w14:paraId="41680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8E1844">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F15A7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2191C6">
            <w:pPr>
              <w:bidi w:val="0"/>
              <w:rPr>
                <w:rFonts w:hint="default"/>
              </w:rPr>
            </w:pPr>
            <w:r>
              <w:rPr>
                <w:rFonts w:hint="default"/>
                <w:lang w:val="en-US" w:eastAsia="zh-CN"/>
              </w:rPr>
              <w:t>系统完成订单请求处理的时间戳，Unix时间戳的毫秒数格式，如 1597026383085</w:t>
            </w:r>
          </w:p>
        </w:tc>
      </w:tr>
      <w:tr w14:paraId="1D15E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229DCE">
            <w:pPr>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84CF0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8EC59C">
            <w:pPr>
              <w:bidi w:val="0"/>
              <w:rPr>
                <w:rFonts w:hint="default"/>
              </w:rPr>
            </w:pPr>
            <w:r>
              <w:rPr>
                <w:rFonts w:hint="default"/>
                <w:lang w:val="en-US" w:eastAsia="zh-CN"/>
              </w:rPr>
              <w:t>用户自定义修改事件ID</w:t>
            </w:r>
          </w:p>
        </w:tc>
      </w:tr>
      <w:tr w14:paraId="0981E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0C125B">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F2D4E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35FC8C">
            <w:pPr>
              <w:bidi w:val="0"/>
              <w:rPr>
                <w:rFonts w:hint="default"/>
              </w:rPr>
            </w:pPr>
            <w:r>
              <w:rPr>
                <w:rFonts w:hint="default"/>
                <w:lang w:val="en-US" w:eastAsia="zh-CN"/>
              </w:rPr>
              <w:t>事件执行结果的code，0代表成功</w:t>
            </w:r>
          </w:p>
        </w:tc>
      </w:tr>
      <w:tr w14:paraId="38B21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60DED4">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7307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01124C">
            <w:pPr>
              <w:bidi w:val="0"/>
              <w:rPr>
                <w:rFonts w:hint="default"/>
              </w:rPr>
            </w:pPr>
            <w:r>
              <w:rPr>
                <w:rFonts w:hint="default"/>
                <w:lang w:val="en-US" w:eastAsia="zh-CN"/>
              </w:rPr>
              <w:t>事件执行失败时的msg</w:t>
            </w:r>
          </w:p>
        </w:tc>
      </w:tr>
      <w:tr w14:paraId="2E573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93DA3B">
            <w:pPr>
              <w:bidi w:val="0"/>
              <w:rPr>
                <w:rFonts w:hint="default"/>
              </w:rPr>
            </w:pPr>
            <w:r>
              <w:rPr>
                <w:rFonts w:hint="default"/>
                <w:lang w:val="en-US" w:eastAsia="zh-CN"/>
              </w:rPr>
              <w:t>&gt; subCode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5B3FD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BD5509">
            <w:pPr>
              <w:bidi w:val="0"/>
              <w:rPr>
                <w:rFonts w:hint="default"/>
              </w:rPr>
            </w:pPr>
            <w:r>
              <w:rPr>
                <w:rFonts w:hint="default"/>
                <w:lang w:val="en-US" w:eastAsia="zh-CN"/>
              </w:rPr>
              <w:t>sCode 的子码。</w:t>
            </w:r>
            <w:r>
              <w:rPr>
                <w:rFonts w:hint="default"/>
                <w:lang w:val="en-US" w:eastAsia="zh-CN"/>
              </w:rPr>
              <w:br w:type="textWrapping"/>
            </w:r>
            <w:r>
              <w:rPr>
                <w:rFonts w:hint="default"/>
                <w:lang w:val="en-US" w:eastAsia="zh-CN"/>
              </w:rPr>
              <w:t>当 sCode 为 0（请求成功）时，返回 ""。</w:t>
            </w:r>
            <w:r>
              <w:rPr>
                <w:rFonts w:hint="default"/>
                <w:lang w:val="en-US" w:eastAsia="zh-CN"/>
              </w:rPr>
              <w:br w:type="textWrapping"/>
            </w:r>
            <w:r>
              <w:rPr>
                <w:rFonts w:hint="default"/>
                <w:lang w:val="en-US" w:eastAsia="zh-CN"/>
              </w:rPr>
              <w:t>当 sCode 不为 0（请求失败）且存在子码时，返回对应的子码；若无子码，则返回 ""。</w:t>
            </w:r>
          </w:p>
        </w:tc>
      </w:tr>
      <w:tr w14:paraId="0DBCB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9CF5C1">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355A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E37369">
            <w:pPr>
              <w:bidi w:val="0"/>
              <w:rPr>
                <w:rFonts w:hint="default"/>
              </w:rPr>
            </w:pPr>
            <w:r>
              <w:rPr>
                <w:rFonts w:hint="default"/>
                <w:lang w:val="en-US" w:eastAsia="zh-CN"/>
              </w:rPr>
              <w:t>REST网关接收请求时的时间戳，Unix时间戳的微秒数格式，如 1597026383085123</w:t>
            </w:r>
            <w:r>
              <w:rPr>
                <w:rFonts w:hint="default"/>
                <w:lang w:val="en-US" w:eastAsia="zh-CN"/>
              </w:rPr>
              <w:br w:type="textWrapping"/>
            </w:r>
            <w:r>
              <w:rPr>
                <w:rFonts w:hint="default"/>
                <w:lang w:val="en-US" w:eastAsia="zh-CN"/>
              </w:rPr>
              <w:t>返回的时间是请求验证后的时间。</w:t>
            </w:r>
          </w:p>
        </w:tc>
      </w:tr>
      <w:tr w14:paraId="24B1079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636BFD">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7E33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55872C">
            <w:pPr>
              <w:bidi w:val="0"/>
              <w:rPr>
                <w:rFonts w:hint="default"/>
              </w:rPr>
            </w:pPr>
            <w:r>
              <w:rPr>
                <w:rFonts w:hint="default"/>
                <w:lang w:val="en-US" w:eastAsia="zh-CN"/>
              </w:rPr>
              <w:t>REST网关发送响应时的时间戳，Unix时间戳的微秒数格式，如 1597026383085123</w:t>
            </w:r>
          </w:p>
        </w:tc>
      </w:tr>
    </w:tbl>
    <w:p w14:paraId="352C128A">
      <w:pPr>
        <w:bidi w:val="0"/>
      </w:pPr>
      <w:r>
        <w:rPr>
          <w:lang w:val="en-US" w:eastAsia="zh-CN"/>
        </w:rPr>
        <w:t> 修改订单返回sCode等于0不能严格认为该订单已经被修改，只表示您的修改订单请求被系统服务器所接受，改单结果以订单频道推送的状态或者查询订单状态为准</w:t>
      </w:r>
    </w:p>
    <w:p w14:paraId="718EBB99">
      <w:pPr>
        <w:bidi w:val="0"/>
        <w:rPr>
          <w:rFonts w:hint="default"/>
        </w:rPr>
      </w:pPr>
      <w:r>
        <w:rPr>
          <w:rFonts w:hint="default"/>
        </w:rPr>
        <w:t>POST / 批量修改订单</w:t>
      </w:r>
    </w:p>
    <w:p w14:paraId="5D5CA506">
      <w:pPr>
        <w:bidi w:val="0"/>
        <w:rPr>
          <w:rFonts w:hint="default"/>
        </w:rPr>
      </w:pPr>
      <w:r>
        <w:rPr>
          <w:rFonts w:hint="default"/>
        </w:rPr>
        <w:t>修改未完成的订单，一次最多可批量修改20个订单。请求参数应该按数组格式传递。</w:t>
      </w:r>
    </w:p>
    <w:p w14:paraId="44F8F923">
      <w:pPr>
        <w:bidi w:val="0"/>
        <w:rPr>
          <w:rFonts w:hint="default"/>
        </w:rPr>
      </w:pPr>
      <w:r>
        <w:rPr>
          <w:rFonts w:hint="default"/>
        </w:rPr>
        <w:t>限速：300个/2s</w:t>
      </w:r>
    </w:p>
    <w:p w14:paraId="011466E5">
      <w:pPr>
        <w:bidi w:val="0"/>
        <w:rPr>
          <w:rFonts w:hint="default"/>
        </w:rPr>
      </w:pPr>
      <w:r>
        <w:rPr>
          <w:rFonts w:hint="default"/>
        </w:rPr>
        <w:t>跟单交易带单员带单产品的限速：4个/2s</w:t>
      </w:r>
    </w:p>
    <w:p w14:paraId="6B3C29F7">
      <w:pPr>
        <w:bidi w:val="0"/>
        <w:rPr>
          <w:rFonts w:hint="default"/>
        </w:rPr>
      </w:pPr>
      <w:r>
        <w:rPr>
          <w:rFonts w:hint="default"/>
        </w:rPr>
        <w:t>限速规则：User ID + Instrument ID</w:t>
      </w:r>
    </w:p>
    <w:p w14:paraId="58917840">
      <w:pPr>
        <w:bidi w:val="0"/>
        <w:rPr>
          <w:rFonts w:hint="default"/>
        </w:rPr>
      </w:pPr>
      <w:r>
        <w:rPr>
          <w:rFonts w:hint="default"/>
        </w:rPr>
        <w:t>权限：交易</w:t>
      </w:r>
    </w:p>
    <w:p w14:paraId="7FFE5FB9">
      <w:pPr>
        <w:bidi w:val="0"/>
        <w:rPr>
          <w:rFonts w:hint="default"/>
        </w:rPr>
      </w:pPr>
      <w:r>
        <w:rPr>
          <w:rFonts w:hint="default"/>
        </w:rPr>
        <w:t>该接口限速同时受到 </w:t>
      </w:r>
      <w:r>
        <w:rPr>
          <w:rFonts w:hint="default"/>
        </w:rPr>
        <w:fldChar w:fldCharType="begin"/>
      </w:r>
      <w:r>
        <w:rPr>
          <w:rFonts w:hint="default"/>
        </w:rPr>
        <w:instrText xml:space="preserve"> HYPERLINK "https://www.okx.com/docs-v5/log_zh/" \l "upcoming-changes-sub-account-rate-limit"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子账户限速</w:t>
      </w:r>
      <w:r>
        <w:rPr>
          <w:rFonts w:hint="default"/>
        </w:rPr>
        <w:fldChar w:fldCharType="end"/>
      </w:r>
      <w:r>
        <w:rPr>
          <w:rFonts w:hint="default"/>
        </w:rPr>
        <w:t> 及 </w:t>
      </w:r>
      <w:r>
        <w:rPr>
          <w:rFonts w:hint="default"/>
        </w:rPr>
        <w:fldChar w:fldCharType="begin"/>
      </w:r>
      <w:r>
        <w:rPr>
          <w:rFonts w:hint="default"/>
        </w:rPr>
        <w:instrText xml:space="preserve"> HYPERLINK "https://www.okx.com/docs-v5/log_zh/" \l "upcoming-changes-fill-ratio-based-sub-account-rate-limit"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r>
        <w:rPr>
          <w:rFonts w:hint="default"/>
        </w:rPr>
        <w:t> 限速规则的影响。</w:t>
      </w:r>
    </w:p>
    <w:p w14:paraId="71DB68DE">
      <w:pPr>
        <w:bidi w:val="0"/>
      </w:pPr>
      <w:r>
        <w:rPr>
          <w:lang w:val="en-US" w:eastAsia="zh-CN"/>
        </w:rPr>
        <w:t> 与其他限速按接口调用次数不同，该接口限速按订单的总个数限速。如果单次批量请求中只有一个元素，则算在单个`修改订单`限速中。</w:t>
      </w:r>
    </w:p>
    <w:p w14:paraId="51CE09CF">
      <w:pPr>
        <w:bidi w:val="0"/>
        <w:rPr>
          <w:rFonts w:hint="default"/>
        </w:rPr>
      </w:pPr>
      <w:r>
        <w:rPr>
          <w:rFonts w:hint="default"/>
        </w:rPr>
        <w:t>HTTP请求</w:t>
      </w:r>
    </w:p>
    <w:p w14:paraId="4AC89C29">
      <w:pPr>
        <w:bidi w:val="0"/>
        <w:rPr>
          <w:rFonts w:hint="default"/>
        </w:rPr>
      </w:pPr>
      <w:r>
        <w:rPr>
          <w:rFonts w:hint="default"/>
        </w:rPr>
        <w:t>POST /api/v5/trade/amend-batch-orders</w:t>
      </w:r>
    </w:p>
    <w:p w14:paraId="4E1A9D1F">
      <w:pPr>
        <w:bidi w:val="0"/>
      </w:pPr>
      <w:r>
        <w:rPr>
          <w:rFonts w:hint="default"/>
        </w:rPr>
        <w:t>请求示例</w:t>
      </w:r>
    </w:p>
    <w:p w14:paraId="4F42E377">
      <w:pPr>
        <w:bidi w:val="0"/>
        <w:rPr>
          <w:rFonts w:hint="default"/>
        </w:rPr>
      </w:pPr>
      <w:r>
        <w:rPr>
          <w:rFonts w:hint="default"/>
        </w:rPr>
        <w:t>import okx.Trade as Trade</w:t>
      </w:r>
    </w:p>
    <w:p w14:paraId="1FD21E85">
      <w:pPr>
        <w:bidi w:val="0"/>
        <w:rPr>
          <w:rFonts w:hint="default"/>
        </w:rPr>
      </w:pPr>
      <w:r>
        <w:rPr>
          <w:rFonts w:hint="default"/>
        </w:rPr>
        <w:t># API 初始化apikey = "YOUR_API_KEY"secretkey = "YOUR_SECRET_KEY"passphrase = "YOUR_PASSPHRASE"</w:t>
      </w:r>
    </w:p>
    <w:p w14:paraId="25FCD3A4">
      <w:pPr>
        <w:bidi w:val="0"/>
        <w:rPr>
          <w:rFonts w:hint="default"/>
        </w:rPr>
      </w:pPr>
      <w:r>
        <w:rPr>
          <w:rFonts w:hint="default"/>
        </w:rPr>
        <w:t>flag = "1"  # 实盘: 0, 模拟盘: 1tradeAPI = Trade.TradeAPI(apikey, secretkey, passphrase, False, flag)</w:t>
      </w:r>
    </w:p>
    <w:p w14:paraId="37A8AD78">
      <w:pPr>
        <w:bidi w:val="0"/>
        <w:rPr>
          <w:rFonts w:hint="default"/>
        </w:rPr>
      </w:pPr>
      <w:r>
        <w:rPr>
          <w:rFonts w:hint="default"/>
        </w:rPr>
        <w:t># 按ordId修改未完成的订单amend_orders_with_orderId = [</w:t>
      </w:r>
    </w:p>
    <w:p w14:paraId="6DAE037A">
      <w:pPr>
        <w:bidi w:val="0"/>
        <w:rPr>
          <w:rFonts w:hint="default"/>
        </w:rPr>
      </w:pPr>
      <w:r>
        <w:rPr>
          <w:rFonts w:hint="default"/>
        </w:rPr>
        <w:t xml:space="preserve">    {"instId": "BTC-USDT", "ordId": "590909308792049444","newSz":"2"},</w:t>
      </w:r>
    </w:p>
    <w:p w14:paraId="70C9E62E">
      <w:pPr>
        <w:bidi w:val="0"/>
        <w:rPr>
          <w:rFonts w:hint="default"/>
        </w:rPr>
      </w:pPr>
      <w:r>
        <w:rPr>
          <w:rFonts w:hint="default"/>
        </w:rPr>
        <w:t xml:space="preserve">    {"instId": "BTC-USDT", "ordId": "590909308792049555","newSz":"2"}]</w:t>
      </w:r>
    </w:p>
    <w:p w14:paraId="3438E291">
      <w:pPr>
        <w:bidi w:val="0"/>
        <w:rPr>
          <w:rFonts w:hint="default"/>
        </w:rPr>
      </w:pPr>
      <w:r>
        <w:rPr>
          <w:rFonts w:hint="default"/>
        </w:rPr>
        <w:t>result = tradeAPI.amend_multiple_orders(amend_orders_with_orderId)print(result)</w:t>
      </w:r>
    </w:p>
    <w:p w14:paraId="756DEC98">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4"/>
        <w:gridCol w:w="978"/>
        <w:gridCol w:w="488"/>
        <w:gridCol w:w="4656"/>
      </w:tblGrid>
      <w:tr w14:paraId="5F2FAC1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D78A21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0B116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A3DD264">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7585106">
            <w:pPr>
              <w:bidi w:val="0"/>
              <w:rPr>
                <w:rFonts w:hint="default"/>
              </w:rPr>
            </w:pPr>
            <w:r>
              <w:rPr>
                <w:rFonts w:hint="default"/>
                <w:lang w:val="en-US" w:eastAsia="zh-CN"/>
              </w:rPr>
              <w:t>描述</w:t>
            </w:r>
          </w:p>
        </w:tc>
      </w:tr>
      <w:tr w14:paraId="068F7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4851C8">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4588C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8F477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4B2D81">
            <w:pPr>
              <w:bidi w:val="0"/>
              <w:rPr>
                <w:rFonts w:hint="default"/>
              </w:rPr>
            </w:pPr>
            <w:r>
              <w:rPr>
                <w:rFonts w:hint="default"/>
                <w:lang w:val="en-US" w:eastAsia="zh-CN"/>
              </w:rPr>
              <w:t>产品ID</w:t>
            </w:r>
          </w:p>
        </w:tc>
      </w:tr>
      <w:tr w14:paraId="30E7D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37F594">
            <w:pPr>
              <w:bidi w:val="0"/>
              <w:rPr>
                <w:rFonts w:hint="default"/>
              </w:rPr>
            </w:pPr>
            <w:r>
              <w:rPr>
                <w:rFonts w:hint="default"/>
                <w:lang w:val="en-US" w:eastAsia="zh-CN"/>
              </w:rPr>
              <w:t>cxlOnFail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F855C5">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70FB6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365617">
            <w:pPr>
              <w:bidi w:val="0"/>
              <w:rPr>
                <w:rFonts w:hint="default"/>
              </w:rPr>
            </w:pPr>
            <w:r>
              <w:rPr>
                <w:rFonts w:hint="default"/>
                <w:lang w:val="en-US" w:eastAsia="zh-CN"/>
              </w:rPr>
              <w:t>订单修改失败时是否自动撤单</w:t>
            </w:r>
            <w:r>
              <w:rPr>
                <w:rFonts w:hint="default"/>
                <w:lang w:val="en-US" w:eastAsia="zh-CN"/>
              </w:rPr>
              <w:br w:type="textWrapping"/>
            </w:r>
            <w:r>
              <w:rPr>
                <w:rFonts w:hint="default"/>
                <w:lang w:val="en-US" w:eastAsia="zh-CN"/>
              </w:rPr>
              <w:t>有效值：false 或 true，默认值为 false。</w:t>
            </w:r>
            <w:r>
              <w:rPr>
                <w:rFonts w:hint="default"/>
                <w:lang w:val="en-US" w:eastAsia="zh-CN"/>
              </w:rPr>
              <w:br w:type="textWrapping"/>
            </w:r>
            <w:r>
              <w:rPr>
                <w:rFonts w:hint="default"/>
                <w:lang w:val="en-US" w:eastAsia="zh-CN"/>
              </w:rPr>
              <w:t>修改失败的场景包括：newSz 不是 lotSz 的整数倍、超出仓位或风险限额等。false（默认）：修改失败时原订单继续保持不变。true：修改失败时原订单将自动撤销。</w:t>
            </w:r>
          </w:p>
        </w:tc>
      </w:tr>
      <w:tr w14:paraId="5A394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B3BBCE">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6932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77002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2ED78F">
            <w:pPr>
              <w:bidi w:val="0"/>
              <w:rPr>
                <w:rFonts w:hint="default"/>
              </w:rPr>
            </w:pPr>
            <w:r>
              <w:rPr>
                <w:rFonts w:hint="default"/>
                <w:lang w:val="en-US" w:eastAsia="zh-CN"/>
              </w:rPr>
              <w:t>订单ID， ordId和clOrdId必须传一个，若传两个，以ordId为主</w:t>
            </w:r>
          </w:p>
        </w:tc>
      </w:tr>
      <w:tr w14:paraId="038A0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492BBE">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8F7B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EE61C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C45252">
            <w:pPr>
              <w:bidi w:val="0"/>
              <w:rPr>
                <w:rFonts w:hint="default"/>
              </w:rPr>
            </w:pPr>
            <w:r>
              <w:rPr>
                <w:rFonts w:hint="default"/>
                <w:lang w:val="en-US" w:eastAsia="zh-CN"/>
              </w:rPr>
              <w:t>用户自定义order ID</w:t>
            </w:r>
          </w:p>
        </w:tc>
      </w:tr>
      <w:tr w14:paraId="09248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1449D3">
            <w:pPr>
              <w:bidi w:val="0"/>
              <w:rPr>
                <w:rFonts w:hint="default"/>
              </w:rPr>
            </w:pPr>
            <w:r>
              <w:rPr>
                <w:rFonts w:hint="default"/>
                <w:lang w:val="en-US" w:eastAsia="zh-CN"/>
              </w:rPr>
              <w:t>reqId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0ADFF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9CF3E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8368C6">
            <w:pPr>
              <w:bidi w:val="0"/>
              <w:rPr>
                <w:rFonts w:hint="default"/>
              </w:rPr>
            </w:pPr>
            <w:r>
              <w:rPr>
                <w:rFonts w:hint="default"/>
                <w:lang w:val="en-US" w:eastAsia="zh-CN"/>
              </w:rPr>
              <w:t>用户自定义修改事件ID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5000A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DF0B94">
            <w:pPr>
              <w:bidi w:val="0"/>
              <w:rPr>
                <w:rFonts w:hint="default"/>
              </w:rPr>
            </w:pPr>
            <w:r>
              <w:rPr>
                <w:rFonts w:hint="default"/>
                <w:lang w:val="en-US" w:eastAsia="zh-CN"/>
              </w:rPr>
              <w:t>newSz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5490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2EE12A">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3E3417">
            <w:pPr>
              <w:bidi w:val="0"/>
              <w:rPr>
                <w:rFonts w:hint="default"/>
              </w:rPr>
            </w:pPr>
            <w:r>
              <w:rPr>
                <w:rFonts w:hint="default"/>
                <w:lang w:val="en-US" w:eastAsia="zh-CN"/>
              </w:rPr>
              <w:t>修改的新数量，必须大于0，对于部分成交订单，该数量应包含已成交数量。</w:t>
            </w:r>
          </w:p>
        </w:tc>
      </w:tr>
      <w:tr w14:paraId="7704A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EE1C73">
            <w:pPr>
              <w:bidi w:val="0"/>
              <w:rPr>
                <w:rFonts w:hint="default"/>
              </w:rPr>
            </w:pPr>
            <w:r>
              <w:rPr>
                <w:rFonts w:hint="default"/>
                <w:lang w:val="en-US" w:eastAsia="zh-CN"/>
              </w:rPr>
              <w:t>newPx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3ADC6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468F9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0C52B2">
            <w:pPr>
              <w:bidi w:val="0"/>
              <w:rPr>
                <w:rFonts w:hint="default"/>
              </w:rPr>
            </w:pPr>
            <w:r>
              <w:rPr>
                <w:rFonts w:hint="default"/>
                <w:lang w:val="en-US" w:eastAsia="zh-CN"/>
              </w:rPr>
              <w:t>修改后的新价格</w:t>
            </w:r>
            <w:r>
              <w:rPr>
                <w:rFonts w:hint="default"/>
                <w:lang w:val="en-US" w:eastAsia="zh-CN"/>
              </w:rPr>
              <w:br w:type="textWrapping"/>
            </w:r>
            <w:r>
              <w:rPr>
                <w:rFonts w:hint="default"/>
                <w:lang w:val="en-US" w:eastAsia="zh-CN"/>
              </w:rPr>
              <w:t>修改的新价格期权改单时，newPx/newPxUsd/newPxVol 只能填一个，且必须与下单参数保持一致，如下单用px，改单时需使用newPx</w:t>
            </w:r>
          </w:p>
        </w:tc>
      </w:tr>
      <w:tr w14:paraId="78932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CA4553">
            <w:pPr>
              <w:bidi w:val="0"/>
              <w:rPr>
                <w:rFonts w:hint="default"/>
              </w:rPr>
            </w:pPr>
            <w:r>
              <w:rPr>
                <w:rFonts w:hint="default"/>
                <w:lang w:val="en-US" w:eastAsia="zh-CN"/>
              </w:rPr>
              <w:t>speedBump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DAE60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EECB53">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916C26">
            <w:pPr>
              <w:bidi w:val="0"/>
              <w:rPr>
                <w:rFonts w:hint="default"/>
              </w:rPr>
            </w:pPr>
            <w:r>
              <w:rPr>
                <w:rFonts w:hint="default"/>
                <w:lang w:val="en-US" w:eastAsia="zh-CN"/>
              </w:rPr>
              <w:t>减速带</w:t>
            </w:r>
            <w:r>
              <w:rPr>
                <w:rFonts w:hint="default"/>
                <w:lang w:val="en-US" w:eastAsia="zh-CN"/>
              </w:rPr>
              <w:br w:type="textWrapping"/>
            </w:r>
            <w:r>
              <w:rPr>
                <w:rFonts w:hint="default"/>
                <w:lang w:val="en-US" w:eastAsia="zh-CN"/>
              </w:rPr>
              <w:t>1：事件合约速度限制（延迟可能因市场情况调整，不提前通知）。对 EVENTS 产品的非只挂单操作为必填。</w:t>
            </w:r>
          </w:p>
        </w:tc>
      </w:tr>
      <w:tr w14:paraId="6A6BD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C51093">
            <w:pPr>
              <w:bidi w:val="0"/>
              <w:rPr>
                <w:rFonts w:hint="default"/>
              </w:rPr>
            </w:pPr>
            <w:r>
              <w:rPr>
                <w:rFonts w:hint="default"/>
                <w:lang w:val="en-US" w:eastAsia="zh-CN"/>
              </w:rPr>
              <w:t>newPxUsd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EFC8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8B082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23E5F1">
            <w:pPr>
              <w:bidi w:val="0"/>
              <w:rPr>
                <w:rFonts w:hint="default"/>
              </w:rPr>
            </w:pPr>
            <w:r>
              <w:rPr>
                <w:rFonts w:hint="default"/>
                <w:lang w:val="en-US" w:eastAsia="zh-CN"/>
              </w:rPr>
              <w:t>以USD价格进行期权改单</w:t>
            </w:r>
            <w:r>
              <w:rPr>
                <w:rFonts w:hint="default"/>
                <w:lang w:val="en-US" w:eastAsia="zh-CN"/>
              </w:rPr>
              <w:br w:type="textWrapping"/>
            </w:r>
            <w:r>
              <w:rPr>
                <w:rFonts w:hint="default"/>
                <w:lang w:val="en-US" w:eastAsia="zh-CN"/>
              </w:rPr>
              <w:t>仅适用于期权，期权改单时，newPx/newPxUsd/newPxVol 只能填一个</w:t>
            </w:r>
          </w:p>
        </w:tc>
      </w:tr>
      <w:tr w14:paraId="75134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592C7C">
            <w:pPr>
              <w:bidi w:val="0"/>
              <w:rPr>
                <w:rFonts w:hint="default"/>
              </w:rPr>
            </w:pPr>
            <w:r>
              <w:rPr>
                <w:rFonts w:hint="default"/>
                <w:lang w:val="en-US" w:eastAsia="zh-CN"/>
              </w:rPr>
              <w:t>newPxVol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6FD43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533DBD">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D1DF3E">
            <w:pPr>
              <w:bidi w:val="0"/>
              <w:rPr>
                <w:rFonts w:hint="default"/>
              </w:rPr>
            </w:pPr>
            <w:r>
              <w:rPr>
                <w:rFonts w:hint="default"/>
                <w:lang w:val="en-US" w:eastAsia="zh-CN"/>
              </w:rPr>
              <w:t>以隐含波动率进行期权改单，如 1 代表 100%</w:t>
            </w:r>
            <w:r>
              <w:rPr>
                <w:rFonts w:hint="default"/>
                <w:lang w:val="en-US" w:eastAsia="zh-CN"/>
              </w:rPr>
              <w:br w:type="textWrapping"/>
            </w:r>
            <w:r>
              <w:rPr>
                <w:rFonts w:hint="default"/>
                <w:lang w:val="en-US" w:eastAsia="zh-CN"/>
              </w:rPr>
              <w:t>仅适用于期权，期权改单时，newPx/newPxUsd/newPxVol 只能填一个</w:t>
            </w:r>
          </w:p>
        </w:tc>
      </w:tr>
      <w:tr w14:paraId="3D098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84BABC">
            <w:pPr>
              <w:bidi w:val="0"/>
              <w:rPr>
                <w:rFonts w:hint="default"/>
              </w:rPr>
            </w:pPr>
            <w:r>
              <w:rPr>
                <w:rFonts w:hint="default"/>
                <w:lang w:val="en-US" w:eastAsia="zh-CN"/>
              </w:rPr>
              <w:t>pxAmendType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E406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95192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D06E60">
            <w:pPr>
              <w:bidi w:val="0"/>
              <w:rPr>
                <w:rFonts w:hint="default"/>
              </w:rPr>
            </w:pPr>
            <w:r>
              <w:rPr>
                <w:rFonts w:hint="default"/>
                <w:lang w:val="en-US" w:eastAsia="zh-CN"/>
              </w:rPr>
              <w:t>订单价格修正类型</w:t>
            </w:r>
            <w:r>
              <w:rPr>
                <w:rFonts w:hint="default"/>
                <w:lang w:val="en-US" w:eastAsia="zh-CN"/>
              </w:rPr>
              <w:br w:type="textWrapping"/>
            </w:r>
            <w:r>
              <w:rPr>
                <w:rFonts w:hint="default"/>
                <w:lang w:val="en-US" w:eastAsia="zh-CN"/>
              </w:rPr>
              <w:t>0：当newPx超出价格限制时，不允许系统修改订单价格</w:t>
            </w:r>
            <w:r>
              <w:rPr>
                <w:rFonts w:hint="default"/>
                <w:lang w:val="en-US" w:eastAsia="zh-CN"/>
              </w:rPr>
              <w:br w:type="textWrapping"/>
            </w:r>
            <w:r>
              <w:rPr>
                <w:rFonts w:hint="default"/>
                <w:lang w:val="en-US" w:eastAsia="zh-CN"/>
              </w:rPr>
              <w:t>1：当newPx超出价格限制时，允许系统将价格修改为限制范围内的最优值</w:t>
            </w:r>
            <w:r>
              <w:rPr>
                <w:rFonts w:hint="default"/>
                <w:lang w:val="en-US" w:eastAsia="zh-CN"/>
              </w:rPr>
              <w:br w:type="textWrapping"/>
            </w:r>
            <w:r>
              <w:rPr>
                <w:rFonts w:hint="default"/>
                <w:lang w:val="en-US" w:eastAsia="zh-CN"/>
              </w:rPr>
              <w:t>默认值为0</w:t>
            </w:r>
          </w:p>
        </w:tc>
      </w:tr>
      <w:tr w14:paraId="6831D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68AED7">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4F56C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84A21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ECF00C">
            <w:pPr>
              <w:bidi w:val="0"/>
              <w:rPr>
                <w:rFonts w:hint="default"/>
              </w:rPr>
            </w:pPr>
            <w:r>
              <w:rPr>
                <w:rFonts w:hint="default"/>
                <w:lang w:val="en-US" w:eastAsia="zh-CN"/>
              </w:rPr>
              <w:t>附带止盈止损或移动止盈止损订单信息</w:t>
            </w:r>
          </w:p>
        </w:tc>
      </w:tr>
      <w:tr w14:paraId="489F5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F43C5A">
            <w:pPr>
              <w:bidi w:val="0"/>
              <w:rPr>
                <w:rFonts w:hint="default"/>
              </w:rPr>
            </w:pPr>
            <w:r>
              <w:rPr>
                <w:rFonts w:hint="default"/>
                <w:lang w:val="en-US" w:eastAsia="zh-CN"/>
              </w:rPr>
              <w:t>&gt; attachAlgoId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9EFA5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30C61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5CB050">
            <w:pPr>
              <w:bidi w:val="0"/>
              <w:rPr>
                <w:rFonts w:hint="default"/>
              </w:rPr>
            </w:pPr>
            <w:r>
              <w:rPr>
                <w:rFonts w:hint="default"/>
                <w:lang w:val="en-US" w:eastAsia="zh-CN"/>
              </w:rPr>
              <w:t>附带止盈止损或移动止盈止损的订单ID，由系统生成，改单时必填，用来标识该笔附带止盈止损订单。下附带策略委托单时，该值不会传给 algoId</w:t>
            </w:r>
          </w:p>
        </w:tc>
      </w:tr>
      <w:tr w14:paraId="0879E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A8959C">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1F362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9C6DB8">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9E7010">
            <w:pPr>
              <w:bidi w:val="0"/>
              <w:rPr>
                <w:rFonts w:hint="default"/>
              </w:rPr>
            </w:pPr>
            <w:r>
              <w:rPr>
                <w:rFonts w:hint="default"/>
                <w:lang w:val="en-US" w:eastAsia="zh-CN"/>
              </w:rPr>
              <w:t>下单附带止盈止损或移动止盈止损时，客户自定义的策略订单ID</w:t>
            </w:r>
          </w:p>
        </w:tc>
      </w:tr>
      <w:tr w14:paraId="26541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879E57">
            <w:pPr>
              <w:bidi w:val="0"/>
              <w:rPr>
                <w:rFonts w:hint="default"/>
              </w:rPr>
            </w:pPr>
            <w:r>
              <w:rPr>
                <w:rFonts w:hint="default"/>
                <w:lang w:val="en-US" w:eastAsia="zh-CN"/>
              </w:rPr>
              <w:t>&gt; newTpTriggerPx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EA3AC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8EEE2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3285C0">
            <w:pPr>
              <w:bidi w:val="0"/>
              <w:rPr>
                <w:rFonts w:hint="default"/>
              </w:rPr>
            </w:pPr>
            <w:r>
              <w:rPr>
                <w:rFonts w:hint="default"/>
                <w:lang w:val="en-US" w:eastAsia="zh-CN"/>
              </w:rPr>
              <w:t>止盈触发价</w:t>
            </w:r>
            <w:r>
              <w:rPr>
                <w:rFonts w:hint="default"/>
                <w:lang w:val="en-US" w:eastAsia="zh-CN"/>
              </w:rPr>
              <w:br w:type="textWrapping"/>
            </w:r>
            <w:r>
              <w:rPr>
                <w:rFonts w:hint="default"/>
                <w:lang w:val="en-US" w:eastAsia="zh-CN"/>
              </w:rPr>
              <w:t>如果止盈触发价或者委托价为0，那代表删除止盈。</w:t>
            </w:r>
          </w:p>
        </w:tc>
      </w:tr>
      <w:tr w14:paraId="670F7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7DE13C">
            <w:pPr>
              <w:bidi w:val="0"/>
              <w:rPr>
                <w:rFonts w:hint="default"/>
              </w:rPr>
            </w:pPr>
            <w:r>
              <w:rPr>
                <w:rFonts w:hint="default"/>
                <w:lang w:val="en-US" w:eastAsia="zh-CN"/>
              </w:rPr>
              <w:t>&gt; newTpTriggerRatio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74FC8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F666A3">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CC4C04">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r>
              <w:rPr>
                <w:rFonts w:hint="default"/>
                <w:lang w:val="en-US" w:eastAsia="zh-CN"/>
              </w:rPr>
              <w:br w:type="textWrapping"/>
            </w:r>
            <w:r>
              <w:rPr>
                <w:rFonts w:hint="default"/>
                <w:lang w:val="en-US" w:eastAsia="zh-CN"/>
              </w:rPr>
              <w:t>newTpTriggerPx 和 newTpTriggerRatio 只能传入其中一个</w:t>
            </w:r>
            <w:r>
              <w:rPr>
                <w:rFonts w:hint="default"/>
                <w:lang w:val="en-US" w:eastAsia="zh-CN"/>
              </w:rPr>
              <w:br w:type="textWrapping"/>
            </w:r>
            <w:r>
              <w:rPr>
                <w:rFonts w:hint="default"/>
                <w:lang w:val="en-US" w:eastAsia="zh-CN"/>
              </w:rPr>
              <w:t>如果主单为买入订单，必须大于 0，如果主单为卖出订单，必须处于 -1 和 0 之间。 0 means to delete the take-profit.</w:t>
            </w:r>
          </w:p>
        </w:tc>
      </w:tr>
      <w:tr w14:paraId="7EE8E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549472">
            <w:pPr>
              <w:bidi w:val="0"/>
              <w:rPr>
                <w:rFonts w:hint="default"/>
              </w:rPr>
            </w:pPr>
            <w:r>
              <w:rPr>
                <w:rFonts w:hint="default"/>
                <w:lang w:val="en-US" w:eastAsia="zh-CN"/>
              </w:rPr>
              <w:t>&gt; newTpOrdPx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304B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D745E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897357">
            <w:pPr>
              <w:bidi w:val="0"/>
              <w:rPr>
                <w:rFonts w:hint="default"/>
              </w:rPr>
            </w:pPr>
            <w:r>
              <w:rPr>
                <w:rFonts w:hint="default"/>
                <w:lang w:val="en-US" w:eastAsia="zh-CN"/>
              </w:rPr>
              <w:t>止盈委托价</w:t>
            </w:r>
            <w:r>
              <w:rPr>
                <w:rFonts w:hint="default"/>
                <w:lang w:val="en-US" w:eastAsia="zh-CN"/>
              </w:rPr>
              <w:br w:type="textWrapping"/>
            </w:r>
            <w:r>
              <w:rPr>
                <w:rFonts w:hint="default"/>
                <w:lang w:val="en-US" w:eastAsia="zh-CN"/>
              </w:rPr>
              <w:t>委托价格为-1时，执行市价止盈。</w:t>
            </w:r>
          </w:p>
        </w:tc>
      </w:tr>
      <w:tr w14:paraId="79C62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2E0534">
            <w:pPr>
              <w:bidi w:val="0"/>
              <w:rPr>
                <w:rFonts w:hint="default"/>
              </w:rPr>
            </w:pPr>
            <w:r>
              <w:rPr>
                <w:rFonts w:hint="default"/>
                <w:lang w:val="en-US" w:eastAsia="zh-CN"/>
              </w:rPr>
              <w:t>&gt; newTpOrdKind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219E5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C848C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36ED3F">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p>
        </w:tc>
      </w:tr>
      <w:tr w14:paraId="700AD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9AF464">
            <w:pPr>
              <w:bidi w:val="0"/>
              <w:rPr>
                <w:rFonts w:hint="default"/>
              </w:rPr>
            </w:pPr>
            <w:r>
              <w:rPr>
                <w:rFonts w:hint="default"/>
                <w:lang w:val="en-US" w:eastAsia="zh-CN"/>
              </w:rPr>
              <w:t>&gt; newSlTriggerPx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81EB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E2F32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078DB7">
            <w:pPr>
              <w:bidi w:val="0"/>
              <w:rPr>
                <w:rFonts w:hint="default"/>
              </w:rPr>
            </w:pPr>
            <w:r>
              <w:rPr>
                <w:rFonts w:hint="default"/>
                <w:lang w:val="en-US" w:eastAsia="zh-CN"/>
              </w:rPr>
              <w:t>止损触发价</w:t>
            </w:r>
            <w:r>
              <w:rPr>
                <w:rFonts w:hint="default"/>
                <w:lang w:val="en-US" w:eastAsia="zh-CN"/>
              </w:rPr>
              <w:br w:type="textWrapping"/>
            </w:r>
            <w:r>
              <w:rPr>
                <w:rFonts w:hint="default"/>
                <w:lang w:val="en-US" w:eastAsia="zh-CN"/>
              </w:rPr>
              <w:t>如果止损触发价或者委托价为0，那代表删除止损。</w:t>
            </w:r>
          </w:p>
        </w:tc>
      </w:tr>
      <w:tr w14:paraId="7EB35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16FC92">
            <w:pPr>
              <w:bidi w:val="0"/>
              <w:rPr>
                <w:rFonts w:hint="default"/>
              </w:rPr>
            </w:pPr>
            <w:r>
              <w:rPr>
                <w:rFonts w:hint="default"/>
                <w:lang w:val="en-US" w:eastAsia="zh-CN"/>
              </w:rPr>
              <w:t>&gt; newSlTriggerRatio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A6949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FF897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BE8895">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r>
              <w:rPr>
                <w:rFonts w:hint="default"/>
                <w:lang w:val="en-US" w:eastAsia="zh-CN"/>
              </w:rPr>
              <w:br w:type="textWrapping"/>
            </w:r>
            <w:r>
              <w:rPr>
                <w:rFonts w:hint="default"/>
                <w:lang w:val="en-US" w:eastAsia="zh-CN"/>
              </w:rPr>
              <w:t>newSlTriggerPx 和 newSlTriggerRatio 只能传入其中一个</w:t>
            </w:r>
            <w:r>
              <w:rPr>
                <w:rFonts w:hint="default"/>
                <w:lang w:val="en-US" w:eastAsia="zh-CN"/>
              </w:rPr>
              <w:br w:type="textWrapping"/>
            </w:r>
            <w:r>
              <w:rPr>
                <w:rFonts w:hint="default"/>
                <w:lang w:val="en-US" w:eastAsia="zh-CN"/>
              </w:rPr>
              <w:t>如果主单为买入订单，必须处于 0 和 1 之间，如果主单为卖出订单，必须大于 0。0 means to delete the stop-loss.</w:t>
            </w:r>
          </w:p>
        </w:tc>
      </w:tr>
      <w:tr w14:paraId="3C72D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DF388C">
            <w:pPr>
              <w:bidi w:val="0"/>
              <w:rPr>
                <w:rFonts w:hint="default"/>
              </w:rPr>
            </w:pPr>
            <w:r>
              <w:rPr>
                <w:rFonts w:hint="default"/>
                <w:lang w:val="en-US" w:eastAsia="zh-CN"/>
              </w:rPr>
              <w:t>&gt; newSlOrdPx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88C3C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1CDD6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431B5C">
            <w:pPr>
              <w:bidi w:val="0"/>
              <w:rPr>
                <w:rFonts w:hint="default"/>
              </w:rPr>
            </w:pPr>
            <w:r>
              <w:rPr>
                <w:rFonts w:hint="default"/>
                <w:lang w:val="en-US" w:eastAsia="zh-CN"/>
              </w:rPr>
              <w:t>止损委托价</w:t>
            </w:r>
            <w:r>
              <w:rPr>
                <w:rFonts w:hint="default"/>
                <w:lang w:val="en-US" w:eastAsia="zh-CN"/>
              </w:rPr>
              <w:br w:type="textWrapping"/>
            </w:r>
            <w:r>
              <w:rPr>
                <w:rFonts w:hint="default"/>
                <w:lang w:val="en-US" w:eastAsia="zh-CN"/>
              </w:rPr>
              <w:t>委托价格为-1时，执行市价止损。</w:t>
            </w:r>
          </w:p>
        </w:tc>
      </w:tr>
      <w:tr w14:paraId="14FB2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C78ED8">
            <w:pPr>
              <w:bidi w:val="0"/>
              <w:rPr>
                <w:rFonts w:hint="default"/>
              </w:rPr>
            </w:pPr>
            <w:r>
              <w:rPr>
                <w:rFonts w:hint="default"/>
                <w:lang w:val="en-US" w:eastAsia="zh-CN"/>
              </w:rPr>
              <w:t>&gt; newTpTriggerPxType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B03C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AC018B">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DCCFF6">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只适用于交割/永续</w:t>
            </w:r>
            <w:r>
              <w:rPr>
                <w:rFonts w:hint="default"/>
                <w:lang w:val="en-US" w:eastAsia="zh-CN"/>
              </w:rPr>
              <w:br w:type="textWrapping"/>
            </w:r>
            <w:r>
              <w:rPr>
                <w:rFonts w:hint="default"/>
                <w:lang w:val="en-US" w:eastAsia="zh-CN"/>
              </w:rPr>
              <w:t>如果要新增止盈，该参数必填</w:t>
            </w:r>
          </w:p>
        </w:tc>
      </w:tr>
      <w:tr w14:paraId="58ADD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6D9201">
            <w:pPr>
              <w:bidi w:val="0"/>
              <w:rPr>
                <w:rFonts w:hint="default"/>
              </w:rPr>
            </w:pPr>
            <w:r>
              <w:rPr>
                <w:rFonts w:hint="default"/>
                <w:lang w:val="en-US" w:eastAsia="zh-CN"/>
              </w:rPr>
              <w:t>&gt; newSlTriggerPxType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2417C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4CBEB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CC5919">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只适用于交割/永续</w:t>
            </w:r>
            <w:r>
              <w:rPr>
                <w:rFonts w:hint="default"/>
                <w:lang w:val="en-US" w:eastAsia="zh-CN"/>
              </w:rPr>
              <w:br w:type="textWrapping"/>
            </w:r>
            <w:r>
              <w:rPr>
                <w:rFonts w:hint="default"/>
                <w:lang w:val="en-US" w:eastAsia="zh-CN"/>
              </w:rPr>
              <w:t>如果要新增止损，该参数必填</w:t>
            </w:r>
          </w:p>
        </w:tc>
      </w:tr>
      <w:tr w14:paraId="6EAC1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3C7271">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74864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6A241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7911E2">
            <w:pPr>
              <w:bidi w:val="0"/>
              <w:rPr>
                <w:rFonts w:hint="default"/>
              </w:rPr>
            </w:pPr>
            <w:r>
              <w:rPr>
                <w:rFonts w:hint="default"/>
                <w:lang w:val="en-US" w:eastAsia="zh-CN"/>
              </w:rPr>
              <w:t>新的张数。仅适用于“多笔止盈”的止盈订单且必填</w:t>
            </w:r>
          </w:p>
        </w:tc>
      </w:tr>
      <w:tr w14:paraId="5DF21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40D61C">
            <w:pPr>
              <w:bidi w:val="0"/>
              <w:rPr>
                <w:rFonts w:hint="default"/>
              </w:rPr>
            </w:pPr>
            <w:r>
              <w:rPr>
                <w:rFonts w:hint="default"/>
                <w:lang w:val="en-US" w:eastAsia="zh-CN"/>
              </w:rPr>
              <w: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8AE6E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469EF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15023A">
            <w:pPr>
              <w:bidi w:val="0"/>
              <w:rPr>
                <w:rFonts w:hint="default"/>
              </w:rPr>
            </w:pPr>
            <w:r>
              <w:rPr>
                <w:rFonts w:hint="default"/>
                <w:lang w:val="en-US" w:eastAsia="zh-CN"/>
              </w:rPr>
              <w:t>是否启用开仓价止损，仅适用于分批止盈的止损订单</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w:t>
            </w:r>
          </w:p>
        </w:tc>
      </w:tr>
      <w:tr w14:paraId="6B3BB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E34ED6">
            <w:pPr>
              <w:bidi w:val="0"/>
              <w:rPr>
                <w:rFonts w:hint="default"/>
              </w:rPr>
            </w:pPr>
            <w:r>
              <w:rPr>
                <w:rFonts w:hint="default"/>
                <w:lang w:val="en-US" w:eastAsia="zh-CN"/>
              </w:rPr>
              <w:t>&gt; newCallbackRatio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FBB3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B5C533">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3F229E">
            <w:pPr>
              <w:bidi w:val="0"/>
              <w:rPr>
                <w:rFonts w:hint="default"/>
              </w:rPr>
            </w:pPr>
            <w:r>
              <w:rPr>
                <w:rFonts w:hint="default"/>
                <w:lang w:val="en-US" w:eastAsia="zh-CN"/>
              </w:rPr>
              <w:t>新的回调幅度比例，如 0.05 代表 5%。</w:t>
            </w:r>
            <w:r>
              <w:rPr>
                <w:rFonts w:hint="default"/>
                <w:lang w:val="en-US" w:eastAsia="zh-CN"/>
              </w:rPr>
              <w:br w:type="textWrapping"/>
            </w:r>
            <w:r>
              <w:rPr>
                <w:rFonts w:hint="default"/>
                <w:lang w:val="en-US" w:eastAsia="zh-CN"/>
              </w:rPr>
              <w:t>newCallbackRatio 和 newCallbackSpread 只能传入其中一个。</w:t>
            </w:r>
            <w:r>
              <w:rPr>
                <w:rFonts w:hint="default"/>
                <w:lang w:val="en-US" w:eastAsia="zh-CN"/>
              </w:rPr>
              <w:br w:type="textWrapping"/>
            </w:r>
            <w:r>
              <w:rPr>
                <w:rFonts w:hint="default"/>
                <w:lang w:val="en-US" w:eastAsia="zh-CN"/>
              </w:rPr>
              <w:t>仅适用于 ordType = move_order_stop</w:t>
            </w:r>
          </w:p>
        </w:tc>
      </w:tr>
      <w:tr w14:paraId="16A68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E2EFBB">
            <w:pPr>
              <w:bidi w:val="0"/>
              <w:rPr>
                <w:rFonts w:hint="default"/>
              </w:rPr>
            </w:pPr>
            <w:r>
              <w:rPr>
                <w:rFonts w:hint="default"/>
                <w:lang w:val="en-US" w:eastAsia="zh-CN"/>
              </w:rPr>
              <w:t>&gt; newCallbackSpread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C9492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C4FDE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F8EB1D">
            <w:pPr>
              <w:bidi w:val="0"/>
              <w:rPr>
                <w:rFonts w:hint="default"/>
              </w:rPr>
            </w:pPr>
            <w:r>
              <w:rPr>
                <w:rFonts w:hint="default"/>
                <w:lang w:val="en-US" w:eastAsia="zh-CN"/>
              </w:rPr>
              <w:t>新的回调幅度价距。</w:t>
            </w:r>
            <w:r>
              <w:rPr>
                <w:rFonts w:hint="default"/>
                <w:lang w:val="en-US" w:eastAsia="zh-CN"/>
              </w:rPr>
              <w:br w:type="textWrapping"/>
            </w:r>
            <w:r>
              <w:rPr>
                <w:rFonts w:hint="default"/>
                <w:lang w:val="en-US" w:eastAsia="zh-CN"/>
              </w:rPr>
              <w:t>newCallbackRatio 和 newCallbackSpread 只能传入其中一个。</w:t>
            </w:r>
            <w:r>
              <w:rPr>
                <w:rFonts w:hint="default"/>
                <w:lang w:val="en-US" w:eastAsia="zh-CN"/>
              </w:rPr>
              <w:br w:type="textWrapping"/>
            </w:r>
            <w:r>
              <w:rPr>
                <w:rFonts w:hint="default"/>
                <w:lang w:val="en-US" w:eastAsia="zh-CN"/>
              </w:rPr>
              <w:t>仅适用于 ordType = move_order_stop</w:t>
            </w:r>
          </w:p>
        </w:tc>
      </w:tr>
      <w:tr w14:paraId="7A0F891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BB714E">
            <w:pPr>
              <w:bidi w:val="0"/>
              <w:rPr>
                <w:rFonts w:hint="default"/>
              </w:rPr>
            </w:pPr>
            <w:r>
              <w:rPr>
                <w:rFonts w:hint="default"/>
                <w:lang w:val="en-US" w:eastAsia="zh-CN"/>
              </w:rPr>
              <w:t>&gt; newActivePx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882D3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E26F7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A6CF95">
            <w:pPr>
              <w:bidi w:val="0"/>
              <w:rPr>
                <w:rFonts w:hint="default"/>
              </w:rPr>
            </w:pPr>
            <w:r>
              <w:rPr>
                <w:rFonts w:hint="default"/>
                <w:lang w:val="en-US" w:eastAsia="zh-CN"/>
              </w:rPr>
              <w:t>新的激活价格。</w:t>
            </w:r>
            <w:r>
              <w:rPr>
                <w:rFonts w:hint="default"/>
                <w:lang w:val="en-US" w:eastAsia="zh-CN"/>
              </w:rPr>
              <w:br w:type="textWrapping"/>
            </w:r>
            <w:r>
              <w:rPr>
                <w:rFonts w:hint="default"/>
                <w:lang w:val="en-US" w:eastAsia="zh-CN"/>
              </w:rPr>
              <w:t>仅适用于 ordType = move_order_stop</w:t>
            </w:r>
          </w:p>
        </w:tc>
      </w:tr>
    </w:tbl>
    <w:p w14:paraId="48D4D309">
      <w:pPr>
        <w:bidi w:val="0"/>
      </w:pPr>
      <w:r>
        <w:rPr>
          <w:lang w:val="en-US" w:eastAsia="zh-CN"/>
        </w:rPr>
        <w:t> newSz</w:t>
      </w:r>
      <w:r>
        <w:rPr>
          <w:lang w:val="en-US" w:eastAsia="zh-CN"/>
        </w:rPr>
        <w:br w:type="textWrapping"/>
      </w:r>
      <w:r>
        <w:rPr>
          <w:lang w:val="en-US" w:eastAsia="zh-CN"/>
        </w:rPr>
        <w:t>修改的数量&lt;=该笔订单已成交数量时，该订单的状态会修改为完全成交状态。</w:t>
      </w:r>
    </w:p>
    <w:p w14:paraId="24D058EE">
      <w:pPr>
        <w:bidi w:val="0"/>
      </w:pPr>
      <w:r>
        <w:rPr>
          <w:rFonts w:hint="default"/>
        </w:rPr>
        <w:t>返回结果</w:t>
      </w:r>
    </w:p>
    <w:p w14:paraId="1F64C432">
      <w:pPr>
        <w:bidi w:val="0"/>
        <w:rPr>
          <w:rFonts w:hint="default"/>
        </w:rPr>
      </w:pPr>
      <w:r>
        <w:rPr>
          <w:rFonts w:hint="default"/>
        </w:rPr>
        <w:t>{</w:t>
      </w:r>
    </w:p>
    <w:p w14:paraId="207194F0">
      <w:pPr>
        <w:bidi w:val="0"/>
        <w:rPr>
          <w:rFonts w:hint="default"/>
        </w:rPr>
      </w:pPr>
      <w:r>
        <w:rPr>
          <w:rFonts w:hint="default"/>
        </w:rPr>
        <w:t xml:space="preserve">    "code":"0",</w:t>
      </w:r>
    </w:p>
    <w:p w14:paraId="1C854A55">
      <w:pPr>
        <w:bidi w:val="0"/>
        <w:rPr>
          <w:rFonts w:hint="default"/>
        </w:rPr>
      </w:pPr>
      <w:r>
        <w:rPr>
          <w:rFonts w:hint="default"/>
        </w:rPr>
        <w:t xml:space="preserve">    "msg":"",</w:t>
      </w:r>
    </w:p>
    <w:p w14:paraId="71A58983">
      <w:pPr>
        <w:bidi w:val="0"/>
        <w:rPr>
          <w:rFonts w:hint="default"/>
        </w:rPr>
      </w:pPr>
      <w:r>
        <w:rPr>
          <w:rFonts w:hint="default"/>
        </w:rPr>
        <w:t xml:space="preserve">    "data":[</w:t>
      </w:r>
    </w:p>
    <w:p w14:paraId="14374159">
      <w:pPr>
        <w:bidi w:val="0"/>
        <w:rPr>
          <w:rFonts w:hint="default"/>
        </w:rPr>
      </w:pPr>
      <w:r>
        <w:rPr>
          <w:rFonts w:hint="default"/>
        </w:rPr>
        <w:t xml:space="preserve">        {</w:t>
      </w:r>
    </w:p>
    <w:p w14:paraId="105C031E">
      <w:pPr>
        <w:bidi w:val="0"/>
        <w:rPr>
          <w:rFonts w:hint="default"/>
        </w:rPr>
      </w:pPr>
      <w:r>
        <w:rPr>
          <w:rFonts w:hint="default"/>
        </w:rPr>
        <w:t xml:space="preserve">            "clOrdId":"oktswap6",</w:t>
      </w:r>
    </w:p>
    <w:p w14:paraId="5947B88A">
      <w:pPr>
        <w:bidi w:val="0"/>
        <w:rPr>
          <w:rFonts w:hint="default"/>
        </w:rPr>
      </w:pPr>
      <w:r>
        <w:rPr>
          <w:rFonts w:hint="default"/>
        </w:rPr>
        <w:t xml:space="preserve">            "ordId":"12345689",</w:t>
      </w:r>
    </w:p>
    <w:p w14:paraId="11B82242">
      <w:pPr>
        <w:bidi w:val="0"/>
        <w:rPr>
          <w:rFonts w:hint="default"/>
        </w:rPr>
      </w:pPr>
      <w:r>
        <w:rPr>
          <w:rFonts w:hint="default"/>
        </w:rPr>
        <w:t xml:space="preserve">            "ts":"1695190491421",</w:t>
      </w:r>
    </w:p>
    <w:p w14:paraId="4BF86439">
      <w:pPr>
        <w:bidi w:val="0"/>
        <w:rPr>
          <w:rFonts w:hint="default"/>
        </w:rPr>
      </w:pPr>
      <w:r>
        <w:rPr>
          <w:rFonts w:hint="default"/>
        </w:rPr>
        <w:t xml:space="preserve">            "reqId":"b12344",</w:t>
      </w:r>
    </w:p>
    <w:p w14:paraId="65CC140D">
      <w:pPr>
        <w:bidi w:val="0"/>
        <w:rPr>
          <w:rFonts w:hint="default"/>
        </w:rPr>
      </w:pPr>
      <w:r>
        <w:rPr>
          <w:rFonts w:hint="default"/>
        </w:rPr>
        <w:t xml:space="preserve">            "sCode":"0",</w:t>
      </w:r>
    </w:p>
    <w:p w14:paraId="4DD49D57">
      <w:pPr>
        <w:bidi w:val="0"/>
        <w:rPr>
          <w:rFonts w:hint="default"/>
        </w:rPr>
      </w:pPr>
      <w:r>
        <w:rPr>
          <w:rFonts w:hint="default"/>
        </w:rPr>
        <w:t xml:space="preserve">            "sMsg":"",</w:t>
      </w:r>
    </w:p>
    <w:p w14:paraId="202797EB">
      <w:pPr>
        <w:bidi w:val="0"/>
        <w:rPr>
          <w:rFonts w:hint="default"/>
        </w:rPr>
      </w:pPr>
      <w:r>
        <w:rPr>
          <w:rFonts w:hint="default"/>
        </w:rPr>
        <w:t xml:space="preserve">            "subCode": ""</w:t>
      </w:r>
    </w:p>
    <w:p w14:paraId="5AE4966F">
      <w:pPr>
        <w:bidi w:val="0"/>
        <w:rPr>
          <w:rFonts w:hint="default"/>
        </w:rPr>
      </w:pPr>
      <w:r>
        <w:rPr>
          <w:rFonts w:hint="default"/>
        </w:rPr>
        <w:t xml:space="preserve">        },</w:t>
      </w:r>
    </w:p>
    <w:p w14:paraId="11E284A4">
      <w:pPr>
        <w:bidi w:val="0"/>
        <w:rPr>
          <w:rFonts w:hint="default"/>
        </w:rPr>
      </w:pPr>
      <w:r>
        <w:rPr>
          <w:rFonts w:hint="default"/>
        </w:rPr>
        <w:t xml:space="preserve">        {</w:t>
      </w:r>
    </w:p>
    <w:p w14:paraId="5404EA3A">
      <w:pPr>
        <w:bidi w:val="0"/>
        <w:rPr>
          <w:rFonts w:hint="default"/>
        </w:rPr>
      </w:pPr>
      <w:r>
        <w:rPr>
          <w:rFonts w:hint="default"/>
        </w:rPr>
        <w:t xml:space="preserve">            "clOrdId":"oktswap7",</w:t>
      </w:r>
    </w:p>
    <w:p w14:paraId="419C26E7">
      <w:pPr>
        <w:bidi w:val="0"/>
        <w:rPr>
          <w:rFonts w:hint="default"/>
        </w:rPr>
      </w:pPr>
      <w:r>
        <w:rPr>
          <w:rFonts w:hint="default"/>
        </w:rPr>
        <w:t xml:space="preserve">            "ordId":"12344",</w:t>
      </w:r>
    </w:p>
    <w:p w14:paraId="54E25959">
      <w:pPr>
        <w:bidi w:val="0"/>
        <w:rPr>
          <w:rFonts w:hint="default"/>
        </w:rPr>
      </w:pPr>
      <w:r>
        <w:rPr>
          <w:rFonts w:hint="default"/>
        </w:rPr>
        <w:t xml:space="preserve">            "ts":"1695190491421",</w:t>
      </w:r>
    </w:p>
    <w:p w14:paraId="31DD2089">
      <w:pPr>
        <w:bidi w:val="0"/>
        <w:rPr>
          <w:rFonts w:hint="default"/>
        </w:rPr>
      </w:pPr>
      <w:r>
        <w:rPr>
          <w:rFonts w:hint="default"/>
        </w:rPr>
        <w:t xml:space="preserve">            "reqId":"b12344",</w:t>
      </w:r>
    </w:p>
    <w:p w14:paraId="77926345">
      <w:pPr>
        <w:bidi w:val="0"/>
        <w:rPr>
          <w:rFonts w:hint="default"/>
        </w:rPr>
      </w:pPr>
      <w:r>
        <w:rPr>
          <w:rFonts w:hint="default"/>
        </w:rPr>
        <w:t xml:space="preserve">            "sCode":"0",</w:t>
      </w:r>
    </w:p>
    <w:p w14:paraId="1DB97268">
      <w:pPr>
        <w:bidi w:val="0"/>
        <w:rPr>
          <w:rFonts w:hint="default"/>
        </w:rPr>
      </w:pPr>
      <w:r>
        <w:rPr>
          <w:rFonts w:hint="default"/>
        </w:rPr>
        <w:t xml:space="preserve">            "sMsg":"",</w:t>
      </w:r>
    </w:p>
    <w:p w14:paraId="6F2B714A">
      <w:pPr>
        <w:bidi w:val="0"/>
        <w:rPr>
          <w:rFonts w:hint="default"/>
        </w:rPr>
      </w:pPr>
      <w:r>
        <w:rPr>
          <w:rFonts w:hint="default"/>
        </w:rPr>
        <w:t xml:space="preserve">            "subCode": ""</w:t>
      </w:r>
    </w:p>
    <w:p w14:paraId="507FD4FE">
      <w:pPr>
        <w:bidi w:val="0"/>
        <w:rPr>
          <w:rFonts w:hint="default"/>
        </w:rPr>
      </w:pPr>
      <w:r>
        <w:rPr>
          <w:rFonts w:hint="default"/>
        </w:rPr>
        <w:t xml:space="preserve">        }</w:t>
      </w:r>
    </w:p>
    <w:p w14:paraId="03F615A2">
      <w:pPr>
        <w:bidi w:val="0"/>
        <w:rPr>
          <w:rFonts w:hint="default"/>
        </w:rPr>
      </w:pPr>
      <w:r>
        <w:rPr>
          <w:rFonts w:hint="default"/>
        </w:rPr>
        <w:t xml:space="preserve">    ],</w:t>
      </w:r>
    </w:p>
    <w:p w14:paraId="06DC5AD3">
      <w:pPr>
        <w:bidi w:val="0"/>
        <w:rPr>
          <w:rFonts w:hint="default"/>
        </w:rPr>
      </w:pPr>
      <w:r>
        <w:rPr>
          <w:rFonts w:hint="default"/>
        </w:rPr>
        <w:t xml:space="preserve">    "inTime": "1695190491421339",</w:t>
      </w:r>
    </w:p>
    <w:p w14:paraId="17EB028A">
      <w:pPr>
        <w:bidi w:val="0"/>
        <w:rPr>
          <w:rFonts w:hint="default"/>
        </w:rPr>
      </w:pPr>
      <w:r>
        <w:rPr>
          <w:rFonts w:hint="default"/>
        </w:rPr>
        <w:t xml:space="preserve">    "outTime": "1695190491423240"}</w:t>
      </w:r>
    </w:p>
    <w:p w14:paraId="1ADADBCB">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1319"/>
        <w:gridCol w:w="6094"/>
      </w:tblGrid>
      <w:tr w14:paraId="18A97EE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484445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0A5282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4BBB492">
            <w:pPr>
              <w:bidi w:val="0"/>
              <w:rPr>
                <w:rFonts w:hint="default"/>
              </w:rPr>
            </w:pPr>
            <w:r>
              <w:rPr>
                <w:rFonts w:hint="default"/>
                <w:lang w:val="en-US" w:eastAsia="zh-CN"/>
              </w:rPr>
              <w:t>描述</w:t>
            </w:r>
          </w:p>
        </w:tc>
      </w:tr>
      <w:tr w14:paraId="0F53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F9CA39">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8D639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434C91">
            <w:pPr>
              <w:bidi w:val="0"/>
              <w:rPr>
                <w:rFonts w:hint="default"/>
              </w:rPr>
            </w:pPr>
            <w:r>
              <w:rPr>
                <w:rFonts w:hint="default"/>
                <w:lang w:val="en-US" w:eastAsia="zh-CN"/>
              </w:rPr>
              <w:t>结果代码，0表示成功</w:t>
            </w:r>
          </w:p>
        </w:tc>
      </w:tr>
      <w:tr w14:paraId="1921E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66CED3">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E622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9D0D3B">
            <w:pPr>
              <w:bidi w:val="0"/>
              <w:rPr>
                <w:rFonts w:hint="default"/>
              </w:rPr>
            </w:pPr>
            <w:r>
              <w:rPr>
                <w:rFonts w:hint="default"/>
                <w:lang w:val="en-US" w:eastAsia="zh-CN"/>
              </w:rPr>
              <w:t>错误信息，代码为0时，该字段为空</w:t>
            </w:r>
          </w:p>
        </w:tc>
      </w:tr>
      <w:tr w14:paraId="1E4C6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2DB470">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D15D5B">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FB6D6F">
            <w:pPr>
              <w:bidi w:val="0"/>
              <w:rPr>
                <w:rFonts w:hint="default"/>
              </w:rPr>
            </w:pPr>
            <w:r>
              <w:rPr>
                <w:rFonts w:hint="default"/>
                <w:lang w:val="en-US" w:eastAsia="zh-CN"/>
              </w:rPr>
              <w:t>包含结果的对象数组</w:t>
            </w:r>
          </w:p>
        </w:tc>
      </w:tr>
      <w:tr w14:paraId="03D14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6C716A">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9649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21B6CB">
            <w:pPr>
              <w:bidi w:val="0"/>
              <w:rPr>
                <w:rFonts w:hint="default"/>
              </w:rPr>
            </w:pPr>
            <w:r>
              <w:rPr>
                <w:rFonts w:hint="default"/>
                <w:lang w:val="en-US" w:eastAsia="zh-CN"/>
              </w:rPr>
              <w:t>订单ID</w:t>
            </w:r>
          </w:p>
        </w:tc>
      </w:tr>
      <w:tr w14:paraId="1A078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C9CCC0">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3149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563CB4">
            <w:pPr>
              <w:bidi w:val="0"/>
              <w:rPr>
                <w:rFonts w:hint="default"/>
              </w:rPr>
            </w:pPr>
            <w:r>
              <w:rPr>
                <w:rFonts w:hint="default"/>
                <w:lang w:val="en-US" w:eastAsia="zh-CN"/>
              </w:rPr>
              <w:t>用户自定义ID</w:t>
            </w:r>
          </w:p>
        </w:tc>
      </w:tr>
      <w:tr w14:paraId="432F4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01A5F3">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939B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B89905">
            <w:pPr>
              <w:bidi w:val="0"/>
              <w:rPr>
                <w:rFonts w:hint="default"/>
              </w:rPr>
            </w:pPr>
            <w:r>
              <w:rPr>
                <w:rFonts w:hint="default"/>
                <w:lang w:val="en-US" w:eastAsia="zh-CN"/>
              </w:rPr>
              <w:t>系统完成订单请求处理的时间戳，Unix时间戳的毫秒数格式，如 1597026383085</w:t>
            </w:r>
          </w:p>
        </w:tc>
      </w:tr>
      <w:tr w14:paraId="520B9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785F40">
            <w:pPr>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23860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A6DB96">
            <w:pPr>
              <w:bidi w:val="0"/>
              <w:rPr>
                <w:rFonts w:hint="default"/>
              </w:rPr>
            </w:pPr>
            <w:r>
              <w:rPr>
                <w:rFonts w:hint="default"/>
                <w:lang w:val="en-US" w:eastAsia="zh-CN"/>
              </w:rPr>
              <w:t>用户自定义修改事件ID</w:t>
            </w:r>
          </w:p>
        </w:tc>
      </w:tr>
      <w:tr w14:paraId="4F38B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725E20">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AC50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C268F6">
            <w:pPr>
              <w:bidi w:val="0"/>
              <w:rPr>
                <w:rFonts w:hint="default"/>
              </w:rPr>
            </w:pPr>
            <w:r>
              <w:rPr>
                <w:rFonts w:hint="default"/>
                <w:lang w:val="en-US" w:eastAsia="zh-CN"/>
              </w:rPr>
              <w:t>事件执行结果的code，0代表成功</w:t>
            </w:r>
          </w:p>
        </w:tc>
      </w:tr>
      <w:tr w14:paraId="75EBD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C47A88">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E844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79EED6">
            <w:pPr>
              <w:bidi w:val="0"/>
              <w:rPr>
                <w:rFonts w:hint="default"/>
              </w:rPr>
            </w:pPr>
            <w:r>
              <w:rPr>
                <w:rFonts w:hint="default"/>
                <w:lang w:val="en-US" w:eastAsia="zh-CN"/>
              </w:rPr>
              <w:t>事件执行失败时的msg</w:t>
            </w:r>
          </w:p>
        </w:tc>
      </w:tr>
      <w:tr w14:paraId="127E7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BB4494">
            <w:pPr>
              <w:bidi w:val="0"/>
              <w:rPr>
                <w:rFonts w:hint="default"/>
              </w:rPr>
            </w:pPr>
            <w:r>
              <w:rPr>
                <w:rFonts w:hint="default"/>
                <w:lang w:val="en-US" w:eastAsia="zh-CN"/>
              </w:rPr>
              <w:t>&gt; subCode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4A038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EF3BEB">
            <w:pPr>
              <w:bidi w:val="0"/>
              <w:rPr>
                <w:rFonts w:hint="default"/>
              </w:rPr>
            </w:pPr>
            <w:r>
              <w:rPr>
                <w:rFonts w:hint="default"/>
                <w:lang w:val="en-US" w:eastAsia="zh-CN"/>
              </w:rPr>
              <w:t>sCode 的子码。</w:t>
            </w:r>
            <w:r>
              <w:rPr>
                <w:rFonts w:hint="default"/>
                <w:lang w:val="en-US" w:eastAsia="zh-CN"/>
              </w:rPr>
              <w:br w:type="textWrapping"/>
            </w:r>
            <w:r>
              <w:rPr>
                <w:rFonts w:hint="default"/>
                <w:lang w:val="en-US" w:eastAsia="zh-CN"/>
              </w:rPr>
              <w:t>当 sCode 为 0（请求成功）时，返回 ""。</w:t>
            </w:r>
            <w:r>
              <w:rPr>
                <w:rFonts w:hint="default"/>
                <w:lang w:val="en-US" w:eastAsia="zh-CN"/>
              </w:rPr>
              <w:br w:type="textWrapping"/>
            </w:r>
            <w:r>
              <w:rPr>
                <w:rFonts w:hint="default"/>
                <w:lang w:val="en-US" w:eastAsia="zh-CN"/>
              </w:rPr>
              <w:t>当 sCode 不为 0（请求失败）且存在子码时，返回对应的子码；若无子码，则返回 ""。</w:t>
            </w:r>
          </w:p>
        </w:tc>
      </w:tr>
      <w:tr w14:paraId="77147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81E7CB">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BE811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C0446B">
            <w:pPr>
              <w:bidi w:val="0"/>
              <w:rPr>
                <w:rFonts w:hint="default"/>
              </w:rPr>
            </w:pPr>
            <w:r>
              <w:rPr>
                <w:rFonts w:hint="default"/>
                <w:lang w:val="en-US" w:eastAsia="zh-CN"/>
              </w:rPr>
              <w:t>REST网关接收请求时的时间戳，Unix时间戳的微秒数格式，如 1597026383085123</w:t>
            </w:r>
            <w:r>
              <w:rPr>
                <w:rFonts w:hint="default"/>
                <w:lang w:val="en-US" w:eastAsia="zh-CN"/>
              </w:rPr>
              <w:br w:type="textWrapping"/>
            </w:r>
            <w:r>
              <w:rPr>
                <w:rFonts w:hint="default"/>
                <w:lang w:val="en-US" w:eastAsia="zh-CN"/>
              </w:rPr>
              <w:t>返回的时间是请求验证后的时间。</w:t>
            </w:r>
          </w:p>
        </w:tc>
      </w:tr>
      <w:tr w14:paraId="41A5CE4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159FAE">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50031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A600E1">
            <w:pPr>
              <w:bidi w:val="0"/>
              <w:rPr>
                <w:rFonts w:hint="default"/>
              </w:rPr>
            </w:pPr>
            <w:r>
              <w:rPr>
                <w:rFonts w:hint="default"/>
                <w:lang w:val="en-US" w:eastAsia="zh-CN"/>
              </w:rPr>
              <w:t>REST网关发送响应时的时间戳，Unix时间戳的微秒数格式，如 1597026383085123</w:t>
            </w:r>
          </w:p>
        </w:tc>
      </w:tr>
    </w:tbl>
    <w:p w14:paraId="248DCCE8">
      <w:pPr>
        <w:bidi w:val="0"/>
        <w:rPr>
          <w:rFonts w:hint="default"/>
        </w:rPr>
      </w:pPr>
      <w:r>
        <w:rPr>
          <w:rFonts w:hint="default"/>
        </w:rPr>
        <w:t>POST / 市价仓位全平</w:t>
      </w:r>
    </w:p>
    <w:p w14:paraId="2EE89617">
      <w:pPr>
        <w:bidi w:val="0"/>
        <w:rPr>
          <w:rFonts w:hint="default"/>
        </w:rPr>
      </w:pPr>
      <w:r>
        <w:rPr>
          <w:rFonts w:hint="default"/>
        </w:rPr>
        <w:t>市价平掉指定交易产品的持仓</w:t>
      </w:r>
    </w:p>
    <w:p w14:paraId="29C18DEB">
      <w:pPr>
        <w:bidi w:val="0"/>
        <w:rPr>
          <w:rFonts w:hint="default"/>
        </w:rPr>
      </w:pPr>
      <w:r>
        <w:rPr>
          <w:rFonts w:hint="default"/>
        </w:rPr>
        <w:t>限速：20次/2s</w:t>
      </w:r>
    </w:p>
    <w:p w14:paraId="77E442A0">
      <w:pPr>
        <w:bidi w:val="0"/>
        <w:rPr>
          <w:rFonts w:hint="default"/>
        </w:rPr>
      </w:pPr>
      <w:r>
        <w:rPr>
          <w:rFonts w:hint="default"/>
        </w:rPr>
        <w:t>限速规则（期权以外）：User ID + Instrument ID</w:t>
      </w:r>
    </w:p>
    <w:p w14:paraId="67221C2D">
      <w:pPr>
        <w:bidi w:val="0"/>
        <w:rPr>
          <w:rFonts w:hint="default"/>
        </w:rPr>
      </w:pPr>
      <w:r>
        <w:rPr>
          <w:rFonts w:hint="default"/>
        </w:rPr>
        <w:t>限速规则（只限期权）：User ID + Instrument Family</w:t>
      </w:r>
    </w:p>
    <w:p w14:paraId="19164183">
      <w:pPr>
        <w:bidi w:val="0"/>
        <w:rPr>
          <w:rFonts w:hint="default"/>
        </w:rPr>
      </w:pPr>
      <w:r>
        <w:rPr>
          <w:rFonts w:hint="default"/>
        </w:rPr>
        <w:t>权限：交易</w:t>
      </w:r>
    </w:p>
    <w:p w14:paraId="153E3342">
      <w:pPr>
        <w:bidi w:val="0"/>
        <w:rPr>
          <w:rFonts w:hint="default"/>
        </w:rPr>
      </w:pPr>
      <w:r>
        <w:rPr>
          <w:rFonts w:hint="default"/>
        </w:rPr>
        <w:t>HTTP请求</w:t>
      </w:r>
    </w:p>
    <w:p w14:paraId="6F84C2CB">
      <w:pPr>
        <w:bidi w:val="0"/>
        <w:rPr>
          <w:rFonts w:hint="default"/>
        </w:rPr>
      </w:pPr>
      <w:r>
        <w:rPr>
          <w:rFonts w:hint="default"/>
        </w:rPr>
        <w:t>POST /api/v5/trade/close-position</w:t>
      </w:r>
    </w:p>
    <w:p w14:paraId="1F33950D">
      <w:pPr>
        <w:bidi w:val="0"/>
      </w:pPr>
      <w:r>
        <w:rPr>
          <w:rFonts w:hint="default"/>
        </w:rPr>
        <w:t>请求示例</w:t>
      </w:r>
    </w:p>
    <w:p w14:paraId="6F8FAF05">
      <w:pPr>
        <w:bidi w:val="0"/>
        <w:rPr>
          <w:rFonts w:hint="default"/>
        </w:rPr>
      </w:pPr>
      <w:r>
        <w:rPr>
          <w:rFonts w:hint="default"/>
        </w:rPr>
        <w:t>import okx.Trade as Trade</w:t>
      </w:r>
    </w:p>
    <w:p w14:paraId="09C88970">
      <w:pPr>
        <w:bidi w:val="0"/>
        <w:rPr>
          <w:rFonts w:hint="default"/>
        </w:rPr>
      </w:pPr>
      <w:r>
        <w:rPr>
          <w:rFonts w:hint="default"/>
        </w:rPr>
        <w:t># API 初始化apikey = "YOUR_API_KEY"secretkey = "YOUR_SECRET_KEY"passphrase = "YOUR_PASSPHRASE"</w:t>
      </w:r>
    </w:p>
    <w:p w14:paraId="5C532173">
      <w:pPr>
        <w:bidi w:val="0"/>
        <w:rPr>
          <w:rFonts w:hint="default"/>
        </w:rPr>
      </w:pPr>
      <w:r>
        <w:rPr>
          <w:rFonts w:hint="default"/>
        </w:rPr>
        <w:t>flag = "1"  # 实盘: 0, 模拟盘: 1tradeAPI = Trade.TradeAPI(apikey, secretkey, passphrase, False, flag)</w:t>
      </w:r>
    </w:p>
    <w:p w14:paraId="1FCDE8C2">
      <w:pPr>
        <w:bidi w:val="0"/>
        <w:rPr>
          <w:rFonts w:hint="default"/>
        </w:rPr>
      </w:pPr>
      <w:r>
        <w:rPr>
          <w:rFonts w:hint="default"/>
        </w:rPr>
        <w:t># 市价全平result = tradeAPI.close_positions(</w:t>
      </w:r>
    </w:p>
    <w:p w14:paraId="714F4B94">
      <w:pPr>
        <w:bidi w:val="0"/>
        <w:rPr>
          <w:rFonts w:hint="default"/>
        </w:rPr>
      </w:pPr>
      <w:r>
        <w:rPr>
          <w:rFonts w:hint="default"/>
        </w:rPr>
        <w:t xml:space="preserve">    instId="BTC-USDT-SWAP",</w:t>
      </w:r>
    </w:p>
    <w:p w14:paraId="281657C6">
      <w:pPr>
        <w:bidi w:val="0"/>
        <w:rPr>
          <w:rFonts w:hint="default"/>
        </w:rPr>
      </w:pPr>
      <w:r>
        <w:rPr>
          <w:rFonts w:hint="default"/>
        </w:rPr>
        <w:t xml:space="preserve">    mgnMode="cross")print(result)</w:t>
      </w:r>
    </w:p>
    <w:p w14:paraId="6EFBEFAF">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23"/>
        <w:gridCol w:w="940"/>
        <w:gridCol w:w="840"/>
        <w:gridCol w:w="5643"/>
      </w:tblGrid>
      <w:tr w14:paraId="23796D9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F68A377">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7CAABB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762DEF0">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68F1EC5">
            <w:pPr>
              <w:bidi w:val="0"/>
              <w:rPr>
                <w:rFonts w:hint="default"/>
              </w:rPr>
            </w:pPr>
            <w:r>
              <w:rPr>
                <w:rFonts w:hint="default"/>
                <w:lang w:val="en-US" w:eastAsia="zh-CN"/>
              </w:rPr>
              <w:t>描述</w:t>
            </w:r>
          </w:p>
        </w:tc>
      </w:tr>
      <w:tr w14:paraId="1E9D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E3DEB2">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0CE2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E9A27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58936A">
            <w:pPr>
              <w:bidi w:val="0"/>
              <w:rPr>
                <w:rFonts w:hint="default"/>
              </w:rPr>
            </w:pPr>
            <w:r>
              <w:rPr>
                <w:rFonts w:hint="default"/>
                <w:lang w:val="en-US" w:eastAsia="zh-CN"/>
              </w:rPr>
              <w:t>产品ID</w:t>
            </w:r>
          </w:p>
        </w:tc>
      </w:tr>
      <w:tr w14:paraId="0028E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1AC921">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DAA65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91B128">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A6A8B2">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买卖模式下：可不填写此参数，默认值net，如果填写，仅可以填写net</w:t>
            </w:r>
            <w:r>
              <w:rPr>
                <w:rFonts w:hint="default"/>
                <w:lang w:val="en-US" w:eastAsia="zh-CN"/>
              </w:rPr>
              <w:br w:type="textWrapping"/>
            </w:r>
            <w:r>
              <w:rPr>
                <w:rFonts w:hint="default"/>
                <w:lang w:val="en-US" w:eastAsia="zh-CN"/>
              </w:rPr>
              <w:t>开平仓模式下： 必须填写此参数，且仅可以填写 long：平多 ，short：平空</w:t>
            </w:r>
          </w:p>
        </w:tc>
      </w:tr>
      <w:tr w14:paraId="46737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559BE0">
            <w:pPr>
              <w:bidi w:val="0"/>
              <w:rPr>
                <w:rFonts w:hint="default"/>
              </w:rPr>
            </w:pPr>
            <w:r>
              <w:rPr>
                <w:rFonts w:hint="default"/>
                <w:lang w:val="en-US" w:eastAsia="zh-CN"/>
              </w:rPr>
              <w:t>mgnMode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DA751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44459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EAEAA1">
            <w:pPr>
              <w:bidi w:val="0"/>
              <w:rPr>
                <w:rFonts w:hint="default"/>
              </w:rPr>
            </w:pPr>
            <w:r>
              <w:rPr>
                <w:rFonts w:hint="default"/>
                <w:lang w:val="en-US" w:eastAsia="zh-CN"/>
              </w:rPr>
              <w:t>保证金模式</w:t>
            </w:r>
            <w:r>
              <w:rPr>
                <w:rFonts w:hint="default"/>
                <w:lang w:val="en-US" w:eastAsia="zh-CN"/>
              </w:rPr>
              <w:br w:type="textWrapping"/>
            </w:r>
            <w:r>
              <w:rPr>
                <w:rFonts w:hint="default"/>
                <w:lang w:val="en-US" w:eastAsia="zh-CN"/>
              </w:rPr>
              <w:t>cross：全仓 ； isolated：逐仓</w:t>
            </w:r>
          </w:p>
        </w:tc>
      </w:tr>
      <w:tr w14:paraId="585A0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857690">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3F4F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837F5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AC5645">
            <w:pPr>
              <w:bidi w:val="0"/>
              <w:rPr>
                <w:rFonts w:hint="default"/>
              </w:rPr>
            </w:pPr>
            <w:r>
              <w:rPr>
                <w:rFonts w:hint="default"/>
                <w:lang w:val="en-US" w:eastAsia="zh-CN"/>
              </w:rPr>
              <w:t>保证金币种，合约模式下的全仓币币杠杆平仓必填</w:t>
            </w:r>
          </w:p>
        </w:tc>
      </w:tr>
      <w:tr w14:paraId="716DF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B4E2D3">
            <w:pPr>
              <w:bidi w:val="0"/>
              <w:rPr>
                <w:rFonts w:hint="default"/>
              </w:rPr>
            </w:pPr>
            <w:r>
              <w:rPr>
                <w:rFonts w:hint="default"/>
                <w:lang w:val="en-US" w:eastAsia="zh-CN"/>
              </w:rPr>
              <w:t>autoCxl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D15DC8">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F4558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5D94EE">
            <w:pPr>
              <w:bidi w:val="0"/>
              <w:rPr>
                <w:rFonts w:hint="default"/>
              </w:rPr>
            </w:pPr>
            <w:r>
              <w:rPr>
                <w:rFonts w:hint="default"/>
                <w:lang w:val="en-US" w:eastAsia="zh-CN"/>
              </w:rPr>
              <w:t>当市价全平时，平仓单是否需要自动撤销,默认为false.</w:t>
            </w:r>
            <w:r>
              <w:rPr>
                <w:rFonts w:hint="default"/>
                <w:lang w:val="en-US" w:eastAsia="zh-CN"/>
              </w:rPr>
              <w:br w:type="textWrapping"/>
            </w:r>
            <w:r>
              <w:rPr>
                <w:rFonts w:hint="default"/>
                <w:lang w:val="en-US" w:eastAsia="zh-CN"/>
              </w:rPr>
              <w:t>false：不自动撤单 true：自动撤单</w:t>
            </w:r>
          </w:p>
        </w:tc>
      </w:tr>
      <w:tr w14:paraId="1C5BF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790751">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1740F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1B384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482C22">
            <w:pPr>
              <w:bidi w:val="0"/>
              <w:rPr>
                <w:rFonts w:hint="default"/>
              </w:rPr>
            </w:pPr>
            <w:r>
              <w:rPr>
                <w:rFonts w:hint="default"/>
                <w:lang w:val="en-US" w:eastAsia="zh-CN"/>
              </w:rPr>
              <w:t>客户自定义ID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14B63C0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92D930">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4DCF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210EB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BE4BC9">
            <w:pPr>
              <w:bidi w:val="0"/>
              <w:rPr>
                <w:rFonts w:hint="default"/>
              </w:rPr>
            </w:pPr>
            <w:r>
              <w:rPr>
                <w:rFonts w:hint="default"/>
                <w:lang w:val="en-US" w:eastAsia="zh-CN"/>
              </w:rPr>
              <w:t>订单标签</w:t>
            </w:r>
            <w:r>
              <w:rPr>
                <w:rFonts w:hint="default"/>
                <w:lang w:val="en-US" w:eastAsia="zh-CN"/>
              </w:rPr>
              <w:br w:type="textWrapping"/>
            </w:r>
            <w:r>
              <w:rPr>
                <w:rFonts w:hint="default"/>
                <w:lang w:val="en-US" w:eastAsia="zh-CN"/>
              </w:rPr>
              <w:t>字母（区分大小写）与数字的组合，可以是纯字母、纯数字，且长度在1-16位之间。</w:t>
            </w:r>
          </w:p>
        </w:tc>
      </w:tr>
    </w:tbl>
    <w:p w14:paraId="638CEB30">
      <w:pPr>
        <w:bidi w:val="0"/>
      </w:pPr>
      <w:r>
        <w:rPr>
          <w:rFonts w:hint="default"/>
        </w:rPr>
        <w:t>返回结果</w:t>
      </w:r>
    </w:p>
    <w:p w14:paraId="03F35599">
      <w:pPr>
        <w:bidi w:val="0"/>
        <w:rPr>
          <w:rFonts w:hint="default"/>
        </w:rPr>
      </w:pPr>
      <w:r>
        <w:rPr>
          <w:rFonts w:hint="default"/>
        </w:rPr>
        <w:t>{</w:t>
      </w:r>
    </w:p>
    <w:p w14:paraId="3C1819FD">
      <w:pPr>
        <w:bidi w:val="0"/>
        <w:rPr>
          <w:rFonts w:hint="default"/>
        </w:rPr>
      </w:pPr>
      <w:r>
        <w:rPr>
          <w:rFonts w:hint="default"/>
        </w:rPr>
        <w:t xml:space="preserve">    "code": "0",</w:t>
      </w:r>
    </w:p>
    <w:p w14:paraId="53FBE3E8">
      <w:pPr>
        <w:bidi w:val="0"/>
        <w:rPr>
          <w:rFonts w:hint="default"/>
        </w:rPr>
      </w:pPr>
      <w:r>
        <w:rPr>
          <w:rFonts w:hint="default"/>
        </w:rPr>
        <w:t xml:space="preserve">    "data": [</w:t>
      </w:r>
    </w:p>
    <w:p w14:paraId="031CBE30">
      <w:pPr>
        <w:bidi w:val="0"/>
        <w:rPr>
          <w:rFonts w:hint="default"/>
        </w:rPr>
      </w:pPr>
      <w:r>
        <w:rPr>
          <w:rFonts w:hint="default"/>
        </w:rPr>
        <w:t xml:space="preserve">        {</w:t>
      </w:r>
    </w:p>
    <w:p w14:paraId="36629D36">
      <w:pPr>
        <w:bidi w:val="0"/>
        <w:rPr>
          <w:rFonts w:hint="default"/>
        </w:rPr>
      </w:pPr>
      <w:r>
        <w:rPr>
          <w:rFonts w:hint="default"/>
        </w:rPr>
        <w:t xml:space="preserve">            "clOrdId": "",</w:t>
      </w:r>
    </w:p>
    <w:p w14:paraId="0314C91B">
      <w:pPr>
        <w:bidi w:val="0"/>
        <w:rPr>
          <w:rFonts w:hint="default"/>
        </w:rPr>
      </w:pPr>
      <w:r>
        <w:rPr>
          <w:rFonts w:hint="default"/>
        </w:rPr>
        <w:t xml:space="preserve">            "instId": "BTC-USDT-SWAP",</w:t>
      </w:r>
    </w:p>
    <w:p w14:paraId="126707F9">
      <w:pPr>
        <w:bidi w:val="0"/>
        <w:rPr>
          <w:rFonts w:hint="default"/>
        </w:rPr>
      </w:pPr>
      <w:r>
        <w:rPr>
          <w:rFonts w:hint="default"/>
        </w:rPr>
        <w:t xml:space="preserve">            "posSide": "long",</w:t>
      </w:r>
    </w:p>
    <w:p w14:paraId="7A6552BE">
      <w:pPr>
        <w:bidi w:val="0"/>
        <w:rPr>
          <w:rFonts w:hint="default"/>
        </w:rPr>
      </w:pPr>
      <w:r>
        <w:rPr>
          <w:rFonts w:hint="default"/>
        </w:rPr>
        <w:t xml:space="preserve">            "tag": ""</w:t>
      </w:r>
    </w:p>
    <w:p w14:paraId="7A7880FA">
      <w:pPr>
        <w:bidi w:val="0"/>
        <w:rPr>
          <w:rFonts w:hint="default"/>
        </w:rPr>
      </w:pPr>
      <w:r>
        <w:rPr>
          <w:rFonts w:hint="default"/>
        </w:rPr>
        <w:t xml:space="preserve">        }</w:t>
      </w:r>
    </w:p>
    <w:p w14:paraId="2D0149CE">
      <w:pPr>
        <w:bidi w:val="0"/>
        <w:rPr>
          <w:rFonts w:hint="default"/>
        </w:rPr>
      </w:pPr>
      <w:r>
        <w:rPr>
          <w:rFonts w:hint="default"/>
        </w:rPr>
        <w:t xml:space="preserve">    ],</w:t>
      </w:r>
    </w:p>
    <w:p w14:paraId="42B87BA7">
      <w:pPr>
        <w:bidi w:val="0"/>
        <w:rPr>
          <w:rFonts w:hint="default"/>
        </w:rPr>
      </w:pPr>
      <w:r>
        <w:rPr>
          <w:rFonts w:hint="default"/>
        </w:rPr>
        <w:t xml:space="preserve">    "msg": ""}</w:t>
      </w:r>
    </w:p>
    <w:p w14:paraId="637B5A61">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03"/>
        <w:gridCol w:w="738"/>
        <w:gridCol w:w="6905"/>
      </w:tblGrid>
      <w:tr w14:paraId="54AACD3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9A1C7B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29634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FBE6BF9">
            <w:pPr>
              <w:bidi w:val="0"/>
              <w:rPr>
                <w:rFonts w:hint="default"/>
              </w:rPr>
            </w:pPr>
            <w:r>
              <w:rPr>
                <w:rFonts w:hint="default"/>
                <w:lang w:val="en-US" w:eastAsia="zh-CN"/>
              </w:rPr>
              <w:t>描述</w:t>
            </w:r>
          </w:p>
        </w:tc>
      </w:tr>
      <w:tr w14:paraId="0E6C4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20AB85">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649D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656A36">
            <w:pPr>
              <w:bidi w:val="0"/>
              <w:rPr>
                <w:rFonts w:hint="default"/>
              </w:rPr>
            </w:pPr>
            <w:r>
              <w:rPr>
                <w:rFonts w:hint="default"/>
                <w:lang w:val="en-US" w:eastAsia="zh-CN"/>
              </w:rPr>
              <w:t>产品ID</w:t>
            </w:r>
          </w:p>
        </w:tc>
      </w:tr>
      <w:tr w14:paraId="2E6C5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08603C">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2C3BA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68E433">
            <w:pPr>
              <w:bidi w:val="0"/>
              <w:rPr>
                <w:rFonts w:hint="default"/>
              </w:rPr>
            </w:pPr>
            <w:r>
              <w:rPr>
                <w:rFonts w:hint="default"/>
                <w:lang w:val="en-US" w:eastAsia="zh-CN"/>
              </w:rPr>
              <w:t>持仓方向</w:t>
            </w:r>
          </w:p>
        </w:tc>
      </w:tr>
      <w:tr w14:paraId="70DE4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3AE413">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949D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B84605">
            <w:pPr>
              <w:bidi w:val="0"/>
              <w:rPr>
                <w:rFonts w:hint="default"/>
              </w:rPr>
            </w:pPr>
            <w:r>
              <w:rPr>
                <w:rFonts w:hint="default"/>
                <w:lang w:val="en-US" w:eastAsia="zh-CN"/>
              </w:rPr>
              <w:t>客户自定义ID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2DF3ECF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434913">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53237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8711E1">
            <w:pPr>
              <w:bidi w:val="0"/>
              <w:rPr>
                <w:rFonts w:hint="default"/>
              </w:rPr>
            </w:pPr>
            <w:r>
              <w:rPr>
                <w:rFonts w:hint="default"/>
                <w:lang w:val="en-US" w:eastAsia="zh-CN"/>
              </w:rPr>
              <w:t>订单标签</w:t>
            </w:r>
            <w:r>
              <w:rPr>
                <w:rFonts w:hint="default"/>
                <w:lang w:val="en-US" w:eastAsia="zh-CN"/>
              </w:rPr>
              <w:br w:type="textWrapping"/>
            </w:r>
            <w:r>
              <w:rPr>
                <w:rFonts w:hint="default"/>
                <w:lang w:val="en-US" w:eastAsia="zh-CN"/>
              </w:rPr>
              <w:t>字母（区分大小写）与数字的组合，可以是纯字母、纯数字，且长度在1-16位之间。</w:t>
            </w:r>
          </w:p>
        </w:tc>
      </w:tr>
    </w:tbl>
    <w:p w14:paraId="10AF9DD7">
      <w:pPr>
        <w:bidi w:val="0"/>
      </w:pPr>
      <w:r>
        <w:rPr>
          <w:lang w:val="en-US" w:eastAsia="zh-CN"/>
        </w:rPr>
        <w:t> 如果不自动撤单，那有任何平仓挂单的情况下，市价全平会返回错误码信息，提示用户先撤销平仓挂单</w:t>
      </w:r>
    </w:p>
    <w:p w14:paraId="7849F136">
      <w:pPr>
        <w:bidi w:val="0"/>
        <w:rPr>
          <w:rFonts w:hint="default"/>
        </w:rPr>
      </w:pPr>
      <w:r>
        <w:rPr>
          <w:rFonts w:hint="default"/>
        </w:rPr>
        <w:t>GET / 获取订单信息</w:t>
      </w:r>
    </w:p>
    <w:p w14:paraId="1FCCF394">
      <w:pPr>
        <w:bidi w:val="0"/>
        <w:rPr>
          <w:rFonts w:hint="default"/>
        </w:rPr>
      </w:pPr>
      <w:r>
        <w:rPr>
          <w:rFonts w:hint="default"/>
        </w:rPr>
        <w:t>查订单信息</w:t>
      </w:r>
    </w:p>
    <w:p w14:paraId="1A14C2EA">
      <w:pPr>
        <w:bidi w:val="0"/>
        <w:rPr>
          <w:rFonts w:hint="default"/>
        </w:rPr>
      </w:pPr>
      <w:r>
        <w:rPr>
          <w:rFonts w:hint="default"/>
        </w:rPr>
        <w:t>限速：60次/2s</w:t>
      </w:r>
    </w:p>
    <w:p w14:paraId="51090484">
      <w:pPr>
        <w:bidi w:val="0"/>
        <w:rPr>
          <w:rFonts w:hint="default"/>
        </w:rPr>
      </w:pPr>
      <w:r>
        <w:rPr>
          <w:rFonts w:hint="default"/>
        </w:rPr>
        <w:t>限速规则（期权以外）：User ID + Instrument ID</w:t>
      </w:r>
    </w:p>
    <w:p w14:paraId="3597549E">
      <w:pPr>
        <w:bidi w:val="0"/>
        <w:rPr>
          <w:rFonts w:hint="default"/>
        </w:rPr>
      </w:pPr>
      <w:r>
        <w:rPr>
          <w:rFonts w:hint="default"/>
        </w:rPr>
        <w:t>限速规则（只限期权）：User ID + Instrument Family</w:t>
      </w:r>
    </w:p>
    <w:p w14:paraId="6164FC16">
      <w:pPr>
        <w:bidi w:val="0"/>
        <w:rPr>
          <w:rFonts w:hint="default"/>
        </w:rPr>
      </w:pPr>
      <w:r>
        <w:rPr>
          <w:rFonts w:hint="default"/>
        </w:rPr>
        <w:t>权限：读取</w:t>
      </w:r>
    </w:p>
    <w:p w14:paraId="7C781A45">
      <w:pPr>
        <w:bidi w:val="0"/>
        <w:rPr>
          <w:rFonts w:hint="default"/>
        </w:rPr>
      </w:pPr>
      <w:r>
        <w:rPr>
          <w:rFonts w:hint="default"/>
        </w:rPr>
        <w:t>HTTP请求</w:t>
      </w:r>
    </w:p>
    <w:p w14:paraId="7F7EE49C">
      <w:pPr>
        <w:bidi w:val="0"/>
        <w:rPr>
          <w:rFonts w:hint="default"/>
        </w:rPr>
      </w:pPr>
      <w:r>
        <w:rPr>
          <w:rFonts w:hint="default"/>
        </w:rPr>
        <w:t>GET /api/v5/trade/order</w:t>
      </w:r>
    </w:p>
    <w:p w14:paraId="1CD50738">
      <w:pPr>
        <w:bidi w:val="0"/>
      </w:pPr>
      <w:r>
        <w:rPr>
          <w:rFonts w:hint="default"/>
        </w:rPr>
        <w:t>请求示例</w:t>
      </w:r>
    </w:p>
    <w:p w14:paraId="0405B885">
      <w:pPr>
        <w:bidi w:val="0"/>
        <w:rPr>
          <w:rFonts w:hint="default"/>
        </w:rPr>
      </w:pPr>
      <w:r>
        <w:rPr>
          <w:rFonts w:hint="default"/>
        </w:rPr>
        <w:t>import okx.Trade as Trade</w:t>
      </w:r>
    </w:p>
    <w:p w14:paraId="14634A45">
      <w:pPr>
        <w:bidi w:val="0"/>
        <w:rPr>
          <w:rFonts w:hint="default"/>
        </w:rPr>
      </w:pPr>
      <w:r>
        <w:rPr>
          <w:rFonts w:hint="default"/>
        </w:rPr>
        <w:t># API 初始化apikey = "YOUR_API_KEY"secretkey = "YOUR_SECRET_KEY"passphrase = "YOUR_PASSPHRASE"</w:t>
      </w:r>
    </w:p>
    <w:p w14:paraId="4BE0CD9D">
      <w:pPr>
        <w:bidi w:val="0"/>
        <w:rPr>
          <w:rFonts w:hint="default"/>
        </w:rPr>
      </w:pPr>
      <w:r>
        <w:rPr>
          <w:rFonts w:hint="default"/>
        </w:rPr>
        <w:t>flag = "1"  # 实盘: 0, 模拟盘: 1tradeAPI = Trade.TradeAPI(apikey, secretkey, passphrase, False, flag)</w:t>
      </w:r>
    </w:p>
    <w:p w14:paraId="49F270BD">
      <w:pPr>
        <w:bidi w:val="0"/>
        <w:rPr>
          <w:rFonts w:hint="default"/>
        </w:rPr>
      </w:pPr>
      <w:r>
        <w:rPr>
          <w:rFonts w:hint="default"/>
        </w:rPr>
        <w:t># 通过 ordId 查询订单result = tradeAPI.get_order(</w:t>
      </w:r>
    </w:p>
    <w:p w14:paraId="560A498C">
      <w:pPr>
        <w:bidi w:val="0"/>
        <w:rPr>
          <w:rFonts w:hint="default"/>
        </w:rPr>
      </w:pPr>
      <w:r>
        <w:rPr>
          <w:rFonts w:hint="default"/>
        </w:rPr>
        <w:t xml:space="preserve">    instId="BTC-USDT",</w:t>
      </w:r>
    </w:p>
    <w:p w14:paraId="107590D6">
      <w:pPr>
        <w:bidi w:val="0"/>
        <w:rPr>
          <w:rFonts w:hint="default"/>
        </w:rPr>
      </w:pPr>
      <w:r>
        <w:rPr>
          <w:rFonts w:hint="default"/>
        </w:rPr>
        <w:t xml:space="preserve">    ordId="680800019749904384")print(result)</w:t>
      </w:r>
    </w:p>
    <w:p w14:paraId="6B72893B">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69"/>
        <w:gridCol w:w="738"/>
        <w:gridCol w:w="1058"/>
        <w:gridCol w:w="5881"/>
      </w:tblGrid>
      <w:tr w14:paraId="2E6EDA6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875A75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74A2ED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20581A2">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29F2CD9">
            <w:pPr>
              <w:bidi w:val="0"/>
              <w:rPr>
                <w:rFonts w:hint="default"/>
              </w:rPr>
            </w:pPr>
            <w:r>
              <w:rPr>
                <w:rFonts w:hint="default"/>
                <w:lang w:val="en-US" w:eastAsia="zh-CN"/>
              </w:rPr>
              <w:t>描述</w:t>
            </w:r>
          </w:p>
        </w:tc>
      </w:tr>
      <w:tr w14:paraId="1FC2E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7F2327">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258E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EB3A0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C1650A">
            <w:pPr>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只适用于交易中的产品</w:t>
            </w:r>
          </w:p>
        </w:tc>
      </w:tr>
      <w:tr w14:paraId="3F510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755660">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9E32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2BD752">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CB528C">
            <w:pPr>
              <w:bidi w:val="0"/>
              <w:rPr>
                <w:rFonts w:hint="default"/>
              </w:rPr>
            </w:pPr>
            <w:r>
              <w:rPr>
                <w:rFonts w:hint="default"/>
                <w:lang w:val="en-US" w:eastAsia="zh-CN"/>
              </w:rPr>
              <w:t>订单ID，ordId和clOrdId必须传一个，若传两个，以ordId为主</w:t>
            </w:r>
          </w:p>
        </w:tc>
      </w:tr>
      <w:tr w14:paraId="695D3AF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C2ACF6">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9F2B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C51E6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942765">
            <w:pPr>
              <w:bidi w:val="0"/>
              <w:rPr>
                <w:rFonts w:hint="default"/>
              </w:rPr>
            </w:pPr>
            <w:r>
              <w:rPr>
                <w:rFonts w:hint="default"/>
                <w:lang w:val="en-US" w:eastAsia="zh-CN"/>
              </w:rPr>
              <w:t>用户自定义ID</w:t>
            </w:r>
            <w:r>
              <w:rPr>
                <w:rFonts w:hint="default"/>
                <w:lang w:val="en-US" w:eastAsia="zh-CN"/>
              </w:rPr>
              <w:br w:type="textWrapping"/>
            </w:r>
            <w:r>
              <w:rPr>
                <w:rFonts w:hint="default"/>
                <w:lang w:val="en-US" w:eastAsia="zh-CN"/>
              </w:rPr>
              <w:t>如果clOrdId关联了多个订单，只会返回最近的那笔订单</w:t>
            </w:r>
          </w:p>
        </w:tc>
      </w:tr>
    </w:tbl>
    <w:p w14:paraId="2DBA044C">
      <w:pPr>
        <w:bidi w:val="0"/>
      </w:pPr>
      <w:r>
        <w:rPr>
          <w:rFonts w:hint="default"/>
        </w:rPr>
        <w:t>返回结果</w:t>
      </w:r>
    </w:p>
    <w:p w14:paraId="13D4B317">
      <w:pPr>
        <w:bidi w:val="0"/>
        <w:rPr>
          <w:rFonts w:hint="default"/>
        </w:rPr>
      </w:pPr>
      <w:r>
        <w:rPr>
          <w:rFonts w:hint="default"/>
        </w:rPr>
        <w:t>{</w:t>
      </w:r>
    </w:p>
    <w:p w14:paraId="6E142A89">
      <w:pPr>
        <w:bidi w:val="0"/>
        <w:rPr>
          <w:rFonts w:hint="default"/>
        </w:rPr>
      </w:pPr>
      <w:r>
        <w:rPr>
          <w:rFonts w:hint="default"/>
        </w:rPr>
        <w:t xml:space="preserve">    "code": "0",</w:t>
      </w:r>
    </w:p>
    <w:p w14:paraId="1547F548">
      <w:pPr>
        <w:bidi w:val="0"/>
        <w:rPr>
          <w:rFonts w:hint="default"/>
        </w:rPr>
      </w:pPr>
      <w:r>
        <w:rPr>
          <w:rFonts w:hint="default"/>
        </w:rPr>
        <w:t xml:space="preserve">    "data": [</w:t>
      </w:r>
    </w:p>
    <w:p w14:paraId="19414263">
      <w:pPr>
        <w:bidi w:val="0"/>
        <w:rPr>
          <w:rFonts w:hint="default"/>
        </w:rPr>
      </w:pPr>
      <w:r>
        <w:rPr>
          <w:rFonts w:hint="default"/>
        </w:rPr>
        <w:t xml:space="preserve">        {</w:t>
      </w:r>
    </w:p>
    <w:p w14:paraId="0AC07CDD">
      <w:pPr>
        <w:bidi w:val="0"/>
        <w:rPr>
          <w:rFonts w:hint="default"/>
        </w:rPr>
      </w:pPr>
      <w:r>
        <w:rPr>
          <w:rFonts w:hint="default"/>
        </w:rPr>
        <w:t xml:space="preserve">            "accFillSz": "0.00192834",</w:t>
      </w:r>
    </w:p>
    <w:p w14:paraId="0344ED52">
      <w:pPr>
        <w:bidi w:val="0"/>
        <w:rPr>
          <w:rFonts w:hint="default"/>
        </w:rPr>
      </w:pPr>
      <w:r>
        <w:rPr>
          <w:rFonts w:hint="default"/>
        </w:rPr>
        <w:t xml:space="preserve">            "algoClOrdId": "",</w:t>
      </w:r>
    </w:p>
    <w:p w14:paraId="58E909B8">
      <w:pPr>
        <w:bidi w:val="0"/>
        <w:rPr>
          <w:rFonts w:hint="default"/>
        </w:rPr>
      </w:pPr>
      <w:r>
        <w:rPr>
          <w:rFonts w:hint="default"/>
        </w:rPr>
        <w:t xml:space="preserve">            "algoId": "",</w:t>
      </w:r>
    </w:p>
    <w:p w14:paraId="30F27C21">
      <w:pPr>
        <w:bidi w:val="0"/>
        <w:rPr>
          <w:rFonts w:hint="default"/>
        </w:rPr>
      </w:pPr>
      <w:r>
        <w:rPr>
          <w:rFonts w:hint="default"/>
        </w:rPr>
        <w:t xml:space="preserve">            "attachAlgoClOrdId": "",</w:t>
      </w:r>
    </w:p>
    <w:p w14:paraId="4F510DF5">
      <w:pPr>
        <w:bidi w:val="0"/>
        <w:rPr>
          <w:rFonts w:hint="default"/>
        </w:rPr>
      </w:pPr>
      <w:r>
        <w:rPr>
          <w:rFonts w:hint="default"/>
        </w:rPr>
        <w:t xml:space="preserve">            "attachAlgoOrds": [],</w:t>
      </w:r>
    </w:p>
    <w:p w14:paraId="06466414">
      <w:pPr>
        <w:bidi w:val="0"/>
        <w:rPr>
          <w:rFonts w:hint="default"/>
        </w:rPr>
      </w:pPr>
      <w:r>
        <w:rPr>
          <w:rFonts w:hint="default"/>
        </w:rPr>
        <w:t xml:space="preserve">            "avgPx": "51858",</w:t>
      </w:r>
    </w:p>
    <w:p w14:paraId="0D756630">
      <w:pPr>
        <w:bidi w:val="0"/>
        <w:rPr>
          <w:rFonts w:hint="default"/>
        </w:rPr>
      </w:pPr>
      <w:r>
        <w:rPr>
          <w:rFonts w:hint="default"/>
        </w:rPr>
        <w:t xml:space="preserve">            "cTime": "1708587373361",</w:t>
      </w:r>
    </w:p>
    <w:p w14:paraId="5AACF604">
      <w:pPr>
        <w:bidi w:val="0"/>
        <w:rPr>
          <w:rFonts w:hint="default"/>
        </w:rPr>
      </w:pPr>
      <w:r>
        <w:rPr>
          <w:rFonts w:hint="default"/>
        </w:rPr>
        <w:t xml:space="preserve">            "cancelSource": "",</w:t>
      </w:r>
    </w:p>
    <w:p w14:paraId="130247BA">
      <w:pPr>
        <w:bidi w:val="0"/>
        <w:rPr>
          <w:rFonts w:hint="default"/>
        </w:rPr>
      </w:pPr>
      <w:r>
        <w:rPr>
          <w:rFonts w:hint="default"/>
        </w:rPr>
        <w:t xml:space="preserve">            "cancelSourceReason": "",</w:t>
      </w:r>
    </w:p>
    <w:p w14:paraId="40A77C87">
      <w:pPr>
        <w:bidi w:val="0"/>
        <w:rPr>
          <w:rFonts w:hint="default"/>
        </w:rPr>
      </w:pPr>
      <w:r>
        <w:rPr>
          <w:rFonts w:hint="default"/>
        </w:rPr>
        <w:t xml:space="preserve">            "category": "normal",</w:t>
      </w:r>
    </w:p>
    <w:p w14:paraId="29941DD4">
      <w:pPr>
        <w:bidi w:val="0"/>
        <w:rPr>
          <w:rFonts w:hint="default"/>
        </w:rPr>
      </w:pPr>
      <w:r>
        <w:rPr>
          <w:rFonts w:hint="default"/>
        </w:rPr>
        <w:t xml:space="preserve">            "ccy": "",</w:t>
      </w:r>
    </w:p>
    <w:p w14:paraId="0D5892B3">
      <w:pPr>
        <w:bidi w:val="0"/>
        <w:rPr>
          <w:rFonts w:hint="default"/>
        </w:rPr>
      </w:pPr>
      <w:r>
        <w:rPr>
          <w:rFonts w:hint="default"/>
        </w:rPr>
        <w:t xml:space="preserve">            "clOrdId": "",</w:t>
      </w:r>
    </w:p>
    <w:p w14:paraId="30D03435">
      <w:pPr>
        <w:bidi w:val="0"/>
        <w:rPr>
          <w:rFonts w:hint="default"/>
        </w:rPr>
      </w:pPr>
      <w:r>
        <w:rPr>
          <w:rFonts w:hint="default"/>
        </w:rPr>
        <w:t xml:space="preserve">            "fee": "-0.00000192834",</w:t>
      </w:r>
    </w:p>
    <w:p w14:paraId="5033B304">
      <w:pPr>
        <w:bidi w:val="0"/>
        <w:rPr>
          <w:rFonts w:hint="default"/>
        </w:rPr>
      </w:pPr>
      <w:r>
        <w:rPr>
          <w:rFonts w:hint="default"/>
        </w:rPr>
        <w:t xml:space="preserve">            "feeCcy": "BTC",</w:t>
      </w:r>
    </w:p>
    <w:p w14:paraId="0780BE0B">
      <w:pPr>
        <w:bidi w:val="0"/>
        <w:rPr>
          <w:rFonts w:hint="default"/>
        </w:rPr>
      </w:pPr>
      <w:r>
        <w:rPr>
          <w:rFonts w:hint="default"/>
        </w:rPr>
        <w:t xml:space="preserve">            "fillPx": "51858",</w:t>
      </w:r>
    </w:p>
    <w:p w14:paraId="09B47E24">
      <w:pPr>
        <w:bidi w:val="0"/>
        <w:rPr>
          <w:rFonts w:hint="default"/>
        </w:rPr>
      </w:pPr>
      <w:r>
        <w:rPr>
          <w:rFonts w:hint="default"/>
        </w:rPr>
        <w:t xml:space="preserve">            "fillSz": "0.00192834",</w:t>
      </w:r>
    </w:p>
    <w:p w14:paraId="1C81C8F3">
      <w:pPr>
        <w:bidi w:val="0"/>
        <w:rPr>
          <w:rFonts w:hint="default"/>
        </w:rPr>
      </w:pPr>
      <w:r>
        <w:rPr>
          <w:rFonts w:hint="default"/>
        </w:rPr>
        <w:t xml:space="preserve">            "fillTime": "1708587373361",</w:t>
      </w:r>
    </w:p>
    <w:p w14:paraId="2CD087F3">
      <w:pPr>
        <w:bidi w:val="0"/>
        <w:rPr>
          <w:rFonts w:hint="default"/>
        </w:rPr>
      </w:pPr>
      <w:r>
        <w:rPr>
          <w:rFonts w:hint="default"/>
        </w:rPr>
        <w:t xml:space="preserve">            "instId": "BTC-USDT",</w:t>
      </w:r>
    </w:p>
    <w:p w14:paraId="6ED0837F">
      <w:pPr>
        <w:bidi w:val="0"/>
        <w:rPr>
          <w:rFonts w:hint="default"/>
        </w:rPr>
      </w:pPr>
      <w:r>
        <w:rPr>
          <w:rFonts w:hint="default"/>
        </w:rPr>
        <w:t xml:space="preserve">            "instType": "SPOT",</w:t>
      </w:r>
    </w:p>
    <w:p w14:paraId="33CA5D19">
      <w:pPr>
        <w:bidi w:val="0"/>
        <w:rPr>
          <w:rFonts w:hint="default"/>
        </w:rPr>
      </w:pPr>
      <w:r>
        <w:rPr>
          <w:rFonts w:hint="default"/>
        </w:rPr>
        <w:t xml:space="preserve">            "isTpLimit": "false",</w:t>
      </w:r>
    </w:p>
    <w:p w14:paraId="6CC31333">
      <w:pPr>
        <w:bidi w:val="0"/>
        <w:rPr>
          <w:rFonts w:hint="default"/>
        </w:rPr>
      </w:pPr>
      <w:r>
        <w:rPr>
          <w:rFonts w:hint="default"/>
        </w:rPr>
        <w:t xml:space="preserve">            "lever": "",</w:t>
      </w:r>
    </w:p>
    <w:p w14:paraId="40767BE6">
      <w:pPr>
        <w:bidi w:val="0"/>
        <w:rPr>
          <w:rFonts w:hint="default"/>
        </w:rPr>
      </w:pPr>
      <w:r>
        <w:rPr>
          <w:rFonts w:hint="default"/>
        </w:rPr>
        <w:t xml:space="preserve">            "linkedAlgoOrd": {</w:t>
      </w:r>
    </w:p>
    <w:p w14:paraId="6037E991">
      <w:pPr>
        <w:bidi w:val="0"/>
        <w:rPr>
          <w:rFonts w:hint="default"/>
        </w:rPr>
      </w:pPr>
      <w:r>
        <w:rPr>
          <w:rFonts w:hint="default"/>
        </w:rPr>
        <w:t xml:space="preserve">                "algoId": ""</w:t>
      </w:r>
    </w:p>
    <w:p w14:paraId="37CBF6A3">
      <w:pPr>
        <w:bidi w:val="0"/>
        <w:rPr>
          <w:rFonts w:hint="default"/>
        </w:rPr>
      </w:pPr>
      <w:r>
        <w:rPr>
          <w:rFonts w:hint="default"/>
        </w:rPr>
        <w:t xml:space="preserve">            },</w:t>
      </w:r>
    </w:p>
    <w:p w14:paraId="1F9E20DB">
      <w:pPr>
        <w:bidi w:val="0"/>
        <w:rPr>
          <w:rFonts w:hint="default"/>
        </w:rPr>
      </w:pPr>
      <w:r>
        <w:rPr>
          <w:rFonts w:hint="default"/>
        </w:rPr>
        <w:t xml:space="preserve">            "ordId": "680800019749904384",</w:t>
      </w:r>
    </w:p>
    <w:p w14:paraId="762C26DB">
      <w:pPr>
        <w:bidi w:val="0"/>
        <w:rPr>
          <w:rFonts w:hint="default"/>
        </w:rPr>
      </w:pPr>
      <w:r>
        <w:rPr>
          <w:rFonts w:hint="default"/>
        </w:rPr>
        <w:t xml:space="preserve">            "ordType": "market",</w:t>
      </w:r>
    </w:p>
    <w:p w14:paraId="741FF885">
      <w:pPr>
        <w:bidi w:val="0"/>
        <w:rPr>
          <w:rFonts w:hint="default"/>
        </w:rPr>
      </w:pPr>
      <w:r>
        <w:rPr>
          <w:rFonts w:hint="default"/>
        </w:rPr>
        <w:t xml:space="preserve">            "pnl": "0",</w:t>
      </w:r>
    </w:p>
    <w:p w14:paraId="4A581076">
      <w:pPr>
        <w:bidi w:val="0"/>
        <w:rPr>
          <w:rFonts w:hint="default"/>
        </w:rPr>
      </w:pPr>
      <w:r>
        <w:rPr>
          <w:rFonts w:hint="default"/>
        </w:rPr>
        <w:t xml:space="preserve">            "posSide": "net",</w:t>
      </w:r>
    </w:p>
    <w:p w14:paraId="5C0E1963">
      <w:pPr>
        <w:bidi w:val="0"/>
        <w:rPr>
          <w:rFonts w:hint="default"/>
        </w:rPr>
      </w:pPr>
      <w:r>
        <w:rPr>
          <w:rFonts w:hint="default"/>
        </w:rPr>
        <w:t xml:space="preserve">            "px": "",</w:t>
      </w:r>
    </w:p>
    <w:p w14:paraId="0717E76D">
      <w:pPr>
        <w:bidi w:val="0"/>
        <w:rPr>
          <w:rFonts w:hint="default"/>
        </w:rPr>
      </w:pPr>
      <w:r>
        <w:rPr>
          <w:rFonts w:hint="default"/>
        </w:rPr>
        <w:t xml:space="preserve">            "pxType": "",</w:t>
      </w:r>
    </w:p>
    <w:p w14:paraId="44D891D4">
      <w:pPr>
        <w:bidi w:val="0"/>
        <w:rPr>
          <w:rFonts w:hint="default"/>
        </w:rPr>
      </w:pPr>
      <w:r>
        <w:rPr>
          <w:rFonts w:hint="default"/>
        </w:rPr>
        <w:t xml:space="preserve">            "pxUsd": "",</w:t>
      </w:r>
    </w:p>
    <w:p w14:paraId="307B7998">
      <w:pPr>
        <w:bidi w:val="0"/>
        <w:rPr>
          <w:rFonts w:hint="default"/>
        </w:rPr>
      </w:pPr>
      <w:r>
        <w:rPr>
          <w:rFonts w:hint="default"/>
        </w:rPr>
        <w:t xml:space="preserve">            "pxVol": "",</w:t>
      </w:r>
    </w:p>
    <w:p w14:paraId="619FCB16">
      <w:pPr>
        <w:bidi w:val="0"/>
        <w:rPr>
          <w:rFonts w:hint="default"/>
        </w:rPr>
      </w:pPr>
      <w:r>
        <w:rPr>
          <w:rFonts w:hint="default"/>
        </w:rPr>
        <w:t xml:space="preserve">            "quickMgnType": "",</w:t>
      </w:r>
    </w:p>
    <w:p w14:paraId="655DB482">
      <w:pPr>
        <w:bidi w:val="0"/>
        <w:rPr>
          <w:rFonts w:hint="default"/>
        </w:rPr>
      </w:pPr>
      <w:r>
        <w:rPr>
          <w:rFonts w:hint="default"/>
        </w:rPr>
        <w:t xml:space="preserve">            "rebate": "0",</w:t>
      </w:r>
    </w:p>
    <w:p w14:paraId="068A0C28">
      <w:pPr>
        <w:bidi w:val="0"/>
        <w:rPr>
          <w:rFonts w:hint="default"/>
        </w:rPr>
      </w:pPr>
      <w:r>
        <w:rPr>
          <w:rFonts w:hint="default"/>
        </w:rPr>
        <w:t xml:space="preserve">            "rebateCcy": "USDT",</w:t>
      </w:r>
    </w:p>
    <w:p w14:paraId="780EDC4C">
      <w:pPr>
        <w:bidi w:val="0"/>
        <w:rPr>
          <w:rFonts w:hint="default"/>
        </w:rPr>
      </w:pPr>
      <w:r>
        <w:rPr>
          <w:rFonts w:hint="default"/>
        </w:rPr>
        <w:t xml:space="preserve">            "reduceOnly": "false",</w:t>
      </w:r>
    </w:p>
    <w:p w14:paraId="41D89909">
      <w:pPr>
        <w:bidi w:val="0"/>
        <w:rPr>
          <w:rFonts w:hint="default"/>
        </w:rPr>
      </w:pPr>
      <w:r>
        <w:rPr>
          <w:rFonts w:hint="default"/>
        </w:rPr>
        <w:t xml:space="preserve">            "side": "buy",</w:t>
      </w:r>
    </w:p>
    <w:p w14:paraId="667100B8">
      <w:pPr>
        <w:bidi w:val="0"/>
        <w:rPr>
          <w:rFonts w:hint="default"/>
        </w:rPr>
      </w:pPr>
      <w:r>
        <w:rPr>
          <w:rFonts w:hint="default"/>
        </w:rPr>
        <w:t xml:space="preserve">            "slOrdPx": "",</w:t>
      </w:r>
    </w:p>
    <w:p w14:paraId="7D8D99B7">
      <w:pPr>
        <w:bidi w:val="0"/>
        <w:rPr>
          <w:rFonts w:hint="default"/>
        </w:rPr>
      </w:pPr>
      <w:r>
        <w:rPr>
          <w:rFonts w:hint="default"/>
        </w:rPr>
        <w:t xml:space="preserve">            "slTriggerPx": "",</w:t>
      </w:r>
    </w:p>
    <w:p w14:paraId="321CA8DB">
      <w:pPr>
        <w:bidi w:val="0"/>
        <w:rPr>
          <w:rFonts w:hint="default"/>
        </w:rPr>
      </w:pPr>
      <w:r>
        <w:rPr>
          <w:rFonts w:hint="default"/>
        </w:rPr>
        <w:t xml:space="preserve">            "slTriggerPxType": "",</w:t>
      </w:r>
    </w:p>
    <w:p w14:paraId="536600A8">
      <w:pPr>
        <w:bidi w:val="0"/>
        <w:rPr>
          <w:rFonts w:hint="default"/>
        </w:rPr>
      </w:pPr>
      <w:r>
        <w:rPr>
          <w:rFonts w:hint="default"/>
        </w:rPr>
        <w:t xml:space="preserve">            "source": "",</w:t>
      </w:r>
    </w:p>
    <w:p w14:paraId="62024CCB">
      <w:pPr>
        <w:bidi w:val="0"/>
        <w:rPr>
          <w:rFonts w:hint="default"/>
        </w:rPr>
      </w:pPr>
      <w:r>
        <w:rPr>
          <w:rFonts w:hint="default"/>
        </w:rPr>
        <w:t xml:space="preserve">            "state": "filled",</w:t>
      </w:r>
    </w:p>
    <w:p w14:paraId="00FE0B41">
      <w:pPr>
        <w:bidi w:val="0"/>
        <w:rPr>
          <w:rFonts w:hint="default"/>
        </w:rPr>
      </w:pPr>
      <w:r>
        <w:rPr>
          <w:rFonts w:hint="default"/>
        </w:rPr>
        <w:t xml:space="preserve">            "stpId": "",</w:t>
      </w:r>
    </w:p>
    <w:p w14:paraId="64AE489B">
      <w:pPr>
        <w:bidi w:val="0"/>
        <w:rPr>
          <w:rFonts w:hint="default"/>
        </w:rPr>
      </w:pPr>
      <w:r>
        <w:rPr>
          <w:rFonts w:hint="default"/>
        </w:rPr>
        <w:t xml:space="preserve">            "stpMode": "",</w:t>
      </w:r>
    </w:p>
    <w:p w14:paraId="07775BEC">
      <w:pPr>
        <w:bidi w:val="0"/>
        <w:rPr>
          <w:rFonts w:hint="default"/>
        </w:rPr>
      </w:pPr>
      <w:r>
        <w:rPr>
          <w:rFonts w:hint="default"/>
        </w:rPr>
        <w:t xml:space="preserve">            "sz": "100",</w:t>
      </w:r>
    </w:p>
    <w:p w14:paraId="13656D34">
      <w:pPr>
        <w:bidi w:val="0"/>
        <w:rPr>
          <w:rFonts w:hint="default"/>
        </w:rPr>
      </w:pPr>
      <w:r>
        <w:rPr>
          <w:rFonts w:hint="default"/>
        </w:rPr>
        <w:t xml:space="preserve">            "tag": "",</w:t>
      </w:r>
    </w:p>
    <w:p w14:paraId="7A0ABF92">
      <w:pPr>
        <w:bidi w:val="0"/>
        <w:rPr>
          <w:rFonts w:hint="default"/>
        </w:rPr>
      </w:pPr>
      <w:r>
        <w:rPr>
          <w:rFonts w:hint="default"/>
        </w:rPr>
        <w:t xml:space="preserve">            "tdMode": "cash",</w:t>
      </w:r>
    </w:p>
    <w:p w14:paraId="34E161D1">
      <w:pPr>
        <w:bidi w:val="0"/>
        <w:rPr>
          <w:rFonts w:hint="default"/>
        </w:rPr>
      </w:pPr>
      <w:r>
        <w:rPr>
          <w:rFonts w:hint="default"/>
        </w:rPr>
        <w:t xml:space="preserve">            "tgtCcy": "quote_ccy",</w:t>
      </w:r>
    </w:p>
    <w:p w14:paraId="6B25A7B0">
      <w:pPr>
        <w:bidi w:val="0"/>
        <w:rPr>
          <w:rFonts w:hint="default"/>
        </w:rPr>
      </w:pPr>
      <w:r>
        <w:rPr>
          <w:rFonts w:hint="default"/>
        </w:rPr>
        <w:t xml:space="preserve">            "tpOrdPx": "",</w:t>
      </w:r>
    </w:p>
    <w:p w14:paraId="5B288F9C">
      <w:pPr>
        <w:bidi w:val="0"/>
        <w:rPr>
          <w:rFonts w:hint="default"/>
        </w:rPr>
      </w:pPr>
      <w:r>
        <w:rPr>
          <w:rFonts w:hint="default"/>
        </w:rPr>
        <w:t xml:space="preserve">            "tpTriggerPx": "",</w:t>
      </w:r>
    </w:p>
    <w:p w14:paraId="1892FA30">
      <w:pPr>
        <w:bidi w:val="0"/>
        <w:rPr>
          <w:rFonts w:hint="default"/>
        </w:rPr>
      </w:pPr>
      <w:r>
        <w:rPr>
          <w:rFonts w:hint="default"/>
        </w:rPr>
        <w:t xml:space="preserve">            "tpTriggerPxType": "",</w:t>
      </w:r>
    </w:p>
    <w:p w14:paraId="2BF35199">
      <w:pPr>
        <w:bidi w:val="0"/>
        <w:rPr>
          <w:rFonts w:hint="default"/>
        </w:rPr>
      </w:pPr>
      <w:r>
        <w:rPr>
          <w:rFonts w:hint="default"/>
        </w:rPr>
        <w:t xml:space="preserve">            "tradeId": "744876980",</w:t>
      </w:r>
    </w:p>
    <w:p w14:paraId="52AFBA14">
      <w:pPr>
        <w:bidi w:val="0"/>
        <w:rPr>
          <w:rFonts w:hint="default"/>
        </w:rPr>
      </w:pPr>
      <w:r>
        <w:rPr>
          <w:rFonts w:hint="default"/>
        </w:rPr>
        <w:t xml:space="preserve">            "tradeQuoteCcy": "USDT",</w:t>
      </w:r>
    </w:p>
    <w:p w14:paraId="3E5E8916">
      <w:pPr>
        <w:bidi w:val="0"/>
        <w:rPr>
          <w:rFonts w:hint="default"/>
        </w:rPr>
      </w:pPr>
      <w:r>
        <w:rPr>
          <w:rFonts w:hint="default"/>
        </w:rPr>
        <w:t xml:space="preserve">            "uTime": "1708587373362"</w:t>
      </w:r>
    </w:p>
    <w:p w14:paraId="77618B47">
      <w:pPr>
        <w:bidi w:val="0"/>
        <w:rPr>
          <w:rFonts w:hint="default"/>
        </w:rPr>
      </w:pPr>
      <w:r>
        <w:rPr>
          <w:rFonts w:hint="default"/>
        </w:rPr>
        <w:t xml:space="preserve">        }</w:t>
      </w:r>
    </w:p>
    <w:p w14:paraId="3EF34AEE">
      <w:pPr>
        <w:bidi w:val="0"/>
        <w:rPr>
          <w:rFonts w:hint="default"/>
        </w:rPr>
      </w:pPr>
      <w:r>
        <w:rPr>
          <w:rFonts w:hint="default"/>
        </w:rPr>
        <w:t xml:space="preserve">    ],</w:t>
      </w:r>
    </w:p>
    <w:p w14:paraId="0EF928F4">
      <w:pPr>
        <w:bidi w:val="0"/>
        <w:rPr>
          <w:rFonts w:hint="default"/>
        </w:rPr>
      </w:pPr>
      <w:r>
        <w:rPr>
          <w:rFonts w:hint="default"/>
        </w:rPr>
        <w:t xml:space="preserve">    "msg": ""}</w:t>
      </w:r>
    </w:p>
    <w:p w14:paraId="126BD364">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4"/>
        <w:gridCol w:w="980"/>
        <w:gridCol w:w="5142"/>
      </w:tblGrid>
      <w:tr w14:paraId="259AF83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F55394A">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B0F14C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BD8E3E">
            <w:pPr>
              <w:bidi w:val="0"/>
              <w:rPr>
                <w:rFonts w:hint="default"/>
              </w:rPr>
            </w:pPr>
            <w:r>
              <w:rPr>
                <w:rFonts w:hint="default"/>
                <w:lang w:val="en-US" w:eastAsia="zh-CN"/>
              </w:rPr>
              <w:t>描述</w:t>
            </w:r>
          </w:p>
        </w:tc>
      </w:tr>
      <w:tr w14:paraId="23BAE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3B2922">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DD46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7CA76C">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2B33A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13F7D1">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E0E3C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222B80">
            <w:pPr>
              <w:bidi w:val="0"/>
              <w:rPr>
                <w:rFonts w:hint="default"/>
              </w:rPr>
            </w:pPr>
            <w:r>
              <w:rPr>
                <w:rFonts w:hint="default"/>
                <w:lang w:val="en-US" w:eastAsia="zh-CN"/>
              </w:rPr>
              <w:t>产品ID</w:t>
            </w:r>
          </w:p>
        </w:tc>
      </w:tr>
      <w:tr w14:paraId="02622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BB334B">
            <w:pPr>
              <w:bidi w:val="0"/>
              <w:rPr>
                <w:rFonts w:hint="default"/>
              </w:rPr>
            </w:pPr>
            <w:r>
              <w:rPr>
                <w:rFonts w:hint="default"/>
                <w:lang w:val="en-US" w:eastAsia="zh-CN"/>
              </w:rPr>
              <w:t>tgtCcy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3809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FB0CAE">
            <w:pPr>
              <w:bidi w:val="0"/>
              <w:rPr>
                <w:rFonts w:hint="default"/>
              </w:rPr>
            </w:pPr>
            <w:r>
              <w:rPr>
                <w:rFonts w:hint="default"/>
                <w:lang w:val="en-US" w:eastAsia="zh-CN"/>
              </w:rPr>
              <w:t>币币市价单委托数量sz的单位</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仅适用于币币市价订单</w:t>
            </w:r>
            <w:r>
              <w:rPr>
                <w:rFonts w:hint="default"/>
                <w:lang w:val="en-US" w:eastAsia="zh-CN"/>
              </w:rPr>
              <w:br w:type="textWrapping"/>
            </w:r>
            <w:r>
              <w:rPr>
                <w:rFonts w:hint="default"/>
                <w:lang w:val="en-US" w:eastAsia="zh-CN"/>
              </w:rPr>
              <w:t>默认买单为quote_ccy，卖单为base_ccy</w:t>
            </w:r>
          </w:p>
        </w:tc>
      </w:tr>
      <w:tr w14:paraId="7F2A1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C11BD3">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BDE6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0415B8">
            <w:pPr>
              <w:bidi w:val="0"/>
              <w:rPr>
                <w:rFonts w:hint="default"/>
              </w:rPr>
            </w:pPr>
            <w:r>
              <w:rPr>
                <w:rFonts w:hint="default"/>
                <w:lang w:val="en-US" w:eastAsia="zh-CN"/>
              </w:rPr>
              <w:t>保证金币种，适用于逐仓杠杆及合约模式下的全仓杠杆订单以及交割、永续和期权合约订单。</w:t>
            </w:r>
          </w:p>
        </w:tc>
      </w:tr>
      <w:tr w14:paraId="257BE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90C0D4">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7FD5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CB5BE8">
            <w:pPr>
              <w:bidi w:val="0"/>
              <w:rPr>
                <w:rFonts w:hint="default"/>
              </w:rPr>
            </w:pPr>
            <w:r>
              <w:rPr>
                <w:rFonts w:hint="default"/>
                <w:lang w:val="en-US" w:eastAsia="zh-CN"/>
              </w:rPr>
              <w:t>订单ID</w:t>
            </w:r>
          </w:p>
        </w:tc>
      </w:tr>
      <w:tr w14:paraId="36BFF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F62E98">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70B9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95EC1C">
            <w:pPr>
              <w:bidi w:val="0"/>
              <w:rPr>
                <w:rFonts w:hint="default"/>
              </w:rPr>
            </w:pPr>
            <w:r>
              <w:rPr>
                <w:rFonts w:hint="default"/>
                <w:lang w:val="en-US" w:eastAsia="zh-CN"/>
              </w:rPr>
              <w:t>客户自定义订单ID</w:t>
            </w:r>
          </w:p>
        </w:tc>
      </w:tr>
      <w:tr w14:paraId="7FBDB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98F03E">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E4399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9020E8">
            <w:pPr>
              <w:bidi w:val="0"/>
              <w:rPr>
                <w:rFonts w:hint="default"/>
              </w:rPr>
            </w:pPr>
            <w:r>
              <w:rPr>
                <w:rFonts w:hint="default"/>
                <w:lang w:val="en-US" w:eastAsia="zh-CN"/>
              </w:rPr>
              <w:t>订单标签</w:t>
            </w:r>
          </w:p>
        </w:tc>
      </w:tr>
      <w:tr w14:paraId="2745F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FF7485">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7F5B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03B275">
            <w:pPr>
              <w:bidi w:val="0"/>
              <w:rPr>
                <w:rFonts w:hint="default"/>
              </w:rPr>
            </w:pPr>
            <w:r>
              <w:rPr>
                <w:rFonts w:hint="default"/>
                <w:lang w:val="en-US" w:eastAsia="zh-CN"/>
              </w:rPr>
              <w:t>委托价格，对于期权，以币(如BTC, ETH)为单位</w:t>
            </w:r>
          </w:p>
        </w:tc>
      </w:tr>
      <w:tr w14:paraId="76D08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B5D396">
            <w:pPr>
              <w:bidi w:val="0"/>
              <w:rPr>
                <w:rFonts w:hint="default"/>
              </w:rPr>
            </w:pPr>
            <w:r>
              <w:rPr>
                <w:rFonts w:hint="default"/>
                <w:lang w:val="en-US" w:eastAsia="zh-CN"/>
              </w:rPr>
              <w:t>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CF05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B5E079">
            <w:pPr>
              <w:bidi w:val="0"/>
              <w:rPr>
                <w:rFonts w:hint="default"/>
              </w:rPr>
            </w:pPr>
            <w:r>
              <w:rPr>
                <w:rFonts w:hint="default"/>
                <w:lang w:val="en-US" w:eastAsia="zh-CN"/>
              </w:rPr>
              <w:t>期权价格，以USD为单位</w:t>
            </w:r>
            <w:r>
              <w:rPr>
                <w:rFonts w:hint="default"/>
                <w:lang w:val="en-US" w:eastAsia="zh-CN"/>
              </w:rPr>
              <w:br w:type="textWrapping"/>
            </w:r>
            <w:r>
              <w:rPr>
                <w:rFonts w:hint="default"/>
                <w:lang w:val="en-US" w:eastAsia="zh-CN"/>
              </w:rPr>
              <w:t>仅适用于期权，其他业务线返回空字符串""</w:t>
            </w:r>
          </w:p>
        </w:tc>
      </w:tr>
      <w:tr w14:paraId="3BAF0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1F6F43">
            <w:pPr>
              <w:bidi w:val="0"/>
              <w:rPr>
                <w:rFonts w:hint="default"/>
              </w:rPr>
            </w:pPr>
            <w:r>
              <w:rPr>
                <w:rFonts w:hint="default"/>
                <w:lang w:val="en-US" w:eastAsia="zh-CN"/>
              </w:rPr>
              <w:t>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4F4B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F76DE4">
            <w:pPr>
              <w:bidi w:val="0"/>
              <w:rPr>
                <w:rFonts w:hint="default"/>
              </w:rPr>
            </w:pPr>
            <w:r>
              <w:rPr>
                <w:rFonts w:hint="default"/>
                <w:lang w:val="en-US" w:eastAsia="zh-CN"/>
              </w:rPr>
              <w:t>期权订单的隐含波动率</w:t>
            </w:r>
            <w:r>
              <w:rPr>
                <w:rFonts w:hint="default"/>
                <w:lang w:val="en-US" w:eastAsia="zh-CN"/>
              </w:rPr>
              <w:br w:type="textWrapping"/>
            </w:r>
            <w:r>
              <w:rPr>
                <w:rFonts w:hint="default"/>
                <w:lang w:val="en-US" w:eastAsia="zh-CN"/>
              </w:rPr>
              <w:t>仅适用于期权，其他业务线返回空字符串""</w:t>
            </w:r>
          </w:p>
        </w:tc>
      </w:tr>
      <w:tr w14:paraId="6EC66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37D690">
            <w:pPr>
              <w:bidi w:val="0"/>
              <w:rPr>
                <w:rFonts w:hint="default"/>
              </w:rPr>
            </w:pPr>
            <w:r>
              <w:rPr>
                <w:rFonts w:hint="default"/>
                <w:lang w:val="en-US" w:eastAsia="zh-CN"/>
              </w:rPr>
              <w:t>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D02B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8FCB28">
            <w:pPr>
              <w:bidi w:val="0"/>
              <w:rPr>
                <w:rFonts w:hint="default"/>
              </w:rPr>
            </w:pPr>
            <w:r>
              <w:rPr>
                <w:rFonts w:hint="default"/>
                <w:lang w:val="en-US" w:eastAsia="zh-CN"/>
              </w:rPr>
              <w:t>期权的价格类型</w:t>
            </w:r>
            <w:r>
              <w:rPr>
                <w:rFonts w:hint="default"/>
                <w:lang w:val="en-US" w:eastAsia="zh-CN"/>
              </w:rPr>
              <w:br w:type="textWrapping"/>
            </w:r>
            <w:r>
              <w:rPr>
                <w:rFonts w:hint="default"/>
                <w:lang w:val="en-US" w:eastAsia="zh-CN"/>
              </w:rPr>
              <w:t>px：代表按价格下单，单位为币 (请求参数 px 的数值单位是BTC或ETH)</w:t>
            </w:r>
            <w:r>
              <w:rPr>
                <w:rFonts w:hint="default"/>
                <w:lang w:val="en-US" w:eastAsia="zh-CN"/>
              </w:rPr>
              <w:br w:type="textWrapping"/>
            </w:r>
            <w:r>
              <w:rPr>
                <w:rFonts w:hint="default"/>
                <w:lang w:val="en-US" w:eastAsia="zh-CN"/>
              </w:rPr>
              <w:t>pxVol：代表按pxVol下单</w:t>
            </w:r>
            <w:r>
              <w:rPr>
                <w:rFonts w:hint="default"/>
                <w:lang w:val="en-US" w:eastAsia="zh-CN"/>
              </w:rPr>
              <w:br w:type="textWrapping"/>
            </w:r>
            <w:r>
              <w:rPr>
                <w:rFonts w:hint="default"/>
                <w:lang w:val="en-US" w:eastAsia="zh-CN"/>
              </w:rPr>
              <w:t>pxUsd：代表按照pxUsd下单，单位为USD (请求参数px 的数值单位是USD)</w:t>
            </w:r>
          </w:p>
        </w:tc>
      </w:tr>
      <w:tr w14:paraId="247D4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C162F0">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84F3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408FEB">
            <w:pPr>
              <w:bidi w:val="0"/>
              <w:rPr>
                <w:rFonts w:hint="default"/>
              </w:rPr>
            </w:pPr>
            <w:r>
              <w:rPr>
                <w:rFonts w:hint="default"/>
                <w:lang w:val="en-US" w:eastAsia="zh-CN"/>
              </w:rPr>
              <w:t>委托数量</w:t>
            </w:r>
          </w:p>
        </w:tc>
      </w:tr>
      <w:tr w14:paraId="2B60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0C5208">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1299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122C3C">
            <w:pPr>
              <w:bidi w:val="0"/>
              <w:rPr>
                <w:rFonts w:hint="default"/>
              </w:rPr>
            </w:pPr>
            <w:r>
              <w:rPr>
                <w:rFonts w:hint="default"/>
                <w:lang w:val="en-US" w:eastAsia="zh-CN"/>
              </w:rPr>
              <w:t>收益(不包括手续费)</w:t>
            </w:r>
            <w:r>
              <w:rPr>
                <w:rFonts w:hint="default"/>
                <w:lang w:val="en-US" w:eastAsia="zh-CN"/>
              </w:rPr>
              <w:br w:type="textWrapping"/>
            </w:r>
            <w:r>
              <w:rPr>
                <w:rFonts w:hint="default"/>
                <w:lang w:val="en-US" w:eastAsia="zh-CN"/>
              </w:rPr>
              <w:t>适用于有成交的平仓订单，其他情况均为0</w:t>
            </w:r>
          </w:p>
        </w:tc>
      </w:tr>
      <w:tr w14:paraId="10FED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3DF1B1">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68CD2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973113">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op_fok：期权简选（全部成交或立即取消）</w:t>
            </w:r>
            <w:r>
              <w:rPr>
                <w:rFonts w:hint="default"/>
                <w:lang w:val="en-US" w:eastAsia="zh-CN"/>
              </w:rPr>
              <w:br w:type="textWrapping"/>
            </w:r>
            <w:r>
              <w:rPr>
                <w:rFonts w:hint="default"/>
                <w:lang w:val="en-US" w:eastAsia="zh-CN"/>
              </w:rPr>
              <w:t>elp：流动性增强计划订单</w:t>
            </w:r>
          </w:p>
        </w:tc>
      </w:tr>
      <w:tr w14:paraId="76CDE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F3CECC">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5832A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E0B21D">
            <w:pPr>
              <w:bidi w:val="0"/>
              <w:rPr>
                <w:rFonts w:hint="default"/>
              </w:rPr>
            </w:pPr>
            <w:r>
              <w:rPr>
                <w:rFonts w:hint="default"/>
                <w:lang w:val="en-US" w:eastAsia="zh-CN"/>
              </w:rPr>
              <w:t>订单方向</w:t>
            </w:r>
          </w:p>
        </w:tc>
      </w:tr>
      <w:tr w14:paraId="404D4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A898DD">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C4C9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0995B1">
            <w:pPr>
              <w:bidi w:val="0"/>
              <w:rPr>
                <w:rFonts w:hint="default"/>
              </w:rPr>
            </w:pPr>
            <w:r>
              <w:rPr>
                <w:rFonts w:hint="default"/>
                <w:lang w:val="en-US" w:eastAsia="zh-CN"/>
              </w:rPr>
              <w:t>持仓方向</w:t>
            </w:r>
          </w:p>
        </w:tc>
      </w:tr>
      <w:tr w14:paraId="16C66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393DFB">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DBEC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D54F74">
            <w:pPr>
              <w:bidi w:val="0"/>
              <w:rPr>
                <w:rFonts w:hint="default"/>
              </w:rPr>
            </w:pPr>
            <w:r>
              <w:rPr>
                <w:rFonts w:hint="default"/>
                <w:lang w:val="en-US" w:eastAsia="zh-CN"/>
              </w:rPr>
              <w:t>交易模式</w:t>
            </w:r>
          </w:p>
        </w:tc>
      </w:tr>
      <w:tr w14:paraId="66A81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B2F71B">
            <w:pPr>
              <w:bidi w:val="0"/>
              <w:rPr>
                <w:rFonts w:hint="default"/>
              </w:rPr>
            </w:pPr>
            <w:r>
              <w:rPr>
                <w:rFonts w:hint="default"/>
                <w:lang w:val="en-US" w:eastAsia="zh-CN"/>
              </w:rPr>
              <w:t>accFillSz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FA4EF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7D6D4F">
            <w:pPr>
              <w:bidi w:val="0"/>
              <w:rPr>
                <w:rFonts w:hint="default"/>
              </w:rPr>
            </w:pPr>
            <w:r>
              <w:rPr>
                <w:rFonts w:hint="default"/>
                <w:lang w:val="en-US" w:eastAsia="zh-CN"/>
              </w:rPr>
              <w:t>自下单以来的累计成交数量。在WebSocket订单频道推送中，accFillSz 始终表示累计总量，而非本次推送的增量。</w:t>
            </w:r>
            <w:r>
              <w:rPr>
                <w:rFonts w:hint="default"/>
                <w:lang w:val="en-US" w:eastAsia="zh-CN"/>
              </w:rPr>
              <w:br w:type="textWrapping"/>
            </w:r>
            <w:r>
              <w:rPr>
                <w:rFonts w:hint="default"/>
                <w:lang w:val="en-US" w:eastAsia="zh-CN"/>
              </w:rPr>
              <w:t>对于币币和杠杆，单位为交易货币，如 BTC-USDT, 单位为 BTC；</w:t>
            </w:r>
            <w:r>
              <w:rPr>
                <w:rFonts w:hint="default"/>
                <w:lang w:val="en-US" w:eastAsia="zh-CN"/>
              </w:rPr>
              <w:br w:type="textWrapping"/>
            </w:r>
            <w:r>
              <w:rPr>
                <w:rFonts w:hint="default"/>
                <w:lang w:val="en-US" w:eastAsia="zh-CN"/>
              </w:rPr>
              <w:t>对于交割、永续以及期权，单位为张。</w:t>
            </w:r>
          </w:p>
        </w:tc>
      </w:tr>
      <w:tr w14:paraId="6AC16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9B492B">
            <w:pPr>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5AD2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6FEE02">
            <w:pPr>
              <w:bidi w:val="0"/>
              <w:rPr>
                <w:rFonts w:hint="default"/>
              </w:rPr>
            </w:pPr>
            <w:r>
              <w:rPr>
                <w:rFonts w:hint="default"/>
                <w:lang w:val="en-US" w:eastAsia="zh-CN"/>
              </w:rPr>
              <w:t>最新成交价格，如果成交数量为0，该字段为""</w:t>
            </w:r>
          </w:p>
        </w:tc>
      </w:tr>
      <w:tr w14:paraId="77ECF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0B5EAE">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789EE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0E571F">
            <w:pPr>
              <w:bidi w:val="0"/>
              <w:rPr>
                <w:rFonts w:hint="default"/>
              </w:rPr>
            </w:pPr>
            <w:r>
              <w:rPr>
                <w:rFonts w:hint="default"/>
                <w:lang w:val="en-US" w:eastAsia="zh-CN"/>
              </w:rPr>
              <w:t>最新成交ID</w:t>
            </w:r>
          </w:p>
        </w:tc>
      </w:tr>
      <w:tr w14:paraId="42586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B53A6A">
            <w:pPr>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AD09D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868D40">
            <w:pPr>
              <w:bidi w:val="0"/>
              <w:rPr>
                <w:rFonts w:hint="default"/>
              </w:rPr>
            </w:pPr>
            <w:r>
              <w:rPr>
                <w:rFonts w:hint="default"/>
                <w:lang w:val="en-US" w:eastAsia="zh-CN"/>
              </w:rPr>
              <w:t>最近一次单笔成交数量（非累计）。累计成交总量请使用 accFillSz。</w:t>
            </w:r>
            <w:r>
              <w:rPr>
                <w:rFonts w:hint="default"/>
                <w:lang w:val="en-US" w:eastAsia="zh-CN"/>
              </w:rPr>
              <w:br w:type="textWrapping"/>
            </w:r>
            <w:r>
              <w:rPr>
                <w:rFonts w:hint="default"/>
                <w:lang w:val="en-US" w:eastAsia="zh-CN"/>
              </w:rPr>
              <w:t>对于币币和杠杆，单位为交易货币，如 BTC-USDT, 单位为 BTC；</w:t>
            </w:r>
            <w:r>
              <w:rPr>
                <w:rFonts w:hint="default"/>
                <w:lang w:val="en-US" w:eastAsia="zh-CN"/>
              </w:rPr>
              <w:br w:type="textWrapping"/>
            </w:r>
            <w:r>
              <w:rPr>
                <w:rFonts w:hint="default"/>
                <w:lang w:val="en-US" w:eastAsia="zh-CN"/>
              </w:rPr>
              <w:t>对于交割、永续以及期权，单位为张。</w:t>
            </w:r>
          </w:p>
        </w:tc>
      </w:tr>
      <w:tr w14:paraId="3A6BE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C9CCB3">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0C912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8EDCB9">
            <w:pPr>
              <w:bidi w:val="0"/>
              <w:rPr>
                <w:rFonts w:hint="default"/>
              </w:rPr>
            </w:pPr>
            <w:r>
              <w:rPr>
                <w:rFonts w:hint="default"/>
                <w:lang w:val="en-US" w:eastAsia="zh-CN"/>
              </w:rPr>
              <w:t>最新成交时间</w:t>
            </w:r>
          </w:p>
        </w:tc>
      </w:tr>
      <w:tr w14:paraId="34D2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BCD00D">
            <w:pPr>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A349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03437A">
            <w:pPr>
              <w:bidi w:val="0"/>
              <w:rPr>
                <w:rFonts w:hint="default"/>
              </w:rPr>
            </w:pPr>
            <w:r>
              <w:rPr>
                <w:rFonts w:hint="default"/>
                <w:lang w:val="en-US" w:eastAsia="zh-CN"/>
              </w:rPr>
              <w:t>成交均价，如果成交数量为0，该字段也为""</w:t>
            </w:r>
          </w:p>
        </w:tc>
      </w:tr>
      <w:tr w14:paraId="0CEC2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9BB25F">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C03C7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81DB67">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live：已在订单簿中，尚无成交。</w:t>
            </w:r>
            <w:r>
              <w:rPr>
                <w:rFonts w:hint="default"/>
                <w:lang w:val="en-US" w:eastAsia="zh-CN"/>
              </w:rPr>
              <w:br w:type="textWrapping"/>
            </w:r>
            <w:r>
              <w:rPr>
                <w:rFonts w:hint="default"/>
                <w:lang w:val="en-US" w:eastAsia="zh-CN"/>
              </w:rPr>
              <w:t>partially_filled：部分成交，仍在订单簿中。</w:t>
            </w:r>
            <w:r>
              <w:rPr>
                <w:rFonts w:hint="default"/>
                <w:lang w:val="en-US" w:eastAsia="zh-CN"/>
              </w:rPr>
              <w:br w:type="textWrapping"/>
            </w:r>
            <w:r>
              <w:rPr>
                <w:rFonts w:hint="default"/>
                <w:lang w:val="en-US" w:eastAsia="zh-CN"/>
              </w:rPr>
              <w:t>filled：完全成交，终态。</w:t>
            </w:r>
            <w:r>
              <w:rPr>
                <w:rFonts w:hint="default"/>
                <w:lang w:val="en-US" w:eastAsia="zh-CN"/>
              </w:rPr>
              <w:br w:type="textWrapping"/>
            </w:r>
            <w:r>
              <w:rPr>
                <w:rFonts w:hint="default"/>
                <w:lang w:val="en-US" w:eastAsia="zh-CN"/>
              </w:rPr>
              <w:t>canceled：撤单，终态。IOC 订单被撤销时可能存在部分成交，此时 accFillSz 不为零。</w:t>
            </w:r>
            <w:r>
              <w:rPr>
                <w:rFonts w:hint="default"/>
                <w:lang w:val="en-US" w:eastAsia="zh-CN"/>
              </w:rPr>
              <w:br w:type="textWrapping"/>
            </w:r>
            <w:r>
              <w:rPr>
                <w:rFonts w:hint="default"/>
                <w:lang w:val="en-US" w:eastAsia="zh-CN"/>
              </w:rPr>
              <w:t>mmp_canceled：由做市商保护机制自动撤单，终态。</w:t>
            </w:r>
            <w:r>
              <w:rPr>
                <w:rFonts w:hint="default"/>
                <w:lang w:val="en-US" w:eastAsia="zh-CN"/>
              </w:rPr>
              <w:br w:type="textWrapping"/>
            </w:r>
            <w:r>
              <w:rPr>
                <w:rFonts w:hint="default"/>
                <w:lang w:val="en-US" w:eastAsia="zh-CN"/>
              </w:rPr>
              <w:t>注意：GET /api/v5/trade/orders-pending 仅返回 live 和 partially_filled；GET /api/v5/trade/orders-history 返回 filled、canceled 和 mmp_canceled。</w:t>
            </w:r>
          </w:p>
        </w:tc>
      </w:tr>
      <w:tr w14:paraId="1CE73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AF9C44">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88688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A89C23">
            <w:pPr>
              <w:bidi w:val="0"/>
              <w:rPr>
                <w:rFonts w:hint="default"/>
              </w:rPr>
            </w:pPr>
            <w:r>
              <w:rPr>
                <w:rFonts w:hint="default"/>
                <w:lang w:val="en-US" w:eastAsia="zh-CN"/>
              </w:rPr>
              <w:t>杠杆倍数，0.01到125之间的数值，仅适用于 币币杠杆/交割/永续</w:t>
            </w:r>
          </w:p>
        </w:tc>
      </w:tr>
      <w:tr w14:paraId="2005C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352E54">
            <w:pPr>
              <w:bidi w:val="0"/>
              <w:rPr>
                <w:rFonts w:hint="default"/>
              </w:rPr>
            </w:pPr>
            <w:r>
              <w:rPr>
                <w:rFonts w:hint="default"/>
                <w:lang w:val="en-US" w:eastAsia="zh-CN"/>
              </w:rPr>
              <w:t>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B304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1AF207">
            <w:pPr>
              <w:bidi w:val="0"/>
              <w:rPr>
                <w:rFonts w:hint="default"/>
              </w:rPr>
            </w:pPr>
            <w:r>
              <w:rPr>
                <w:rFonts w:hint="default"/>
                <w:lang w:val="en-US" w:eastAsia="zh-CN"/>
              </w:rPr>
              <w:t>下单附带止盈止损或移动止盈止损时，客户自定义的策略订单ID</w:t>
            </w:r>
          </w:p>
        </w:tc>
      </w:tr>
      <w:tr w14:paraId="18A67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49CF65">
            <w:pPr>
              <w:bidi w:val="0"/>
              <w:rPr>
                <w:rFonts w:hint="default"/>
              </w:rPr>
            </w:pPr>
            <w:r>
              <w:rPr>
                <w:rFonts w:hint="default"/>
                <w:lang w:val="en-US" w:eastAsia="zh-CN"/>
              </w:rPr>
              <w:t>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89D61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7A046A">
            <w:pPr>
              <w:bidi w:val="0"/>
              <w:rPr>
                <w:rFonts w:hint="default"/>
              </w:rPr>
            </w:pPr>
            <w:r>
              <w:rPr>
                <w:rFonts w:hint="default"/>
                <w:lang w:val="en-US" w:eastAsia="zh-CN"/>
              </w:rPr>
              <w:t>止盈触发价</w:t>
            </w:r>
          </w:p>
        </w:tc>
      </w:tr>
      <w:tr w14:paraId="1DAD6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7FA9B8">
            <w:pPr>
              <w:bidi w:val="0"/>
              <w:rPr>
                <w:rFonts w:hint="default"/>
              </w:rPr>
            </w:pPr>
            <w:r>
              <w:rPr>
                <w:rFonts w:hint="default"/>
                <w:lang w:val="en-US" w:eastAsia="zh-CN"/>
              </w:rPr>
              <w:t>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48CFE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C27D77">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1301A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6BB3CA">
            <w:pPr>
              <w:bidi w:val="0"/>
              <w:rPr>
                <w:rFonts w:hint="default"/>
              </w:rPr>
            </w:pPr>
            <w:r>
              <w:rPr>
                <w:rFonts w:hint="default"/>
                <w:lang w:val="en-US" w:eastAsia="zh-CN"/>
              </w:rPr>
              <w:t>tpOrdPx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E6EE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A561F7">
            <w:pPr>
              <w:bidi w:val="0"/>
              <w:rPr>
                <w:rFonts w:hint="default"/>
              </w:rPr>
            </w:pPr>
            <w:r>
              <w:rPr>
                <w:rFonts w:hint="default"/>
                <w:lang w:val="en-US" w:eastAsia="zh-CN"/>
              </w:rPr>
              <w:t>止盈委托价</w:t>
            </w:r>
          </w:p>
        </w:tc>
      </w:tr>
      <w:tr w14:paraId="3CBB0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973593">
            <w:pPr>
              <w:bidi w:val="0"/>
              <w:rPr>
                <w:rFonts w:hint="default"/>
              </w:rPr>
            </w:pPr>
            <w:r>
              <w:rPr>
                <w:rFonts w:hint="default"/>
                <w:lang w:val="en-US" w:eastAsia="zh-CN"/>
              </w:rPr>
              <w:t>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3216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24D033">
            <w:pPr>
              <w:bidi w:val="0"/>
              <w:rPr>
                <w:rFonts w:hint="default"/>
              </w:rPr>
            </w:pPr>
            <w:r>
              <w:rPr>
                <w:rFonts w:hint="default"/>
                <w:lang w:val="en-US" w:eastAsia="zh-CN"/>
              </w:rPr>
              <w:t>止损触发价</w:t>
            </w:r>
          </w:p>
        </w:tc>
      </w:tr>
      <w:tr w14:paraId="26F37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144276">
            <w:pPr>
              <w:bidi w:val="0"/>
              <w:rPr>
                <w:rFonts w:hint="default"/>
              </w:rPr>
            </w:pPr>
            <w:r>
              <w:rPr>
                <w:rFonts w:hint="default"/>
                <w:lang w:val="en-US" w:eastAsia="zh-CN"/>
              </w:rPr>
              <w:t>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E418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5D7FF2">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0EDDA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FF5B04">
            <w:pPr>
              <w:bidi w:val="0"/>
              <w:rPr>
                <w:rFonts w:hint="default"/>
              </w:rPr>
            </w:pPr>
            <w:r>
              <w:rPr>
                <w:rFonts w:hint="default"/>
                <w:lang w:val="en-US" w:eastAsia="zh-CN"/>
              </w:rPr>
              <w:t>slOrdPx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8336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9A9ED0">
            <w:pPr>
              <w:bidi w:val="0"/>
              <w:rPr>
                <w:rFonts w:hint="default"/>
              </w:rPr>
            </w:pPr>
            <w:r>
              <w:rPr>
                <w:rFonts w:hint="default"/>
                <w:lang w:val="en-US" w:eastAsia="zh-CN"/>
              </w:rPr>
              <w:t>止损委托价</w:t>
            </w:r>
          </w:p>
        </w:tc>
      </w:tr>
      <w:tr w14:paraId="2AE3A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CC9629">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2CFD0A">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706E1F">
            <w:pPr>
              <w:bidi w:val="0"/>
              <w:rPr>
                <w:rFonts w:hint="default"/>
              </w:rPr>
            </w:pPr>
            <w:r>
              <w:rPr>
                <w:rFonts w:hint="default"/>
                <w:lang w:val="en-US" w:eastAsia="zh-CN"/>
              </w:rPr>
              <w:t>附带止盈止损或移动止盈止损订单信息</w:t>
            </w:r>
          </w:p>
        </w:tc>
      </w:tr>
      <w:tr w14:paraId="6320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6E279C">
            <w:pPr>
              <w:bidi w:val="0"/>
              <w:rPr>
                <w:rFonts w:hint="default"/>
              </w:rPr>
            </w:pPr>
            <w:r>
              <w:rPr>
                <w:rFonts w:hint="default"/>
                <w:lang w:val="en-US" w:eastAsia="zh-CN"/>
              </w:rPr>
              <w:t>&gt; attachAlgoId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DB31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8F7923">
            <w:pPr>
              <w:bidi w:val="0"/>
              <w:rPr>
                <w:rFonts w:hint="default"/>
              </w:rPr>
            </w:pPr>
            <w:r>
              <w:rPr>
                <w:rFonts w:hint="default"/>
                <w:lang w:val="en-US" w:eastAsia="zh-CN"/>
              </w:rPr>
              <w:t>附带止盈止损或移动止盈止损的订单ID，改单时，可用来标识该笔附带止盈止损订单。下附带策略委托单时，该值不会传给 algoId</w:t>
            </w:r>
          </w:p>
        </w:tc>
      </w:tr>
      <w:tr w14:paraId="17E2B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181B92">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D387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33F07C">
            <w:pPr>
              <w:bidi w:val="0"/>
              <w:rPr>
                <w:rFonts w:hint="default"/>
              </w:rPr>
            </w:pPr>
            <w:r>
              <w:rPr>
                <w:rFonts w:hint="default"/>
                <w:lang w:val="en-US" w:eastAsia="zh-CN"/>
              </w:rPr>
              <w:t>下单附带止盈止损或移动止盈止损时，客户自定义的策略订单ID</w:t>
            </w:r>
          </w:p>
        </w:tc>
      </w:tr>
      <w:tr w14:paraId="3F113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934282">
            <w:pPr>
              <w:bidi w:val="0"/>
              <w:rPr>
                <w:rFonts w:hint="default"/>
              </w:rPr>
            </w:pPr>
            <w:r>
              <w:rPr>
                <w:rFonts w:hint="default"/>
                <w:lang w:val="en-US" w:eastAsia="zh-CN"/>
              </w:rPr>
              <w:t>&gt; tpOrdKind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6A4C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2E86C9">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p>
        </w:tc>
      </w:tr>
      <w:tr w14:paraId="6151E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79CB96">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9D1F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A6FAEC">
            <w:pPr>
              <w:bidi w:val="0"/>
              <w:rPr>
                <w:rFonts w:hint="default"/>
              </w:rPr>
            </w:pPr>
            <w:r>
              <w:rPr>
                <w:rFonts w:hint="default"/>
                <w:lang w:val="en-US" w:eastAsia="zh-CN"/>
              </w:rPr>
              <w:t>止盈触发价</w:t>
            </w:r>
          </w:p>
        </w:tc>
      </w:tr>
      <w:tr w14:paraId="50813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72D4C0">
            <w:pPr>
              <w:bidi w:val="0"/>
              <w:rPr>
                <w:rFonts w:hint="default"/>
              </w:rPr>
            </w:pPr>
            <w:r>
              <w:rPr>
                <w:rFonts w:hint="default"/>
                <w:lang w:val="en-US" w:eastAsia="zh-CN"/>
              </w:rPr>
              <w:t>&gt; 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7719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481A74">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p>
        </w:tc>
      </w:tr>
      <w:tr w14:paraId="08D37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9689B6">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D817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F95DC7">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6CA05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D47B8E">
            <w:pPr>
              <w:bidi w:val="0"/>
              <w:rPr>
                <w:rFonts w:hint="default"/>
              </w:rPr>
            </w:pPr>
            <w:r>
              <w:rPr>
                <w:rFonts w:hint="default"/>
                <w:lang w:val="en-US" w:eastAsia="zh-CN"/>
              </w:rPr>
              <w: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A112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C9A497">
            <w:pPr>
              <w:bidi w:val="0"/>
              <w:rPr>
                <w:rFonts w:hint="default"/>
              </w:rPr>
            </w:pPr>
            <w:r>
              <w:rPr>
                <w:rFonts w:hint="default"/>
                <w:lang w:val="en-US" w:eastAsia="zh-CN"/>
              </w:rPr>
              <w:t>止盈委托价</w:t>
            </w:r>
          </w:p>
        </w:tc>
      </w:tr>
      <w:tr w14:paraId="0ABA1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9A731C">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33DE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B961A7">
            <w:pPr>
              <w:bidi w:val="0"/>
              <w:rPr>
                <w:rFonts w:hint="default"/>
              </w:rPr>
            </w:pPr>
            <w:r>
              <w:rPr>
                <w:rFonts w:hint="default"/>
                <w:lang w:val="en-US" w:eastAsia="zh-CN"/>
              </w:rPr>
              <w:t>止损触发价</w:t>
            </w:r>
          </w:p>
        </w:tc>
      </w:tr>
      <w:tr w14:paraId="48D44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1A0B99">
            <w:pPr>
              <w:bidi w:val="0"/>
              <w:rPr>
                <w:rFonts w:hint="default"/>
              </w:rPr>
            </w:pPr>
            <w:r>
              <w:rPr>
                <w:rFonts w:hint="default"/>
                <w:lang w:val="en-US" w:eastAsia="zh-CN"/>
              </w:rPr>
              <w:t>&gt; 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396C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C8DC2B">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p>
        </w:tc>
      </w:tr>
      <w:tr w14:paraId="0CCA6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2F85A6">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FB0A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80C498">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4B287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600F34">
            <w:pPr>
              <w:bidi w:val="0"/>
              <w:rPr>
                <w:rFonts w:hint="default"/>
              </w:rPr>
            </w:pPr>
            <w:r>
              <w:rPr>
                <w:rFonts w:hint="default"/>
                <w:lang w:val="en-US" w:eastAsia="zh-CN"/>
              </w:rPr>
              <w: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78C02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F85A08">
            <w:pPr>
              <w:bidi w:val="0"/>
              <w:rPr>
                <w:rFonts w:hint="default"/>
              </w:rPr>
            </w:pPr>
            <w:r>
              <w:rPr>
                <w:rFonts w:hint="default"/>
                <w:lang w:val="en-US" w:eastAsia="zh-CN"/>
              </w:rPr>
              <w:t>止损委托价</w:t>
            </w:r>
          </w:p>
        </w:tc>
      </w:tr>
      <w:tr w14:paraId="5FB93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3EAA13">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3E1A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F75C6E">
            <w:pPr>
              <w:bidi w:val="0"/>
              <w:rPr>
                <w:rFonts w:hint="default"/>
              </w:rPr>
            </w:pPr>
            <w:r>
              <w:rPr>
                <w:rFonts w:hint="default"/>
                <w:lang w:val="en-US" w:eastAsia="zh-CN"/>
              </w:rPr>
              <w:t>张数。仅适用于“多笔止盈”的止盈订单</w:t>
            </w:r>
          </w:p>
        </w:tc>
      </w:tr>
      <w:tr w14:paraId="7B43F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E91510">
            <w:pPr>
              <w:bidi w:val="0"/>
              <w:rPr>
                <w:rFonts w:hint="default"/>
              </w:rPr>
            </w:pPr>
            <w:r>
              <w:rPr>
                <w:rFonts w:hint="default"/>
                <w:lang w:val="en-US" w:eastAsia="zh-CN"/>
              </w:rPr>
              <w: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5446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0D1991">
            <w:pPr>
              <w:bidi w:val="0"/>
              <w:rPr>
                <w:rFonts w:hint="default"/>
              </w:rPr>
            </w:pPr>
            <w:r>
              <w:rPr>
                <w:rFonts w:hint="default"/>
                <w:lang w:val="en-US" w:eastAsia="zh-CN"/>
              </w:rPr>
              <w:t>是否启用开仓价止损，仅适用于分批止盈的止损订单</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w:t>
            </w:r>
          </w:p>
        </w:tc>
      </w:tr>
      <w:tr w14:paraId="3F82B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4A4BF7">
            <w:pPr>
              <w:bidi w:val="0"/>
              <w:rPr>
                <w:rFonts w:hint="default"/>
              </w:rPr>
            </w:pPr>
            <w:r>
              <w:rPr>
                <w:rFonts w:hint="default"/>
                <w:lang w:val="en-US" w:eastAsia="zh-CN"/>
              </w:rPr>
              <w:t>&gt; 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0C0A2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7A765B">
            <w:pPr>
              <w:bidi w:val="0"/>
              <w:rPr>
                <w:rFonts w:hint="default"/>
              </w:rPr>
            </w:pPr>
            <w:r>
              <w:rPr>
                <w:rFonts w:hint="default"/>
                <w:lang w:val="en-US" w:eastAsia="zh-CN"/>
              </w:rPr>
              <w:t>回调幅度的比例，如 0.05 代表 5%</w:t>
            </w:r>
          </w:p>
        </w:tc>
      </w:tr>
      <w:tr w14:paraId="6468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70DC66">
            <w:pPr>
              <w:bidi w:val="0"/>
              <w:rPr>
                <w:rFonts w:hint="default"/>
              </w:rPr>
            </w:pPr>
            <w:r>
              <w:rPr>
                <w:rFonts w:hint="default"/>
                <w:lang w:val="en-US" w:eastAsia="zh-CN"/>
              </w:rPr>
              <w:t>&gt; 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083B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EF044B">
            <w:pPr>
              <w:bidi w:val="0"/>
              <w:rPr>
                <w:rFonts w:hint="default"/>
              </w:rPr>
            </w:pPr>
            <w:r>
              <w:rPr>
                <w:rFonts w:hint="default"/>
                <w:lang w:val="en-US" w:eastAsia="zh-CN"/>
              </w:rPr>
              <w:t>回调幅度的价距</w:t>
            </w:r>
          </w:p>
        </w:tc>
      </w:tr>
      <w:tr w14:paraId="7F935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3CA017">
            <w:pPr>
              <w:bidi w:val="0"/>
              <w:rPr>
                <w:rFonts w:hint="default"/>
              </w:rPr>
            </w:pPr>
            <w:r>
              <w:rPr>
                <w:rFonts w:hint="default"/>
                <w:lang w:val="en-US" w:eastAsia="zh-CN"/>
              </w:rPr>
              <w:t>&gt; activePx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5ADA5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4B8ABF">
            <w:pPr>
              <w:bidi w:val="0"/>
              <w:rPr>
                <w:rFonts w:hint="default"/>
              </w:rPr>
            </w:pPr>
            <w:r>
              <w:rPr>
                <w:rFonts w:hint="default"/>
                <w:lang w:val="en-US" w:eastAsia="zh-CN"/>
              </w:rPr>
              <w:t>激活价格</w:t>
            </w:r>
          </w:p>
        </w:tc>
      </w:tr>
      <w:tr w14:paraId="3D3E9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010DB3">
            <w:pPr>
              <w:bidi w:val="0"/>
              <w:rPr>
                <w:rFonts w:hint="default"/>
              </w:rPr>
            </w:pPr>
            <w:r>
              <w:rPr>
                <w:rFonts w:hint="default"/>
                <w:lang w:val="en-US" w:eastAsia="zh-CN"/>
              </w:rPr>
              <w:t>&gt; failCode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8E080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CC3ACF">
            <w:pPr>
              <w:bidi w:val="0"/>
              <w:rPr>
                <w:rFonts w:hint="default"/>
              </w:rPr>
            </w:pPr>
            <w:r>
              <w:rPr>
                <w:rFonts w:hint="default"/>
                <w:lang w:val="en-US" w:eastAsia="zh-CN"/>
              </w:rPr>
              <w:t>委托失败的错误码，默认为"",</w:t>
            </w:r>
            <w:r>
              <w:rPr>
                <w:rFonts w:hint="default"/>
                <w:lang w:val="en-US" w:eastAsia="zh-CN"/>
              </w:rPr>
              <w:br w:type="textWrapping"/>
            </w:r>
            <w:r>
              <w:rPr>
                <w:rFonts w:hint="default"/>
                <w:lang w:val="en-US" w:eastAsia="zh-CN"/>
              </w:rPr>
              <w:t>委托失败时有值，如 51020</w:t>
            </w:r>
          </w:p>
        </w:tc>
      </w:tr>
      <w:tr w14:paraId="418B8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DD752A">
            <w:pPr>
              <w:bidi w:val="0"/>
              <w:rPr>
                <w:rFonts w:hint="default"/>
              </w:rPr>
            </w:pPr>
            <w:r>
              <w:rPr>
                <w:rFonts w:hint="default"/>
                <w:lang w:val="en-US" w:eastAsia="zh-CN"/>
              </w:rPr>
              <w:t>&gt; failReason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0941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897188">
            <w:pPr>
              <w:bidi w:val="0"/>
              <w:rPr>
                <w:rFonts w:hint="default"/>
              </w:rPr>
            </w:pPr>
            <w:r>
              <w:rPr>
                <w:rFonts w:hint="default"/>
                <w:lang w:val="en-US" w:eastAsia="zh-CN"/>
              </w:rPr>
              <w:t>委托失败的原因，默认为""</w:t>
            </w:r>
            <w:r>
              <w:rPr>
                <w:rFonts w:hint="default"/>
                <w:lang w:val="en-US" w:eastAsia="zh-CN"/>
              </w:rPr>
              <w:br w:type="textWrapping"/>
            </w:r>
            <w:r>
              <w:rPr>
                <w:rFonts w:hint="default"/>
                <w:lang w:val="en-US" w:eastAsia="zh-CN"/>
              </w:rPr>
              <w:t>委托失败时有值</w:t>
            </w:r>
          </w:p>
        </w:tc>
      </w:tr>
      <w:tr w14:paraId="1286A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CB6759">
            <w:pPr>
              <w:bidi w:val="0"/>
              <w:rPr>
                <w:rFonts w:hint="default"/>
              </w:rPr>
            </w:pPr>
            <w:r>
              <w:rPr>
                <w:rFonts w:hint="default"/>
                <w:lang w:val="en-US" w:eastAsia="zh-CN"/>
              </w:rPr>
              <w:t>linkedAlgoOrd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CB2D36">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17AA0A">
            <w:pPr>
              <w:bidi w:val="0"/>
              <w:rPr>
                <w:rFonts w:hint="default"/>
              </w:rPr>
            </w:pPr>
            <w:r>
              <w:rPr>
                <w:rFonts w:hint="default"/>
                <w:lang w:val="en-US" w:eastAsia="zh-CN"/>
              </w:rPr>
              <w:t>止损订单信息，仅适用于包含限价止盈单的双向止盈止损订单，触发后生成的普通订单</w:t>
            </w:r>
          </w:p>
        </w:tc>
      </w:tr>
      <w:tr w14:paraId="6CA17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1543F7">
            <w:pPr>
              <w:bidi w:val="0"/>
              <w:rPr>
                <w:rFonts w:hint="default"/>
              </w:rPr>
            </w:pPr>
            <w:r>
              <w:rPr>
                <w:rFonts w:hint="default"/>
                <w:lang w:val="en-US" w:eastAsia="zh-CN"/>
              </w:rPr>
              <w:t>&gt; 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5E35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3FC7F1">
            <w:pPr>
              <w:bidi w:val="0"/>
              <w:rPr>
                <w:rFonts w:hint="default"/>
              </w:rPr>
            </w:pPr>
            <w:r>
              <w:rPr>
                <w:rFonts w:hint="default"/>
                <w:lang w:val="en-US" w:eastAsia="zh-CN"/>
              </w:rPr>
              <w:t>策略订单唯一标识</w:t>
            </w:r>
          </w:p>
        </w:tc>
      </w:tr>
      <w:tr w14:paraId="4B61B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FFF952">
            <w:pPr>
              <w:bidi w:val="0"/>
              <w:rPr>
                <w:rFonts w:hint="default"/>
              </w:rPr>
            </w:pPr>
            <w:r>
              <w:rPr>
                <w:rFonts w:hint="default"/>
                <w:lang w:val="en-US" w:eastAsia="zh-CN"/>
              </w:rPr>
              <w:t>stpId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8126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2213B1">
            <w:pPr>
              <w:bidi w:val="0"/>
              <w:rPr>
                <w:rFonts w:hint="default"/>
              </w:rPr>
            </w:pPr>
            <w:del w:id="0">
              <w:r>
                <w:rPr>
                  <w:rFonts w:hint="default"/>
                  <w:lang w:val="en-US" w:eastAsia="zh-CN"/>
                </w:rPr>
                <w:delText>自成交保护ID</w:delText>
              </w:r>
            </w:del>
            <w:del w:id="1">
              <w:r>
                <w:rPr>
                  <w:rFonts w:hint="default"/>
                  <w:lang w:val="en-US" w:eastAsia="zh-CN"/>
                </w:rPr>
                <w:br w:type="textWrapping"/>
              </w:r>
            </w:del>
            <w:del w:id="2">
              <w:r>
                <w:rPr>
                  <w:rFonts w:hint="default"/>
                  <w:lang w:val="en-US" w:eastAsia="zh-CN"/>
                </w:rPr>
                <w:delText>如果自成交保护不适用则返回""</w:delText>
              </w:r>
            </w:del>
            <w:r>
              <w:rPr>
                <w:rFonts w:hint="default"/>
                <w:lang w:val="en-US" w:eastAsia="zh-CN"/>
              </w:rPr>
              <w:t>（已弃用）</w:t>
            </w:r>
          </w:p>
        </w:tc>
      </w:tr>
      <w:tr w14:paraId="119A4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A06B30">
            <w:pPr>
              <w:bidi w:val="0"/>
              <w:rPr>
                <w:rFonts w:hint="default"/>
              </w:rPr>
            </w:pPr>
            <w:r>
              <w:rPr>
                <w:rFonts w:hint="default"/>
                <w:lang w:val="en-US" w:eastAsia="zh-CN"/>
              </w:rPr>
              <w:t>stpMode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9C55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AC0DEE">
            <w:pPr>
              <w:bidi w:val="0"/>
              <w:rPr>
                <w:rFonts w:hint="default"/>
              </w:rPr>
            </w:pPr>
            <w:r>
              <w:rPr>
                <w:rFonts w:hint="default"/>
                <w:lang w:val="en-US" w:eastAsia="zh-CN"/>
              </w:rPr>
              <w:t>自成交保护模式</w:t>
            </w:r>
          </w:p>
        </w:tc>
      </w:tr>
      <w:tr w14:paraId="64904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08C617">
            <w:pPr>
              <w:bidi w:val="0"/>
              <w:rPr>
                <w:rFonts w:hint="default"/>
              </w:rPr>
            </w:pPr>
            <w:r>
              <w:rPr>
                <w:rFonts w:hint="default"/>
                <w:lang w:val="en-US" w:eastAsia="zh-CN"/>
              </w:rPr>
              <w:t>feeCcy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A5D8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37932A">
            <w:pPr>
              <w:bidi w:val="0"/>
              <w:rPr>
                <w:rFonts w:hint="default"/>
              </w:rPr>
            </w:pPr>
            <w:r>
              <w:rPr>
                <w:rFonts w:hint="default"/>
                <w:lang w:val="en-US" w:eastAsia="zh-CN"/>
              </w:rPr>
              <w:t>手续费币种</w:t>
            </w:r>
            <w:r>
              <w:rPr>
                <w:rFonts w:hint="default"/>
                <w:lang w:val="en-US" w:eastAsia="zh-CN"/>
              </w:rPr>
              <w:br w:type="textWrapping"/>
            </w:r>
            <w:r>
              <w:rPr>
                <w:rFonts w:hint="default"/>
                <w:lang w:val="en-US" w:eastAsia="zh-CN"/>
              </w:rPr>
              <w:t>对于币币和杠杆的挂单卖单，表示计价币种；其他情况下，表示收取手续费的币种。</w:t>
            </w:r>
          </w:p>
        </w:tc>
      </w:tr>
      <w:tr w14:paraId="40FCF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739EDE">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5FC7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36C94E">
            <w:pPr>
              <w:bidi w:val="0"/>
              <w:rPr>
                <w:rFonts w:hint="default"/>
              </w:rPr>
            </w:pPr>
            <w:r>
              <w:rPr>
                <w:rFonts w:hint="default"/>
                <w:lang w:val="en-US" w:eastAsia="zh-CN"/>
              </w:rPr>
              <w:t>手续费金额。符号规则：负数表示向平台净支付手续费；正数表示从平台净获得返佣。该净额已包含手续费与返佣的轧差。</w:t>
            </w:r>
            <w:r>
              <w:rPr>
                <w:rFonts w:hint="default"/>
                <w:lang w:val="en-US" w:eastAsia="zh-CN"/>
              </w:rPr>
              <w:br w:type="textWrapping"/>
            </w:r>
            <w:r>
              <w:rPr>
                <w:rFonts w:hint="default"/>
                <w:lang w:val="en-US" w:eastAsia="zh-CN"/>
              </w:rPr>
              <w:t>对于币币和杠杆（除挂单卖单外）：平台收取的累计手续费，始终为负数。</w:t>
            </w:r>
            <w:r>
              <w:rPr>
                <w:rFonts w:hint="default"/>
                <w:lang w:val="en-US" w:eastAsia="zh-CN"/>
              </w:rPr>
              <w:br w:type="textWrapping"/>
            </w:r>
            <w:r>
              <w:rPr>
                <w:rFonts w:hint="default"/>
                <w:lang w:val="en-US" w:eastAsia="zh-CN"/>
              </w:rPr>
              <w:t>对于币币和杠杆的挂单卖单、交割、永续和期权：累计手续费和返佣（币币和杠杆挂单卖单始终以计价币种计算）。</w:t>
            </w:r>
            <w:r>
              <w:rPr>
                <w:rFonts w:hint="default"/>
                <w:lang w:val="en-US" w:eastAsia="zh-CN"/>
              </w:rPr>
              <w:br w:type="textWrapping"/>
            </w:r>
            <w:r>
              <w:rPr>
                <w:rFonts w:hint="default"/>
                <w:lang w:val="en-US" w:eastAsia="zh-CN"/>
              </w:rPr>
              <w:t>如需分开核算，请结合 feeCcy+fee 与 rebateCcy+rebate 使用，两者货币种类可能不同。</w:t>
            </w:r>
          </w:p>
        </w:tc>
      </w:tr>
      <w:tr w14:paraId="286E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C9540A">
            <w:pPr>
              <w:bidi w:val="0"/>
              <w:rPr>
                <w:rFonts w:hint="default"/>
              </w:rPr>
            </w:pPr>
            <w:r>
              <w:rPr>
                <w:rFonts w:hint="default"/>
                <w:lang w:val="en-US" w:eastAsia="zh-CN"/>
              </w:rPr>
              <w:t>rebateCcy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1584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2B2A6A">
            <w:pPr>
              <w:bidi w:val="0"/>
              <w:rPr>
                <w:rFonts w:hint="default"/>
              </w:rPr>
            </w:pPr>
            <w:r>
              <w:rPr>
                <w:rFonts w:hint="default"/>
                <w:lang w:val="en-US" w:eastAsia="zh-CN"/>
              </w:rPr>
              <w:t>返佣币种</w:t>
            </w:r>
            <w:r>
              <w:rPr>
                <w:rFonts w:hint="default"/>
                <w:lang w:val="en-US" w:eastAsia="zh-CN"/>
              </w:rPr>
              <w:br w:type="textWrapping"/>
            </w:r>
            <w:r>
              <w:rPr>
                <w:rFonts w:hint="default"/>
                <w:lang w:val="en-US" w:eastAsia="zh-CN"/>
              </w:rPr>
              <w:t>对于币币和杠杆的挂单卖单，表示交易币种；其他情况下，表示支付返佣的币种。</w:t>
            </w:r>
          </w:p>
        </w:tc>
      </w:tr>
      <w:tr w14:paraId="7059B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CD18AC">
            <w:pPr>
              <w:bidi w:val="0"/>
              <w:rPr>
                <w:rFonts w:hint="default"/>
              </w:rPr>
            </w:pPr>
            <w:r>
              <w:rPr>
                <w:rFonts w:hint="default"/>
                <w:lang w:val="en-US" w:eastAsia="zh-CN"/>
              </w:rPr>
              <w:t>rebate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7659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872EC6">
            <w:pPr>
              <w:bidi w:val="0"/>
              <w:rPr>
                <w:rFonts w:hint="default"/>
              </w:rPr>
            </w:pPr>
            <w:r>
              <w:rPr>
                <w:rFonts w:hint="default"/>
                <w:lang w:val="en-US" w:eastAsia="zh-CN"/>
              </w:rPr>
              <w:t>返佣金额，仅适用于币币和杠杆</w:t>
            </w:r>
            <w:r>
              <w:rPr>
                <w:rFonts w:hint="default"/>
                <w:lang w:val="en-US" w:eastAsia="zh-CN"/>
              </w:rPr>
              <w:br w:type="textWrapping"/>
            </w:r>
            <w:r>
              <w:rPr>
                <w:rFonts w:hint="default"/>
                <w:lang w:val="en-US" w:eastAsia="zh-CN"/>
              </w:rPr>
              <w:t>对于挂单卖单：以交易币种为单位的</w:t>
            </w:r>
            <w:del w:id="3">
              <w:r>
                <w:rPr>
                  <w:rFonts w:hint="default"/>
                  <w:lang w:val="en-US" w:eastAsia="zh-CN"/>
                </w:rPr>
                <w:delText>累计手续费和</w:delText>
              </w:r>
            </w:del>
            <w:r>
              <w:rPr>
                <w:rFonts w:hint="default"/>
                <w:lang w:val="en-US" w:eastAsia="zh-CN"/>
              </w:rPr>
              <w:t>返佣金额。</w:t>
            </w:r>
            <w:r>
              <w:rPr>
                <w:rFonts w:hint="default"/>
                <w:lang w:val="en-US" w:eastAsia="zh-CN"/>
              </w:rPr>
              <w:br w:type="textWrapping"/>
            </w:r>
            <w:r>
              <w:rPr>
                <w:rFonts w:hint="default"/>
                <w:lang w:val="en-US" w:eastAsia="zh-CN"/>
              </w:rPr>
              <w:t>其他情况下，表示挂单返佣金额，始终为正数，如无返佣则返回""。</w:t>
            </w:r>
          </w:p>
        </w:tc>
      </w:tr>
      <w:tr w14:paraId="485D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3716CE">
            <w:pPr>
              <w:bidi w:val="0"/>
              <w:rPr>
                <w:rFonts w:hint="default"/>
              </w:rPr>
            </w:pPr>
            <w:r>
              <w:rPr>
                <w:rFonts w:hint="default"/>
                <w:lang w:val="en-US" w:eastAsia="zh-CN"/>
              </w:rPr>
              <w:t>source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F0F8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2DBA61">
            <w:pPr>
              <w:bidi w:val="0"/>
              <w:rPr>
                <w:rFonts w:hint="default"/>
              </w:rPr>
            </w:pPr>
            <w:r>
              <w:rPr>
                <w:rFonts w:hint="default"/>
                <w:lang w:val="en-US" w:eastAsia="zh-CN"/>
              </w:rPr>
              <w:t>订单来源（列表不完整——如遇未知值请做容错处理，后续可能新增类型）：</w:t>
            </w:r>
            <w:r>
              <w:rPr>
                <w:rFonts w:hint="default"/>
                <w:lang w:val="en-US" w:eastAsia="zh-CN"/>
              </w:rPr>
              <w:br w:type="textWrapping"/>
            </w:r>
            <w:r>
              <w:rPr>
                <w:rFonts w:hint="default"/>
                <w:lang w:val="en-US" w:eastAsia="zh-CN"/>
              </w:rPr>
              <w:t>6：计划委托策略触发后生成的普通单</w:t>
            </w:r>
            <w:r>
              <w:rPr>
                <w:rFonts w:hint="default"/>
                <w:lang w:val="en-US" w:eastAsia="zh-CN"/>
              </w:rPr>
              <w:br w:type="textWrapping"/>
            </w:r>
            <w:r>
              <w:rPr>
                <w:rFonts w:hint="default"/>
                <w:lang w:val="en-US" w:eastAsia="zh-CN"/>
              </w:rPr>
              <w:t>7：止盈止损策略触发后生成的普通单</w:t>
            </w:r>
            <w:r>
              <w:rPr>
                <w:rFonts w:hint="default"/>
                <w:lang w:val="en-US" w:eastAsia="zh-CN"/>
              </w:rPr>
              <w:br w:type="textWrapping"/>
            </w:r>
            <w:r>
              <w:rPr>
                <w:rFonts w:hint="default"/>
                <w:lang w:val="en-US" w:eastAsia="zh-CN"/>
              </w:rPr>
              <w:t>13：策略委托单触发后生成的普通单</w:t>
            </w:r>
            <w:r>
              <w:rPr>
                <w:rFonts w:hint="default"/>
                <w:lang w:val="en-US" w:eastAsia="zh-CN"/>
              </w:rPr>
              <w:br w:type="textWrapping"/>
            </w:r>
            <w:r>
              <w:rPr>
                <w:rFonts w:hint="default"/>
                <w:lang w:val="en-US" w:eastAsia="zh-CN"/>
              </w:rPr>
              <w:t>25：移动止盈止损策略触发后生成的普通单</w:t>
            </w:r>
            <w:r>
              <w:rPr>
                <w:rFonts w:hint="default"/>
                <w:lang w:val="en-US" w:eastAsia="zh-CN"/>
              </w:rPr>
              <w:br w:type="textWrapping"/>
            </w:r>
            <w:r>
              <w:rPr>
                <w:rFonts w:hint="default"/>
                <w:lang w:val="en-US" w:eastAsia="zh-CN"/>
              </w:rPr>
              <w:t>34：追逐限价委托生成的普通单</w:t>
            </w:r>
            <w:r>
              <w:rPr>
                <w:rFonts w:hint="default"/>
                <w:lang w:val="en-US" w:eastAsia="zh-CN"/>
              </w:rPr>
              <w:br w:type="textWrapping"/>
            </w:r>
            <w:r>
              <w:rPr>
                <w:rFonts w:hint="default"/>
                <w:lang w:val="en-US" w:eastAsia="zh-CN"/>
              </w:rPr>
              <w:t>所有值均表示由母策略或算法订单触发生成的系统子单。</w:t>
            </w:r>
          </w:p>
        </w:tc>
      </w:tr>
      <w:tr w14:paraId="47C90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1467DC">
            <w:pPr>
              <w:bidi w:val="0"/>
              <w:rPr>
                <w:rFonts w:hint="default"/>
              </w:rPr>
            </w:pPr>
            <w:r>
              <w:rPr>
                <w:rFonts w:hint="default"/>
                <w:lang w:val="en-US" w:eastAsia="zh-CN"/>
              </w:rPr>
              <w:t>category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3799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49693D">
            <w:pPr>
              <w:bidi w:val="0"/>
              <w:rPr>
                <w:rFonts w:hint="default"/>
              </w:rPr>
            </w:pPr>
            <w:r>
              <w:rPr>
                <w:rFonts w:hint="default"/>
                <w:lang w:val="en-US" w:eastAsia="zh-CN"/>
              </w:rPr>
              <w:t>订单种类：</w:t>
            </w:r>
            <w:r>
              <w:rPr>
                <w:rFonts w:hint="default"/>
                <w:lang w:val="en-US" w:eastAsia="zh-CN"/>
              </w:rPr>
              <w:br w:type="textWrapping"/>
            </w:r>
            <w:r>
              <w:rPr>
                <w:rFonts w:hint="default"/>
                <w:lang w:val="en-US" w:eastAsia="zh-CN"/>
              </w:rPr>
              <w:t>normal：用户正常下单。</w:t>
            </w:r>
            <w:r>
              <w:rPr>
                <w:rFonts w:hint="default"/>
                <w:lang w:val="en-US" w:eastAsia="zh-CN"/>
              </w:rPr>
              <w:br w:type="textWrapping"/>
            </w:r>
            <w:r>
              <w:rPr>
                <w:rFonts w:hint="default"/>
                <w:lang w:val="en-US" w:eastAsia="zh-CN"/>
              </w:rPr>
              <w:t>twap：系统生成的强制还款单（非TWAP算法策略）。</w:t>
            </w:r>
            <w:r>
              <w:rPr>
                <w:rFonts w:hint="default"/>
                <w:lang w:val="en-US" w:eastAsia="zh-CN"/>
              </w:rPr>
              <w:br w:type="textWrapping"/>
            </w:r>
            <w:r>
              <w:rPr>
                <w:rFonts w:hint="default"/>
                <w:lang w:val="en-US" w:eastAsia="zh-CN"/>
              </w:rPr>
              <w:t>adl：ADL自动减仓，系统触发的仓位削减。</w:t>
            </w:r>
            <w:r>
              <w:rPr>
                <w:rFonts w:hint="default"/>
                <w:lang w:val="en-US" w:eastAsia="zh-CN"/>
              </w:rPr>
              <w:br w:type="textWrapping"/>
            </w:r>
            <w:r>
              <w:rPr>
                <w:rFonts w:hint="default"/>
                <w:lang w:val="en-US" w:eastAsia="zh-CN"/>
              </w:rPr>
              <w:t>full_liquidation：因保证金不足触发的全仓强制平仓。</w:t>
            </w:r>
            <w:r>
              <w:rPr>
                <w:rFonts w:hint="default"/>
                <w:lang w:val="en-US" w:eastAsia="zh-CN"/>
              </w:rPr>
              <w:br w:type="textWrapping"/>
            </w:r>
            <w:r>
              <w:rPr>
                <w:rFonts w:hint="default"/>
                <w:lang w:val="en-US" w:eastAsia="zh-CN"/>
              </w:rPr>
              <w:t>partial_liquidation：因保证金不足触发的部分强制平仓。</w:t>
            </w:r>
            <w:r>
              <w:rPr>
                <w:rFonts w:hint="default"/>
                <w:lang w:val="en-US" w:eastAsia="zh-CN"/>
              </w:rPr>
              <w:br w:type="textWrapping"/>
            </w:r>
            <w:r>
              <w:rPr>
                <w:rFonts w:hint="default"/>
                <w:lang w:val="en-US" w:eastAsia="zh-CN"/>
              </w:rPr>
              <w:t>delivery：期货/期权到期结算执行。</w:t>
            </w:r>
            <w:r>
              <w:rPr>
                <w:rFonts w:hint="default"/>
                <w:lang w:val="en-US" w:eastAsia="zh-CN"/>
              </w:rPr>
              <w:br w:type="textWrapping"/>
            </w:r>
            <w:r>
              <w:rPr>
                <w:rFonts w:hint="default"/>
                <w:lang w:val="en-US" w:eastAsia="zh-CN"/>
              </w:rPr>
              <w:t>ddh：期权做市商系统触发的Delta动态对冲单。</w:t>
            </w:r>
            <w:r>
              <w:rPr>
                <w:rFonts w:hint="default"/>
                <w:lang w:val="en-US" w:eastAsia="zh-CN"/>
              </w:rPr>
              <w:br w:type="textWrapping"/>
            </w:r>
            <w:r>
              <w:rPr>
                <w:rFonts w:hint="default"/>
                <w:lang w:val="en-US" w:eastAsia="zh-CN"/>
              </w:rPr>
              <w:t>auto_conversion：系统触发的资产自动转换单。</w:t>
            </w:r>
          </w:p>
        </w:tc>
      </w:tr>
      <w:tr w14:paraId="33C82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44DAA3">
            <w:pPr>
              <w:bidi w:val="0"/>
              <w:rPr>
                <w:rFonts w:hint="default"/>
              </w:rPr>
            </w:pPr>
            <w:r>
              <w:rPr>
                <w:rFonts w:hint="default"/>
                <w:lang w:val="en-US" w:eastAsia="zh-CN"/>
              </w:rPr>
              <w:t>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6671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FB6680">
            <w:pPr>
              <w:bidi w:val="0"/>
              <w:rPr>
                <w:rFonts w:hint="default"/>
              </w:rPr>
            </w:pPr>
            <w:r>
              <w:rPr>
                <w:rFonts w:hint="default"/>
                <w:lang w:val="en-US" w:eastAsia="zh-CN"/>
              </w:rPr>
              <w:t>是否只减仓，true 或 false</w:t>
            </w:r>
          </w:p>
        </w:tc>
      </w:tr>
      <w:tr w14:paraId="0B90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FC7A88">
            <w:pPr>
              <w:bidi w:val="0"/>
              <w:rPr>
                <w:rFonts w:hint="default"/>
              </w:rPr>
            </w:pPr>
            <w:r>
              <w:rPr>
                <w:rFonts w:hint="default"/>
                <w:lang w:val="en-US" w:eastAsia="zh-CN"/>
              </w:rPr>
              <w:t>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33B4D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D11F06">
            <w:pPr>
              <w:bidi w:val="0"/>
              <w:rPr>
                <w:rFonts w:hint="default"/>
              </w:rPr>
            </w:pPr>
            <w:r>
              <w:rPr>
                <w:rFonts w:hint="default"/>
                <w:lang w:val="en-US" w:eastAsia="zh-CN"/>
              </w:rPr>
              <w:t>订单取消来源的原因枚举值代码</w:t>
            </w:r>
          </w:p>
        </w:tc>
      </w:tr>
      <w:tr w14:paraId="6106F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83E45E">
            <w:pPr>
              <w:bidi w:val="0"/>
              <w:rPr>
                <w:rFonts w:hint="default"/>
              </w:rPr>
            </w:pPr>
            <w:r>
              <w:rPr>
                <w:rFonts w:hint="default"/>
                <w:lang w:val="en-US" w:eastAsia="zh-CN"/>
              </w:rPr>
              <w:t>cancelSourceReason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87F2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F487F7">
            <w:pPr>
              <w:bidi w:val="0"/>
              <w:rPr>
                <w:rFonts w:hint="default"/>
              </w:rPr>
            </w:pPr>
            <w:r>
              <w:rPr>
                <w:rFonts w:hint="default"/>
                <w:lang w:val="en-US" w:eastAsia="zh-CN"/>
              </w:rPr>
              <w:t>订单取消来源的对应具体原因</w:t>
            </w:r>
          </w:p>
        </w:tc>
      </w:tr>
      <w:tr w14:paraId="4FC4C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AD467C">
            <w:pPr>
              <w:bidi w:val="0"/>
              <w:rPr>
                <w:rFonts w:hint="default"/>
              </w:rPr>
            </w:pPr>
            <w:r>
              <w:rPr>
                <w:rFonts w:hint="default"/>
                <w:lang w:val="en-US" w:eastAsia="zh-CN"/>
              </w:rPr>
              <w:t>quickMgnType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34993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C41F13">
            <w:pPr>
              <w:bidi w:val="0"/>
              <w:rPr>
                <w:rFonts w:hint="default"/>
              </w:rPr>
            </w:pPr>
            <w:del w:id="4">
              <w:r>
                <w:rPr>
                  <w:rFonts w:hint="default"/>
                  <w:lang w:val="en-US" w:eastAsia="zh-CN"/>
                </w:rPr>
                <w:delText>一键借币类型，仅适用于杠杆逐仓的一键借币模式</w:delText>
              </w:r>
            </w:del>
            <w:del w:id="5">
              <w:r>
                <w:rPr>
                  <w:rFonts w:hint="default"/>
                  <w:lang w:val="en-US" w:eastAsia="zh-CN"/>
                </w:rPr>
                <w:br w:type="textWrapping"/>
              </w:r>
            </w:del>
            <w:del w:id="6">
              <w:r>
                <w:rPr>
                  <w:rFonts w:hint="default"/>
                  <w:lang w:val="en-US" w:eastAsia="zh-CN"/>
                </w:rPr>
                <w:delText>manual：手动，auto_borrow：自动借币，auto_repay：自动还币</w:delText>
              </w:r>
            </w:del>
            <w:r>
              <w:rPr>
                <w:rFonts w:hint="default"/>
                <w:lang w:val="en-US" w:eastAsia="zh-CN"/>
              </w:rPr>
              <w:t>（已弃用）</w:t>
            </w:r>
          </w:p>
        </w:tc>
      </w:tr>
      <w:tr w14:paraId="0978F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DD13B5">
            <w:pPr>
              <w:bidi w:val="0"/>
              <w:rPr>
                <w:rFonts w:hint="default"/>
              </w:rPr>
            </w:pPr>
            <w:r>
              <w:rPr>
                <w:rFonts w:hint="default"/>
                <w:lang w:val="en-US" w:eastAsia="zh-CN"/>
              </w:rPr>
              <w:t>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261AE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B8A3A9">
            <w:pPr>
              <w:bidi w:val="0"/>
              <w:rPr>
                <w:rFonts w:hint="default"/>
              </w:rPr>
            </w:pPr>
            <w:r>
              <w:rPr>
                <w:rFonts w:hint="default"/>
                <w:lang w:val="en-US" w:eastAsia="zh-CN"/>
              </w:rPr>
              <w:t>客户自定义策略订单ID。策略订单触发，且策略单有algoClOrdId时有值，否则为"",</w:t>
            </w:r>
          </w:p>
        </w:tc>
      </w:tr>
      <w:tr w14:paraId="77418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8B9DAB">
            <w:pPr>
              <w:bidi w:val="0"/>
              <w:rPr>
                <w:rFonts w:hint="default"/>
              </w:rPr>
            </w:pPr>
            <w:r>
              <w:rPr>
                <w:rFonts w:hint="default"/>
                <w:lang w:val="en-US" w:eastAsia="zh-CN"/>
              </w:rPr>
              <w:t>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DC5F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19DEDC">
            <w:pPr>
              <w:bidi w:val="0"/>
              <w:rPr>
                <w:rFonts w:hint="default"/>
              </w:rPr>
            </w:pPr>
            <w:r>
              <w:rPr>
                <w:rFonts w:hint="default"/>
                <w:lang w:val="en-US" w:eastAsia="zh-CN"/>
              </w:rPr>
              <w:t>策略委托单ID，策略订单触发时有值，否则为""</w:t>
            </w:r>
          </w:p>
        </w:tc>
      </w:tr>
      <w:tr w14:paraId="08265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150D6B">
            <w:pPr>
              <w:bidi w:val="0"/>
              <w:rPr>
                <w:rFonts w:hint="default"/>
              </w:rPr>
            </w:pPr>
            <w:r>
              <w:rPr>
                <w:rFonts w:hint="default"/>
                <w:lang w:val="en-US" w:eastAsia="zh-CN"/>
              </w:rPr>
              <w:t>isTpLimit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1C86B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180393">
            <w:pPr>
              <w:bidi w:val="0"/>
              <w:rPr>
                <w:rFonts w:hint="default"/>
              </w:rPr>
            </w:pPr>
            <w:r>
              <w:rPr>
                <w:rFonts w:hint="default"/>
                <w:lang w:val="en-US" w:eastAsia="zh-CN"/>
              </w:rPr>
              <w:t>是否为限价止盈，true 或 false.</w:t>
            </w:r>
          </w:p>
        </w:tc>
      </w:tr>
      <w:tr w14:paraId="7A866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5732AC">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5920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C9B2AE">
            <w:pPr>
              <w:bidi w:val="0"/>
              <w:rPr>
                <w:rFonts w:hint="default"/>
              </w:rPr>
            </w:pPr>
            <w:r>
              <w:rPr>
                <w:rFonts w:hint="default"/>
                <w:lang w:val="en-US" w:eastAsia="zh-CN"/>
              </w:rPr>
              <w:t>订单状态更新时间，Unix时间戳的毫秒数格式，如 1597026383085</w:t>
            </w:r>
          </w:p>
        </w:tc>
      </w:tr>
      <w:tr w14:paraId="171C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D15580">
            <w:pPr>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EFB0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8FB275">
            <w:pPr>
              <w:bidi w:val="0"/>
              <w:rPr>
                <w:rFonts w:hint="default"/>
              </w:rPr>
            </w:pPr>
            <w:r>
              <w:rPr>
                <w:rFonts w:hint="default"/>
                <w:lang w:val="en-US" w:eastAsia="zh-CN"/>
              </w:rPr>
              <w:t>订单创建时间，Unix时间戳的毫秒数格式，如 1597026383085</w:t>
            </w:r>
          </w:p>
        </w:tc>
      </w:tr>
      <w:tr w14:paraId="70E3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A76B38">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6893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E6729E">
            <w:pPr>
              <w:bidi w:val="0"/>
              <w:rPr>
                <w:rFonts w:hint="default"/>
              </w:rPr>
            </w:pPr>
            <w:r>
              <w:rPr>
                <w:rFonts w:hint="default"/>
                <w:lang w:val="en-US" w:eastAsia="zh-CN"/>
              </w:rPr>
              <w:t>用于交易的计价币种。</w:t>
            </w:r>
          </w:p>
        </w:tc>
      </w:tr>
      <w:tr w14:paraId="37D9C98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0E1257">
            <w:pPr>
              <w:bidi w:val="0"/>
              <w:rPr>
                <w:rFonts w:hint="default"/>
              </w:rPr>
            </w:pPr>
            <w:r>
              <w:rPr>
                <w:rFonts w:hint="default"/>
                <w:lang w:val="en-US" w:eastAsia="zh-CN"/>
              </w:rPr>
              <w:t>outcome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1D4BE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DE59B1">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w:t>
            </w:r>
          </w:p>
        </w:tc>
      </w:tr>
    </w:tbl>
    <w:p w14:paraId="7C1A4837">
      <w:pPr>
        <w:bidi w:val="0"/>
        <w:rPr>
          <w:rFonts w:hint="default"/>
        </w:rPr>
      </w:pPr>
      <w:r>
        <w:rPr>
          <w:rFonts w:hint="default"/>
        </w:rPr>
        <w:t>GET / 获取未成交订单列表</w:t>
      </w:r>
    </w:p>
    <w:p w14:paraId="13EDFFE5">
      <w:pPr>
        <w:bidi w:val="0"/>
        <w:rPr>
          <w:rFonts w:hint="default"/>
        </w:rPr>
      </w:pPr>
      <w:r>
        <w:rPr>
          <w:rFonts w:hint="default"/>
        </w:rPr>
        <w:t>获取当前账户下所有未成交订单信息</w:t>
      </w:r>
    </w:p>
    <w:p w14:paraId="0378AC3E">
      <w:pPr>
        <w:bidi w:val="0"/>
        <w:rPr>
          <w:rFonts w:hint="default"/>
        </w:rPr>
      </w:pPr>
      <w:r>
        <w:rPr>
          <w:rFonts w:hint="default"/>
        </w:rPr>
        <w:t>限速：60次/2s</w:t>
      </w:r>
    </w:p>
    <w:p w14:paraId="433659C2">
      <w:pPr>
        <w:bidi w:val="0"/>
        <w:rPr>
          <w:rFonts w:hint="default"/>
        </w:rPr>
      </w:pPr>
      <w:r>
        <w:rPr>
          <w:rFonts w:hint="default"/>
        </w:rPr>
        <w:t>限速规则：User ID</w:t>
      </w:r>
    </w:p>
    <w:p w14:paraId="5523C090">
      <w:pPr>
        <w:bidi w:val="0"/>
        <w:rPr>
          <w:rFonts w:hint="default"/>
        </w:rPr>
      </w:pPr>
      <w:r>
        <w:rPr>
          <w:rFonts w:hint="default"/>
        </w:rPr>
        <w:t>权限：读取</w:t>
      </w:r>
    </w:p>
    <w:p w14:paraId="74DE766D">
      <w:pPr>
        <w:bidi w:val="0"/>
        <w:rPr>
          <w:rFonts w:hint="default"/>
        </w:rPr>
      </w:pPr>
      <w:r>
        <w:rPr>
          <w:rFonts w:hint="default"/>
        </w:rPr>
        <w:t>HTTP请求</w:t>
      </w:r>
    </w:p>
    <w:p w14:paraId="625FDBF4">
      <w:pPr>
        <w:bidi w:val="0"/>
        <w:rPr>
          <w:rFonts w:hint="default"/>
        </w:rPr>
      </w:pPr>
      <w:r>
        <w:rPr>
          <w:rFonts w:hint="default"/>
        </w:rPr>
        <w:t>GET /api/v5/trade/orders-pending</w:t>
      </w:r>
    </w:p>
    <w:p w14:paraId="24B45F72">
      <w:pPr>
        <w:bidi w:val="0"/>
      </w:pPr>
      <w:r>
        <w:rPr>
          <w:rFonts w:hint="default"/>
        </w:rPr>
        <w:t>请求示例</w:t>
      </w:r>
    </w:p>
    <w:p w14:paraId="17EAA2C7">
      <w:pPr>
        <w:bidi w:val="0"/>
        <w:rPr>
          <w:rFonts w:hint="default"/>
        </w:rPr>
      </w:pPr>
      <w:r>
        <w:rPr>
          <w:rFonts w:hint="default"/>
        </w:rPr>
        <w:t>import okx.Trade as Trade</w:t>
      </w:r>
    </w:p>
    <w:p w14:paraId="61BD760E">
      <w:pPr>
        <w:bidi w:val="0"/>
        <w:rPr>
          <w:rFonts w:hint="default"/>
        </w:rPr>
      </w:pPr>
      <w:r>
        <w:rPr>
          <w:rFonts w:hint="default"/>
        </w:rPr>
        <w:t># API 初始化apikey = "YOUR_API_KEY"secretkey = "YOUR_SECRET_KEY"passphrase = "YOUR_PASSPHRASE"</w:t>
      </w:r>
    </w:p>
    <w:p w14:paraId="1AF9E188">
      <w:pPr>
        <w:bidi w:val="0"/>
        <w:rPr>
          <w:rFonts w:hint="default"/>
        </w:rPr>
      </w:pPr>
      <w:r>
        <w:rPr>
          <w:rFonts w:hint="default"/>
        </w:rPr>
        <w:t>flag = "1"  # 实盘: 0, 模拟盘: 1tradeAPI = Trade.TradeAPI(apikey, secretkey, passphrase, False, flag)</w:t>
      </w:r>
    </w:p>
    <w:p w14:paraId="28998B66">
      <w:pPr>
        <w:bidi w:val="0"/>
        <w:rPr>
          <w:rFonts w:hint="default"/>
        </w:rPr>
      </w:pPr>
      <w:r>
        <w:rPr>
          <w:rFonts w:hint="default"/>
        </w:rPr>
        <w:t># 查询所有未成交订单result = tradeAPI.get_order_list(</w:t>
      </w:r>
    </w:p>
    <w:p w14:paraId="687DA745">
      <w:pPr>
        <w:bidi w:val="0"/>
        <w:rPr>
          <w:rFonts w:hint="default"/>
        </w:rPr>
      </w:pPr>
      <w:r>
        <w:rPr>
          <w:rFonts w:hint="default"/>
        </w:rPr>
        <w:t xml:space="preserve">    instType="SPOT",</w:t>
      </w:r>
    </w:p>
    <w:p w14:paraId="281A2598">
      <w:pPr>
        <w:bidi w:val="0"/>
        <w:rPr>
          <w:rFonts w:hint="default"/>
        </w:rPr>
      </w:pPr>
      <w:r>
        <w:rPr>
          <w:rFonts w:hint="default"/>
        </w:rPr>
        <w:t xml:space="preserve">    ordType="post_only,fok,ioc")print(result)</w:t>
      </w:r>
    </w:p>
    <w:p w14:paraId="5DB02346">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796"/>
        <w:gridCol w:w="5912"/>
      </w:tblGrid>
      <w:tr w14:paraId="7F7C30B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FB72DF6">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AD8511">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E492834">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BA6F02">
            <w:pPr>
              <w:bidi w:val="0"/>
              <w:rPr>
                <w:rFonts w:hint="default"/>
              </w:rPr>
            </w:pPr>
            <w:r>
              <w:rPr>
                <w:rFonts w:hint="default"/>
                <w:lang w:val="en-US" w:eastAsia="zh-CN"/>
              </w:rPr>
              <w:t>描述</w:t>
            </w:r>
          </w:p>
        </w:tc>
      </w:tr>
      <w:tr w14:paraId="351FC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D719ED">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E53E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B6EBD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A5FA65">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0D7D7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544A41">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587A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BAA68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4BC722">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78A98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536040">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50DE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71C97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BAC964">
            <w:pPr>
              <w:bidi w:val="0"/>
              <w:rPr>
                <w:rFonts w:hint="default"/>
              </w:rPr>
            </w:pPr>
            <w:r>
              <w:rPr>
                <w:rFonts w:hint="default"/>
                <w:lang w:val="en-US" w:eastAsia="zh-CN"/>
              </w:rPr>
              <w:t>产品ID，如 BTC-USDT</w:t>
            </w:r>
          </w:p>
        </w:tc>
      </w:tr>
      <w:tr w14:paraId="17BF1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54E545">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A7361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B7C16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90B76F">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op_fok：期权简选（全部成交或立即取消）</w:t>
            </w:r>
            <w:r>
              <w:rPr>
                <w:rFonts w:hint="default"/>
                <w:lang w:val="en-US" w:eastAsia="zh-CN"/>
              </w:rPr>
              <w:br w:type="textWrapping"/>
            </w:r>
            <w:r>
              <w:rPr>
                <w:rFonts w:hint="default"/>
                <w:lang w:val="en-US" w:eastAsia="zh-CN"/>
              </w:rPr>
              <w:t>elp：流动性增强计划订单</w:t>
            </w:r>
          </w:p>
        </w:tc>
      </w:tr>
      <w:tr w14:paraId="42218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6652A9">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8DE62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320CD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BCA789">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live：等待成交</w:t>
            </w:r>
            <w:r>
              <w:rPr>
                <w:rFonts w:hint="default"/>
                <w:lang w:val="en-US" w:eastAsia="zh-CN"/>
              </w:rPr>
              <w:br w:type="textWrapping"/>
            </w:r>
            <w:r>
              <w:rPr>
                <w:rFonts w:hint="default"/>
                <w:lang w:val="en-US" w:eastAsia="zh-CN"/>
              </w:rPr>
              <w:t>partially_filled：部分成交</w:t>
            </w:r>
          </w:p>
        </w:tc>
      </w:tr>
      <w:tr w14:paraId="58068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793FF7">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5863C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3D55D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FE6CE3">
            <w:pPr>
              <w:bidi w:val="0"/>
              <w:rPr>
                <w:rFonts w:hint="default"/>
              </w:rPr>
            </w:pPr>
            <w:r>
              <w:rPr>
                <w:rFonts w:hint="default"/>
                <w:lang w:val="en-US" w:eastAsia="zh-CN"/>
              </w:rPr>
              <w:t>请求此ID之前（更旧的数据）的分页内容，传的值为对应接口的ordId</w:t>
            </w:r>
          </w:p>
        </w:tc>
      </w:tr>
      <w:tr w14:paraId="17C18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BE5C01">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49A8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48EDF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0E882D">
            <w:pPr>
              <w:bidi w:val="0"/>
              <w:rPr>
                <w:rFonts w:hint="default"/>
              </w:rPr>
            </w:pPr>
            <w:r>
              <w:rPr>
                <w:rFonts w:hint="default"/>
                <w:lang w:val="en-US" w:eastAsia="zh-CN"/>
              </w:rPr>
              <w:t>请求此ID之后（更新的数据）的分页内容，传的值为对应接口的ordId</w:t>
            </w:r>
          </w:p>
        </w:tc>
      </w:tr>
      <w:tr w14:paraId="47D0103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F63447">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B23C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53455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A8DD4C">
            <w:pPr>
              <w:bidi w:val="0"/>
              <w:rPr>
                <w:rFonts w:hint="default"/>
              </w:rPr>
            </w:pPr>
            <w:r>
              <w:rPr>
                <w:rFonts w:hint="default"/>
                <w:lang w:val="en-US" w:eastAsia="zh-CN"/>
              </w:rPr>
              <w:t>返回结果的数量，最大为100，默认100条</w:t>
            </w:r>
          </w:p>
        </w:tc>
      </w:tr>
    </w:tbl>
    <w:p w14:paraId="4786BBAB">
      <w:pPr>
        <w:bidi w:val="0"/>
      </w:pPr>
      <w:r>
        <w:rPr>
          <w:rFonts w:hint="default"/>
        </w:rPr>
        <w:t>返回结果</w:t>
      </w:r>
    </w:p>
    <w:p w14:paraId="7F7047CC">
      <w:pPr>
        <w:bidi w:val="0"/>
        <w:rPr>
          <w:rFonts w:hint="default"/>
        </w:rPr>
      </w:pPr>
      <w:r>
        <w:rPr>
          <w:rFonts w:hint="default"/>
        </w:rPr>
        <w:t>{</w:t>
      </w:r>
    </w:p>
    <w:p w14:paraId="587A4D85">
      <w:pPr>
        <w:bidi w:val="0"/>
        <w:rPr>
          <w:rFonts w:hint="default"/>
        </w:rPr>
      </w:pPr>
      <w:r>
        <w:rPr>
          <w:rFonts w:hint="default"/>
        </w:rPr>
        <w:t xml:space="preserve">    "code": "0",</w:t>
      </w:r>
    </w:p>
    <w:p w14:paraId="49B1857F">
      <w:pPr>
        <w:bidi w:val="0"/>
        <w:rPr>
          <w:rFonts w:hint="default"/>
        </w:rPr>
      </w:pPr>
      <w:r>
        <w:rPr>
          <w:rFonts w:hint="default"/>
        </w:rPr>
        <w:t xml:space="preserve">    "data": [</w:t>
      </w:r>
    </w:p>
    <w:p w14:paraId="3B4F99F7">
      <w:pPr>
        <w:bidi w:val="0"/>
        <w:rPr>
          <w:rFonts w:hint="default"/>
        </w:rPr>
      </w:pPr>
      <w:r>
        <w:rPr>
          <w:rFonts w:hint="default"/>
        </w:rPr>
        <w:t xml:space="preserve">        {</w:t>
      </w:r>
    </w:p>
    <w:p w14:paraId="40B1F65B">
      <w:pPr>
        <w:bidi w:val="0"/>
        <w:rPr>
          <w:rFonts w:hint="default"/>
        </w:rPr>
      </w:pPr>
      <w:r>
        <w:rPr>
          <w:rFonts w:hint="default"/>
        </w:rPr>
        <w:t xml:space="preserve">            "accFillSz": "0",</w:t>
      </w:r>
    </w:p>
    <w:p w14:paraId="57573365">
      <w:pPr>
        <w:bidi w:val="0"/>
        <w:rPr>
          <w:rFonts w:hint="default"/>
        </w:rPr>
      </w:pPr>
      <w:r>
        <w:rPr>
          <w:rFonts w:hint="default"/>
        </w:rPr>
        <w:t xml:space="preserve">            "algoClOrdId": "",</w:t>
      </w:r>
    </w:p>
    <w:p w14:paraId="45B67049">
      <w:pPr>
        <w:bidi w:val="0"/>
        <w:rPr>
          <w:rFonts w:hint="default"/>
        </w:rPr>
      </w:pPr>
      <w:r>
        <w:rPr>
          <w:rFonts w:hint="default"/>
        </w:rPr>
        <w:t xml:space="preserve">            "algoId": "",</w:t>
      </w:r>
    </w:p>
    <w:p w14:paraId="06264A42">
      <w:pPr>
        <w:bidi w:val="0"/>
        <w:rPr>
          <w:rFonts w:hint="default"/>
        </w:rPr>
      </w:pPr>
      <w:r>
        <w:rPr>
          <w:rFonts w:hint="default"/>
        </w:rPr>
        <w:t xml:space="preserve">            "attachAlgoClOrdId": "",</w:t>
      </w:r>
    </w:p>
    <w:p w14:paraId="13D3D9E5">
      <w:pPr>
        <w:bidi w:val="0"/>
        <w:rPr>
          <w:rFonts w:hint="default"/>
        </w:rPr>
      </w:pPr>
      <w:r>
        <w:rPr>
          <w:rFonts w:hint="default"/>
        </w:rPr>
        <w:t xml:space="preserve">            "attachAlgoOrds": [],</w:t>
      </w:r>
    </w:p>
    <w:p w14:paraId="4AF9AFF5">
      <w:pPr>
        <w:bidi w:val="0"/>
        <w:rPr>
          <w:rFonts w:hint="default"/>
        </w:rPr>
      </w:pPr>
      <w:r>
        <w:rPr>
          <w:rFonts w:hint="default"/>
        </w:rPr>
        <w:t xml:space="preserve">            "avgPx": "",</w:t>
      </w:r>
    </w:p>
    <w:p w14:paraId="7186DFFD">
      <w:pPr>
        <w:bidi w:val="0"/>
        <w:rPr>
          <w:rFonts w:hint="default"/>
        </w:rPr>
      </w:pPr>
      <w:r>
        <w:rPr>
          <w:rFonts w:hint="default"/>
        </w:rPr>
        <w:t xml:space="preserve">            "cTime": "1724733617998",</w:t>
      </w:r>
    </w:p>
    <w:p w14:paraId="72C0D5FF">
      <w:pPr>
        <w:bidi w:val="0"/>
        <w:rPr>
          <w:rFonts w:hint="default"/>
        </w:rPr>
      </w:pPr>
      <w:r>
        <w:rPr>
          <w:rFonts w:hint="default"/>
        </w:rPr>
        <w:t xml:space="preserve">            "cancelSource": "",</w:t>
      </w:r>
    </w:p>
    <w:p w14:paraId="7E2E0174">
      <w:pPr>
        <w:bidi w:val="0"/>
        <w:rPr>
          <w:rFonts w:hint="default"/>
        </w:rPr>
      </w:pPr>
      <w:r>
        <w:rPr>
          <w:rFonts w:hint="default"/>
        </w:rPr>
        <w:t xml:space="preserve">            "cancelSourceReason": "",</w:t>
      </w:r>
    </w:p>
    <w:p w14:paraId="11F9C745">
      <w:pPr>
        <w:bidi w:val="0"/>
        <w:rPr>
          <w:rFonts w:hint="default"/>
        </w:rPr>
      </w:pPr>
      <w:r>
        <w:rPr>
          <w:rFonts w:hint="default"/>
        </w:rPr>
        <w:t xml:space="preserve">            "category": "normal",</w:t>
      </w:r>
    </w:p>
    <w:p w14:paraId="01AA210E">
      <w:pPr>
        <w:bidi w:val="0"/>
        <w:rPr>
          <w:rFonts w:hint="default"/>
        </w:rPr>
      </w:pPr>
      <w:r>
        <w:rPr>
          <w:rFonts w:hint="default"/>
        </w:rPr>
        <w:t xml:space="preserve">            "ccy": "",</w:t>
      </w:r>
    </w:p>
    <w:p w14:paraId="43C382DF">
      <w:pPr>
        <w:bidi w:val="0"/>
        <w:rPr>
          <w:rFonts w:hint="default"/>
        </w:rPr>
      </w:pPr>
      <w:r>
        <w:rPr>
          <w:rFonts w:hint="default"/>
        </w:rPr>
        <w:t xml:space="preserve">            "clOrdId": "",</w:t>
      </w:r>
    </w:p>
    <w:p w14:paraId="300FE5D9">
      <w:pPr>
        <w:bidi w:val="0"/>
        <w:rPr>
          <w:rFonts w:hint="default"/>
        </w:rPr>
      </w:pPr>
      <w:r>
        <w:rPr>
          <w:rFonts w:hint="default"/>
        </w:rPr>
        <w:t xml:space="preserve">            "fee": "0",</w:t>
      </w:r>
    </w:p>
    <w:p w14:paraId="7CCDE399">
      <w:pPr>
        <w:bidi w:val="0"/>
        <w:rPr>
          <w:rFonts w:hint="default"/>
        </w:rPr>
      </w:pPr>
      <w:r>
        <w:rPr>
          <w:rFonts w:hint="default"/>
        </w:rPr>
        <w:t xml:space="preserve">            "feeCcy": "BTC",</w:t>
      </w:r>
    </w:p>
    <w:p w14:paraId="47772F3D">
      <w:pPr>
        <w:bidi w:val="0"/>
        <w:rPr>
          <w:rFonts w:hint="default"/>
        </w:rPr>
      </w:pPr>
      <w:r>
        <w:rPr>
          <w:rFonts w:hint="default"/>
        </w:rPr>
        <w:t xml:space="preserve">            "fillPx": "",</w:t>
      </w:r>
    </w:p>
    <w:p w14:paraId="6EC1F21A">
      <w:pPr>
        <w:bidi w:val="0"/>
        <w:rPr>
          <w:rFonts w:hint="default"/>
        </w:rPr>
      </w:pPr>
      <w:r>
        <w:rPr>
          <w:rFonts w:hint="default"/>
        </w:rPr>
        <w:t xml:space="preserve">            "fillSz": "0",</w:t>
      </w:r>
    </w:p>
    <w:p w14:paraId="14C18192">
      <w:pPr>
        <w:bidi w:val="0"/>
        <w:rPr>
          <w:rFonts w:hint="default"/>
        </w:rPr>
      </w:pPr>
      <w:r>
        <w:rPr>
          <w:rFonts w:hint="default"/>
        </w:rPr>
        <w:t xml:space="preserve">            "fillTime": "",</w:t>
      </w:r>
    </w:p>
    <w:p w14:paraId="63A27B0A">
      <w:pPr>
        <w:bidi w:val="0"/>
        <w:rPr>
          <w:rFonts w:hint="default"/>
        </w:rPr>
      </w:pPr>
      <w:r>
        <w:rPr>
          <w:rFonts w:hint="default"/>
        </w:rPr>
        <w:t xml:space="preserve">            "instId": "BTC-USDT",</w:t>
      </w:r>
    </w:p>
    <w:p w14:paraId="731CB9CA">
      <w:pPr>
        <w:bidi w:val="0"/>
        <w:rPr>
          <w:rFonts w:hint="default"/>
        </w:rPr>
      </w:pPr>
      <w:r>
        <w:rPr>
          <w:rFonts w:hint="default"/>
        </w:rPr>
        <w:t xml:space="preserve">            "instType": "SPOT",</w:t>
      </w:r>
    </w:p>
    <w:p w14:paraId="4D6EF95F">
      <w:pPr>
        <w:bidi w:val="0"/>
        <w:rPr>
          <w:rFonts w:hint="default"/>
        </w:rPr>
      </w:pPr>
      <w:r>
        <w:rPr>
          <w:rFonts w:hint="default"/>
        </w:rPr>
        <w:t xml:space="preserve">            "isTpLimit": "false",</w:t>
      </w:r>
    </w:p>
    <w:p w14:paraId="31F10CC8">
      <w:pPr>
        <w:bidi w:val="0"/>
        <w:rPr>
          <w:rFonts w:hint="default"/>
        </w:rPr>
      </w:pPr>
      <w:r>
        <w:rPr>
          <w:rFonts w:hint="default"/>
        </w:rPr>
        <w:t xml:space="preserve">            "lever": "",</w:t>
      </w:r>
    </w:p>
    <w:p w14:paraId="4B257F9B">
      <w:pPr>
        <w:bidi w:val="0"/>
        <w:rPr>
          <w:rFonts w:hint="default"/>
        </w:rPr>
      </w:pPr>
      <w:r>
        <w:rPr>
          <w:rFonts w:hint="default"/>
        </w:rPr>
        <w:t xml:space="preserve">            "linkedAlgoOrd": {</w:t>
      </w:r>
    </w:p>
    <w:p w14:paraId="396E94BC">
      <w:pPr>
        <w:bidi w:val="0"/>
        <w:rPr>
          <w:rFonts w:hint="default"/>
        </w:rPr>
      </w:pPr>
      <w:r>
        <w:rPr>
          <w:rFonts w:hint="default"/>
        </w:rPr>
        <w:t xml:space="preserve">                "algoId": ""</w:t>
      </w:r>
    </w:p>
    <w:p w14:paraId="0AC31879">
      <w:pPr>
        <w:bidi w:val="0"/>
        <w:rPr>
          <w:rFonts w:hint="default"/>
        </w:rPr>
      </w:pPr>
      <w:r>
        <w:rPr>
          <w:rFonts w:hint="default"/>
        </w:rPr>
        <w:t xml:space="preserve">            },</w:t>
      </w:r>
    </w:p>
    <w:p w14:paraId="73071165">
      <w:pPr>
        <w:bidi w:val="0"/>
        <w:rPr>
          <w:rFonts w:hint="default"/>
        </w:rPr>
      </w:pPr>
      <w:r>
        <w:rPr>
          <w:rFonts w:hint="default"/>
        </w:rPr>
        <w:t xml:space="preserve">            "ordId": "1752588852617379840",</w:t>
      </w:r>
    </w:p>
    <w:p w14:paraId="6A3EB0AF">
      <w:pPr>
        <w:bidi w:val="0"/>
        <w:rPr>
          <w:rFonts w:hint="default"/>
        </w:rPr>
      </w:pPr>
      <w:r>
        <w:rPr>
          <w:rFonts w:hint="default"/>
        </w:rPr>
        <w:t xml:space="preserve">            "ordType": "post_only",</w:t>
      </w:r>
    </w:p>
    <w:p w14:paraId="4C27F209">
      <w:pPr>
        <w:bidi w:val="0"/>
        <w:rPr>
          <w:rFonts w:hint="default"/>
        </w:rPr>
      </w:pPr>
      <w:r>
        <w:rPr>
          <w:rFonts w:hint="default"/>
        </w:rPr>
        <w:t xml:space="preserve">            "pnl": "0",</w:t>
      </w:r>
    </w:p>
    <w:p w14:paraId="48FED338">
      <w:pPr>
        <w:bidi w:val="0"/>
        <w:rPr>
          <w:rFonts w:hint="default"/>
        </w:rPr>
      </w:pPr>
      <w:r>
        <w:rPr>
          <w:rFonts w:hint="default"/>
        </w:rPr>
        <w:t xml:space="preserve">            "posSide": "net",</w:t>
      </w:r>
    </w:p>
    <w:p w14:paraId="280FF828">
      <w:pPr>
        <w:bidi w:val="0"/>
        <w:rPr>
          <w:rFonts w:hint="default"/>
        </w:rPr>
      </w:pPr>
      <w:r>
        <w:rPr>
          <w:rFonts w:hint="default"/>
        </w:rPr>
        <w:t xml:space="preserve">            "px": "13013.5",</w:t>
      </w:r>
    </w:p>
    <w:p w14:paraId="7A6A2723">
      <w:pPr>
        <w:bidi w:val="0"/>
        <w:rPr>
          <w:rFonts w:hint="default"/>
        </w:rPr>
      </w:pPr>
      <w:r>
        <w:rPr>
          <w:rFonts w:hint="default"/>
        </w:rPr>
        <w:t xml:space="preserve">            "pxType": "",</w:t>
      </w:r>
    </w:p>
    <w:p w14:paraId="09FEB09C">
      <w:pPr>
        <w:bidi w:val="0"/>
        <w:rPr>
          <w:rFonts w:hint="default"/>
        </w:rPr>
      </w:pPr>
      <w:r>
        <w:rPr>
          <w:rFonts w:hint="default"/>
        </w:rPr>
        <w:t xml:space="preserve">            "pxUsd": "",</w:t>
      </w:r>
    </w:p>
    <w:p w14:paraId="5986A202">
      <w:pPr>
        <w:bidi w:val="0"/>
        <w:rPr>
          <w:rFonts w:hint="default"/>
        </w:rPr>
      </w:pPr>
      <w:r>
        <w:rPr>
          <w:rFonts w:hint="default"/>
        </w:rPr>
        <w:t xml:space="preserve">            "pxVol": "",</w:t>
      </w:r>
    </w:p>
    <w:p w14:paraId="43BA28E2">
      <w:pPr>
        <w:bidi w:val="0"/>
        <w:rPr>
          <w:rFonts w:hint="default"/>
        </w:rPr>
      </w:pPr>
      <w:r>
        <w:rPr>
          <w:rFonts w:hint="default"/>
        </w:rPr>
        <w:t xml:space="preserve">            "quickMgnType": "",</w:t>
      </w:r>
    </w:p>
    <w:p w14:paraId="4A47E430">
      <w:pPr>
        <w:bidi w:val="0"/>
        <w:rPr>
          <w:rFonts w:hint="default"/>
        </w:rPr>
      </w:pPr>
      <w:r>
        <w:rPr>
          <w:rFonts w:hint="default"/>
        </w:rPr>
        <w:t xml:space="preserve">            "rebate": "0",</w:t>
      </w:r>
    </w:p>
    <w:p w14:paraId="4FB9E621">
      <w:pPr>
        <w:bidi w:val="0"/>
        <w:rPr>
          <w:rFonts w:hint="default"/>
        </w:rPr>
      </w:pPr>
      <w:r>
        <w:rPr>
          <w:rFonts w:hint="default"/>
        </w:rPr>
        <w:t xml:space="preserve">            "rebateCcy": "USDT",</w:t>
      </w:r>
    </w:p>
    <w:p w14:paraId="03BB5890">
      <w:pPr>
        <w:bidi w:val="0"/>
        <w:rPr>
          <w:rFonts w:hint="default"/>
        </w:rPr>
      </w:pPr>
      <w:r>
        <w:rPr>
          <w:rFonts w:hint="default"/>
        </w:rPr>
        <w:t xml:space="preserve">            "reduceOnly": "false",</w:t>
      </w:r>
    </w:p>
    <w:p w14:paraId="7B0C0382">
      <w:pPr>
        <w:bidi w:val="0"/>
        <w:rPr>
          <w:rFonts w:hint="default"/>
        </w:rPr>
      </w:pPr>
      <w:r>
        <w:rPr>
          <w:rFonts w:hint="default"/>
        </w:rPr>
        <w:t xml:space="preserve">            "side": "buy",</w:t>
      </w:r>
    </w:p>
    <w:p w14:paraId="5040E625">
      <w:pPr>
        <w:bidi w:val="0"/>
        <w:rPr>
          <w:rFonts w:hint="default"/>
        </w:rPr>
      </w:pPr>
      <w:r>
        <w:rPr>
          <w:rFonts w:hint="default"/>
        </w:rPr>
        <w:t xml:space="preserve">            "slOrdPx": "",</w:t>
      </w:r>
    </w:p>
    <w:p w14:paraId="34ADD520">
      <w:pPr>
        <w:bidi w:val="0"/>
        <w:rPr>
          <w:rFonts w:hint="default"/>
        </w:rPr>
      </w:pPr>
      <w:r>
        <w:rPr>
          <w:rFonts w:hint="default"/>
        </w:rPr>
        <w:t xml:space="preserve">            "slTriggerPx": "",</w:t>
      </w:r>
    </w:p>
    <w:p w14:paraId="76BA5360">
      <w:pPr>
        <w:bidi w:val="0"/>
        <w:rPr>
          <w:rFonts w:hint="default"/>
        </w:rPr>
      </w:pPr>
      <w:r>
        <w:rPr>
          <w:rFonts w:hint="default"/>
        </w:rPr>
        <w:t xml:space="preserve">            "slTriggerPxType": "",</w:t>
      </w:r>
    </w:p>
    <w:p w14:paraId="4A27D98E">
      <w:pPr>
        <w:bidi w:val="0"/>
        <w:rPr>
          <w:rFonts w:hint="default"/>
        </w:rPr>
      </w:pPr>
      <w:r>
        <w:rPr>
          <w:rFonts w:hint="default"/>
        </w:rPr>
        <w:t xml:space="preserve">            "source": "",</w:t>
      </w:r>
    </w:p>
    <w:p w14:paraId="48193687">
      <w:pPr>
        <w:bidi w:val="0"/>
        <w:rPr>
          <w:rFonts w:hint="default"/>
        </w:rPr>
      </w:pPr>
      <w:r>
        <w:rPr>
          <w:rFonts w:hint="default"/>
        </w:rPr>
        <w:t xml:space="preserve">            "state": "live",</w:t>
      </w:r>
    </w:p>
    <w:p w14:paraId="56C5F6A3">
      <w:pPr>
        <w:bidi w:val="0"/>
        <w:rPr>
          <w:rFonts w:hint="default"/>
        </w:rPr>
      </w:pPr>
      <w:r>
        <w:rPr>
          <w:rFonts w:hint="default"/>
        </w:rPr>
        <w:t xml:space="preserve">            "stpId": "",</w:t>
      </w:r>
    </w:p>
    <w:p w14:paraId="7C42EB66">
      <w:pPr>
        <w:bidi w:val="0"/>
        <w:rPr>
          <w:rFonts w:hint="default"/>
        </w:rPr>
      </w:pPr>
      <w:r>
        <w:rPr>
          <w:rFonts w:hint="default"/>
        </w:rPr>
        <w:t xml:space="preserve">            "stpMode": "cancel_maker",</w:t>
      </w:r>
    </w:p>
    <w:p w14:paraId="15566921">
      <w:pPr>
        <w:bidi w:val="0"/>
        <w:rPr>
          <w:rFonts w:hint="default"/>
        </w:rPr>
      </w:pPr>
      <w:r>
        <w:rPr>
          <w:rFonts w:hint="default"/>
        </w:rPr>
        <w:t xml:space="preserve">            "sz": "0.001",</w:t>
      </w:r>
    </w:p>
    <w:p w14:paraId="4CE03FDB">
      <w:pPr>
        <w:bidi w:val="0"/>
        <w:rPr>
          <w:rFonts w:hint="default"/>
        </w:rPr>
      </w:pPr>
      <w:r>
        <w:rPr>
          <w:rFonts w:hint="default"/>
        </w:rPr>
        <w:t xml:space="preserve">            "tag": "",</w:t>
      </w:r>
    </w:p>
    <w:p w14:paraId="12FB19BC">
      <w:pPr>
        <w:bidi w:val="0"/>
        <w:rPr>
          <w:rFonts w:hint="default"/>
        </w:rPr>
      </w:pPr>
      <w:r>
        <w:rPr>
          <w:rFonts w:hint="default"/>
        </w:rPr>
        <w:t xml:space="preserve">            "tdMode": "cash",</w:t>
      </w:r>
    </w:p>
    <w:p w14:paraId="1E1E727B">
      <w:pPr>
        <w:bidi w:val="0"/>
        <w:rPr>
          <w:rFonts w:hint="default"/>
        </w:rPr>
      </w:pPr>
      <w:r>
        <w:rPr>
          <w:rFonts w:hint="default"/>
        </w:rPr>
        <w:t xml:space="preserve">            "tgtCcy": "",</w:t>
      </w:r>
    </w:p>
    <w:p w14:paraId="4EF6C5EC">
      <w:pPr>
        <w:bidi w:val="0"/>
        <w:rPr>
          <w:rFonts w:hint="default"/>
        </w:rPr>
      </w:pPr>
      <w:r>
        <w:rPr>
          <w:rFonts w:hint="default"/>
        </w:rPr>
        <w:t xml:space="preserve">            "tpOrdPx": "",</w:t>
      </w:r>
    </w:p>
    <w:p w14:paraId="68BEFF04">
      <w:pPr>
        <w:bidi w:val="0"/>
        <w:rPr>
          <w:rFonts w:hint="default"/>
        </w:rPr>
      </w:pPr>
      <w:r>
        <w:rPr>
          <w:rFonts w:hint="default"/>
        </w:rPr>
        <w:t xml:space="preserve">            "tpTriggerPx": "",</w:t>
      </w:r>
    </w:p>
    <w:p w14:paraId="23641EC7">
      <w:pPr>
        <w:bidi w:val="0"/>
        <w:rPr>
          <w:rFonts w:hint="default"/>
        </w:rPr>
      </w:pPr>
      <w:r>
        <w:rPr>
          <w:rFonts w:hint="default"/>
        </w:rPr>
        <w:t xml:space="preserve">            "tpTriggerPxType": "",</w:t>
      </w:r>
    </w:p>
    <w:p w14:paraId="58F8B7D3">
      <w:pPr>
        <w:bidi w:val="0"/>
        <w:rPr>
          <w:rFonts w:hint="default"/>
        </w:rPr>
      </w:pPr>
      <w:r>
        <w:rPr>
          <w:rFonts w:hint="default"/>
        </w:rPr>
        <w:t xml:space="preserve">            "tradeId": "",</w:t>
      </w:r>
    </w:p>
    <w:p w14:paraId="5A7093EC">
      <w:pPr>
        <w:bidi w:val="0"/>
        <w:rPr>
          <w:rFonts w:hint="default"/>
        </w:rPr>
      </w:pPr>
      <w:r>
        <w:rPr>
          <w:rFonts w:hint="default"/>
        </w:rPr>
        <w:t xml:space="preserve">            ”tradeQuoteCcy“: "USDT",</w:t>
      </w:r>
    </w:p>
    <w:p w14:paraId="68611358">
      <w:pPr>
        <w:bidi w:val="0"/>
        <w:rPr>
          <w:rFonts w:hint="default"/>
        </w:rPr>
      </w:pPr>
      <w:r>
        <w:rPr>
          <w:rFonts w:hint="default"/>
        </w:rPr>
        <w:t xml:space="preserve">            "uTime": "1724733617998"</w:t>
      </w:r>
    </w:p>
    <w:p w14:paraId="47CA0CFC">
      <w:pPr>
        <w:bidi w:val="0"/>
        <w:rPr>
          <w:rFonts w:hint="default"/>
        </w:rPr>
      </w:pPr>
      <w:r>
        <w:rPr>
          <w:rFonts w:hint="default"/>
        </w:rPr>
        <w:t xml:space="preserve">        }</w:t>
      </w:r>
    </w:p>
    <w:p w14:paraId="6815AC97">
      <w:pPr>
        <w:bidi w:val="0"/>
        <w:rPr>
          <w:rFonts w:hint="default"/>
        </w:rPr>
      </w:pPr>
      <w:r>
        <w:rPr>
          <w:rFonts w:hint="default"/>
        </w:rPr>
        <w:t xml:space="preserve">    ],</w:t>
      </w:r>
    </w:p>
    <w:p w14:paraId="5BEBD565">
      <w:pPr>
        <w:bidi w:val="0"/>
        <w:rPr>
          <w:rFonts w:hint="default"/>
        </w:rPr>
      </w:pPr>
      <w:r>
        <w:rPr>
          <w:rFonts w:hint="default"/>
        </w:rPr>
        <w:t xml:space="preserve">    "msg": ""}</w:t>
      </w:r>
    </w:p>
    <w:p w14:paraId="4061D3A4">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4"/>
        <w:gridCol w:w="1061"/>
        <w:gridCol w:w="5061"/>
      </w:tblGrid>
      <w:tr w14:paraId="10B4D30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1266FA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E8C57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BD3381E">
            <w:pPr>
              <w:bidi w:val="0"/>
              <w:rPr>
                <w:rFonts w:hint="default"/>
              </w:rPr>
            </w:pPr>
            <w:r>
              <w:rPr>
                <w:rFonts w:hint="default"/>
                <w:lang w:val="en-US" w:eastAsia="zh-CN"/>
              </w:rPr>
              <w:t>描述</w:t>
            </w:r>
          </w:p>
        </w:tc>
      </w:tr>
      <w:tr w14:paraId="69B4B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18385F">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612D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264931">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126E5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3D7258">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404B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079C79">
            <w:pPr>
              <w:bidi w:val="0"/>
              <w:rPr>
                <w:rFonts w:hint="default"/>
              </w:rPr>
            </w:pPr>
            <w:r>
              <w:rPr>
                <w:rFonts w:hint="default"/>
                <w:lang w:val="en-US" w:eastAsia="zh-CN"/>
              </w:rPr>
              <w:t>产品ID</w:t>
            </w:r>
          </w:p>
        </w:tc>
      </w:tr>
      <w:tr w14:paraId="77A8A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2DD4F4">
            <w:pPr>
              <w:bidi w:val="0"/>
              <w:rPr>
                <w:rFonts w:hint="default"/>
              </w:rPr>
            </w:pPr>
            <w:r>
              <w:rPr>
                <w:rFonts w:hint="default"/>
                <w:lang w:val="en-US" w:eastAsia="zh-CN"/>
              </w:rPr>
              <w:t>tgtCcy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D987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6212FC">
            <w:pPr>
              <w:bidi w:val="0"/>
              <w:rPr>
                <w:rFonts w:hint="default"/>
              </w:rPr>
            </w:pPr>
            <w:r>
              <w:rPr>
                <w:rFonts w:hint="default"/>
                <w:lang w:val="en-US" w:eastAsia="zh-CN"/>
              </w:rPr>
              <w:t>币币市价单委托数量sz的单位</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仅适用于币币市价订单</w:t>
            </w:r>
            <w:r>
              <w:rPr>
                <w:rFonts w:hint="default"/>
                <w:lang w:val="en-US" w:eastAsia="zh-CN"/>
              </w:rPr>
              <w:br w:type="textWrapping"/>
            </w:r>
            <w:r>
              <w:rPr>
                <w:rFonts w:hint="default"/>
                <w:lang w:val="en-US" w:eastAsia="zh-CN"/>
              </w:rPr>
              <w:t>默认买单为quote_ccy，卖单为base_ccy</w:t>
            </w:r>
          </w:p>
        </w:tc>
      </w:tr>
      <w:tr w14:paraId="48EEB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7F2EB5">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7582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336531">
            <w:pPr>
              <w:bidi w:val="0"/>
              <w:rPr>
                <w:rFonts w:hint="default"/>
              </w:rPr>
            </w:pPr>
            <w:r>
              <w:rPr>
                <w:rFonts w:hint="default"/>
                <w:lang w:val="en-US" w:eastAsia="zh-CN"/>
              </w:rPr>
              <w:t>保证金币种，适用于逐仓杠杆及合约模式下的全仓杠杆订单以及交割、永续和期权合约订单。</w:t>
            </w:r>
          </w:p>
        </w:tc>
      </w:tr>
      <w:tr w14:paraId="4D118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7432BE">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1EB74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08DDE1">
            <w:pPr>
              <w:bidi w:val="0"/>
              <w:rPr>
                <w:rFonts w:hint="default"/>
              </w:rPr>
            </w:pPr>
            <w:r>
              <w:rPr>
                <w:rFonts w:hint="default"/>
                <w:lang w:val="en-US" w:eastAsia="zh-CN"/>
              </w:rPr>
              <w:t>订单ID</w:t>
            </w:r>
          </w:p>
        </w:tc>
      </w:tr>
      <w:tr w14:paraId="5D3B8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AA40F5">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A9C0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B66B38">
            <w:pPr>
              <w:bidi w:val="0"/>
              <w:rPr>
                <w:rFonts w:hint="default"/>
              </w:rPr>
            </w:pPr>
            <w:r>
              <w:rPr>
                <w:rFonts w:hint="default"/>
                <w:lang w:val="en-US" w:eastAsia="zh-CN"/>
              </w:rPr>
              <w:t>客户自定义订单ID</w:t>
            </w:r>
          </w:p>
        </w:tc>
      </w:tr>
      <w:tr w14:paraId="41EEF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492654">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220CC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559C46">
            <w:pPr>
              <w:bidi w:val="0"/>
              <w:rPr>
                <w:rFonts w:hint="default"/>
              </w:rPr>
            </w:pPr>
            <w:r>
              <w:rPr>
                <w:rFonts w:hint="default"/>
                <w:lang w:val="en-US" w:eastAsia="zh-CN"/>
              </w:rPr>
              <w:t>订单标签</w:t>
            </w:r>
          </w:p>
        </w:tc>
      </w:tr>
      <w:tr w14:paraId="604B1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A8EA15">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DDEA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528FE4">
            <w:pPr>
              <w:bidi w:val="0"/>
              <w:rPr>
                <w:rFonts w:hint="default"/>
              </w:rPr>
            </w:pPr>
            <w:r>
              <w:rPr>
                <w:rFonts w:hint="default"/>
                <w:lang w:val="en-US" w:eastAsia="zh-CN"/>
              </w:rPr>
              <w:t>委托价格，对于期权，以币(如BTC, ETH)为单位</w:t>
            </w:r>
          </w:p>
        </w:tc>
      </w:tr>
      <w:tr w14:paraId="6FE5E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E360BA">
            <w:pPr>
              <w:bidi w:val="0"/>
              <w:rPr>
                <w:rFonts w:hint="default"/>
              </w:rPr>
            </w:pPr>
            <w:r>
              <w:rPr>
                <w:rFonts w:hint="default"/>
                <w:lang w:val="en-US" w:eastAsia="zh-CN"/>
              </w:rPr>
              <w:t>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876C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980A59">
            <w:pPr>
              <w:bidi w:val="0"/>
              <w:rPr>
                <w:rFonts w:hint="default"/>
              </w:rPr>
            </w:pPr>
            <w:r>
              <w:rPr>
                <w:rFonts w:hint="default"/>
                <w:lang w:val="en-US" w:eastAsia="zh-CN"/>
              </w:rPr>
              <w:t>期权价格，以USD为单位</w:t>
            </w:r>
            <w:r>
              <w:rPr>
                <w:rFonts w:hint="default"/>
                <w:lang w:val="en-US" w:eastAsia="zh-CN"/>
              </w:rPr>
              <w:br w:type="textWrapping"/>
            </w:r>
            <w:r>
              <w:rPr>
                <w:rFonts w:hint="default"/>
                <w:lang w:val="en-US" w:eastAsia="zh-CN"/>
              </w:rPr>
              <w:t>仅适用于期权，其他业务线返回空字符串""</w:t>
            </w:r>
          </w:p>
        </w:tc>
      </w:tr>
      <w:tr w14:paraId="0CDDA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C79515">
            <w:pPr>
              <w:bidi w:val="0"/>
              <w:rPr>
                <w:rFonts w:hint="default"/>
              </w:rPr>
            </w:pPr>
            <w:r>
              <w:rPr>
                <w:rFonts w:hint="default"/>
                <w:lang w:val="en-US" w:eastAsia="zh-CN"/>
              </w:rPr>
              <w:t>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98402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4020DF">
            <w:pPr>
              <w:bidi w:val="0"/>
              <w:rPr>
                <w:rFonts w:hint="default"/>
              </w:rPr>
            </w:pPr>
            <w:r>
              <w:rPr>
                <w:rFonts w:hint="default"/>
                <w:lang w:val="en-US" w:eastAsia="zh-CN"/>
              </w:rPr>
              <w:t>期权订单的隐含波动率</w:t>
            </w:r>
            <w:r>
              <w:rPr>
                <w:rFonts w:hint="default"/>
                <w:lang w:val="en-US" w:eastAsia="zh-CN"/>
              </w:rPr>
              <w:br w:type="textWrapping"/>
            </w:r>
            <w:r>
              <w:rPr>
                <w:rFonts w:hint="default"/>
                <w:lang w:val="en-US" w:eastAsia="zh-CN"/>
              </w:rPr>
              <w:t>仅适用于期权，其他业务线返回空字符串""</w:t>
            </w:r>
          </w:p>
        </w:tc>
      </w:tr>
      <w:tr w14:paraId="7A973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001439">
            <w:pPr>
              <w:bidi w:val="0"/>
              <w:rPr>
                <w:rFonts w:hint="default"/>
              </w:rPr>
            </w:pPr>
            <w:r>
              <w:rPr>
                <w:rFonts w:hint="default"/>
                <w:lang w:val="en-US" w:eastAsia="zh-CN"/>
              </w:rPr>
              <w:t>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8F8B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800341">
            <w:pPr>
              <w:bidi w:val="0"/>
              <w:rPr>
                <w:rFonts w:hint="default"/>
              </w:rPr>
            </w:pPr>
            <w:r>
              <w:rPr>
                <w:rFonts w:hint="default"/>
                <w:lang w:val="en-US" w:eastAsia="zh-CN"/>
              </w:rPr>
              <w:t>期权的价格类型</w:t>
            </w:r>
            <w:r>
              <w:rPr>
                <w:rFonts w:hint="default"/>
                <w:lang w:val="en-US" w:eastAsia="zh-CN"/>
              </w:rPr>
              <w:br w:type="textWrapping"/>
            </w:r>
            <w:r>
              <w:rPr>
                <w:rFonts w:hint="default"/>
                <w:lang w:val="en-US" w:eastAsia="zh-CN"/>
              </w:rPr>
              <w:t>px：代表按价格下单，单位为币 (请求参数 px 的数值单位是BTC或ETH)</w:t>
            </w:r>
            <w:r>
              <w:rPr>
                <w:rFonts w:hint="default"/>
                <w:lang w:val="en-US" w:eastAsia="zh-CN"/>
              </w:rPr>
              <w:br w:type="textWrapping"/>
            </w:r>
            <w:r>
              <w:rPr>
                <w:rFonts w:hint="default"/>
                <w:lang w:val="en-US" w:eastAsia="zh-CN"/>
              </w:rPr>
              <w:t>pxVol：代表按pxVol下单</w:t>
            </w:r>
            <w:r>
              <w:rPr>
                <w:rFonts w:hint="default"/>
                <w:lang w:val="en-US" w:eastAsia="zh-CN"/>
              </w:rPr>
              <w:br w:type="textWrapping"/>
            </w:r>
            <w:r>
              <w:rPr>
                <w:rFonts w:hint="default"/>
                <w:lang w:val="en-US" w:eastAsia="zh-CN"/>
              </w:rPr>
              <w:t>pxUsd：代表按照pxUsd下单，单位为USD (请求参数px 的数值单位是USD)</w:t>
            </w:r>
          </w:p>
        </w:tc>
      </w:tr>
      <w:tr w14:paraId="48799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5835E2">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D0A46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B4D7F8">
            <w:pPr>
              <w:bidi w:val="0"/>
              <w:rPr>
                <w:rFonts w:hint="default"/>
              </w:rPr>
            </w:pPr>
            <w:r>
              <w:rPr>
                <w:rFonts w:hint="default"/>
                <w:lang w:val="en-US" w:eastAsia="zh-CN"/>
              </w:rPr>
              <w:t>委托数量</w:t>
            </w:r>
          </w:p>
        </w:tc>
      </w:tr>
      <w:tr w14:paraId="33E4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083BDC">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A38C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68BF7D">
            <w:pPr>
              <w:bidi w:val="0"/>
              <w:rPr>
                <w:rFonts w:hint="default"/>
              </w:rPr>
            </w:pPr>
            <w:r>
              <w:rPr>
                <w:rFonts w:hint="default"/>
                <w:lang w:val="en-US" w:eastAsia="zh-CN"/>
              </w:rPr>
              <w:t>收益(不包括手续费)</w:t>
            </w:r>
            <w:r>
              <w:rPr>
                <w:rFonts w:hint="default"/>
                <w:lang w:val="en-US" w:eastAsia="zh-CN"/>
              </w:rPr>
              <w:br w:type="textWrapping"/>
            </w:r>
            <w:r>
              <w:rPr>
                <w:rFonts w:hint="default"/>
                <w:lang w:val="en-US" w:eastAsia="zh-CN"/>
              </w:rPr>
              <w:t>适用于有成交的平仓订单，其他情况均为0</w:t>
            </w:r>
          </w:p>
        </w:tc>
      </w:tr>
      <w:tr w14:paraId="6066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CB2E6B">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88AC0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2B3CC3">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op_fok：期权简选（全部成交或立即取消）</w:t>
            </w:r>
            <w:r>
              <w:rPr>
                <w:rFonts w:hint="default"/>
                <w:lang w:val="en-US" w:eastAsia="zh-CN"/>
              </w:rPr>
              <w:br w:type="textWrapping"/>
            </w:r>
            <w:r>
              <w:rPr>
                <w:rFonts w:hint="default"/>
                <w:lang w:val="en-US" w:eastAsia="zh-CN"/>
              </w:rPr>
              <w:t>elp：流动性增强计划订单</w:t>
            </w:r>
          </w:p>
        </w:tc>
      </w:tr>
      <w:tr w14:paraId="74A88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64C677">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A021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AE8798">
            <w:pPr>
              <w:bidi w:val="0"/>
              <w:rPr>
                <w:rFonts w:hint="default"/>
              </w:rPr>
            </w:pPr>
            <w:r>
              <w:rPr>
                <w:rFonts w:hint="default"/>
                <w:lang w:val="en-US" w:eastAsia="zh-CN"/>
              </w:rPr>
              <w:t>订单方向</w:t>
            </w:r>
          </w:p>
        </w:tc>
      </w:tr>
      <w:tr w14:paraId="2F9FB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67ABF6">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5AC65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2C020C">
            <w:pPr>
              <w:bidi w:val="0"/>
              <w:rPr>
                <w:rFonts w:hint="default"/>
              </w:rPr>
            </w:pPr>
            <w:r>
              <w:rPr>
                <w:rFonts w:hint="default"/>
                <w:lang w:val="en-US" w:eastAsia="zh-CN"/>
              </w:rPr>
              <w:t>持仓方向</w:t>
            </w:r>
          </w:p>
        </w:tc>
      </w:tr>
      <w:tr w14:paraId="27AAD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446960">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6F46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3D2016">
            <w:pPr>
              <w:bidi w:val="0"/>
              <w:rPr>
                <w:rFonts w:hint="default"/>
              </w:rPr>
            </w:pPr>
            <w:r>
              <w:rPr>
                <w:rFonts w:hint="default"/>
                <w:lang w:val="en-US" w:eastAsia="zh-CN"/>
              </w:rPr>
              <w:t>交易模式</w:t>
            </w:r>
          </w:p>
        </w:tc>
      </w:tr>
      <w:tr w14:paraId="7C0E5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350654">
            <w:pPr>
              <w:bidi w:val="0"/>
              <w:rPr>
                <w:rFonts w:hint="default"/>
              </w:rPr>
            </w:pPr>
            <w:r>
              <w:rPr>
                <w:rFonts w:hint="default"/>
                <w:lang w:val="en-US" w:eastAsia="zh-CN"/>
              </w:rPr>
              <w:t>accFillSz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26F8E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8C536B">
            <w:pPr>
              <w:bidi w:val="0"/>
              <w:rPr>
                <w:rFonts w:hint="default"/>
              </w:rPr>
            </w:pPr>
            <w:r>
              <w:rPr>
                <w:rFonts w:hint="default"/>
                <w:lang w:val="en-US" w:eastAsia="zh-CN"/>
              </w:rPr>
              <w:t>累计成交数量</w:t>
            </w:r>
          </w:p>
        </w:tc>
      </w:tr>
      <w:tr w14:paraId="7B34F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9D727D">
            <w:pPr>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FFD9C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9E2DB7">
            <w:pPr>
              <w:bidi w:val="0"/>
              <w:rPr>
                <w:rFonts w:hint="default"/>
              </w:rPr>
            </w:pPr>
            <w:r>
              <w:rPr>
                <w:rFonts w:hint="default"/>
                <w:lang w:val="en-US" w:eastAsia="zh-CN"/>
              </w:rPr>
              <w:t>最新成交价格。如果还没成交，系统返回""。</w:t>
            </w:r>
          </w:p>
        </w:tc>
      </w:tr>
      <w:tr w14:paraId="1BF30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6A0F00">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23ECC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0398F0">
            <w:pPr>
              <w:bidi w:val="0"/>
              <w:rPr>
                <w:rFonts w:hint="default"/>
              </w:rPr>
            </w:pPr>
            <w:r>
              <w:rPr>
                <w:rFonts w:hint="default"/>
                <w:lang w:val="en-US" w:eastAsia="zh-CN"/>
              </w:rPr>
              <w:t>最新成交ID</w:t>
            </w:r>
          </w:p>
        </w:tc>
      </w:tr>
      <w:tr w14:paraId="57249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9B9068">
            <w:pPr>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CD41E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9A11FE">
            <w:pPr>
              <w:bidi w:val="0"/>
              <w:rPr>
                <w:rFonts w:hint="default"/>
              </w:rPr>
            </w:pPr>
            <w:r>
              <w:rPr>
                <w:rFonts w:hint="default"/>
                <w:lang w:val="en-US" w:eastAsia="zh-CN"/>
              </w:rPr>
              <w:t>最新成交数量</w:t>
            </w:r>
          </w:p>
        </w:tc>
      </w:tr>
      <w:tr w14:paraId="38BBD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83416B">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34A7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ECDE08">
            <w:pPr>
              <w:bidi w:val="0"/>
              <w:rPr>
                <w:rFonts w:hint="default"/>
              </w:rPr>
            </w:pPr>
            <w:r>
              <w:rPr>
                <w:rFonts w:hint="default"/>
                <w:lang w:val="en-US" w:eastAsia="zh-CN"/>
              </w:rPr>
              <w:t>最新成交时间</w:t>
            </w:r>
          </w:p>
        </w:tc>
      </w:tr>
      <w:tr w14:paraId="5C2E0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380E2D">
            <w:pPr>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F1B0E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D83B53">
            <w:pPr>
              <w:bidi w:val="0"/>
              <w:rPr>
                <w:rFonts w:hint="default"/>
              </w:rPr>
            </w:pPr>
            <w:r>
              <w:rPr>
                <w:rFonts w:hint="default"/>
                <w:lang w:val="en-US" w:eastAsia="zh-CN"/>
              </w:rPr>
              <w:t>成交均价。如果还没成交，系统返回0。</w:t>
            </w:r>
          </w:p>
        </w:tc>
      </w:tr>
      <w:tr w14:paraId="4BA4D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BE6DCB">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D087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20D5EA">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live：等待成交</w:t>
            </w:r>
            <w:r>
              <w:rPr>
                <w:rFonts w:hint="default"/>
                <w:lang w:val="en-US" w:eastAsia="zh-CN"/>
              </w:rPr>
              <w:br w:type="textWrapping"/>
            </w:r>
            <w:r>
              <w:rPr>
                <w:rFonts w:hint="default"/>
                <w:lang w:val="en-US" w:eastAsia="zh-CN"/>
              </w:rPr>
              <w:t>partially_filled：部分成交</w:t>
            </w:r>
          </w:p>
        </w:tc>
      </w:tr>
      <w:tr w14:paraId="5E92E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B29A4E">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86A1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0D019E">
            <w:pPr>
              <w:bidi w:val="0"/>
              <w:rPr>
                <w:rFonts w:hint="default"/>
              </w:rPr>
            </w:pPr>
            <w:r>
              <w:rPr>
                <w:rFonts w:hint="default"/>
                <w:lang w:val="en-US" w:eastAsia="zh-CN"/>
              </w:rPr>
              <w:t>杠杆倍数，0.01到125之间的数值，仅适用于 币币杠杆/交割/永续</w:t>
            </w:r>
          </w:p>
        </w:tc>
      </w:tr>
      <w:tr w14:paraId="44F91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C7C3ED">
            <w:pPr>
              <w:bidi w:val="0"/>
              <w:rPr>
                <w:rFonts w:hint="default"/>
              </w:rPr>
            </w:pPr>
            <w:r>
              <w:rPr>
                <w:rFonts w:hint="default"/>
                <w:lang w:val="en-US" w:eastAsia="zh-CN"/>
              </w:rPr>
              <w:t>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9A5F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7A03F5">
            <w:pPr>
              <w:bidi w:val="0"/>
              <w:rPr>
                <w:rFonts w:hint="default"/>
              </w:rPr>
            </w:pPr>
            <w:r>
              <w:rPr>
                <w:rFonts w:hint="default"/>
                <w:lang w:val="en-US" w:eastAsia="zh-CN"/>
              </w:rPr>
              <w:t>下单附带止盈止损或移动止盈止损时，客户自定义的策略订单ID</w:t>
            </w:r>
          </w:p>
        </w:tc>
      </w:tr>
      <w:tr w14:paraId="4CB5D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ECE543">
            <w:pPr>
              <w:bidi w:val="0"/>
              <w:rPr>
                <w:rFonts w:hint="default"/>
              </w:rPr>
            </w:pPr>
            <w:r>
              <w:rPr>
                <w:rFonts w:hint="default"/>
                <w:lang w:val="en-US" w:eastAsia="zh-CN"/>
              </w:rPr>
              <w:t>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8F80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FAA8F3">
            <w:pPr>
              <w:bidi w:val="0"/>
              <w:rPr>
                <w:rFonts w:hint="default"/>
              </w:rPr>
            </w:pPr>
            <w:r>
              <w:rPr>
                <w:rFonts w:hint="default"/>
                <w:lang w:val="en-US" w:eastAsia="zh-CN"/>
              </w:rPr>
              <w:t>止盈触发价</w:t>
            </w:r>
          </w:p>
        </w:tc>
      </w:tr>
      <w:tr w14:paraId="42CD9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1C3EC1">
            <w:pPr>
              <w:bidi w:val="0"/>
              <w:rPr>
                <w:rFonts w:hint="default"/>
              </w:rPr>
            </w:pPr>
            <w:r>
              <w:rPr>
                <w:rFonts w:hint="default"/>
                <w:lang w:val="en-US" w:eastAsia="zh-CN"/>
              </w:rPr>
              <w:t>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8D59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86DA73">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34627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3B0660">
            <w:pPr>
              <w:bidi w:val="0"/>
              <w:rPr>
                <w:rFonts w:hint="default"/>
              </w:rPr>
            </w:pPr>
            <w:r>
              <w:rPr>
                <w:rFonts w:hint="default"/>
                <w:lang w:val="en-US" w:eastAsia="zh-CN"/>
              </w:rPr>
              <w:t>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D6E95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A66B26">
            <w:pPr>
              <w:bidi w:val="0"/>
              <w:rPr>
                <w:rFonts w:hint="default"/>
              </w:rPr>
            </w:pPr>
            <w:r>
              <w:rPr>
                <w:rFonts w:hint="default"/>
                <w:lang w:val="en-US" w:eastAsia="zh-CN"/>
              </w:rPr>
              <w:t>止损触发价</w:t>
            </w:r>
          </w:p>
        </w:tc>
      </w:tr>
      <w:tr w14:paraId="47595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8E6CFB">
            <w:pPr>
              <w:bidi w:val="0"/>
              <w:rPr>
                <w:rFonts w:hint="default"/>
              </w:rPr>
            </w:pPr>
            <w:r>
              <w:rPr>
                <w:rFonts w:hint="default"/>
                <w:lang w:val="en-US" w:eastAsia="zh-CN"/>
              </w:rPr>
              <w:t>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EC02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A8D0CF">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51A10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495039">
            <w:pPr>
              <w:bidi w:val="0"/>
              <w:rPr>
                <w:rFonts w:hint="default"/>
              </w:rPr>
            </w:pPr>
            <w:r>
              <w:rPr>
                <w:rFonts w:hint="default"/>
                <w:lang w:val="en-US" w:eastAsia="zh-CN"/>
              </w:rPr>
              <w:t>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11616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BABDA4">
            <w:pPr>
              <w:bidi w:val="0"/>
              <w:rPr>
                <w:rFonts w:hint="default"/>
              </w:rPr>
            </w:pPr>
            <w:r>
              <w:rPr>
                <w:rFonts w:hint="default"/>
                <w:lang w:val="en-US" w:eastAsia="zh-CN"/>
              </w:rPr>
              <w:t>止损委托价</w:t>
            </w:r>
          </w:p>
        </w:tc>
      </w:tr>
      <w:tr w14:paraId="40BAA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82EF4E">
            <w:pPr>
              <w:bidi w:val="0"/>
              <w:rPr>
                <w:rFonts w:hint="default"/>
              </w:rPr>
            </w:pPr>
            <w:r>
              <w:rPr>
                <w:rFonts w:hint="default"/>
                <w:lang w:val="en-US" w:eastAsia="zh-CN"/>
              </w:rPr>
              <w:t>tpOrdPx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FAD7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9F770B">
            <w:pPr>
              <w:bidi w:val="0"/>
              <w:rPr>
                <w:rFonts w:hint="default"/>
              </w:rPr>
            </w:pPr>
            <w:r>
              <w:rPr>
                <w:rFonts w:hint="default"/>
                <w:lang w:val="en-US" w:eastAsia="zh-CN"/>
              </w:rPr>
              <w:t>止盈委托价</w:t>
            </w:r>
          </w:p>
        </w:tc>
      </w:tr>
      <w:tr w14:paraId="7FB26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3D44BA">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AF6C6C">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692C1B">
            <w:pPr>
              <w:bidi w:val="0"/>
              <w:rPr>
                <w:rFonts w:hint="default"/>
              </w:rPr>
            </w:pPr>
            <w:r>
              <w:rPr>
                <w:rFonts w:hint="default"/>
                <w:lang w:val="en-US" w:eastAsia="zh-CN"/>
              </w:rPr>
              <w:t>附带止盈止损或移动止盈止损订单信息</w:t>
            </w:r>
          </w:p>
        </w:tc>
      </w:tr>
      <w:tr w14:paraId="64B11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DBAC95">
            <w:pPr>
              <w:bidi w:val="0"/>
              <w:rPr>
                <w:rFonts w:hint="default"/>
              </w:rPr>
            </w:pPr>
            <w:r>
              <w:rPr>
                <w:rFonts w:hint="default"/>
                <w:lang w:val="en-US" w:eastAsia="zh-CN"/>
              </w:rPr>
              <w:t>&gt; attachAlgoId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8C96D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5F9C99">
            <w:pPr>
              <w:bidi w:val="0"/>
              <w:rPr>
                <w:rFonts w:hint="default"/>
              </w:rPr>
            </w:pPr>
            <w:r>
              <w:rPr>
                <w:rFonts w:hint="default"/>
                <w:lang w:val="en-US" w:eastAsia="zh-CN"/>
              </w:rPr>
              <w:t>附带止盈止损或移动止盈止损的订单ID，改单时，可用来标识该笔附带止盈止损订单。下附带策略委托单时，该值不会传给 algoId</w:t>
            </w:r>
          </w:p>
        </w:tc>
      </w:tr>
      <w:tr w14:paraId="3B00A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12F345">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0E139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CB5DC7">
            <w:pPr>
              <w:bidi w:val="0"/>
              <w:rPr>
                <w:rFonts w:hint="default"/>
              </w:rPr>
            </w:pPr>
            <w:r>
              <w:rPr>
                <w:rFonts w:hint="default"/>
                <w:lang w:val="en-US" w:eastAsia="zh-CN"/>
              </w:rPr>
              <w:t>下单附带止盈止损或移动止盈止损时，客户自定义的策略订单ID</w:t>
            </w:r>
          </w:p>
        </w:tc>
      </w:tr>
      <w:tr w14:paraId="35049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FD7E13">
            <w:pPr>
              <w:bidi w:val="0"/>
              <w:rPr>
                <w:rFonts w:hint="default"/>
              </w:rPr>
            </w:pPr>
            <w:r>
              <w:rPr>
                <w:rFonts w:hint="default"/>
                <w:lang w:val="en-US" w:eastAsia="zh-CN"/>
              </w:rPr>
              <w:t>&gt; tpOrdKind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D535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D62354">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p>
        </w:tc>
      </w:tr>
      <w:tr w14:paraId="13B08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0053D7">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C5180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911727">
            <w:pPr>
              <w:bidi w:val="0"/>
              <w:rPr>
                <w:rFonts w:hint="default"/>
              </w:rPr>
            </w:pPr>
            <w:r>
              <w:rPr>
                <w:rFonts w:hint="default"/>
                <w:lang w:val="en-US" w:eastAsia="zh-CN"/>
              </w:rPr>
              <w:t>止盈触发价</w:t>
            </w:r>
          </w:p>
        </w:tc>
      </w:tr>
      <w:tr w14:paraId="7B3E4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A82A27">
            <w:pPr>
              <w:bidi w:val="0"/>
              <w:rPr>
                <w:rFonts w:hint="default"/>
              </w:rPr>
            </w:pPr>
            <w:r>
              <w:rPr>
                <w:rFonts w:hint="default"/>
                <w:lang w:val="en-US" w:eastAsia="zh-CN"/>
              </w:rPr>
              <w:t>&gt; 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6E4F5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1AC119">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p>
        </w:tc>
      </w:tr>
      <w:tr w14:paraId="571FA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2B1147">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18A7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413BF3">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2FF0B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296BB3">
            <w:pPr>
              <w:bidi w:val="0"/>
              <w:rPr>
                <w:rFonts w:hint="default"/>
              </w:rPr>
            </w:pPr>
            <w:r>
              <w:rPr>
                <w:rFonts w:hint="default"/>
                <w:lang w:val="en-US" w:eastAsia="zh-CN"/>
              </w:rPr>
              <w: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A6CF2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F47DA0">
            <w:pPr>
              <w:bidi w:val="0"/>
              <w:rPr>
                <w:rFonts w:hint="default"/>
              </w:rPr>
            </w:pPr>
            <w:r>
              <w:rPr>
                <w:rFonts w:hint="default"/>
                <w:lang w:val="en-US" w:eastAsia="zh-CN"/>
              </w:rPr>
              <w:t>止盈委托价</w:t>
            </w:r>
          </w:p>
        </w:tc>
      </w:tr>
      <w:tr w14:paraId="5C9E6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DCA0AF">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FF31D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B50D40">
            <w:pPr>
              <w:bidi w:val="0"/>
              <w:rPr>
                <w:rFonts w:hint="default"/>
              </w:rPr>
            </w:pPr>
            <w:r>
              <w:rPr>
                <w:rFonts w:hint="default"/>
                <w:lang w:val="en-US" w:eastAsia="zh-CN"/>
              </w:rPr>
              <w:t>止损触发价</w:t>
            </w:r>
          </w:p>
        </w:tc>
      </w:tr>
      <w:tr w14:paraId="310FB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B25804">
            <w:pPr>
              <w:bidi w:val="0"/>
              <w:rPr>
                <w:rFonts w:hint="default"/>
              </w:rPr>
            </w:pPr>
            <w:r>
              <w:rPr>
                <w:rFonts w:hint="default"/>
                <w:lang w:val="en-US" w:eastAsia="zh-CN"/>
              </w:rPr>
              <w:t>&gt; 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AAAB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C769E8">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p>
        </w:tc>
      </w:tr>
      <w:tr w14:paraId="05CDC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6CF36A">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8F9D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3E9857">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1E878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518F17">
            <w:pPr>
              <w:bidi w:val="0"/>
              <w:rPr>
                <w:rFonts w:hint="default"/>
              </w:rPr>
            </w:pPr>
            <w:r>
              <w:rPr>
                <w:rFonts w:hint="default"/>
                <w:lang w:val="en-US" w:eastAsia="zh-CN"/>
              </w:rPr>
              <w: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CE4D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C14D16">
            <w:pPr>
              <w:bidi w:val="0"/>
              <w:rPr>
                <w:rFonts w:hint="default"/>
              </w:rPr>
            </w:pPr>
            <w:r>
              <w:rPr>
                <w:rFonts w:hint="default"/>
                <w:lang w:val="en-US" w:eastAsia="zh-CN"/>
              </w:rPr>
              <w:t>止损委托价</w:t>
            </w:r>
          </w:p>
        </w:tc>
      </w:tr>
      <w:tr w14:paraId="71392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DEC046">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96F0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671647">
            <w:pPr>
              <w:bidi w:val="0"/>
              <w:rPr>
                <w:rFonts w:hint="default"/>
              </w:rPr>
            </w:pPr>
            <w:r>
              <w:rPr>
                <w:rFonts w:hint="default"/>
                <w:lang w:val="en-US" w:eastAsia="zh-CN"/>
              </w:rPr>
              <w:t>张数。仅适用于”多笔止盈”的止盈订单</w:t>
            </w:r>
          </w:p>
        </w:tc>
      </w:tr>
      <w:tr w14:paraId="0A9F6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9C4E0F">
            <w:pPr>
              <w:bidi w:val="0"/>
              <w:rPr>
                <w:rFonts w:hint="default"/>
              </w:rPr>
            </w:pPr>
            <w:r>
              <w:rPr>
                <w:rFonts w:hint="default"/>
                <w:lang w:val="en-US" w:eastAsia="zh-CN"/>
              </w:rPr>
              <w: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459D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C41F44">
            <w:pPr>
              <w:bidi w:val="0"/>
              <w:rPr>
                <w:rFonts w:hint="default"/>
              </w:rPr>
            </w:pPr>
            <w:r>
              <w:rPr>
                <w:rFonts w:hint="default"/>
                <w:lang w:val="en-US" w:eastAsia="zh-CN"/>
              </w:rPr>
              <w:t>是否启用开仓价止损，仅适用于分批止盈的止损订单</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w:t>
            </w:r>
          </w:p>
        </w:tc>
      </w:tr>
      <w:tr w14:paraId="6147E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C4C939">
            <w:pPr>
              <w:bidi w:val="0"/>
              <w:rPr>
                <w:rFonts w:hint="default"/>
              </w:rPr>
            </w:pPr>
            <w:r>
              <w:rPr>
                <w:rFonts w:hint="default"/>
                <w:lang w:val="en-US" w:eastAsia="zh-CN"/>
              </w:rPr>
              <w:t>&gt; 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BE066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A50BFE">
            <w:pPr>
              <w:bidi w:val="0"/>
              <w:rPr>
                <w:rFonts w:hint="default"/>
              </w:rPr>
            </w:pPr>
            <w:r>
              <w:rPr>
                <w:rFonts w:hint="default"/>
                <w:lang w:val="en-US" w:eastAsia="zh-CN"/>
              </w:rPr>
              <w:t>回调幅度的比例，如 0.05 代表 5%</w:t>
            </w:r>
          </w:p>
        </w:tc>
      </w:tr>
      <w:tr w14:paraId="6D8C8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A2D8F7">
            <w:pPr>
              <w:bidi w:val="0"/>
              <w:rPr>
                <w:rFonts w:hint="default"/>
              </w:rPr>
            </w:pPr>
            <w:r>
              <w:rPr>
                <w:rFonts w:hint="default"/>
                <w:lang w:val="en-US" w:eastAsia="zh-CN"/>
              </w:rPr>
              <w:t>&gt; 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2A00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2C20E7">
            <w:pPr>
              <w:bidi w:val="0"/>
              <w:rPr>
                <w:rFonts w:hint="default"/>
              </w:rPr>
            </w:pPr>
            <w:r>
              <w:rPr>
                <w:rFonts w:hint="default"/>
                <w:lang w:val="en-US" w:eastAsia="zh-CN"/>
              </w:rPr>
              <w:t>回调幅度的价距</w:t>
            </w:r>
          </w:p>
        </w:tc>
      </w:tr>
      <w:tr w14:paraId="0EFF2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F3BC4A">
            <w:pPr>
              <w:bidi w:val="0"/>
              <w:rPr>
                <w:rFonts w:hint="default"/>
              </w:rPr>
            </w:pPr>
            <w:r>
              <w:rPr>
                <w:rFonts w:hint="default"/>
                <w:lang w:val="en-US" w:eastAsia="zh-CN"/>
              </w:rPr>
              <w:t>&gt; activePx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B4FC4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F22847">
            <w:pPr>
              <w:bidi w:val="0"/>
              <w:rPr>
                <w:rFonts w:hint="default"/>
              </w:rPr>
            </w:pPr>
            <w:r>
              <w:rPr>
                <w:rFonts w:hint="default"/>
                <w:lang w:val="en-US" w:eastAsia="zh-CN"/>
              </w:rPr>
              <w:t>激活价格</w:t>
            </w:r>
          </w:p>
        </w:tc>
      </w:tr>
      <w:tr w14:paraId="16199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9F8FF5">
            <w:pPr>
              <w:bidi w:val="0"/>
              <w:rPr>
                <w:rFonts w:hint="default"/>
              </w:rPr>
            </w:pPr>
            <w:r>
              <w:rPr>
                <w:rFonts w:hint="default"/>
                <w:lang w:val="en-US" w:eastAsia="zh-CN"/>
              </w:rPr>
              <w:t>&gt; failCode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CB4A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34A6AB">
            <w:pPr>
              <w:bidi w:val="0"/>
              <w:rPr>
                <w:rFonts w:hint="default"/>
              </w:rPr>
            </w:pPr>
            <w:r>
              <w:rPr>
                <w:rFonts w:hint="default"/>
                <w:lang w:val="en-US" w:eastAsia="zh-CN"/>
              </w:rPr>
              <w:t>委托失败的错误码，默认为””,</w:t>
            </w:r>
            <w:r>
              <w:rPr>
                <w:rFonts w:hint="default"/>
                <w:lang w:val="en-US" w:eastAsia="zh-CN"/>
              </w:rPr>
              <w:br w:type="textWrapping"/>
            </w:r>
            <w:r>
              <w:rPr>
                <w:rFonts w:hint="default"/>
                <w:lang w:val="en-US" w:eastAsia="zh-CN"/>
              </w:rPr>
              <w:t>委托失败时有值，如 51020</w:t>
            </w:r>
          </w:p>
        </w:tc>
      </w:tr>
      <w:tr w14:paraId="07CBA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2679EA">
            <w:pPr>
              <w:bidi w:val="0"/>
              <w:rPr>
                <w:rFonts w:hint="default"/>
              </w:rPr>
            </w:pPr>
            <w:r>
              <w:rPr>
                <w:rFonts w:hint="default"/>
                <w:lang w:val="en-US" w:eastAsia="zh-CN"/>
              </w:rPr>
              <w:t>&gt; failReason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C41B6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35048A">
            <w:pPr>
              <w:bidi w:val="0"/>
              <w:rPr>
                <w:rFonts w:hint="default"/>
              </w:rPr>
            </w:pPr>
            <w:r>
              <w:rPr>
                <w:rFonts w:hint="default"/>
                <w:lang w:val="en-US" w:eastAsia="zh-CN"/>
              </w:rPr>
              <w:t>委托失败的原因，默认为””</w:t>
            </w:r>
            <w:r>
              <w:rPr>
                <w:rFonts w:hint="default"/>
                <w:lang w:val="en-US" w:eastAsia="zh-CN"/>
              </w:rPr>
              <w:br w:type="textWrapping"/>
            </w:r>
            <w:r>
              <w:rPr>
                <w:rFonts w:hint="default"/>
                <w:lang w:val="en-US" w:eastAsia="zh-CN"/>
              </w:rPr>
              <w:t>委托失败时有值</w:t>
            </w:r>
          </w:p>
        </w:tc>
      </w:tr>
      <w:tr w14:paraId="0D62E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0F63F8">
            <w:pPr>
              <w:bidi w:val="0"/>
              <w:rPr>
                <w:rFonts w:hint="default"/>
              </w:rPr>
            </w:pPr>
            <w:r>
              <w:rPr>
                <w:rFonts w:hint="default"/>
                <w:lang w:val="en-US" w:eastAsia="zh-CN"/>
              </w:rPr>
              <w:t>linkedAlgoOrd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B411EC">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E7100C">
            <w:pPr>
              <w:bidi w:val="0"/>
              <w:rPr>
                <w:rFonts w:hint="default"/>
              </w:rPr>
            </w:pPr>
            <w:r>
              <w:rPr>
                <w:rFonts w:hint="default"/>
                <w:lang w:val="en-US" w:eastAsia="zh-CN"/>
              </w:rPr>
              <w:t>止损订单信息，仅适用于包含限价止盈单的双向止盈止损订单，触发后生成的普通订单</w:t>
            </w:r>
          </w:p>
        </w:tc>
      </w:tr>
      <w:tr w14:paraId="009D3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D3B0FD">
            <w:pPr>
              <w:bidi w:val="0"/>
              <w:rPr>
                <w:rFonts w:hint="default"/>
              </w:rPr>
            </w:pPr>
            <w:r>
              <w:rPr>
                <w:rFonts w:hint="default"/>
                <w:lang w:val="en-US" w:eastAsia="zh-CN"/>
              </w:rPr>
              <w:t>&gt; 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F5F2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FB995B">
            <w:pPr>
              <w:bidi w:val="0"/>
              <w:rPr>
                <w:rFonts w:hint="default"/>
              </w:rPr>
            </w:pPr>
            <w:r>
              <w:rPr>
                <w:rFonts w:hint="default"/>
                <w:lang w:val="en-US" w:eastAsia="zh-CN"/>
              </w:rPr>
              <w:t>策略订单唯一标识</w:t>
            </w:r>
          </w:p>
        </w:tc>
      </w:tr>
      <w:tr w14:paraId="6A434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F12D39">
            <w:pPr>
              <w:bidi w:val="0"/>
              <w:rPr>
                <w:rFonts w:hint="default"/>
              </w:rPr>
            </w:pPr>
            <w:r>
              <w:rPr>
                <w:rFonts w:hint="default"/>
                <w:lang w:val="en-US" w:eastAsia="zh-CN"/>
              </w:rPr>
              <w:t>stpId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E0792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AA538E">
            <w:pPr>
              <w:bidi w:val="0"/>
              <w:rPr>
                <w:rFonts w:hint="default"/>
              </w:rPr>
            </w:pPr>
            <w:del w:id="7">
              <w:r>
                <w:rPr>
                  <w:rFonts w:hint="default"/>
                  <w:lang w:val="en-US" w:eastAsia="zh-CN"/>
                </w:rPr>
                <w:delText>自成交保护ID</w:delText>
              </w:r>
            </w:del>
            <w:del w:id="8">
              <w:r>
                <w:rPr>
                  <w:rFonts w:hint="default"/>
                  <w:lang w:val="en-US" w:eastAsia="zh-CN"/>
                </w:rPr>
                <w:br w:type="textWrapping"/>
              </w:r>
            </w:del>
            <w:del w:id="9">
              <w:r>
                <w:rPr>
                  <w:rFonts w:hint="default"/>
                  <w:lang w:val="en-US" w:eastAsia="zh-CN"/>
                </w:rPr>
                <w:delText>如果自成交保护不适用则返回""</w:delText>
              </w:r>
            </w:del>
            <w:r>
              <w:rPr>
                <w:rFonts w:hint="default"/>
                <w:lang w:val="en-US" w:eastAsia="zh-CN"/>
              </w:rPr>
              <w:t>（已弃用）</w:t>
            </w:r>
          </w:p>
        </w:tc>
      </w:tr>
      <w:tr w14:paraId="53054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ECE2F0">
            <w:pPr>
              <w:bidi w:val="0"/>
              <w:rPr>
                <w:rFonts w:hint="default"/>
              </w:rPr>
            </w:pPr>
            <w:r>
              <w:rPr>
                <w:rFonts w:hint="default"/>
                <w:lang w:val="en-US" w:eastAsia="zh-CN"/>
              </w:rPr>
              <w:t>stpMode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41282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FA6AA1">
            <w:pPr>
              <w:bidi w:val="0"/>
              <w:rPr>
                <w:rFonts w:hint="default"/>
              </w:rPr>
            </w:pPr>
            <w:r>
              <w:rPr>
                <w:rFonts w:hint="default"/>
                <w:lang w:val="en-US" w:eastAsia="zh-CN"/>
              </w:rPr>
              <w:t>自成交保护模式</w:t>
            </w:r>
          </w:p>
        </w:tc>
      </w:tr>
      <w:tr w14:paraId="55278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D90825">
            <w:pPr>
              <w:bidi w:val="0"/>
              <w:rPr>
                <w:rFonts w:hint="default"/>
              </w:rPr>
            </w:pPr>
            <w:r>
              <w:rPr>
                <w:rFonts w:hint="default"/>
                <w:lang w:val="en-US" w:eastAsia="zh-CN"/>
              </w:rPr>
              <w:t>feeCcy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2DA9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3471CD">
            <w:pPr>
              <w:bidi w:val="0"/>
              <w:rPr>
                <w:rFonts w:hint="default"/>
              </w:rPr>
            </w:pPr>
            <w:r>
              <w:rPr>
                <w:rFonts w:hint="default"/>
                <w:lang w:val="en-US" w:eastAsia="zh-CN"/>
              </w:rPr>
              <w:t>手续费币种</w:t>
            </w:r>
            <w:r>
              <w:rPr>
                <w:rFonts w:hint="default"/>
                <w:lang w:val="en-US" w:eastAsia="zh-CN"/>
              </w:rPr>
              <w:br w:type="textWrapping"/>
            </w:r>
            <w:r>
              <w:rPr>
                <w:rFonts w:hint="default"/>
                <w:lang w:val="en-US" w:eastAsia="zh-CN"/>
              </w:rPr>
              <w:t>对于币币和杠杆的挂单卖单，表示计价币种；其他情况下，表示收取手续费的币种。</w:t>
            </w:r>
          </w:p>
        </w:tc>
      </w:tr>
      <w:tr w14:paraId="38B9A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E28A18">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52343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C38E16">
            <w:pPr>
              <w:bidi w:val="0"/>
              <w:rPr>
                <w:rFonts w:hint="default"/>
              </w:rPr>
            </w:pPr>
            <w:r>
              <w:rPr>
                <w:rFonts w:hint="default"/>
                <w:lang w:val="en-US" w:eastAsia="zh-CN"/>
              </w:rPr>
              <w:t>手续费金额</w:t>
            </w:r>
            <w:r>
              <w:rPr>
                <w:rFonts w:hint="default"/>
                <w:lang w:val="en-US" w:eastAsia="zh-CN"/>
              </w:rPr>
              <w:br w:type="textWrapping"/>
            </w:r>
            <w:r>
              <w:rPr>
                <w:rFonts w:hint="default"/>
                <w:lang w:val="en-US" w:eastAsia="zh-CN"/>
              </w:rPr>
              <w:t>对于币币和杠杆（除挂单卖单外）：平台收取的累计手续费，始终为负数。</w:t>
            </w:r>
            <w:r>
              <w:rPr>
                <w:rFonts w:hint="default"/>
                <w:lang w:val="en-US" w:eastAsia="zh-CN"/>
              </w:rPr>
              <w:br w:type="textWrapping"/>
            </w:r>
            <w:r>
              <w:rPr>
                <w:rFonts w:hint="default"/>
                <w:lang w:val="en-US" w:eastAsia="zh-CN"/>
              </w:rPr>
              <w:t>对于币币和杠杆的挂单卖单、交割、永续和期权：累计手续费和返佣（币币和杠杆挂单卖单始终以计价币种计算）。</w:t>
            </w:r>
          </w:p>
        </w:tc>
      </w:tr>
      <w:tr w14:paraId="26DFC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5DA490">
            <w:pPr>
              <w:bidi w:val="0"/>
              <w:rPr>
                <w:rFonts w:hint="default"/>
              </w:rPr>
            </w:pPr>
            <w:r>
              <w:rPr>
                <w:rFonts w:hint="default"/>
                <w:lang w:val="en-US" w:eastAsia="zh-CN"/>
              </w:rPr>
              <w:t>rebateCcy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EDE20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7FC959">
            <w:pPr>
              <w:bidi w:val="0"/>
              <w:rPr>
                <w:rFonts w:hint="default"/>
              </w:rPr>
            </w:pPr>
            <w:r>
              <w:rPr>
                <w:rFonts w:hint="default"/>
                <w:lang w:val="en-US" w:eastAsia="zh-CN"/>
              </w:rPr>
              <w:t>返佣币种</w:t>
            </w:r>
            <w:r>
              <w:rPr>
                <w:rFonts w:hint="default"/>
                <w:lang w:val="en-US" w:eastAsia="zh-CN"/>
              </w:rPr>
              <w:br w:type="textWrapping"/>
            </w:r>
            <w:r>
              <w:rPr>
                <w:rFonts w:hint="default"/>
                <w:lang w:val="en-US" w:eastAsia="zh-CN"/>
              </w:rPr>
              <w:t>对于币币和杠杆的挂单卖单，表示交易币种；其他情况下，表示支付返佣的币种。</w:t>
            </w:r>
          </w:p>
        </w:tc>
      </w:tr>
      <w:tr w14:paraId="595B2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5651EE">
            <w:pPr>
              <w:bidi w:val="0"/>
              <w:rPr>
                <w:rFonts w:hint="default"/>
              </w:rPr>
            </w:pPr>
            <w:r>
              <w:rPr>
                <w:rFonts w:hint="default"/>
                <w:lang w:val="en-US" w:eastAsia="zh-CN"/>
              </w:rPr>
              <w:t>rebate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90A49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3C936E">
            <w:pPr>
              <w:bidi w:val="0"/>
              <w:rPr>
                <w:rFonts w:hint="default"/>
              </w:rPr>
            </w:pPr>
            <w:r>
              <w:rPr>
                <w:rFonts w:hint="default"/>
                <w:lang w:val="en-US" w:eastAsia="zh-CN"/>
              </w:rPr>
              <w:t>返佣金额，仅适用于币币和杠杆</w:t>
            </w:r>
            <w:r>
              <w:rPr>
                <w:rFonts w:hint="default"/>
                <w:lang w:val="en-US" w:eastAsia="zh-CN"/>
              </w:rPr>
              <w:br w:type="textWrapping"/>
            </w:r>
            <w:r>
              <w:rPr>
                <w:rFonts w:hint="default"/>
                <w:lang w:val="en-US" w:eastAsia="zh-CN"/>
              </w:rPr>
              <w:t>对于挂单卖单：以交易币种为单位的</w:t>
            </w:r>
            <w:del w:id="10">
              <w:r>
                <w:rPr>
                  <w:rFonts w:hint="default"/>
                  <w:lang w:val="en-US" w:eastAsia="zh-CN"/>
                </w:rPr>
                <w:delText>累计手续费和</w:delText>
              </w:r>
            </w:del>
            <w:r>
              <w:rPr>
                <w:rFonts w:hint="default"/>
                <w:lang w:val="en-US" w:eastAsia="zh-CN"/>
              </w:rPr>
              <w:t>返佣金额。</w:t>
            </w:r>
            <w:r>
              <w:rPr>
                <w:rFonts w:hint="default"/>
                <w:lang w:val="en-US" w:eastAsia="zh-CN"/>
              </w:rPr>
              <w:br w:type="textWrapping"/>
            </w:r>
            <w:r>
              <w:rPr>
                <w:rFonts w:hint="default"/>
                <w:lang w:val="en-US" w:eastAsia="zh-CN"/>
              </w:rPr>
              <w:t>其他情况下，表示挂单返佣金额，始终为正数，如无返佣则返回""。</w:t>
            </w:r>
          </w:p>
        </w:tc>
      </w:tr>
      <w:tr w14:paraId="280FC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1C0747">
            <w:pPr>
              <w:bidi w:val="0"/>
              <w:rPr>
                <w:rFonts w:hint="default"/>
              </w:rPr>
            </w:pPr>
            <w:r>
              <w:rPr>
                <w:rFonts w:hint="default"/>
                <w:lang w:val="en-US" w:eastAsia="zh-CN"/>
              </w:rPr>
              <w:t>source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2492C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D928CA">
            <w:pPr>
              <w:bidi w:val="0"/>
              <w:rPr>
                <w:rFonts w:hint="default"/>
              </w:rPr>
            </w:pPr>
            <w:r>
              <w:rPr>
                <w:rFonts w:hint="default"/>
                <w:lang w:val="en-US" w:eastAsia="zh-CN"/>
              </w:rPr>
              <w:t>订单来源</w:t>
            </w:r>
            <w:r>
              <w:rPr>
                <w:rFonts w:hint="default"/>
                <w:lang w:val="en-US" w:eastAsia="zh-CN"/>
              </w:rPr>
              <w:br w:type="textWrapping"/>
            </w:r>
            <w:r>
              <w:rPr>
                <w:rFonts w:hint="default"/>
                <w:lang w:val="en-US" w:eastAsia="zh-CN"/>
              </w:rPr>
              <w:t>6：计划委托策略触发后的生成的普通单</w:t>
            </w:r>
            <w:r>
              <w:rPr>
                <w:rFonts w:hint="default"/>
                <w:lang w:val="en-US" w:eastAsia="zh-CN"/>
              </w:rPr>
              <w:br w:type="textWrapping"/>
            </w:r>
            <w:r>
              <w:rPr>
                <w:rFonts w:hint="default"/>
                <w:lang w:val="en-US" w:eastAsia="zh-CN"/>
              </w:rPr>
              <w:t>7：止盈止损策略触发后的生成的普通单</w:t>
            </w:r>
            <w:r>
              <w:rPr>
                <w:rFonts w:hint="default"/>
                <w:lang w:val="en-US" w:eastAsia="zh-CN"/>
              </w:rPr>
              <w:br w:type="textWrapping"/>
            </w:r>
            <w:r>
              <w:rPr>
                <w:rFonts w:hint="default"/>
                <w:lang w:val="en-US" w:eastAsia="zh-CN"/>
              </w:rPr>
              <w:t>13：策略委托单触发后的生成的普通单</w:t>
            </w:r>
            <w:r>
              <w:rPr>
                <w:rFonts w:hint="default"/>
                <w:lang w:val="en-US" w:eastAsia="zh-CN"/>
              </w:rPr>
              <w:br w:type="textWrapping"/>
            </w:r>
            <w:r>
              <w:rPr>
                <w:rFonts w:hint="default"/>
                <w:lang w:val="en-US" w:eastAsia="zh-CN"/>
              </w:rPr>
              <w:t>25：移动止盈止损策略触发后的生成的普通单</w:t>
            </w:r>
            <w:r>
              <w:rPr>
                <w:rFonts w:hint="default"/>
                <w:lang w:val="en-US" w:eastAsia="zh-CN"/>
              </w:rPr>
              <w:br w:type="textWrapping"/>
            </w:r>
            <w:r>
              <w:rPr>
                <w:rFonts w:hint="default"/>
                <w:lang w:val="en-US" w:eastAsia="zh-CN"/>
              </w:rPr>
              <w:t>34: 追逐限价委托生成的普通单</w:t>
            </w:r>
          </w:p>
        </w:tc>
      </w:tr>
      <w:tr w14:paraId="5150A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F4DCBF">
            <w:pPr>
              <w:bidi w:val="0"/>
              <w:rPr>
                <w:rFonts w:hint="default"/>
              </w:rPr>
            </w:pPr>
            <w:r>
              <w:rPr>
                <w:rFonts w:hint="default"/>
                <w:lang w:val="en-US" w:eastAsia="zh-CN"/>
              </w:rPr>
              <w:t>category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8491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40DC9E">
            <w:pPr>
              <w:bidi w:val="0"/>
              <w:rPr>
                <w:rFonts w:hint="default"/>
              </w:rPr>
            </w:pPr>
            <w:r>
              <w:rPr>
                <w:rFonts w:hint="default"/>
                <w:lang w:val="en-US" w:eastAsia="zh-CN"/>
              </w:rPr>
              <w:t>订单种类</w:t>
            </w:r>
            <w:r>
              <w:rPr>
                <w:rFonts w:hint="default"/>
                <w:lang w:val="en-US" w:eastAsia="zh-CN"/>
              </w:rPr>
              <w:br w:type="textWrapping"/>
            </w:r>
            <w:r>
              <w:rPr>
                <w:rFonts w:hint="default"/>
                <w:lang w:val="en-US" w:eastAsia="zh-CN"/>
              </w:rPr>
              <w:t>normal：普通委托</w:t>
            </w:r>
            <w:r>
              <w:rPr>
                <w:rFonts w:hint="default"/>
                <w:lang w:val="en-US" w:eastAsia="zh-CN"/>
              </w:rPr>
              <w:br w:type="textWrapping"/>
            </w:r>
            <w:r>
              <w:rPr>
                <w:rFonts w:hint="default"/>
                <w:lang w:val="en-US" w:eastAsia="zh-CN"/>
              </w:rPr>
              <w:t>twap：TWAP自动换币</w:t>
            </w:r>
            <w:r>
              <w:rPr>
                <w:rFonts w:hint="default"/>
                <w:lang w:val="en-US" w:eastAsia="zh-CN"/>
              </w:rPr>
              <w:br w:type="textWrapping"/>
            </w:r>
            <w:r>
              <w:rPr>
                <w:rFonts w:hint="default"/>
                <w:lang w:val="en-US" w:eastAsia="zh-CN"/>
              </w:rPr>
              <w:t>adl：ADL自动减仓</w:t>
            </w:r>
            <w:r>
              <w:rPr>
                <w:rFonts w:hint="default"/>
                <w:lang w:val="en-US" w:eastAsia="zh-CN"/>
              </w:rPr>
              <w:br w:type="textWrapping"/>
            </w:r>
            <w:r>
              <w:rPr>
                <w:rFonts w:hint="default"/>
                <w:lang w:val="en-US" w:eastAsia="zh-CN"/>
              </w:rPr>
              <w:t>full_liquidation：强制平仓</w:t>
            </w:r>
            <w:r>
              <w:rPr>
                <w:rFonts w:hint="default"/>
                <w:lang w:val="en-US" w:eastAsia="zh-CN"/>
              </w:rPr>
              <w:br w:type="textWrapping"/>
            </w:r>
            <w:r>
              <w:rPr>
                <w:rFonts w:hint="default"/>
                <w:lang w:val="en-US" w:eastAsia="zh-CN"/>
              </w:rPr>
              <w:t>partial_liquidation：强制减仓</w:t>
            </w:r>
            <w:r>
              <w:rPr>
                <w:rFonts w:hint="default"/>
                <w:lang w:val="en-US" w:eastAsia="zh-CN"/>
              </w:rPr>
              <w:br w:type="textWrapping"/>
            </w:r>
            <w:r>
              <w:rPr>
                <w:rFonts w:hint="default"/>
                <w:lang w:val="en-US" w:eastAsia="zh-CN"/>
              </w:rPr>
              <w:t>delivery：交割</w:t>
            </w:r>
            <w:r>
              <w:rPr>
                <w:rFonts w:hint="default"/>
                <w:lang w:val="en-US" w:eastAsia="zh-CN"/>
              </w:rPr>
              <w:br w:type="textWrapping"/>
            </w:r>
            <w:r>
              <w:rPr>
                <w:rFonts w:hint="default"/>
                <w:lang w:val="en-US" w:eastAsia="zh-CN"/>
              </w:rPr>
              <w:t>ddh：对冲减仓类型订单</w:t>
            </w:r>
            <w:r>
              <w:rPr>
                <w:rFonts w:hint="default"/>
                <w:lang w:val="en-US" w:eastAsia="zh-CN"/>
              </w:rPr>
              <w:br w:type="textWrapping"/>
            </w:r>
            <w:r>
              <w:rPr>
                <w:rFonts w:hint="default"/>
                <w:lang w:val="en-US" w:eastAsia="zh-CN"/>
              </w:rPr>
              <w:t>auto_conversion：抵押借币自动还币订单</w:t>
            </w:r>
          </w:p>
        </w:tc>
      </w:tr>
      <w:tr w14:paraId="19C24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75F49E">
            <w:pPr>
              <w:bidi w:val="0"/>
              <w:rPr>
                <w:rFonts w:hint="default"/>
              </w:rPr>
            </w:pPr>
            <w:r>
              <w:rPr>
                <w:rFonts w:hint="default"/>
                <w:lang w:val="en-US" w:eastAsia="zh-CN"/>
              </w:rPr>
              <w:t>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B253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6C58F4">
            <w:pPr>
              <w:bidi w:val="0"/>
              <w:rPr>
                <w:rFonts w:hint="default"/>
              </w:rPr>
            </w:pPr>
            <w:r>
              <w:rPr>
                <w:rFonts w:hint="default"/>
                <w:lang w:val="en-US" w:eastAsia="zh-CN"/>
              </w:rPr>
              <w:t>是否只减仓，true 或 false</w:t>
            </w:r>
          </w:p>
        </w:tc>
      </w:tr>
      <w:tr w14:paraId="1155B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6BE0F4">
            <w:pPr>
              <w:bidi w:val="0"/>
              <w:rPr>
                <w:rFonts w:hint="default"/>
              </w:rPr>
            </w:pPr>
            <w:r>
              <w:rPr>
                <w:rFonts w:hint="default"/>
                <w:lang w:val="en-US" w:eastAsia="zh-CN"/>
              </w:rPr>
              <w:t>quickMgnType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080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C6DD7D">
            <w:pPr>
              <w:bidi w:val="0"/>
              <w:rPr>
                <w:rFonts w:hint="default"/>
              </w:rPr>
            </w:pPr>
            <w:del w:id="11">
              <w:r>
                <w:rPr>
                  <w:rFonts w:hint="default"/>
                  <w:lang w:val="en-US" w:eastAsia="zh-CN"/>
                </w:rPr>
                <w:delText>一键借币类型，仅适用于杠杆逐仓的一键借币模式</w:delText>
              </w:r>
            </w:del>
            <w:del w:id="12">
              <w:r>
                <w:rPr>
                  <w:rFonts w:hint="default"/>
                  <w:lang w:val="en-US" w:eastAsia="zh-CN"/>
                </w:rPr>
                <w:br w:type="textWrapping"/>
              </w:r>
            </w:del>
            <w:del w:id="13">
              <w:r>
                <w:rPr>
                  <w:rFonts w:hint="default"/>
                  <w:lang w:val="en-US" w:eastAsia="zh-CN"/>
                </w:rPr>
                <w:delText>manual：手动，auto_borrow：自动借币，auto_repay：自动还币</w:delText>
              </w:r>
            </w:del>
            <w:r>
              <w:rPr>
                <w:rFonts w:hint="default"/>
                <w:lang w:val="en-US" w:eastAsia="zh-CN"/>
              </w:rPr>
              <w:t>（已弃用）</w:t>
            </w:r>
          </w:p>
        </w:tc>
      </w:tr>
      <w:tr w14:paraId="1CBFF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644325">
            <w:pPr>
              <w:bidi w:val="0"/>
              <w:rPr>
                <w:rFonts w:hint="default"/>
              </w:rPr>
            </w:pPr>
            <w:r>
              <w:rPr>
                <w:rFonts w:hint="default"/>
                <w:lang w:val="en-US" w:eastAsia="zh-CN"/>
              </w:rPr>
              <w:t>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0525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0B4884">
            <w:pPr>
              <w:bidi w:val="0"/>
              <w:rPr>
                <w:rFonts w:hint="default"/>
              </w:rPr>
            </w:pPr>
            <w:r>
              <w:rPr>
                <w:rFonts w:hint="default"/>
                <w:lang w:val="en-US" w:eastAsia="zh-CN"/>
              </w:rPr>
              <w:t>客户自定义策略订单ID。策略订单触发，且策略单有algoClOrdId是有值，否则为"",</w:t>
            </w:r>
          </w:p>
        </w:tc>
      </w:tr>
      <w:tr w14:paraId="17F98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6C1985">
            <w:pPr>
              <w:bidi w:val="0"/>
              <w:rPr>
                <w:rFonts w:hint="default"/>
              </w:rPr>
            </w:pPr>
            <w:r>
              <w:rPr>
                <w:rFonts w:hint="default"/>
                <w:lang w:val="en-US" w:eastAsia="zh-CN"/>
              </w:rPr>
              <w:t>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2B849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96EA3D">
            <w:pPr>
              <w:bidi w:val="0"/>
              <w:rPr>
                <w:rFonts w:hint="default"/>
              </w:rPr>
            </w:pPr>
            <w:r>
              <w:rPr>
                <w:rFonts w:hint="default"/>
                <w:lang w:val="en-US" w:eastAsia="zh-CN"/>
              </w:rPr>
              <w:t>策略委托单ID，策略订单触发时有值，否则为""</w:t>
            </w:r>
          </w:p>
        </w:tc>
      </w:tr>
      <w:tr w14:paraId="653D2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7CE315">
            <w:pPr>
              <w:bidi w:val="0"/>
              <w:rPr>
                <w:rFonts w:hint="default"/>
              </w:rPr>
            </w:pPr>
            <w:r>
              <w:rPr>
                <w:rFonts w:hint="default"/>
                <w:lang w:val="en-US" w:eastAsia="zh-CN"/>
              </w:rPr>
              <w:t>isTpLimit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B6BD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93503B">
            <w:pPr>
              <w:bidi w:val="0"/>
              <w:rPr>
                <w:rFonts w:hint="default"/>
              </w:rPr>
            </w:pPr>
            <w:r>
              <w:rPr>
                <w:rFonts w:hint="default"/>
                <w:lang w:val="en-US" w:eastAsia="zh-CN"/>
              </w:rPr>
              <w:t>是否为限价止盈，true 或 false.</w:t>
            </w:r>
          </w:p>
        </w:tc>
      </w:tr>
      <w:tr w14:paraId="5C4F7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F61405">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D299E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88D11B">
            <w:pPr>
              <w:bidi w:val="0"/>
              <w:rPr>
                <w:rFonts w:hint="default"/>
              </w:rPr>
            </w:pPr>
            <w:r>
              <w:rPr>
                <w:rFonts w:hint="default"/>
                <w:lang w:val="en-US" w:eastAsia="zh-CN"/>
              </w:rPr>
              <w:t>订单状态更新时间，Unix时间戳的毫秒数格式，如 1597026383085</w:t>
            </w:r>
          </w:p>
        </w:tc>
      </w:tr>
      <w:tr w14:paraId="50A3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902215">
            <w:pPr>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EDDE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D393FA">
            <w:pPr>
              <w:bidi w:val="0"/>
              <w:rPr>
                <w:rFonts w:hint="default"/>
              </w:rPr>
            </w:pPr>
            <w:r>
              <w:rPr>
                <w:rFonts w:hint="default"/>
                <w:lang w:val="en-US" w:eastAsia="zh-CN"/>
              </w:rPr>
              <w:t>订单创建时间，Unix时间戳的毫秒数格式，如 1597026383085</w:t>
            </w:r>
          </w:p>
        </w:tc>
      </w:tr>
      <w:tr w14:paraId="6EDFB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21EB63">
            <w:pPr>
              <w:bidi w:val="0"/>
              <w:rPr>
                <w:rFonts w:hint="default"/>
              </w:rPr>
            </w:pPr>
            <w:r>
              <w:rPr>
                <w:rFonts w:hint="default"/>
                <w:lang w:val="en-US" w:eastAsia="zh-CN"/>
              </w:rPr>
              <w:t>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34E7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8A570E">
            <w:pPr>
              <w:bidi w:val="0"/>
              <w:rPr>
                <w:rFonts w:hint="default"/>
              </w:rPr>
            </w:pPr>
            <w:r>
              <w:rPr>
                <w:rFonts w:hint="default"/>
                <w:lang w:val="en-US" w:eastAsia="zh-CN"/>
              </w:rPr>
              <w:t>订单取消来源的原因枚举值代码</w:t>
            </w:r>
          </w:p>
        </w:tc>
      </w:tr>
      <w:tr w14:paraId="12619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B9BB60">
            <w:pPr>
              <w:bidi w:val="0"/>
              <w:rPr>
                <w:rFonts w:hint="default"/>
              </w:rPr>
            </w:pPr>
            <w:r>
              <w:rPr>
                <w:rFonts w:hint="default"/>
                <w:lang w:val="en-US" w:eastAsia="zh-CN"/>
              </w:rPr>
              <w:t>cancelSourceReason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E1C50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3EF917">
            <w:pPr>
              <w:bidi w:val="0"/>
              <w:rPr>
                <w:rFonts w:hint="default"/>
              </w:rPr>
            </w:pPr>
            <w:r>
              <w:rPr>
                <w:rFonts w:hint="default"/>
                <w:lang w:val="en-US" w:eastAsia="zh-CN"/>
              </w:rPr>
              <w:t>订单取消来源的对应具体原因</w:t>
            </w:r>
          </w:p>
        </w:tc>
      </w:tr>
      <w:tr w14:paraId="38467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A5BE1C">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4AED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248BDA">
            <w:pPr>
              <w:bidi w:val="0"/>
              <w:rPr>
                <w:rFonts w:hint="default"/>
              </w:rPr>
            </w:pPr>
            <w:r>
              <w:rPr>
                <w:rFonts w:hint="default"/>
                <w:lang w:val="en-US" w:eastAsia="zh-CN"/>
              </w:rPr>
              <w:t>用于交易的计价币种。</w:t>
            </w:r>
          </w:p>
        </w:tc>
      </w:tr>
      <w:tr w14:paraId="0FB0702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3D3B0F">
            <w:pPr>
              <w:bidi w:val="0"/>
              <w:rPr>
                <w:rFonts w:hint="default"/>
              </w:rPr>
            </w:pPr>
            <w:r>
              <w:rPr>
                <w:rFonts w:hint="default"/>
                <w:lang w:val="en-US" w:eastAsia="zh-CN"/>
              </w:rPr>
              <w:t>outcome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B713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C62381">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w:t>
            </w:r>
          </w:p>
        </w:tc>
      </w:tr>
    </w:tbl>
    <w:p w14:paraId="29086AF8">
      <w:pPr>
        <w:bidi w:val="0"/>
        <w:rPr>
          <w:rFonts w:hint="default"/>
        </w:rPr>
      </w:pPr>
      <w:r>
        <w:rPr>
          <w:rFonts w:hint="default"/>
        </w:rPr>
        <w:t>GET / 获取历史订单记录（近七天）</w:t>
      </w:r>
    </w:p>
    <w:p w14:paraId="7835EE54">
      <w:pPr>
        <w:bidi w:val="0"/>
        <w:rPr>
          <w:rFonts w:hint="default"/>
        </w:rPr>
      </w:pPr>
      <w:r>
        <w:rPr>
          <w:rFonts w:hint="default"/>
        </w:rPr>
        <w:t>获取最近7天挂单，且完成的订单数据，包括7天以前挂单，但近7天才成交的订单数据。按照订单创建时间倒序排序。</w:t>
      </w:r>
    </w:p>
    <w:p w14:paraId="668A8E97">
      <w:pPr>
        <w:bidi w:val="0"/>
        <w:rPr>
          <w:rFonts w:hint="default"/>
        </w:rPr>
      </w:pPr>
      <w:r>
        <w:rPr>
          <w:rFonts w:hint="default"/>
        </w:rPr>
        <w:t>已经撤销的未成交单 只保留2小时</w:t>
      </w:r>
    </w:p>
    <w:p w14:paraId="55571B71">
      <w:pPr>
        <w:bidi w:val="0"/>
        <w:rPr>
          <w:rFonts w:hint="default"/>
        </w:rPr>
      </w:pPr>
      <w:r>
        <w:rPr>
          <w:rFonts w:hint="default"/>
        </w:rPr>
        <w:t>限速：40次/2s</w:t>
      </w:r>
    </w:p>
    <w:p w14:paraId="6BE270DB">
      <w:pPr>
        <w:bidi w:val="0"/>
        <w:rPr>
          <w:rFonts w:hint="default"/>
        </w:rPr>
      </w:pPr>
      <w:r>
        <w:rPr>
          <w:rFonts w:hint="default"/>
        </w:rPr>
        <w:t>限速规则：User ID</w:t>
      </w:r>
    </w:p>
    <w:p w14:paraId="141A97EC">
      <w:pPr>
        <w:bidi w:val="0"/>
        <w:rPr>
          <w:rFonts w:hint="default"/>
        </w:rPr>
      </w:pPr>
      <w:r>
        <w:rPr>
          <w:rFonts w:hint="default"/>
        </w:rPr>
        <w:t>权限：读取</w:t>
      </w:r>
    </w:p>
    <w:p w14:paraId="584E0962">
      <w:pPr>
        <w:bidi w:val="0"/>
        <w:rPr>
          <w:rFonts w:hint="default"/>
        </w:rPr>
      </w:pPr>
      <w:r>
        <w:rPr>
          <w:rFonts w:hint="default"/>
        </w:rPr>
        <w:t>HTTP请求</w:t>
      </w:r>
    </w:p>
    <w:p w14:paraId="526FF2D6">
      <w:pPr>
        <w:bidi w:val="0"/>
        <w:rPr>
          <w:rFonts w:hint="default"/>
        </w:rPr>
      </w:pPr>
      <w:r>
        <w:rPr>
          <w:rFonts w:hint="default"/>
        </w:rPr>
        <w:t>GET /api/v5/trade/orders-history</w:t>
      </w:r>
    </w:p>
    <w:p w14:paraId="10D87437">
      <w:pPr>
        <w:bidi w:val="0"/>
      </w:pPr>
      <w:r>
        <w:rPr>
          <w:rFonts w:hint="default"/>
        </w:rPr>
        <w:t>请求示例</w:t>
      </w:r>
    </w:p>
    <w:p w14:paraId="42F5FA85">
      <w:pPr>
        <w:bidi w:val="0"/>
        <w:rPr>
          <w:rFonts w:hint="default"/>
        </w:rPr>
      </w:pPr>
      <w:r>
        <w:rPr>
          <w:rFonts w:hint="default"/>
        </w:rPr>
        <w:t>import okx.Trade as Trade</w:t>
      </w:r>
    </w:p>
    <w:p w14:paraId="17185FC6">
      <w:pPr>
        <w:bidi w:val="0"/>
        <w:rPr>
          <w:rFonts w:hint="default"/>
        </w:rPr>
      </w:pPr>
      <w:r>
        <w:rPr>
          <w:rFonts w:hint="default"/>
        </w:rPr>
        <w:t># API 初始化apikey = "YOUR_API_KEY"secretkey = "YOUR_SECRET_KEY"passphrase = "YOUR_PASSPHRASE"</w:t>
      </w:r>
    </w:p>
    <w:p w14:paraId="5F422A24">
      <w:pPr>
        <w:bidi w:val="0"/>
        <w:rPr>
          <w:rFonts w:hint="default"/>
        </w:rPr>
      </w:pPr>
      <w:r>
        <w:rPr>
          <w:rFonts w:hint="default"/>
        </w:rPr>
        <w:t>flag = "1"  # 实盘: 0, 模拟盘: 1tradeAPI = Trade.TradeAPI(apikey, secretkey, passphrase, False, flag)</w:t>
      </w:r>
    </w:p>
    <w:p w14:paraId="732BE15C">
      <w:pPr>
        <w:bidi w:val="0"/>
        <w:rPr>
          <w:rFonts w:hint="default"/>
        </w:rPr>
      </w:pPr>
      <w:r>
        <w:rPr>
          <w:rFonts w:hint="default"/>
        </w:rPr>
        <w:t># 查询币币历史订单（7天内）</w:t>
      </w:r>
    </w:p>
    <w:p w14:paraId="2292498D">
      <w:pPr>
        <w:bidi w:val="0"/>
        <w:rPr>
          <w:rFonts w:hint="default"/>
        </w:rPr>
      </w:pPr>
      <w:r>
        <w:rPr>
          <w:rFonts w:hint="default"/>
        </w:rPr>
        <w:t># 已经撤销的未成交单 只保留2小时result = tradeAPI.get_orders_history(</w:t>
      </w:r>
    </w:p>
    <w:p w14:paraId="6F8E6940">
      <w:pPr>
        <w:bidi w:val="0"/>
        <w:rPr>
          <w:rFonts w:hint="default"/>
        </w:rPr>
      </w:pPr>
      <w:r>
        <w:rPr>
          <w:rFonts w:hint="default"/>
        </w:rPr>
        <w:t xml:space="preserve">    instType="SPOT",</w:t>
      </w:r>
    </w:p>
    <w:p w14:paraId="281D2A61">
      <w:pPr>
        <w:bidi w:val="0"/>
        <w:rPr>
          <w:rFonts w:hint="default"/>
        </w:rPr>
      </w:pPr>
      <w:r>
        <w:rPr>
          <w:rFonts w:hint="default"/>
        </w:rPr>
        <w:t xml:space="preserve">    ordType="post_only,fok,ioc")print(result)</w:t>
      </w:r>
    </w:p>
    <w:p w14:paraId="7335FD4A">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796"/>
        <w:gridCol w:w="5912"/>
      </w:tblGrid>
      <w:tr w14:paraId="300CF4A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042DB8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46A24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637BAE">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F1D8C05">
            <w:pPr>
              <w:bidi w:val="0"/>
              <w:rPr>
                <w:rFonts w:hint="default"/>
              </w:rPr>
            </w:pPr>
            <w:r>
              <w:rPr>
                <w:rFonts w:hint="default"/>
                <w:lang w:val="en-US" w:eastAsia="zh-CN"/>
              </w:rPr>
              <w:t>描述</w:t>
            </w:r>
          </w:p>
        </w:tc>
      </w:tr>
      <w:tr w14:paraId="5E9D9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9C0437">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53B2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BE638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8EC352">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31A3F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A3A68D">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1480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12233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E3F2F9">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12433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E8718A">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A858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2D6CF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021362">
            <w:pPr>
              <w:bidi w:val="0"/>
              <w:rPr>
                <w:rFonts w:hint="default"/>
              </w:rPr>
            </w:pPr>
            <w:r>
              <w:rPr>
                <w:rFonts w:hint="default"/>
                <w:lang w:val="en-US" w:eastAsia="zh-CN"/>
              </w:rPr>
              <w:t>产品ID，如BTC-USD-190927</w:t>
            </w:r>
          </w:p>
        </w:tc>
      </w:tr>
      <w:tr w14:paraId="64B47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7591B4">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BABF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8EA50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87806A">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op_fok：期权简选（全部成交或立即取消）</w:t>
            </w:r>
            <w:r>
              <w:rPr>
                <w:rFonts w:hint="default"/>
                <w:lang w:val="en-US" w:eastAsia="zh-CN"/>
              </w:rPr>
              <w:br w:type="textWrapping"/>
            </w:r>
            <w:r>
              <w:rPr>
                <w:rFonts w:hint="default"/>
                <w:lang w:val="en-US" w:eastAsia="zh-CN"/>
              </w:rPr>
              <w:t>elp：流动性增强计划订单</w:t>
            </w:r>
          </w:p>
        </w:tc>
      </w:tr>
      <w:tr w14:paraId="4FFD5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A7877C">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6055E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C45FC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8FFA10">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filled：完全成交</w:t>
            </w:r>
            <w:r>
              <w:rPr>
                <w:rFonts w:hint="default"/>
                <w:lang w:val="en-US" w:eastAsia="zh-CN"/>
              </w:rPr>
              <w:br w:type="textWrapping"/>
            </w:r>
            <w:r>
              <w:rPr>
                <w:rFonts w:hint="default"/>
                <w:lang w:val="en-US" w:eastAsia="zh-CN"/>
              </w:rPr>
              <w:t>mmp_canceled：做市商保护机制导致的自动撤单</w:t>
            </w:r>
          </w:p>
        </w:tc>
      </w:tr>
      <w:tr w14:paraId="77CF3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6FA522">
            <w:pPr>
              <w:bidi w:val="0"/>
              <w:rPr>
                <w:rFonts w:hint="default"/>
              </w:rPr>
            </w:pPr>
            <w:r>
              <w:rPr>
                <w:rFonts w:hint="default"/>
                <w:lang w:val="en-US" w:eastAsia="zh-CN"/>
              </w:rPr>
              <w:t>category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D795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26B30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CE4CE5">
            <w:pPr>
              <w:bidi w:val="0"/>
              <w:rPr>
                <w:rFonts w:hint="default"/>
              </w:rPr>
            </w:pPr>
            <w:r>
              <w:rPr>
                <w:rFonts w:hint="default"/>
                <w:lang w:val="en-US" w:eastAsia="zh-CN"/>
              </w:rPr>
              <w:t>订单种类</w:t>
            </w:r>
            <w:r>
              <w:rPr>
                <w:rFonts w:hint="default"/>
                <w:lang w:val="en-US" w:eastAsia="zh-CN"/>
              </w:rPr>
              <w:br w:type="textWrapping"/>
            </w:r>
            <w:r>
              <w:rPr>
                <w:rFonts w:hint="default"/>
                <w:lang w:val="en-US" w:eastAsia="zh-CN"/>
              </w:rPr>
              <w:t>twap：TWAP自动换币</w:t>
            </w:r>
            <w:r>
              <w:rPr>
                <w:rFonts w:hint="default"/>
                <w:lang w:val="en-US" w:eastAsia="zh-CN"/>
              </w:rPr>
              <w:br w:type="textWrapping"/>
            </w:r>
            <w:r>
              <w:rPr>
                <w:rFonts w:hint="default"/>
                <w:lang w:val="en-US" w:eastAsia="zh-CN"/>
              </w:rPr>
              <w:t>adl：ADL自动减仓</w:t>
            </w:r>
            <w:r>
              <w:rPr>
                <w:rFonts w:hint="default"/>
                <w:lang w:val="en-US" w:eastAsia="zh-CN"/>
              </w:rPr>
              <w:br w:type="textWrapping"/>
            </w:r>
            <w:r>
              <w:rPr>
                <w:rFonts w:hint="default"/>
                <w:lang w:val="en-US" w:eastAsia="zh-CN"/>
              </w:rPr>
              <w:t>full_liquidation：强制平仓</w:t>
            </w:r>
            <w:r>
              <w:rPr>
                <w:rFonts w:hint="default"/>
                <w:lang w:val="en-US" w:eastAsia="zh-CN"/>
              </w:rPr>
              <w:br w:type="textWrapping"/>
            </w:r>
            <w:r>
              <w:rPr>
                <w:rFonts w:hint="default"/>
                <w:lang w:val="en-US" w:eastAsia="zh-CN"/>
              </w:rPr>
              <w:t>partial_liquidation：强制减仓</w:t>
            </w:r>
            <w:r>
              <w:rPr>
                <w:rFonts w:hint="default"/>
                <w:lang w:val="en-US" w:eastAsia="zh-CN"/>
              </w:rPr>
              <w:br w:type="textWrapping"/>
            </w:r>
            <w:r>
              <w:rPr>
                <w:rFonts w:hint="default"/>
                <w:lang w:val="en-US" w:eastAsia="zh-CN"/>
              </w:rPr>
              <w:t>delivery：交割</w:t>
            </w:r>
            <w:r>
              <w:rPr>
                <w:rFonts w:hint="default"/>
                <w:lang w:val="en-US" w:eastAsia="zh-CN"/>
              </w:rPr>
              <w:br w:type="textWrapping"/>
            </w:r>
            <w:r>
              <w:rPr>
                <w:rFonts w:hint="default"/>
                <w:lang w:val="en-US" w:eastAsia="zh-CN"/>
              </w:rPr>
              <w:t>ddh：对冲减仓类型订单</w:t>
            </w:r>
          </w:p>
        </w:tc>
      </w:tr>
      <w:tr w14:paraId="7A754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D141B8">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EFA2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F6EC6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CE959E">
            <w:pPr>
              <w:bidi w:val="0"/>
              <w:rPr>
                <w:rFonts w:hint="default"/>
              </w:rPr>
            </w:pPr>
            <w:r>
              <w:rPr>
                <w:rFonts w:hint="default"/>
                <w:lang w:val="en-US" w:eastAsia="zh-CN"/>
              </w:rPr>
              <w:t>请求此ID之前（更旧的数据）的分页内容，传的值为对应接口的ordId</w:t>
            </w:r>
          </w:p>
        </w:tc>
      </w:tr>
      <w:tr w14:paraId="2A111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97F4EF">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E240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7B794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CF8558">
            <w:pPr>
              <w:bidi w:val="0"/>
              <w:rPr>
                <w:rFonts w:hint="default"/>
              </w:rPr>
            </w:pPr>
            <w:r>
              <w:rPr>
                <w:rFonts w:hint="default"/>
                <w:lang w:val="en-US" w:eastAsia="zh-CN"/>
              </w:rPr>
              <w:t>请求此ID之后（更新的数据）的分页内容，传的值为对应接口的ordId</w:t>
            </w:r>
          </w:p>
        </w:tc>
      </w:tr>
      <w:tr w14:paraId="2C1F3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8A8320">
            <w:pPr>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2131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C806A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00823F">
            <w:pPr>
              <w:bidi w:val="0"/>
              <w:rPr>
                <w:rFonts w:hint="default"/>
              </w:rPr>
            </w:pPr>
            <w:r>
              <w:rPr>
                <w:rFonts w:hint="default"/>
                <w:lang w:val="en-US" w:eastAsia="zh-CN"/>
              </w:rPr>
              <w:t>筛选的开始时间戳 cTime，Unix 时间戳为毫秒数格式，如 1597026383085</w:t>
            </w:r>
          </w:p>
        </w:tc>
      </w:tr>
      <w:tr w14:paraId="23255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4F9635">
            <w:pPr>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D52B9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4EA11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068CCD">
            <w:pPr>
              <w:bidi w:val="0"/>
              <w:rPr>
                <w:rFonts w:hint="default"/>
              </w:rPr>
            </w:pPr>
            <w:r>
              <w:rPr>
                <w:rFonts w:hint="default"/>
                <w:lang w:val="en-US" w:eastAsia="zh-CN"/>
              </w:rPr>
              <w:t>筛选的结束时间戳 cTime，Unix 时间戳为毫秒数格式，如 1597027383085</w:t>
            </w:r>
          </w:p>
        </w:tc>
      </w:tr>
      <w:tr w14:paraId="040E2B3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3D2A05">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CC62A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AA6DD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8D7150">
            <w:pPr>
              <w:bidi w:val="0"/>
              <w:rPr>
                <w:rFonts w:hint="default"/>
              </w:rPr>
            </w:pPr>
            <w:r>
              <w:rPr>
                <w:rFonts w:hint="default"/>
                <w:lang w:val="en-US" w:eastAsia="zh-CN"/>
              </w:rPr>
              <w:t>返回结果的数量，最大为100，默认100条</w:t>
            </w:r>
          </w:p>
        </w:tc>
      </w:tr>
    </w:tbl>
    <w:p w14:paraId="312D2BE0">
      <w:pPr>
        <w:bidi w:val="0"/>
      </w:pPr>
      <w:r>
        <w:rPr>
          <w:rFonts w:hint="default"/>
        </w:rPr>
        <w:t>返回结果</w:t>
      </w:r>
    </w:p>
    <w:p w14:paraId="78D600D0">
      <w:pPr>
        <w:bidi w:val="0"/>
        <w:rPr>
          <w:rFonts w:hint="default"/>
        </w:rPr>
      </w:pPr>
      <w:r>
        <w:rPr>
          <w:rFonts w:hint="default"/>
        </w:rPr>
        <w:t>{</w:t>
      </w:r>
    </w:p>
    <w:p w14:paraId="73540600">
      <w:pPr>
        <w:bidi w:val="0"/>
        <w:rPr>
          <w:rFonts w:hint="default"/>
        </w:rPr>
      </w:pPr>
      <w:r>
        <w:rPr>
          <w:rFonts w:hint="default"/>
        </w:rPr>
        <w:t xml:space="preserve">    "code": "0",</w:t>
      </w:r>
    </w:p>
    <w:p w14:paraId="61906789">
      <w:pPr>
        <w:bidi w:val="0"/>
        <w:rPr>
          <w:rFonts w:hint="default"/>
        </w:rPr>
      </w:pPr>
      <w:r>
        <w:rPr>
          <w:rFonts w:hint="default"/>
        </w:rPr>
        <w:t xml:space="preserve">    "data": [</w:t>
      </w:r>
    </w:p>
    <w:p w14:paraId="6551FC94">
      <w:pPr>
        <w:bidi w:val="0"/>
        <w:rPr>
          <w:rFonts w:hint="default"/>
        </w:rPr>
      </w:pPr>
      <w:r>
        <w:rPr>
          <w:rFonts w:hint="default"/>
        </w:rPr>
        <w:t xml:space="preserve">        {</w:t>
      </w:r>
    </w:p>
    <w:p w14:paraId="0A2954E4">
      <w:pPr>
        <w:bidi w:val="0"/>
        <w:rPr>
          <w:rFonts w:hint="default"/>
        </w:rPr>
      </w:pPr>
      <w:r>
        <w:rPr>
          <w:rFonts w:hint="default"/>
        </w:rPr>
        <w:t xml:space="preserve">            "accFillSz": "0.00192834",</w:t>
      </w:r>
    </w:p>
    <w:p w14:paraId="2509CAFA">
      <w:pPr>
        <w:bidi w:val="0"/>
        <w:rPr>
          <w:rFonts w:hint="default"/>
        </w:rPr>
      </w:pPr>
      <w:r>
        <w:rPr>
          <w:rFonts w:hint="default"/>
        </w:rPr>
        <w:t xml:space="preserve">            "algoClOrdId": "",</w:t>
      </w:r>
    </w:p>
    <w:p w14:paraId="434748E0">
      <w:pPr>
        <w:bidi w:val="0"/>
        <w:rPr>
          <w:rFonts w:hint="default"/>
        </w:rPr>
      </w:pPr>
      <w:r>
        <w:rPr>
          <w:rFonts w:hint="default"/>
        </w:rPr>
        <w:t xml:space="preserve">            "algoId": "",</w:t>
      </w:r>
    </w:p>
    <w:p w14:paraId="74B9D38F">
      <w:pPr>
        <w:bidi w:val="0"/>
        <w:rPr>
          <w:rFonts w:hint="default"/>
        </w:rPr>
      </w:pPr>
      <w:r>
        <w:rPr>
          <w:rFonts w:hint="default"/>
        </w:rPr>
        <w:t xml:space="preserve">            "attachAlgoClOrdId": "",</w:t>
      </w:r>
    </w:p>
    <w:p w14:paraId="7B7429D3">
      <w:pPr>
        <w:bidi w:val="0"/>
        <w:rPr>
          <w:rFonts w:hint="default"/>
        </w:rPr>
      </w:pPr>
      <w:r>
        <w:rPr>
          <w:rFonts w:hint="default"/>
        </w:rPr>
        <w:t xml:space="preserve">            "attachAlgoOrds": [],</w:t>
      </w:r>
    </w:p>
    <w:p w14:paraId="1B357E95">
      <w:pPr>
        <w:bidi w:val="0"/>
        <w:rPr>
          <w:rFonts w:hint="default"/>
        </w:rPr>
      </w:pPr>
      <w:r>
        <w:rPr>
          <w:rFonts w:hint="default"/>
        </w:rPr>
        <w:t xml:space="preserve">            "avgPx": "51858",</w:t>
      </w:r>
    </w:p>
    <w:p w14:paraId="09454056">
      <w:pPr>
        <w:bidi w:val="0"/>
        <w:rPr>
          <w:rFonts w:hint="default"/>
        </w:rPr>
      </w:pPr>
      <w:r>
        <w:rPr>
          <w:rFonts w:hint="default"/>
        </w:rPr>
        <w:t xml:space="preserve">            "cTime": "1708587373361",</w:t>
      </w:r>
    </w:p>
    <w:p w14:paraId="4CF32AB2">
      <w:pPr>
        <w:bidi w:val="0"/>
        <w:rPr>
          <w:rFonts w:hint="default"/>
        </w:rPr>
      </w:pPr>
      <w:r>
        <w:rPr>
          <w:rFonts w:hint="default"/>
        </w:rPr>
        <w:t xml:space="preserve">            "cancelSource": "",</w:t>
      </w:r>
    </w:p>
    <w:p w14:paraId="060A90D3">
      <w:pPr>
        <w:bidi w:val="0"/>
        <w:rPr>
          <w:rFonts w:hint="default"/>
        </w:rPr>
      </w:pPr>
      <w:r>
        <w:rPr>
          <w:rFonts w:hint="default"/>
        </w:rPr>
        <w:t xml:space="preserve">            "cancelSourceReason": "",</w:t>
      </w:r>
    </w:p>
    <w:p w14:paraId="05551165">
      <w:pPr>
        <w:bidi w:val="0"/>
        <w:rPr>
          <w:rFonts w:hint="default"/>
        </w:rPr>
      </w:pPr>
      <w:r>
        <w:rPr>
          <w:rFonts w:hint="default"/>
        </w:rPr>
        <w:t xml:space="preserve">            "category": "normal",</w:t>
      </w:r>
    </w:p>
    <w:p w14:paraId="4D8B926A">
      <w:pPr>
        <w:bidi w:val="0"/>
        <w:rPr>
          <w:rFonts w:hint="default"/>
        </w:rPr>
      </w:pPr>
      <w:r>
        <w:rPr>
          <w:rFonts w:hint="default"/>
        </w:rPr>
        <w:t xml:space="preserve">            "ccy": "",</w:t>
      </w:r>
    </w:p>
    <w:p w14:paraId="44241ABD">
      <w:pPr>
        <w:bidi w:val="0"/>
        <w:rPr>
          <w:rFonts w:hint="default"/>
        </w:rPr>
      </w:pPr>
      <w:r>
        <w:rPr>
          <w:rFonts w:hint="default"/>
        </w:rPr>
        <w:t xml:space="preserve">            "clOrdId": "",</w:t>
      </w:r>
    </w:p>
    <w:p w14:paraId="1DF76644">
      <w:pPr>
        <w:bidi w:val="0"/>
        <w:rPr>
          <w:rFonts w:hint="default"/>
        </w:rPr>
      </w:pPr>
      <w:r>
        <w:rPr>
          <w:rFonts w:hint="default"/>
        </w:rPr>
        <w:t xml:space="preserve">            "fee": "-0.00000192834",</w:t>
      </w:r>
    </w:p>
    <w:p w14:paraId="64CEB92E">
      <w:pPr>
        <w:bidi w:val="0"/>
        <w:rPr>
          <w:rFonts w:hint="default"/>
        </w:rPr>
      </w:pPr>
      <w:r>
        <w:rPr>
          <w:rFonts w:hint="default"/>
        </w:rPr>
        <w:t xml:space="preserve">            "feeCcy": "BTC",</w:t>
      </w:r>
    </w:p>
    <w:p w14:paraId="64196181">
      <w:pPr>
        <w:bidi w:val="0"/>
        <w:rPr>
          <w:rFonts w:hint="default"/>
        </w:rPr>
      </w:pPr>
      <w:r>
        <w:rPr>
          <w:rFonts w:hint="default"/>
        </w:rPr>
        <w:t xml:space="preserve">            "fillPx": "51858",</w:t>
      </w:r>
    </w:p>
    <w:p w14:paraId="2352D355">
      <w:pPr>
        <w:bidi w:val="0"/>
        <w:rPr>
          <w:rFonts w:hint="default"/>
        </w:rPr>
      </w:pPr>
      <w:r>
        <w:rPr>
          <w:rFonts w:hint="default"/>
        </w:rPr>
        <w:t xml:space="preserve">            "fillSz": "0.00192834",</w:t>
      </w:r>
    </w:p>
    <w:p w14:paraId="30190B28">
      <w:pPr>
        <w:bidi w:val="0"/>
        <w:rPr>
          <w:rFonts w:hint="default"/>
        </w:rPr>
      </w:pPr>
      <w:r>
        <w:rPr>
          <w:rFonts w:hint="default"/>
        </w:rPr>
        <w:t xml:space="preserve">            "fillTime": "1708587373361",</w:t>
      </w:r>
    </w:p>
    <w:p w14:paraId="56F712BC">
      <w:pPr>
        <w:bidi w:val="0"/>
        <w:rPr>
          <w:rFonts w:hint="default"/>
        </w:rPr>
      </w:pPr>
      <w:r>
        <w:rPr>
          <w:rFonts w:hint="default"/>
        </w:rPr>
        <w:t xml:space="preserve">            "instId": "BTC-USDT",</w:t>
      </w:r>
    </w:p>
    <w:p w14:paraId="556B2961">
      <w:pPr>
        <w:bidi w:val="0"/>
        <w:rPr>
          <w:rFonts w:hint="default"/>
        </w:rPr>
      </w:pPr>
      <w:r>
        <w:rPr>
          <w:rFonts w:hint="default"/>
        </w:rPr>
        <w:t xml:space="preserve">            "instType": "SPOT",</w:t>
      </w:r>
    </w:p>
    <w:p w14:paraId="671EBDC8">
      <w:pPr>
        <w:bidi w:val="0"/>
        <w:rPr>
          <w:rFonts w:hint="default"/>
        </w:rPr>
      </w:pPr>
      <w:r>
        <w:rPr>
          <w:rFonts w:hint="default"/>
        </w:rPr>
        <w:t xml:space="preserve">            "isTpLimit": "false",</w:t>
      </w:r>
    </w:p>
    <w:p w14:paraId="61AA43CA">
      <w:pPr>
        <w:bidi w:val="0"/>
        <w:rPr>
          <w:rFonts w:hint="default"/>
        </w:rPr>
      </w:pPr>
      <w:r>
        <w:rPr>
          <w:rFonts w:hint="default"/>
        </w:rPr>
        <w:t xml:space="preserve">            "lever": "",</w:t>
      </w:r>
    </w:p>
    <w:p w14:paraId="2283996F">
      <w:pPr>
        <w:bidi w:val="0"/>
        <w:rPr>
          <w:rFonts w:hint="default"/>
        </w:rPr>
      </w:pPr>
      <w:r>
        <w:rPr>
          <w:rFonts w:hint="default"/>
        </w:rPr>
        <w:t xml:space="preserve">            "ordId": "680800019749904384",</w:t>
      </w:r>
    </w:p>
    <w:p w14:paraId="5A940233">
      <w:pPr>
        <w:bidi w:val="0"/>
        <w:rPr>
          <w:rFonts w:hint="default"/>
        </w:rPr>
      </w:pPr>
      <w:r>
        <w:rPr>
          <w:rFonts w:hint="default"/>
        </w:rPr>
        <w:t xml:space="preserve">            "ordType": "market",</w:t>
      </w:r>
    </w:p>
    <w:p w14:paraId="74B1D5C6">
      <w:pPr>
        <w:bidi w:val="0"/>
        <w:rPr>
          <w:rFonts w:hint="default"/>
        </w:rPr>
      </w:pPr>
      <w:r>
        <w:rPr>
          <w:rFonts w:hint="default"/>
        </w:rPr>
        <w:t xml:space="preserve">            "pnl": "0",</w:t>
      </w:r>
    </w:p>
    <w:p w14:paraId="21146697">
      <w:pPr>
        <w:bidi w:val="0"/>
        <w:rPr>
          <w:rFonts w:hint="default"/>
        </w:rPr>
      </w:pPr>
      <w:r>
        <w:rPr>
          <w:rFonts w:hint="default"/>
        </w:rPr>
        <w:t xml:space="preserve">            "posSide": "",</w:t>
      </w:r>
    </w:p>
    <w:p w14:paraId="36227701">
      <w:pPr>
        <w:bidi w:val="0"/>
        <w:rPr>
          <w:rFonts w:hint="default"/>
        </w:rPr>
      </w:pPr>
      <w:r>
        <w:rPr>
          <w:rFonts w:hint="default"/>
        </w:rPr>
        <w:t xml:space="preserve">            "px": "",</w:t>
      </w:r>
    </w:p>
    <w:p w14:paraId="13787952">
      <w:pPr>
        <w:bidi w:val="0"/>
        <w:rPr>
          <w:rFonts w:hint="default"/>
        </w:rPr>
      </w:pPr>
      <w:r>
        <w:rPr>
          <w:rFonts w:hint="default"/>
        </w:rPr>
        <w:t xml:space="preserve">            "pxType": "",</w:t>
      </w:r>
    </w:p>
    <w:p w14:paraId="4D3E6D3D">
      <w:pPr>
        <w:bidi w:val="0"/>
        <w:rPr>
          <w:rFonts w:hint="default"/>
        </w:rPr>
      </w:pPr>
      <w:r>
        <w:rPr>
          <w:rFonts w:hint="default"/>
        </w:rPr>
        <w:t xml:space="preserve">            "pxUsd": "",</w:t>
      </w:r>
    </w:p>
    <w:p w14:paraId="70541ED1">
      <w:pPr>
        <w:bidi w:val="0"/>
        <w:rPr>
          <w:rFonts w:hint="default"/>
        </w:rPr>
      </w:pPr>
      <w:r>
        <w:rPr>
          <w:rFonts w:hint="default"/>
        </w:rPr>
        <w:t xml:space="preserve">            "pxVol": "",</w:t>
      </w:r>
    </w:p>
    <w:p w14:paraId="0914BDE6">
      <w:pPr>
        <w:bidi w:val="0"/>
        <w:rPr>
          <w:rFonts w:hint="default"/>
        </w:rPr>
      </w:pPr>
      <w:r>
        <w:rPr>
          <w:rFonts w:hint="default"/>
        </w:rPr>
        <w:t xml:space="preserve">            "quickMgnType": "",</w:t>
      </w:r>
    </w:p>
    <w:p w14:paraId="33DDA4F0">
      <w:pPr>
        <w:bidi w:val="0"/>
        <w:rPr>
          <w:rFonts w:hint="default"/>
        </w:rPr>
      </w:pPr>
      <w:r>
        <w:rPr>
          <w:rFonts w:hint="default"/>
        </w:rPr>
        <w:t xml:space="preserve">            "rebate": "0",</w:t>
      </w:r>
    </w:p>
    <w:p w14:paraId="521FDBD5">
      <w:pPr>
        <w:bidi w:val="0"/>
        <w:rPr>
          <w:rFonts w:hint="default"/>
        </w:rPr>
      </w:pPr>
      <w:r>
        <w:rPr>
          <w:rFonts w:hint="default"/>
        </w:rPr>
        <w:t xml:space="preserve">            "rebateCcy": "USDT",</w:t>
      </w:r>
    </w:p>
    <w:p w14:paraId="2E87A707">
      <w:pPr>
        <w:bidi w:val="0"/>
        <w:rPr>
          <w:rFonts w:hint="default"/>
        </w:rPr>
      </w:pPr>
      <w:r>
        <w:rPr>
          <w:rFonts w:hint="default"/>
        </w:rPr>
        <w:t xml:space="preserve">            "reduceOnly": "false",</w:t>
      </w:r>
    </w:p>
    <w:p w14:paraId="2EEA0055">
      <w:pPr>
        <w:bidi w:val="0"/>
        <w:rPr>
          <w:rFonts w:hint="default"/>
        </w:rPr>
      </w:pPr>
      <w:r>
        <w:rPr>
          <w:rFonts w:hint="default"/>
        </w:rPr>
        <w:t xml:space="preserve">            "side": "buy",</w:t>
      </w:r>
    </w:p>
    <w:p w14:paraId="11B86B70">
      <w:pPr>
        <w:bidi w:val="0"/>
        <w:rPr>
          <w:rFonts w:hint="default"/>
        </w:rPr>
      </w:pPr>
      <w:r>
        <w:rPr>
          <w:rFonts w:hint="default"/>
        </w:rPr>
        <w:t xml:space="preserve">            "slOrdPx": "",</w:t>
      </w:r>
    </w:p>
    <w:p w14:paraId="2B0ECE3A">
      <w:pPr>
        <w:bidi w:val="0"/>
        <w:rPr>
          <w:rFonts w:hint="default"/>
        </w:rPr>
      </w:pPr>
      <w:r>
        <w:rPr>
          <w:rFonts w:hint="default"/>
        </w:rPr>
        <w:t xml:space="preserve">            "slTriggerPx": "",</w:t>
      </w:r>
    </w:p>
    <w:p w14:paraId="44FEC99D">
      <w:pPr>
        <w:bidi w:val="0"/>
        <w:rPr>
          <w:rFonts w:hint="default"/>
        </w:rPr>
      </w:pPr>
      <w:r>
        <w:rPr>
          <w:rFonts w:hint="default"/>
        </w:rPr>
        <w:t xml:space="preserve">            "slTriggerPxType": "",</w:t>
      </w:r>
    </w:p>
    <w:p w14:paraId="70474D1A">
      <w:pPr>
        <w:bidi w:val="0"/>
        <w:rPr>
          <w:rFonts w:hint="default"/>
        </w:rPr>
      </w:pPr>
      <w:r>
        <w:rPr>
          <w:rFonts w:hint="default"/>
        </w:rPr>
        <w:t xml:space="preserve">            "source": "",</w:t>
      </w:r>
    </w:p>
    <w:p w14:paraId="2EE80E15">
      <w:pPr>
        <w:bidi w:val="0"/>
        <w:rPr>
          <w:rFonts w:hint="default"/>
        </w:rPr>
      </w:pPr>
      <w:r>
        <w:rPr>
          <w:rFonts w:hint="default"/>
        </w:rPr>
        <w:t xml:space="preserve">            "state": "filled",</w:t>
      </w:r>
    </w:p>
    <w:p w14:paraId="2AD158B5">
      <w:pPr>
        <w:bidi w:val="0"/>
        <w:rPr>
          <w:rFonts w:hint="default"/>
        </w:rPr>
      </w:pPr>
      <w:r>
        <w:rPr>
          <w:rFonts w:hint="default"/>
        </w:rPr>
        <w:t xml:space="preserve">            "stpId": "",</w:t>
      </w:r>
    </w:p>
    <w:p w14:paraId="6CC8CEDE">
      <w:pPr>
        <w:bidi w:val="0"/>
        <w:rPr>
          <w:rFonts w:hint="default"/>
        </w:rPr>
      </w:pPr>
      <w:r>
        <w:rPr>
          <w:rFonts w:hint="default"/>
        </w:rPr>
        <w:t xml:space="preserve">            "stpMode": "",</w:t>
      </w:r>
    </w:p>
    <w:p w14:paraId="53613C23">
      <w:pPr>
        <w:bidi w:val="0"/>
        <w:rPr>
          <w:rFonts w:hint="default"/>
        </w:rPr>
      </w:pPr>
      <w:r>
        <w:rPr>
          <w:rFonts w:hint="default"/>
        </w:rPr>
        <w:t xml:space="preserve">            "sz": "100",</w:t>
      </w:r>
    </w:p>
    <w:p w14:paraId="1DD2D995">
      <w:pPr>
        <w:bidi w:val="0"/>
        <w:rPr>
          <w:rFonts w:hint="default"/>
        </w:rPr>
      </w:pPr>
      <w:r>
        <w:rPr>
          <w:rFonts w:hint="default"/>
        </w:rPr>
        <w:t xml:space="preserve">            "tag": "",</w:t>
      </w:r>
    </w:p>
    <w:p w14:paraId="5FDCC663">
      <w:pPr>
        <w:bidi w:val="0"/>
        <w:rPr>
          <w:rFonts w:hint="default"/>
        </w:rPr>
      </w:pPr>
      <w:r>
        <w:rPr>
          <w:rFonts w:hint="default"/>
        </w:rPr>
        <w:t xml:space="preserve">            "tdMode": "cash",</w:t>
      </w:r>
    </w:p>
    <w:p w14:paraId="456D10CA">
      <w:pPr>
        <w:bidi w:val="0"/>
        <w:rPr>
          <w:rFonts w:hint="default"/>
        </w:rPr>
      </w:pPr>
      <w:r>
        <w:rPr>
          <w:rFonts w:hint="default"/>
        </w:rPr>
        <w:t xml:space="preserve">            "tgtCcy": "quote_ccy",</w:t>
      </w:r>
    </w:p>
    <w:p w14:paraId="06E53E0D">
      <w:pPr>
        <w:bidi w:val="0"/>
        <w:rPr>
          <w:rFonts w:hint="default"/>
        </w:rPr>
      </w:pPr>
      <w:r>
        <w:rPr>
          <w:rFonts w:hint="default"/>
        </w:rPr>
        <w:t xml:space="preserve">            "tpOrdPx": "",</w:t>
      </w:r>
    </w:p>
    <w:p w14:paraId="340921FA">
      <w:pPr>
        <w:bidi w:val="0"/>
        <w:rPr>
          <w:rFonts w:hint="default"/>
        </w:rPr>
      </w:pPr>
      <w:r>
        <w:rPr>
          <w:rFonts w:hint="default"/>
        </w:rPr>
        <w:t xml:space="preserve">            "tpTriggerPx": "",</w:t>
      </w:r>
    </w:p>
    <w:p w14:paraId="4E9D779A">
      <w:pPr>
        <w:bidi w:val="0"/>
        <w:rPr>
          <w:rFonts w:hint="default"/>
        </w:rPr>
      </w:pPr>
      <w:r>
        <w:rPr>
          <w:rFonts w:hint="default"/>
        </w:rPr>
        <w:t xml:space="preserve">            "tpTriggerPxType": "",</w:t>
      </w:r>
    </w:p>
    <w:p w14:paraId="3CE66ABD">
      <w:pPr>
        <w:bidi w:val="0"/>
        <w:rPr>
          <w:rFonts w:hint="default"/>
        </w:rPr>
      </w:pPr>
      <w:r>
        <w:rPr>
          <w:rFonts w:hint="default"/>
        </w:rPr>
        <w:t xml:space="preserve">            "tradeId": "744876980",</w:t>
      </w:r>
    </w:p>
    <w:p w14:paraId="33B826D5">
      <w:pPr>
        <w:bidi w:val="0"/>
        <w:rPr>
          <w:rFonts w:hint="default"/>
        </w:rPr>
      </w:pPr>
      <w:r>
        <w:rPr>
          <w:rFonts w:hint="default"/>
        </w:rPr>
        <w:t xml:space="preserve">            ”tradeQuoteCcy“: "USDT",</w:t>
      </w:r>
    </w:p>
    <w:p w14:paraId="1155692C">
      <w:pPr>
        <w:bidi w:val="0"/>
        <w:rPr>
          <w:rFonts w:hint="default"/>
        </w:rPr>
      </w:pPr>
      <w:r>
        <w:rPr>
          <w:rFonts w:hint="default"/>
        </w:rPr>
        <w:t xml:space="preserve">            "uTime": "1708587373362",</w:t>
      </w:r>
    </w:p>
    <w:p w14:paraId="5FAAAD62">
      <w:pPr>
        <w:bidi w:val="0"/>
        <w:rPr>
          <w:rFonts w:hint="default"/>
        </w:rPr>
      </w:pPr>
      <w:r>
        <w:rPr>
          <w:rFonts w:hint="default"/>
        </w:rPr>
        <w:t xml:space="preserve">            "linkedAlgoOrd": {</w:t>
      </w:r>
    </w:p>
    <w:p w14:paraId="63073F81">
      <w:pPr>
        <w:bidi w:val="0"/>
        <w:rPr>
          <w:rFonts w:hint="default"/>
        </w:rPr>
      </w:pPr>
      <w:r>
        <w:rPr>
          <w:rFonts w:hint="default"/>
        </w:rPr>
        <w:t xml:space="preserve">                "algoId": ""</w:t>
      </w:r>
    </w:p>
    <w:p w14:paraId="1A18304E">
      <w:pPr>
        <w:bidi w:val="0"/>
        <w:rPr>
          <w:rFonts w:hint="default"/>
        </w:rPr>
      </w:pPr>
      <w:r>
        <w:rPr>
          <w:rFonts w:hint="default"/>
        </w:rPr>
        <w:t xml:space="preserve">            }</w:t>
      </w:r>
    </w:p>
    <w:p w14:paraId="33A3BEB1">
      <w:pPr>
        <w:bidi w:val="0"/>
        <w:rPr>
          <w:rFonts w:hint="default"/>
        </w:rPr>
      </w:pPr>
      <w:r>
        <w:rPr>
          <w:rFonts w:hint="default"/>
        </w:rPr>
        <w:t xml:space="preserve">        }</w:t>
      </w:r>
    </w:p>
    <w:p w14:paraId="534D244F">
      <w:pPr>
        <w:bidi w:val="0"/>
        <w:rPr>
          <w:rFonts w:hint="default"/>
        </w:rPr>
      </w:pPr>
      <w:r>
        <w:rPr>
          <w:rFonts w:hint="default"/>
        </w:rPr>
        <w:t xml:space="preserve">    ],</w:t>
      </w:r>
    </w:p>
    <w:p w14:paraId="6BE94D23">
      <w:pPr>
        <w:bidi w:val="0"/>
        <w:rPr>
          <w:rFonts w:hint="default"/>
        </w:rPr>
      </w:pPr>
      <w:r>
        <w:rPr>
          <w:rFonts w:hint="default"/>
        </w:rPr>
        <w:t xml:space="preserve">    "msg": ""}</w:t>
      </w:r>
    </w:p>
    <w:p w14:paraId="40CE89C8">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4"/>
        <w:gridCol w:w="1061"/>
        <w:gridCol w:w="5061"/>
      </w:tblGrid>
      <w:tr w14:paraId="300C6B2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6096406">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0740AD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E4165D1">
            <w:pPr>
              <w:bidi w:val="0"/>
              <w:rPr>
                <w:rFonts w:hint="default"/>
              </w:rPr>
            </w:pPr>
            <w:r>
              <w:rPr>
                <w:rFonts w:hint="default"/>
                <w:lang w:val="en-US" w:eastAsia="zh-CN"/>
              </w:rPr>
              <w:t>描述</w:t>
            </w:r>
          </w:p>
        </w:tc>
      </w:tr>
      <w:tr w14:paraId="1C646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2D9435">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81BF1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202808">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105E4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88FEBD">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786CB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207BB9">
            <w:pPr>
              <w:bidi w:val="0"/>
              <w:rPr>
                <w:rFonts w:hint="default"/>
              </w:rPr>
            </w:pPr>
            <w:r>
              <w:rPr>
                <w:rFonts w:hint="default"/>
                <w:lang w:val="en-US" w:eastAsia="zh-CN"/>
              </w:rPr>
              <w:t>产品ID</w:t>
            </w:r>
          </w:p>
        </w:tc>
      </w:tr>
      <w:tr w14:paraId="432A5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C6E76D">
            <w:pPr>
              <w:bidi w:val="0"/>
              <w:rPr>
                <w:rFonts w:hint="default"/>
              </w:rPr>
            </w:pPr>
            <w:r>
              <w:rPr>
                <w:rFonts w:hint="default"/>
                <w:lang w:val="en-US" w:eastAsia="zh-CN"/>
              </w:rPr>
              <w:t>tgtCcy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78D6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D62EAA">
            <w:pPr>
              <w:bidi w:val="0"/>
              <w:rPr>
                <w:rFonts w:hint="default"/>
              </w:rPr>
            </w:pPr>
            <w:r>
              <w:rPr>
                <w:rFonts w:hint="default"/>
                <w:lang w:val="en-US" w:eastAsia="zh-CN"/>
              </w:rPr>
              <w:t>币币市价单委托数量sz的单位</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仅适用于币币市价订单</w:t>
            </w:r>
            <w:r>
              <w:rPr>
                <w:rFonts w:hint="default"/>
                <w:lang w:val="en-US" w:eastAsia="zh-CN"/>
              </w:rPr>
              <w:br w:type="textWrapping"/>
            </w:r>
            <w:r>
              <w:rPr>
                <w:rFonts w:hint="default"/>
                <w:lang w:val="en-US" w:eastAsia="zh-CN"/>
              </w:rPr>
              <w:t>默认买单为quote_ccy，卖单为base_ccy</w:t>
            </w:r>
          </w:p>
        </w:tc>
      </w:tr>
      <w:tr w14:paraId="6D264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C254B8">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0FD2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82D257">
            <w:pPr>
              <w:bidi w:val="0"/>
              <w:rPr>
                <w:rFonts w:hint="default"/>
              </w:rPr>
            </w:pPr>
            <w:r>
              <w:rPr>
                <w:rFonts w:hint="default"/>
                <w:lang w:val="en-US" w:eastAsia="zh-CN"/>
              </w:rPr>
              <w:t>保证金币种，适用于逐仓杠杆及合约模式下的全仓杠杆订单以及交割、永续和期权合约订单。</w:t>
            </w:r>
          </w:p>
        </w:tc>
      </w:tr>
      <w:tr w14:paraId="08A0E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0F0E39">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57FC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45C88C">
            <w:pPr>
              <w:bidi w:val="0"/>
              <w:rPr>
                <w:rFonts w:hint="default"/>
              </w:rPr>
            </w:pPr>
            <w:r>
              <w:rPr>
                <w:rFonts w:hint="default"/>
                <w:lang w:val="en-US" w:eastAsia="zh-CN"/>
              </w:rPr>
              <w:t>订单ID</w:t>
            </w:r>
          </w:p>
        </w:tc>
      </w:tr>
      <w:tr w14:paraId="6C22C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A38C3C">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5493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40B7D1">
            <w:pPr>
              <w:bidi w:val="0"/>
              <w:rPr>
                <w:rFonts w:hint="default"/>
              </w:rPr>
            </w:pPr>
            <w:r>
              <w:rPr>
                <w:rFonts w:hint="default"/>
                <w:lang w:val="en-US" w:eastAsia="zh-CN"/>
              </w:rPr>
              <w:t>客户自定义订单ID</w:t>
            </w:r>
          </w:p>
        </w:tc>
      </w:tr>
      <w:tr w14:paraId="7E08F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FF0B9E">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9DD08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238D65">
            <w:pPr>
              <w:bidi w:val="0"/>
              <w:rPr>
                <w:rFonts w:hint="default"/>
              </w:rPr>
            </w:pPr>
            <w:r>
              <w:rPr>
                <w:rFonts w:hint="default"/>
                <w:lang w:val="en-US" w:eastAsia="zh-CN"/>
              </w:rPr>
              <w:t>订单标签</w:t>
            </w:r>
          </w:p>
        </w:tc>
      </w:tr>
      <w:tr w14:paraId="33D15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AA866A">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A9DF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CDE002">
            <w:pPr>
              <w:bidi w:val="0"/>
              <w:rPr>
                <w:rFonts w:hint="default"/>
              </w:rPr>
            </w:pPr>
            <w:r>
              <w:rPr>
                <w:rFonts w:hint="default"/>
                <w:lang w:val="en-US" w:eastAsia="zh-CN"/>
              </w:rPr>
              <w:t>委托价格，对于期权，以币(如BTC, ETH)为单位</w:t>
            </w:r>
          </w:p>
        </w:tc>
      </w:tr>
      <w:tr w14:paraId="6E357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BAA6CB">
            <w:pPr>
              <w:bidi w:val="0"/>
              <w:rPr>
                <w:rFonts w:hint="default"/>
              </w:rPr>
            </w:pPr>
            <w:r>
              <w:rPr>
                <w:rFonts w:hint="default"/>
                <w:lang w:val="en-US" w:eastAsia="zh-CN"/>
              </w:rPr>
              <w:t>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F5ED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CC831B">
            <w:pPr>
              <w:bidi w:val="0"/>
              <w:rPr>
                <w:rFonts w:hint="default"/>
              </w:rPr>
            </w:pPr>
            <w:r>
              <w:rPr>
                <w:rFonts w:hint="default"/>
                <w:lang w:val="en-US" w:eastAsia="zh-CN"/>
              </w:rPr>
              <w:t>期权价格，以USD为单位</w:t>
            </w:r>
            <w:r>
              <w:rPr>
                <w:rFonts w:hint="default"/>
                <w:lang w:val="en-US" w:eastAsia="zh-CN"/>
              </w:rPr>
              <w:br w:type="textWrapping"/>
            </w:r>
            <w:r>
              <w:rPr>
                <w:rFonts w:hint="default"/>
                <w:lang w:val="en-US" w:eastAsia="zh-CN"/>
              </w:rPr>
              <w:t>仅适用于期权，其他业务线返回空字符串""</w:t>
            </w:r>
          </w:p>
        </w:tc>
      </w:tr>
      <w:tr w14:paraId="69958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13AAB3">
            <w:pPr>
              <w:bidi w:val="0"/>
              <w:rPr>
                <w:rFonts w:hint="default"/>
              </w:rPr>
            </w:pPr>
            <w:r>
              <w:rPr>
                <w:rFonts w:hint="default"/>
                <w:lang w:val="en-US" w:eastAsia="zh-CN"/>
              </w:rPr>
              <w:t>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047AC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A87F2A">
            <w:pPr>
              <w:bidi w:val="0"/>
              <w:rPr>
                <w:rFonts w:hint="default"/>
              </w:rPr>
            </w:pPr>
            <w:r>
              <w:rPr>
                <w:rFonts w:hint="default"/>
                <w:lang w:val="en-US" w:eastAsia="zh-CN"/>
              </w:rPr>
              <w:t>期权订单的隐含波动率</w:t>
            </w:r>
            <w:r>
              <w:rPr>
                <w:rFonts w:hint="default"/>
                <w:lang w:val="en-US" w:eastAsia="zh-CN"/>
              </w:rPr>
              <w:br w:type="textWrapping"/>
            </w:r>
            <w:r>
              <w:rPr>
                <w:rFonts w:hint="default"/>
                <w:lang w:val="en-US" w:eastAsia="zh-CN"/>
              </w:rPr>
              <w:t>仅适用于期权，其他业务线返回空字符串""</w:t>
            </w:r>
          </w:p>
        </w:tc>
      </w:tr>
      <w:tr w14:paraId="0C4DF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B5F428">
            <w:pPr>
              <w:bidi w:val="0"/>
              <w:rPr>
                <w:rFonts w:hint="default"/>
              </w:rPr>
            </w:pPr>
            <w:r>
              <w:rPr>
                <w:rFonts w:hint="default"/>
                <w:lang w:val="en-US" w:eastAsia="zh-CN"/>
              </w:rPr>
              <w:t>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CBA1F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983C49">
            <w:pPr>
              <w:bidi w:val="0"/>
              <w:rPr>
                <w:rFonts w:hint="default"/>
              </w:rPr>
            </w:pPr>
            <w:r>
              <w:rPr>
                <w:rFonts w:hint="default"/>
                <w:lang w:val="en-US" w:eastAsia="zh-CN"/>
              </w:rPr>
              <w:t>期权的价格类型</w:t>
            </w:r>
            <w:r>
              <w:rPr>
                <w:rFonts w:hint="default"/>
                <w:lang w:val="en-US" w:eastAsia="zh-CN"/>
              </w:rPr>
              <w:br w:type="textWrapping"/>
            </w:r>
            <w:r>
              <w:rPr>
                <w:rFonts w:hint="default"/>
                <w:lang w:val="en-US" w:eastAsia="zh-CN"/>
              </w:rPr>
              <w:t>px：代表按价格下单，单位为币 (请求参数 px 的数值单位是BTC或ETH)</w:t>
            </w:r>
            <w:r>
              <w:rPr>
                <w:rFonts w:hint="default"/>
                <w:lang w:val="en-US" w:eastAsia="zh-CN"/>
              </w:rPr>
              <w:br w:type="textWrapping"/>
            </w:r>
            <w:r>
              <w:rPr>
                <w:rFonts w:hint="default"/>
                <w:lang w:val="en-US" w:eastAsia="zh-CN"/>
              </w:rPr>
              <w:t>pxVol：代表按pxVol下单</w:t>
            </w:r>
            <w:r>
              <w:rPr>
                <w:rFonts w:hint="default"/>
                <w:lang w:val="en-US" w:eastAsia="zh-CN"/>
              </w:rPr>
              <w:br w:type="textWrapping"/>
            </w:r>
            <w:r>
              <w:rPr>
                <w:rFonts w:hint="default"/>
                <w:lang w:val="en-US" w:eastAsia="zh-CN"/>
              </w:rPr>
              <w:t>pxUsd：代表按照pxUsd下单，单位为USD (请求参数px 的数值单位是USD)</w:t>
            </w:r>
          </w:p>
        </w:tc>
      </w:tr>
      <w:tr w14:paraId="4D673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FBFF94">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7426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E1C776">
            <w:pPr>
              <w:bidi w:val="0"/>
              <w:rPr>
                <w:rFonts w:hint="default"/>
              </w:rPr>
            </w:pPr>
            <w:r>
              <w:rPr>
                <w:rFonts w:hint="default"/>
                <w:lang w:val="en-US" w:eastAsia="zh-CN"/>
              </w:rPr>
              <w:t>委托数量</w:t>
            </w:r>
          </w:p>
        </w:tc>
      </w:tr>
      <w:tr w14:paraId="7D801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B60FD6">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470D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E60B6B">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op_fok：期权简选（全部成交或立即取消）</w:t>
            </w:r>
            <w:r>
              <w:rPr>
                <w:rFonts w:hint="default"/>
                <w:lang w:val="en-US" w:eastAsia="zh-CN"/>
              </w:rPr>
              <w:br w:type="textWrapping"/>
            </w:r>
            <w:r>
              <w:rPr>
                <w:rFonts w:hint="default"/>
                <w:lang w:val="en-US" w:eastAsia="zh-CN"/>
              </w:rPr>
              <w:t>elp：流动性增强计划订单</w:t>
            </w:r>
          </w:p>
        </w:tc>
      </w:tr>
      <w:tr w14:paraId="0523D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79ADBB">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7EC8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44740E">
            <w:pPr>
              <w:bidi w:val="0"/>
              <w:rPr>
                <w:rFonts w:hint="default"/>
              </w:rPr>
            </w:pPr>
            <w:r>
              <w:rPr>
                <w:rFonts w:hint="default"/>
                <w:lang w:val="en-US" w:eastAsia="zh-CN"/>
              </w:rPr>
              <w:t>订单方向</w:t>
            </w:r>
          </w:p>
        </w:tc>
      </w:tr>
      <w:tr w14:paraId="55232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0622FB">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097AA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F5BC2F">
            <w:pPr>
              <w:bidi w:val="0"/>
              <w:rPr>
                <w:rFonts w:hint="default"/>
              </w:rPr>
            </w:pPr>
            <w:r>
              <w:rPr>
                <w:rFonts w:hint="default"/>
                <w:lang w:val="en-US" w:eastAsia="zh-CN"/>
              </w:rPr>
              <w:t>持仓方向</w:t>
            </w:r>
          </w:p>
        </w:tc>
      </w:tr>
      <w:tr w14:paraId="7F710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F954C6">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20F6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2CB372">
            <w:pPr>
              <w:bidi w:val="0"/>
              <w:rPr>
                <w:rFonts w:hint="default"/>
              </w:rPr>
            </w:pPr>
            <w:r>
              <w:rPr>
                <w:rFonts w:hint="default"/>
                <w:lang w:val="en-US" w:eastAsia="zh-CN"/>
              </w:rPr>
              <w:t>交易模式</w:t>
            </w:r>
          </w:p>
        </w:tc>
      </w:tr>
      <w:tr w14:paraId="47AF1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CE3353">
            <w:pPr>
              <w:bidi w:val="0"/>
              <w:rPr>
                <w:rFonts w:hint="default"/>
              </w:rPr>
            </w:pPr>
            <w:r>
              <w:rPr>
                <w:rFonts w:hint="default"/>
                <w:lang w:val="en-US" w:eastAsia="zh-CN"/>
              </w:rPr>
              <w:t>accFillSz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B0F7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0185BB">
            <w:pPr>
              <w:bidi w:val="0"/>
              <w:rPr>
                <w:rFonts w:hint="default"/>
              </w:rPr>
            </w:pPr>
            <w:r>
              <w:rPr>
                <w:rFonts w:hint="default"/>
                <w:lang w:val="en-US" w:eastAsia="zh-CN"/>
              </w:rPr>
              <w:t>累计成交数量</w:t>
            </w:r>
          </w:p>
        </w:tc>
      </w:tr>
      <w:tr w14:paraId="73083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35D077">
            <w:pPr>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6CFC0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AB40CC">
            <w:pPr>
              <w:bidi w:val="0"/>
              <w:rPr>
                <w:rFonts w:hint="default"/>
              </w:rPr>
            </w:pPr>
            <w:r>
              <w:rPr>
                <w:rFonts w:hint="default"/>
                <w:lang w:val="en-US" w:eastAsia="zh-CN"/>
              </w:rPr>
              <w:t>最新成交价格，如果成交数量为0，该字段为""</w:t>
            </w:r>
          </w:p>
        </w:tc>
      </w:tr>
      <w:tr w14:paraId="49DC3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0A56D8">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EDCB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C225D4">
            <w:pPr>
              <w:bidi w:val="0"/>
              <w:rPr>
                <w:rFonts w:hint="default"/>
              </w:rPr>
            </w:pPr>
            <w:r>
              <w:rPr>
                <w:rFonts w:hint="default"/>
                <w:lang w:val="en-US" w:eastAsia="zh-CN"/>
              </w:rPr>
              <w:t>最新成交ID</w:t>
            </w:r>
          </w:p>
        </w:tc>
      </w:tr>
      <w:tr w14:paraId="1002B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E85562">
            <w:pPr>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926C8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7F7189">
            <w:pPr>
              <w:bidi w:val="0"/>
              <w:rPr>
                <w:rFonts w:hint="default"/>
              </w:rPr>
            </w:pPr>
            <w:r>
              <w:rPr>
                <w:rFonts w:hint="default"/>
                <w:lang w:val="en-US" w:eastAsia="zh-CN"/>
              </w:rPr>
              <w:t>最新成交数量</w:t>
            </w:r>
          </w:p>
        </w:tc>
      </w:tr>
      <w:tr w14:paraId="56CC8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81BE46">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3657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1EE672">
            <w:pPr>
              <w:bidi w:val="0"/>
              <w:rPr>
                <w:rFonts w:hint="default"/>
              </w:rPr>
            </w:pPr>
            <w:r>
              <w:rPr>
                <w:rFonts w:hint="default"/>
                <w:lang w:val="en-US" w:eastAsia="zh-CN"/>
              </w:rPr>
              <w:t>最新成交时间</w:t>
            </w:r>
          </w:p>
        </w:tc>
      </w:tr>
      <w:tr w14:paraId="7EC9B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410CA7">
            <w:pPr>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C244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A2631C">
            <w:pPr>
              <w:bidi w:val="0"/>
              <w:rPr>
                <w:rFonts w:hint="default"/>
              </w:rPr>
            </w:pPr>
            <w:r>
              <w:rPr>
                <w:rFonts w:hint="default"/>
                <w:lang w:val="en-US" w:eastAsia="zh-CN"/>
              </w:rPr>
              <w:t>成交均价，如果成交数量为0，该字段也为""</w:t>
            </w:r>
          </w:p>
        </w:tc>
      </w:tr>
      <w:tr w14:paraId="4C6D8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6C7E6C">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0933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1BDC85">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filled：完全成交</w:t>
            </w:r>
            <w:r>
              <w:rPr>
                <w:rFonts w:hint="default"/>
                <w:lang w:val="en-US" w:eastAsia="zh-CN"/>
              </w:rPr>
              <w:br w:type="textWrapping"/>
            </w:r>
            <w:r>
              <w:rPr>
                <w:rFonts w:hint="default"/>
                <w:lang w:val="en-US" w:eastAsia="zh-CN"/>
              </w:rPr>
              <w:t>mmp_canceled：做市商保护机制导致的自动撤单</w:t>
            </w:r>
          </w:p>
        </w:tc>
      </w:tr>
      <w:tr w14:paraId="234C9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77F5E8">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0C735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639137">
            <w:pPr>
              <w:bidi w:val="0"/>
              <w:rPr>
                <w:rFonts w:hint="default"/>
              </w:rPr>
            </w:pPr>
            <w:r>
              <w:rPr>
                <w:rFonts w:hint="default"/>
                <w:lang w:val="en-US" w:eastAsia="zh-CN"/>
              </w:rPr>
              <w:t>杠杆倍数，0.01到125之间的数值，仅适用于 币币杠杆/交割/永续</w:t>
            </w:r>
          </w:p>
        </w:tc>
      </w:tr>
      <w:tr w14:paraId="16895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1454E8">
            <w:pPr>
              <w:bidi w:val="0"/>
              <w:rPr>
                <w:rFonts w:hint="default"/>
              </w:rPr>
            </w:pPr>
            <w:r>
              <w:rPr>
                <w:rFonts w:hint="default"/>
                <w:lang w:val="en-US" w:eastAsia="zh-CN"/>
              </w:rPr>
              <w:t>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84D7D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0DD91B">
            <w:pPr>
              <w:bidi w:val="0"/>
              <w:rPr>
                <w:rFonts w:hint="default"/>
              </w:rPr>
            </w:pPr>
            <w:r>
              <w:rPr>
                <w:rFonts w:hint="default"/>
                <w:lang w:val="en-US" w:eastAsia="zh-CN"/>
              </w:rPr>
              <w:t>下单附带止盈止损或移动止盈止损时，客户自定义的策略订单ID</w:t>
            </w:r>
          </w:p>
        </w:tc>
      </w:tr>
      <w:tr w14:paraId="7B58A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0FFF6C">
            <w:pPr>
              <w:bidi w:val="0"/>
              <w:rPr>
                <w:rFonts w:hint="default"/>
              </w:rPr>
            </w:pPr>
            <w:r>
              <w:rPr>
                <w:rFonts w:hint="default"/>
                <w:lang w:val="en-US" w:eastAsia="zh-CN"/>
              </w:rPr>
              <w:t>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A6F7A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27F050">
            <w:pPr>
              <w:bidi w:val="0"/>
              <w:rPr>
                <w:rFonts w:hint="default"/>
              </w:rPr>
            </w:pPr>
            <w:r>
              <w:rPr>
                <w:rFonts w:hint="default"/>
                <w:lang w:val="en-US" w:eastAsia="zh-CN"/>
              </w:rPr>
              <w:t>止盈触发价</w:t>
            </w:r>
          </w:p>
        </w:tc>
      </w:tr>
      <w:tr w14:paraId="18E97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1FE776">
            <w:pPr>
              <w:bidi w:val="0"/>
              <w:rPr>
                <w:rFonts w:hint="default"/>
              </w:rPr>
            </w:pPr>
            <w:r>
              <w:rPr>
                <w:rFonts w:hint="default"/>
                <w:lang w:val="en-US" w:eastAsia="zh-CN"/>
              </w:rPr>
              <w:t>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47C9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F4744B">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0504F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5EB2B9">
            <w:pPr>
              <w:bidi w:val="0"/>
              <w:rPr>
                <w:rFonts w:hint="default"/>
              </w:rPr>
            </w:pPr>
            <w:r>
              <w:rPr>
                <w:rFonts w:hint="default"/>
                <w:lang w:val="en-US" w:eastAsia="zh-CN"/>
              </w:rPr>
              <w:t>tpOrdPx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90A3B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D3C0D2">
            <w:pPr>
              <w:bidi w:val="0"/>
              <w:rPr>
                <w:rFonts w:hint="default"/>
              </w:rPr>
            </w:pPr>
            <w:r>
              <w:rPr>
                <w:rFonts w:hint="default"/>
                <w:lang w:val="en-US" w:eastAsia="zh-CN"/>
              </w:rPr>
              <w:t>止盈委托价</w:t>
            </w:r>
          </w:p>
        </w:tc>
      </w:tr>
      <w:tr w14:paraId="49D7B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698447">
            <w:pPr>
              <w:bidi w:val="0"/>
              <w:rPr>
                <w:rFonts w:hint="default"/>
              </w:rPr>
            </w:pPr>
            <w:r>
              <w:rPr>
                <w:rFonts w:hint="default"/>
                <w:lang w:val="en-US" w:eastAsia="zh-CN"/>
              </w:rPr>
              <w:t>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794D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8105FD">
            <w:pPr>
              <w:bidi w:val="0"/>
              <w:rPr>
                <w:rFonts w:hint="default"/>
              </w:rPr>
            </w:pPr>
            <w:r>
              <w:rPr>
                <w:rFonts w:hint="default"/>
                <w:lang w:val="en-US" w:eastAsia="zh-CN"/>
              </w:rPr>
              <w:t>止损触发价</w:t>
            </w:r>
          </w:p>
        </w:tc>
      </w:tr>
      <w:tr w14:paraId="03DE3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3DDABE">
            <w:pPr>
              <w:bidi w:val="0"/>
              <w:rPr>
                <w:rFonts w:hint="default"/>
              </w:rPr>
            </w:pPr>
            <w:r>
              <w:rPr>
                <w:rFonts w:hint="default"/>
                <w:lang w:val="en-US" w:eastAsia="zh-CN"/>
              </w:rPr>
              <w:t>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FDBC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80E890">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6B43F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DB5B90">
            <w:pPr>
              <w:bidi w:val="0"/>
              <w:rPr>
                <w:rFonts w:hint="default"/>
              </w:rPr>
            </w:pPr>
            <w:r>
              <w:rPr>
                <w:rFonts w:hint="default"/>
                <w:lang w:val="en-US" w:eastAsia="zh-CN"/>
              </w:rPr>
              <w:t>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6463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3BDE44">
            <w:pPr>
              <w:bidi w:val="0"/>
              <w:rPr>
                <w:rFonts w:hint="default"/>
              </w:rPr>
            </w:pPr>
            <w:r>
              <w:rPr>
                <w:rFonts w:hint="default"/>
                <w:lang w:val="en-US" w:eastAsia="zh-CN"/>
              </w:rPr>
              <w:t>止损委托价</w:t>
            </w:r>
          </w:p>
        </w:tc>
      </w:tr>
      <w:tr w14:paraId="7FAED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4AEAAF">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6ECADA">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4F93F5">
            <w:pPr>
              <w:bidi w:val="0"/>
              <w:rPr>
                <w:rFonts w:hint="default"/>
              </w:rPr>
            </w:pPr>
            <w:r>
              <w:rPr>
                <w:rFonts w:hint="default"/>
                <w:lang w:val="en-US" w:eastAsia="zh-CN"/>
              </w:rPr>
              <w:t>附带止盈止损或移动止盈止损订单信息</w:t>
            </w:r>
          </w:p>
        </w:tc>
      </w:tr>
      <w:tr w14:paraId="0BB64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3C7109">
            <w:pPr>
              <w:bidi w:val="0"/>
              <w:rPr>
                <w:rFonts w:hint="default"/>
              </w:rPr>
            </w:pPr>
            <w:r>
              <w:rPr>
                <w:rFonts w:hint="default"/>
                <w:lang w:val="en-US" w:eastAsia="zh-CN"/>
              </w:rPr>
              <w:t>&gt; attachAlgoId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5C5D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B307B2">
            <w:pPr>
              <w:bidi w:val="0"/>
              <w:rPr>
                <w:rFonts w:hint="default"/>
              </w:rPr>
            </w:pPr>
            <w:r>
              <w:rPr>
                <w:rFonts w:hint="default"/>
                <w:lang w:val="en-US" w:eastAsia="zh-CN"/>
              </w:rPr>
              <w:t>附带止盈止损或移动止盈止损的订单ID，改单时，可用来标识该笔附带止盈止损订单。下附带策略委托单时，该值不会传给 algoId</w:t>
            </w:r>
          </w:p>
        </w:tc>
      </w:tr>
      <w:tr w14:paraId="1C88E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972925">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EF91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E56940">
            <w:pPr>
              <w:bidi w:val="0"/>
              <w:rPr>
                <w:rFonts w:hint="default"/>
              </w:rPr>
            </w:pPr>
            <w:r>
              <w:rPr>
                <w:rFonts w:hint="default"/>
                <w:lang w:val="en-US" w:eastAsia="zh-CN"/>
              </w:rPr>
              <w:t>下单附带止盈止损或移动止盈止损时，客户自定义的策略订单ID</w:t>
            </w:r>
          </w:p>
        </w:tc>
      </w:tr>
      <w:tr w14:paraId="4AF83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672408">
            <w:pPr>
              <w:bidi w:val="0"/>
              <w:rPr>
                <w:rFonts w:hint="default"/>
              </w:rPr>
            </w:pPr>
            <w:r>
              <w:rPr>
                <w:rFonts w:hint="default"/>
                <w:lang w:val="en-US" w:eastAsia="zh-CN"/>
              </w:rPr>
              <w:t>&gt; tpOrdKind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33AF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F499C0">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p>
        </w:tc>
      </w:tr>
      <w:tr w14:paraId="4892A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F553F5">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C2C1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232B1F">
            <w:pPr>
              <w:bidi w:val="0"/>
              <w:rPr>
                <w:rFonts w:hint="default"/>
              </w:rPr>
            </w:pPr>
            <w:r>
              <w:rPr>
                <w:rFonts w:hint="default"/>
                <w:lang w:val="en-US" w:eastAsia="zh-CN"/>
              </w:rPr>
              <w:t>止盈触发价</w:t>
            </w:r>
          </w:p>
        </w:tc>
      </w:tr>
      <w:tr w14:paraId="19340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E77461">
            <w:pPr>
              <w:bidi w:val="0"/>
              <w:rPr>
                <w:rFonts w:hint="default"/>
              </w:rPr>
            </w:pPr>
            <w:r>
              <w:rPr>
                <w:rFonts w:hint="default"/>
                <w:lang w:val="en-US" w:eastAsia="zh-CN"/>
              </w:rPr>
              <w:t>&gt; 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4605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D75B36">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p>
        </w:tc>
      </w:tr>
      <w:tr w14:paraId="21BE2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0DAA77">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10A96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FA6F4C">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3480F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075B49">
            <w:pPr>
              <w:bidi w:val="0"/>
              <w:rPr>
                <w:rFonts w:hint="default"/>
              </w:rPr>
            </w:pPr>
            <w:r>
              <w:rPr>
                <w:rFonts w:hint="default"/>
                <w:lang w:val="en-US" w:eastAsia="zh-CN"/>
              </w:rPr>
              <w: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3237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E8B077">
            <w:pPr>
              <w:bidi w:val="0"/>
              <w:rPr>
                <w:rFonts w:hint="default"/>
              </w:rPr>
            </w:pPr>
            <w:r>
              <w:rPr>
                <w:rFonts w:hint="default"/>
                <w:lang w:val="en-US" w:eastAsia="zh-CN"/>
              </w:rPr>
              <w:t>止盈委托价</w:t>
            </w:r>
          </w:p>
        </w:tc>
      </w:tr>
      <w:tr w14:paraId="64586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F33300">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7F34A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E5D8B9">
            <w:pPr>
              <w:bidi w:val="0"/>
              <w:rPr>
                <w:rFonts w:hint="default"/>
              </w:rPr>
            </w:pPr>
            <w:r>
              <w:rPr>
                <w:rFonts w:hint="default"/>
                <w:lang w:val="en-US" w:eastAsia="zh-CN"/>
              </w:rPr>
              <w:t>止损触发价</w:t>
            </w:r>
          </w:p>
        </w:tc>
      </w:tr>
      <w:tr w14:paraId="46DA9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E8FCB0">
            <w:pPr>
              <w:bidi w:val="0"/>
              <w:rPr>
                <w:rFonts w:hint="default"/>
              </w:rPr>
            </w:pPr>
            <w:r>
              <w:rPr>
                <w:rFonts w:hint="default"/>
                <w:lang w:val="en-US" w:eastAsia="zh-CN"/>
              </w:rPr>
              <w:t>&gt; 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30189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9175F6">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p>
        </w:tc>
      </w:tr>
      <w:tr w14:paraId="61FFA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FEF15D">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72BEC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86AEAF">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2256C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91129C">
            <w:pPr>
              <w:bidi w:val="0"/>
              <w:rPr>
                <w:rFonts w:hint="default"/>
              </w:rPr>
            </w:pPr>
            <w:r>
              <w:rPr>
                <w:rFonts w:hint="default"/>
                <w:lang w:val="en-US" w:eastAsia="zh-CN"/>
              </w:rPr>
              <w: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80A4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A288FD">
            <w:pPr>
              <w:bidi w:val="0"/>
              <w:rPr>
                <w:rFonts w:hint="default"/>
              </w:rPr>
            </w:pPr>
            <w:r>
              <w:rPr>
                <w:rFonts w:hint="default"/>
                <w:lang w:val="en-US" w:eastAsia="zh-CN"/>
              </w:rPr>
              <w:t>止损委托价</w:t>
            </w:r>
          </w:p>
        </w:tc>
      </w:tr>
      <w:tr w14:paraId="25FF5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D5DB1C">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8369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D9D847">
            <w:pPr>
              <w:bidi w:val="0"/>
              <w:rPr>
                <w:rFonts w:hint="default"/>
              </w:rPr>
            </w:pPr>
            <w:r>
              <w:rPr>
                <w:rFonts w:hint="default"/>
                <w:lang w:val="en-US" w:eastAsia="zh-CN"/>
              </w:rPr>
              <w:t>张数。仅适用于“多笔止盈”的止盈订单</w:t>
            </w:r>
          </w:p>
        </w:tc>
      </w:tr>
      <w:tr w14:paraId="0D96E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B854C9">
            <w:pPr>
              <w:bidi w:val="0"/>
              <w:rPr>
                <w:rFonts w:hint="default"/>
              </w:rPr>
            </w:pPr>
            <w:r>
              <w:rPr>
                <w:rFonts w:hint="default"/>
                <w:lang w:val="en-US" w:eastAsia="zh-CN"/>
              </w:rPr>
              <w: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906B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712370">
            <w:pPr>
              <w:bidi w:val="0"/>
              <w:rPr>
                <w:rFonts w:hint="default"/>
              </w:rPr>
            </w:pPr>
            <w:r>
              <w:rPr>
                <w:rFonts w:hint="default"/>
                <w:lang w:val="en-US" w:eastAsia="zh-CN"/>
              </w:rPr>
              <w:t>是否启用开仓价止损，仅适用于分批止盈的止损订单</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w:t>
            </w:r>
          </w:p>
        </w:tc>
      </w:tr>
      <w:tr w14:paraId="726FF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1FFEAC">
            <w:pPr>
              <w:bidi w:val="0"/>
              <w:rPr>
                <w:rFonts w:hint="default"/>
              </w:rPr>
            </w:pPr>
            <w:r>
              <w:rPr>
                <w:rFonts w:hint="default"/>
                <w:lang w:val="en-US" w:eastAsia="zh-CN"/>
              </w:rPr>
              <w:t>&gt; 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2B84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7A0BB2">
            <w:pPr>
              <w:bidi w:val="0"/>
              <w:rPr>
                <w:rFonts w:hint="default"/>
              </w:rPr>
            </w:pPr>
            <w:r>
              <w:rPr>
                <w:rFonts w:hint="default"/>
                <w:lang w:val="en-US" w:eastAsia="zh-CN"/>
              </w:rPr>
              <w:t>回调幅度的比例，如 0.05 代表 5%</w:t>
            </w:r>
          </w:p>
        </w:tc>
      </w:tr>
      <w:tr w14:paraId="7F15A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30DEB8">
            <w:pPr>
              <w:bidi w:val="0"/>
              <w:rPr>
                <w:rFonts w:hint="default"/>
              </w:rPr>
            </w:pPr>
            <w:r>
              <w:rPr>
                <w:rFonts w:hint="default"/>
                <w:lang w:val="en-US" w:eastAsia="zh-CN"/>
              </w:rPr>
              <w:t>&gt; 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E0284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EE2364">
            <w:pPr>
              <w:bidi w:val="0"/>
              <w:rPr>
                <w:rFonts w:hint="default"/>
              </w:rPr>
            </w:pPr>
            <w:r>
              <w:rPr>
                <w:rFonts w:hint="default"/>
                <w:lang w:val="en-US" w:eastAsia="zh-CN"/>
              </w:rPr>
              <w:t>回调幅度的价距</w:t>
            </w:r>
          </w:p>
        </w:tc>
      </w:tr>
      <w:tr w14:paraId="6EB71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300CCB">
            <w:pPr>
              <w:bidi w:val="0"/>
              <w:rPr>
                <w:rFonts w:hint="default"/>
              </w:rPr>
            </w:pPr>
            <w:r>
              <w:rPr>
                <w:rFonts w:hint="default"/>
                <w:lang w:val="en-US" w:eastAsia="zh-CN"/>
              </w:rPr>
              <w:t>&gt; activePx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3668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E4C37D">
            <w:pPr>
              <w:bidi w:val="0"/>
              <w:rPr>
                <w:rFonts w:hint="default"/>
              </w:rPr>
            </w:pPr>
            <w:r>
              <w:rPr>
                <w:rFonts w:hint="default"/>
                <w:lang w:val="en-US" w:eastAsia="zh-CN"/>
              </w:rPr>
              <w:t>激活价格</w:t>
            </w:r>
          </w:p>
        </w:tc>
      </w:tr>
      <w:tr w14:paraId="70040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7D04EC">
            <w:pPr>
              <w:bidi w:val="0"/>
              <w:rPr>
                <w:rFonts w:hint="default"/>
              </w:rPr>
            </w:pPr>
            <w:r>
              <w:rPr>
                <w:rFonts w:hint="default"/>
                <w:lang w:val="en-US" w:eastAsia="zh-CN"/>
              </w:rPr>
              <w:t>&gt; failCode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CB575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F76F81">
            <w:pPr>
              <w:bidi w:val="0"/>
              <w:rPr>
                <w:rFonts w:hint="default"/>
              </w:rPr>
            </w:pPr>
            <w:r>
              <w:rPr>
                <w:rFonts w:hint="default"/>
                <w:lang w:val="en-US" w:eastAsia="zh-CN"/>
              </w:rPr>
              <w:t>委托失败的错误码，默认为"",</w:t>
            </w:r>
            <w:r>
              <w:rPr>
                <w:rFonts w:hint="default"/>
                <w:lang w:val="en-US" w:eastAsia="zh-CN"/>
              </w:rPr>
              <w:br w:type="textWrapping"/>
            </w:r>
            <w:r>
              <w:rPr>
                <w:rFonts w:hint="default"/>
                <w:lang w:val="en-US" w:eastAsia="zh-CN"/>
              </w:rPr>
              <w:t>委托失败时有值，如 51020</w:t>
            </w:r>
          </w:p>
        </w:tc>
      </w:tr>
      <w:tr w14:paraId="2F7A8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AC0840">
            <w:pPr>
              <w:bidi w:val="0"/>
              <w:rPr>
                <w:rFonts w:hint="default"/>
              </w:rPr>
            </w:pPr>
            <w:r>
              <w:rPr>
                <w:rFonts w:hint="default"/>
                <w:lang w:val="en-US" w:eastAsia="zh-CN"/>
              </w:rPr>
              <w:t>&gt; failReason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EDF5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E6A16F">
            <w:pPr>
              <w:bidi w:val="0"/>
              <w:rPr>
                <w:rFonts w:hint="default"/>
              </w:rPr>
            </w:pPr>
            <w:r>
              <w:rPr>
                <w:rFonts w:hint="default"/>
                <w:lang w:val="en-US" w:eastAsia="zh-CN"/>
              </w:rPr>
              <w:t>委托失败的原因，默认为""</w:t>
            </w:r>
            <w:r>
              <w:rPr>
                <w:rFonts w:hint="default"/>
                <w:lang w:val="en-US" w:eastAsia="zh-CN"/>
              </w:rPr>
              <w:br w:type="textWrapping"/>
            </w:r>
            <w:r>
              <w:rPr>
                <w:rFonts w:hint="default"/>
                <w:lang w:val="en-US" w:eastAsia="zh-CN"/>
              </w:rPr>
              <w:t>委托失败时有值</w:t>
            </w:r>
          </w:p>
        </w:tc>
      </w:tr>
      <w:tr w14:paraId="7F611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477FC4">
            <w:pPr>
              <w:bidi w:val="0"/>
              <w:rPr>
                <w:rFonts w:hint="default"/>
              </w:rPr>
            </w:pPr>
            <w:r>
              <w:rPr>
                <w:rFonts w:hint="default"/>
                <w:lang w:val="en-US" w:eastAsia="zh-CN"/>
              </w:rPr>
              <w:t>linkedAlgoOrd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E3EADA">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F15A1C">
            <w:pPr>
              <w:bidi w:val="0"/>
              <w:rPr>
                <w:rFonts w:hint="default"/>
              </w:rPr>
            </w:pPr>
            <w:r>
              <w:rPr>
                <w:rFonts w:hint="default"/>
                <w:lang w:val="en-US" w:eastAsia="zh-CN"/>
              </w:rPr>
              <w:t>止损订单信息，仅适用于包含限价止盈单的双向止盈止损订单，触发后生成的普通订单</w:t>
            </w:r>
          </w:p>
        </w:tc>
      </w:tr>
      <w:tr w14:paraId="0182E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0D44C0">
            <w:pPr>
              <w:bidi w:val="0"/>
              <w:rPr>
                <w:rFonts w:hint="default"/>
              </w:rPr>
            </w:pPr>
            <w:r>
              <w:rPr>
                <w:rFonts w:hint="default"/>
                <w:lang w:val="en-US" w:eastAsia="zh-CN"/>
              </w:rPr>
              <w:t>&gt; algoId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FBCD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7E16F0">
            <w:pPr>
              <w:bidi w:val="0"/>
              <w:rPr>
                <w:rFonts w:hint="default"/>
              </w:rPr>
            </w:pPr>
            <w:r>
              <w:rPr>
                <w:rFonts w:hint="default"/>
                <w:lang w:val="en-US" w:eastAsia="zh-CN"/>
              </w:rPr>
              <w:t>策略订单唯一标识</w:t>
            </w:r>
          </w:p>
        </w:tc>
      </w:tr>
      <w:tr w14:paraId="21417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4DC448">
            <w:pPr>
              <w:bidi w:val="0"/>
              <w:rPr>
                <w:rFonts w:hint="default"/>
              </w:rPr>
            </w:pPr>
            <w:r>
              <w:rPr>
                <w:rFonts w:hint="default"/>
                <w:lang w:val="en-US" w:eastAsia="zh-CN"/>
              </w:rPr>
              <w:t>stpId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1A3C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D66C10">
            <w:pPr>
              <w:bidi w:val="0"/>
              <w:rPr>
                <w:rFonts w:hint="default"/>
              </w:rPr>
            </w:pPr>
            <w:del w:id="14">
              <w:r>
                <w:rPr>
                  <w:rFonts w:hint="default"/>
                  <w:lang w:val="en-US" w:eastAsia="zh-CN"/>
                </w:rPr>
                <w:delText>自成交保护ID</w:delText>
              </w:r>
            </w:del>
            <w:del w:id="15">
              <w:r>
                <w:rPr>
                  <w:rFonts w:hint="default"/>
                  <w:lang w:val="en-US" w:eastAsia="zh-CN"/>
                </w:rPr>
                <w:br w:type="textWrapping"/>
              </w:r>
            </w:del>
            <w:del w:id="16">
              <w:r>
                <w:rPr>
                  <w:rFonts w:hint="default"/>
                  <w:lang w:val="en-US" w:eastAsia="zh-CN"/>
                </w:rPr>
                <w:delText>如果自成交保护不适用则返回""</w:delText>
              </w:r>
            </w:del>
            <w:r>
              <w:rPr>
                <w:rFonts w:hint="default"/>
                <w:lang w:val="en-US" w:eastAsia="zh-CN"/>
              </w:rPr>
              <w:t>（已弃用）</w:t>
            </w:r>
          </w:p>
        </w:tc>
      </w:tr>
      <w:tr w14:paraId="3BF72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ADE554">
            <w:pPr>
              <w:bidi w:val="0"/>
              <w:rPr>
                <w:rFonts w:hint="default"/>
              </w:rPr>
            </w:pPr>
            <w:r>
              <w:rPr>
                <w:rFonts w:hint="default"/>
                <w:lang w:val="en-US" w:eastAsia="zh-CN"/>
              </w:rPr>
              <w:t>stpMode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FCBE2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3C9558">
            <w:pPr>
              <w:bidi w:val="0"/>
              <w:rPr>
                <w:rFonts w:hint="default"/>
              </w:rPr>
            </w:pPr>
            <w:r>
              <w:rPr>
                <w:rFonts w:hint="default"/>
                <w:lang w:val="en-US" w:eastAsia="zh-CN"/>
              </w:rPr>
              <w:t>自成交保护模式</w:t>
            </w:r>
          </w:p>
        </w:tc>
      </w:tr>
      <w:tr w14:paraId="0593D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5A713F">
            <w:pPr>
              <w:bidi w:val="0"/>
              <w:rPr>
                <w:rFonts w:hint="default"/>
              </w:rPr>
            </w:pPr>
            <w:r>
              <w:rPr>
                <w:rFonts w:hint="default"/>
                <w:lang w:val="en-US" w:eastAsia="zh-CN"/>
              </w:rPr>
              <w:t>feeCcy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56C47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B9841E">
            <w:pPr>
              <w:bidi w:val="0"/>
              <w:rPr>
                <w:rFonts w:hint="default"/>
              </w:rPr>
            </w:pPr>
            <w:r>
              <w:rPr>
                <w:rFonts w:hint="default"/>
                <w:lang w:val="en-US" w:eastAsia="zh-CN"/>
              </w:rPr>
              <w:t>手续费币种</w:t>
            </w:r>
            <w:r>
              <w:rPr>
                <w:rFonts w:hint="default"/>
                <w:lang w:val="en-US" w:eastAsia="zh-CN"/>
              </w:rPr>
              <w:br w:type="textWrapping"/>
            </w:r>
            <w:r>
              <w:rPr>
                <w:rFonts w:hint="default"/>
                <w:lang w:val="en-US" w:eastAsia="zh-CN"/>
              </w:rPr>
              <w:t>对于币币和杠杆的挂单卖单，表示计价币种；其他情况下，表示收取手续费的币种。</w:t>
            </w:r>
          </w:p>
        </w:tc>
      </w:tr>
      <w:tr w14:paraId="75C3E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4E8506">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CB536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FF0496">
            <w:pPr>
              <w:bidi w:val="0"/>
              <w:rPr>
                <w:rFonts w:hint="default"/>
              </w:rPr>
            </w:pPr>
            <w:r>
              <w:rPr>
                <w:rFonts w:hint="default"/>
                <w:lang w:val="en-US" w:eastAsia="zh-CN"/>
              </w:rPr>
              <w:t>手续费金额</w:t>
            </w:r>
            <w:r>
              <w:rPr>
                <w:rFonts w:hint="default"/>
                <w:lang w:val="en-US" w:eastAsia="zh-CN"/>
              </w:rPr>
              <w:br w:type="textWrapping"/>
            </w:r>
            <w:r>
              <w:rPr>
                <w:rFonts w:hint="default"/>
                <w:lang w:val="en-US" w:eastAsia="zh-CN"/>
              </w:rPr>
              <w:t>对于币币和杠杆（除挂单卖单外）：平台收取的累计手续费，始终为负数。</w:t>
            </w:r>
            <w:r>
              <w:rPr>
                <w:rFonts w:hint="default"/>
                <w:lang w:val="en-US" w:eastAsia="zh-CN"/>
              </w:rPr>
              <w:br w:type="textWrapping"/>
            </w:r>
            <w:r>
              <w:rPr>
                <w:rFonts w:hint="default"/>
                <w:lang w:val="en-US" w:eastAsia="zh-CN"/>
              </w:rPr>
              <w:t>对于币币和杠杆的挂单卖单、交割、永续和期权：累计手续费和返佣（币币和杠杆挂单卖单始终以计价币种计算）。</w:t>
            </w:r>
          </w:p>
        </w:tc>
      </w:tr>
      <w:tr w14:paraId="10A47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E15101">
            <w:pPr>
              <w:bidi w:val="0"/>
              <w:rPr>
                <w:rFonts w:hint="default"/>
              </w:rPr>
            </w:pPr>
            <w:r>
              <w:rPr>
                <w:rFonts w:hint="default"/>
                <w:lang w:val="en-US" w:eastAsia="zh-CN"/>
              </w:rPr>
              <w:t>rebateCcy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2143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5F3E21">
            <w:pPr>
              <w:bidi w:val="0"/>
              <w:rPr>
                <w:rFonts w:hint="default"/>
              </w:rPr>
            </w:pPr>
            <w:r>
              <w:rPr>
                <w:rFonts w:hint="default"/>
                <w:lang w:val="en-US" w:eastAsia="zh-CN"/>
              </w:rPr>
              <w:t>返佣币种</w:t>
            </w:r>
            <w:r>
              <w:rPr>
                <w:rFonts w:hint="default"/>
                <w:lang w:val="en-US" w:eastAsia="zh-CN"/>
              </w:rPr>
              <w:br w:type="textWrapping"/>
            </w:r>
            <w:r>
              <w:rPr>
                <w:rFonts w:hint="default"/>
                <w:lang w:val="en-US" w:eastAsia="zh-CN"/>
              </w:rPr>
              <w:t>对于币币和杠杆的挂单卖单，表示交易币种；其他情况下，表示支付返佣的币种。</w:t>
            </w:r>
          </w:p>
        </w:tc>
      </w:tr>
      <w:tr w14:paraId="02E72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5C3760">
            <w:pPr>
              <w:bidi w:val="0"/>
              <w:rPr>
                <w:rFonts w:hint="default"/>
              </w:rPr>
            </w:pPr>
            <w:r>
              <w:rPr>
                <w:rFonts w:hint="default"/>
                <w:lang w:val="en-US" w:eastAsia="zh-CN"/>
              </w:rPr>
              <w:t>rebate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C2E31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A2A0B7">
            <w:pPr>
              <w:bidi w:val="0"/>
              <w:rPr>
                <w:rFonts w:hint="default"/>
              </w:rPr>
            </w:pPr>
            <w:r>
              <w:rPr>
                <w:rFonts w:hint="default"/>
                <w:lang w:val="en-US" w:eastAsia="zh-CN"/>
              </w:rPr>
              <w:t>返佣金额，仅适用于币币和杠杆</w:t>
            </w:r>
            <w:r>
              <w:rPr>
                <w:rFonts w:hint="default"/>
                <w:lang w:val="en-US" w:eastAsia="zh-CN"/>
              </w:rPr>
              <w:br w:type="textWrapping"/>
            </w:r>
            <w:r>
              <w:rPr>
                <w:rFonts w:hint="default"/>
                <w:lang w:val="en-US" w:eastAsia="zh-CN"/>
              </w:rPr>
              <w:t>对于挂单卖单：以交易币种为单位的</w:t>
            </w:r>
            <w:del w:id="17">
              <w:r>
                <w:rPr>
                  <w:rFonts w:hint="default"/>
                  <w:lang w:val="en-US" w:eastAsia="zh-CN"/>
                </w:rPr>
                <w:delText>累计手续费和</w:delText>
              </w:r>
            </w:del>
            <w:r>
              <w:rPr>
                <w:rFonts w:hint="default"/>
                <w:lang w:val="en-US" w:eastAsia="zh-CN"/>
              </w:rPr>
              <w:t>返佣金额。</w:t>
            </w:r>
            <w:r>
              <w:rPr>
                <w:rFonts w:hint="default"/>
                <w:lang w:val="en-US" w:eastAsia="zh-CN"/>
              </w:rPr>
              <w:br w:type="textWrapping"/>
            </w:r>
            <w:r>
              <w:rPr>
                <w:rFonts w:hint="default"/>
                <w:lang w:val="en-US" w:eastAsia="zh-CN"/>
              </w:rPr>
              <w:t>其他情况下，表示挂单返佣金额，始终为正数，如无返佣则返回""。</w:t>
            </w:r>
          </w:p>
        </w:tc>
      </w:tr>
      <w:tr w14:paraId="37072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EA5230">
            <w:pPr>
              <w:bidi w:val="0"/>
              <w:rPr>
                <w:rFonts w:hint="default"/>
              </w:rPr>
            </w:pPr>
            <w:r>
              <w:rPr>
                <w:rFonts w:hint="default"/>
                <w:lang w:val="en-US" w:eastAsia="zh-CN"/>
              </w:rPr>
              <w:t>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4BE6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EAB350">
            <w:pPr>
              <w:bidi w:val="0"/>
              <w:rPr>
                <w:rFonts w:hint="default"/>
              </w:rPr>
            </w:pPr>
            <w:r>
              <w:rPr>
                <w:rFonts w:hint="default"/>
                <w:lang w:val="en-US" w:eastAsia="zh-CN"/>
              </w:rPr>
              <w:t>订单来源</w:t>
            </w:r>
            <w:r>
              <w:rPr>
                <w:rFonts w:hint="default"/>
                <w:lang w:val="en-US" w:eastAsia="zh-CN"/>
              </w:rPr>
              <w:br w:type="textWrapping"/>
            </w:r>
            <w:r>
              <w:rPr>
                <w:rFonts w:hint="default"/>
                <w:lang w:val="en-US" w:eastAsia="zh-CN"/>
              </w:rPr>
              <w:t>6：计划委托策略触发后的生成的普通单</w:t>
            </w:r>
            <w:r>
              <w:rPr>
                <w:rFonts w:hint="default"/>
                <w:lang w:val="en-US" w:eastAsia="zh-CN"/>
              </w:rPr>
              <w:br w:type="textWrapping"/>
            </w:r>
            <w:r>
              <w:rPr>
                <w:rFonts w:hint="default"/>
                <w:lang w:val="en-US" w:eastAsia="zh-CN"/>
              </w:rPr>
              <w:t>7：止盈止损策略触发后的生成的普通单</w:t>
            </w:r>
            <w:r>
              <w:rPr>
                <w:rFonts w:hint="default"/>
                <w:lang w:val="en-US" w:eastAsia="zh-CN"/>
              </w:rPr>
              <w:br w:type="textWrapping"/>
            </w:r>
            <w:r>
              <w:rPr>
                <w:rFonts w:hint="default"/>
                <w:lang w:val="en-US" w:eastAsia="zh-CN"/>
              </w:rPr>
              <w:t>13：策略委托单触发后的生成的普通单</w:t>
            </w:r>
            <w:r>
              <w:rPr>
                <w:rFonts w:hint="default"/>
                <w:lang w:val="en-US" w:eastAsia="zh-CN"/>
              </w:rPr>
              <w:br w:type="textWrapping"/>
            </w:r>
            <w:r>
              <w:rPr>
                <w:rFonts w:hint="default"/>
                <w:lang w:val="en-US" w:eastAsia="zh-CN"/>
              </w:rPr>
              <w:t>25：移动止盈止损策略触发后的生成的普通单</w:t>
            </w:r>
            <w:r>
              <w:rPr>
                <w:rFonts w:hint="default"/>
                <w:lang w:val="en-US" w:eastAsia="zh-CN"/>
              </w:rPr>
              <w:br w:type="textWrapping"/>
            </w:r>
            <w:r>
              <w:rPr>
                <w:rFonts w:hint="default"/>
                <w:lang w:val="en-US" w:eastAsia="zh-CN"/>
              </w:rPr>
              <w:t>34: 追逐限价委托生成的普通单</w:t>
            </w:r>
          </w:p>
        </w:tc>
      </w:tr>
      <w:tr w14:paraId="68A67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8C7751">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4912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35D650">
            <w:pPr>
              <w:bidi w:val="0"/>
              <w:rPr>
                <w:rFonts w:hint="default"/>
              </w:rPr>
            </w:pPr>
            <w:r>
              <w:rPr>
                <w:rFonts w:hint="default"/>
                <w:lang w:val="en-US" w:eastAsia="zh-CN"/>
              </w:rPr>
              <w:t>收益(不包括手续费)</w:t>
            </w:r>
            <w:r>
              <w:rPr>
                <w:rFonts w:hint="default"/>
                <w:lang w:val="en-US" w:eastAsia="zh-CN"/>
              </w:rPr>
              <w:br w:type="textWrapping"/>
            </w:r>
            <w:r>
              <w:rPr>
                <w:rFonts w:hint="default"/>
                <w:lang w:val="en-US" w:eastAsia="zh-CN"/>
              </w:rPr>
              <w:t>适用于有成交的平仓订单，其他情况均为0</w:t>
            </w:r>
          </w:p>
        </w:tc>
      </w:tr>
      <w:tr w14:paraId="4FE23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4004BE">
            <w:pPr>
              <w:bidi w:val="0"/>
              <w:rPr>
                <w:rFonts w:hint="default"/>
              </w:rPr>
            </w:pPr>
            <w:r>
              <w:rPr>
                <w:rFonts w:hint="default"/>
                <w:lang w:val="en-US" w:eastAsia="zh-CN"/>
              </w:rPr>
              <w:t>category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47F39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5BF624">
            <w:pPr>
              <w:bidi w:val="0"/>
              <w:rPr>
                <w:rFonts w:hint="default"/>
              </w:rPr>
            </w:pPr>
            <w:r>
              <w:rPr>
                <w:rFonts w:hint="default"/>
                <w:lang w:val="en-US" w:eastAsia="zh-CN"/>
              </w:rPr>
              <w:t>订单种类</w:t>
            </w:r>
            <w:r>
              <w:rPr>
                <w:rFonts w:hint="default"/>
                <w:lang w:val="en-US" w:eastAsia="zh-CN"/>
              </w:rPr>
              <w:br w:type="textWrapping"/>
            </w:r>
            <w:r>
              <w:rPr>
                <w:rFonts w:hint="default"/>
                <w:lang w:val="en-US" w:eastAsia="zh-CN"/>
              </w:rPr>
              <w:t>normal：普通委托</w:t>
            </w:r>
            <w:r>
              <w:rPr>
                <w:rFonts w:hint="default"/>
                <w:lang w:val="en-US" w:eastAsia="zh-CN"/>
              </w:rPr>
              <w:br w:type="textWrapping"/>
            </w:r>
            <w:r>
              <w:rPr>
                <w:rFonts w:hint="default"/>
                <w:lang w:val="en-US" w:eastAsia="zh-CN"/>
              </w:rPr>
              <w:t>twap：TWAP自动换币</w:t>
            </w:r>
            <w:r>
              <w:rPr>
                <w:rFonts w:hint="default"/>
                <w:lang w:val="en-US" w:eastAsia="zh-CN"/>
              </w:rPr>
              <w:br w:type="textWrapping"/>
            </w:r>
            <w:r>
              <w:rPr>
                <w:rFonts w:hint="default"/>
                <w:lang w:val="en-US" w:eastAsia="zh-CN"/>
              </w:rPr>
              <w:t>adl：ADL自动减仓</w:t>
            </w:r>
            <w:r>
              <w:rPr>
                <w:rFonts w:hint="default"/>
                <w:lang w:val="en-US" w:eastAsia="zh-CN"/>
              </w:rPr>
              <w:br w:type="textWrapping"/>
            </w:r>
            <w:r>
              <w:rPr>
                <w:rFonts w:hint="default"/>
                <w:lang w:val="en-US" w:eastAsia="zh-CN"/>
              </w:rPr>
              <w:t>full_liquidation：强制平仓</w:t>
            </w:r>
            <w:r>
              <w:rPr>
                <w:rFonts w:hint="default"/>
                <w:lang w:val="en-US" w:eastAsia="zh-CN"/>
              </w:rPr>
              <w:br w:type="textWrapping"/>
            </w:r>
            <w:r>
              <w:rPr>
                <w:rFonts w:hint="default"/>
                <w:lang w:val="en-US" w:eastAsia="zh-CN"/>
              </w:rPr>
              <w:t>partial_liquidation：强制减仓</w:t>
            </w:r>
            <w:r>
              <w:rPr>
                <w:rFonts w:hint="default"/>
                <w:lang w:val="en-US" w:eastAsia="zh-CN"/>
              </w:rPr>
              <w:br w:type="textWrapping"/>
            </w:r>
            <w:r>
              <w:rPr>
                <w:rFonts w:hint="default"/>
                <w:lang w:val="en-US" w:eastAsia="zh-CN"/>
              </w:rPr>
              <w:t>delivery：交割</w:t>
            </w:r>
            <w:r>
              <w:rPr>
                <w:rFonts w:hint="default"/>
                <w:lang w:val="en-US" w:eastAsia="zh-CN"/>
              </w:rPr>
              <w:br w:type="textWrapping"/>
            </w:r>
            <w:r>
              <w:rPr>
                <w:rFonts w:hint="default"/>
                <w:lang w:val="en-US" w:eastAsia="zh-CN"/>
              </w:rPr>
              <w:t>ddh：对冲减仓类型订单</w:t>
            </w:r>
            <w:r>
              <w:rPr>
                <w:rFonts w:hint="default"/>
                <w:lang w:val="en-US" w:eastAsia="zh-CN"/>
              </w:rPr>
              <w:br w:type="textWrapping"/>
            </w:r>
            <w:r>
              <w:rPr>
                <w:rFonts w:hint="default"/>
                <w:lang w:val="en-US" w:eastAsia="zh-CN"/>
              </w:rPr>
              <w:t>auto_conversion：抵押借币自动还币订单</w:t>
            </w:r>
          </w:p>
        </w:tc>
      </w:tr>
      <w:tr w14:paraId="63D69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F3FE2D">
            <w:pPr>
              <w:bidi w:val="0"/>
              <w:rPr>
                <w:rFonts w:hint="default"/>
              </w:rPr>
            </w:pPr>
            <w:r>
              <w:rPr>
                <w:rFonts w:hint="default"/>
                <w:lang w:val="en-US" w:eastAsia="zh-CN"/>
              </w:rPr>
              <w:t>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DA23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8A90AD">
            <w:pPr>
              <w:bidi w:val="0"/>
              <w:rPr>
                <w:rFonts w:hint="default"/>
              </w:rPr>
            </w:pPr>
            <w:r>
              <w:rPr>
                <w:rFonts w:hint="default"/>
                <w:lang w:val="en-US" w:eastAsia="zh-CN"/>
              </w:rPr>
              <w:t>是否只减仓，true 或 false</w:t>
            </w:r>
          </w:p>
        </w:tc>
      </w:tr>
      <w:tr w14:paraId="0837F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1108D5">
            <w:pPr>
              <w:bidi w:val="0"/>
              <w:rPr>
                <w:rFonts w:hint="default"/>
              </w:rPr>
            </w:pPr>
            <w:r>
              <w:rPr>
                <w:rFonts w:hint="default"/>
                <w:lang w:val="en-US" w:eastAsia="zh-CN"/>
              </w:rPr>
              <w:t>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062E2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030A76">
            <w:pPr>
              <w:bidi w:val="0"/>
              <w:rPr>
                <w:rFonts w:hint="default"/>
              </w:rPr>
            </w:pPr>
            <w:r>
              <w:rPr>
                <w:rFonts w:hint="default"/>
                <w:lang w:val="en-US" w:eastAsia="zh-CN"/>
              </w:rPr>
              <w:t>订单取消来源的原因枚举值代码</w:t>
            </w:r>
          </w:p>
        </w:tc>
      </w:tr>
      <w:tr w14:paraId="5866B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FA7CB6">
            <w:pPr>
              <w:bidi w:val="0"/>
              <w:rPr>
                <w:rFonts w:hint="default"/>
              </w:rPr>
            </w:pPr>
            <w:r>
              <w:rPr>
                <w:rFonts w:hint="default"/>
                <w:lang w:val="en-US" w:eastAsia="zh-CN"/>
              </w:rPr>
              <w:t>cancelSourceReason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6C20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1F89CC">
            <w:pPr>
              <w:bidi w:val="0"/>
              <w:rPr>
                <w:rFonts w:hint="default"/>
              </w:rPr>
            </w:pPr>
            <w:r>
              <w:rPr>
                <w:rFonts w:hint="default"/>
                <w:lang w:val="en-US" w:eastAsia="zh-CN"/>
              </w:rPr>
              <w:t>订单取消来源的对应具体原因</w:t>
            </w:r>
          </w:p>
        </w:tc>
      </w:tr>
      <w:tr w14:paraId="7870C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1776F3">
            <w:pPr>
              <w:bidi w:val="0"/>
              <w:rPr>
                <w:rFonts w:hint="default"/>
              </w:rPr>
            </w:pPr>
            <w:r>
              <w:rPr>
                <w:rFonts w:hint="default"/>
                <w:lang w:val="en-US" w:eastAsia="zh-CN"/>
              </w:rPr>
              <w:t>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7B722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46111C">
            <w:pPr>
              <w:bidi w:val="0"/>
              <w:rPr>
                <w:rFonts w:hint="default"/>
              </w:rPr>
            </w:pPr>
            <w:r>
              <w:rPr>
                <w:rFonts w:hint="default"/>
                <w:lang w:val="en-US" w:eastAsia="zh-CN"/>
              </w:rPr>
              <w:t>客户自定义策略订单ID。策略订单触发，且策略单有algoClOrdId时有值，否则为"",</w:t>
            </w:r>
          </w:p>
        </w:tc>
      </w:tr>
      <w:tr w14:paraId="6A65D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3542A8">
            <w:pPr>
              <w:bidi w:val="0"/>
              <w:rPr>
                <w:rFonts w:hint="default"/>
              </w:rPr>
            </w:pPr>
            <w:r>
              <w:rPr>
                <w:rFonts w:hint="default"/>
                <w:lang w:val="en-US" w:eastAsia="zh-CN"/>
              </w:rPr>
              <w:t>algoId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D4A1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945AB9">
            <w:pPr>
              <w:bidi w:val="0"/>
              <w:rPr>
                <w:rFonts w:hint="default"/>
              </w:rPr>
            </w:pPr>
            <w:r>
              <w:rPr>
                <w:rFonts w:hint="default"/>
                <w:lang w:val="en-US" w:eastAsia="zh-CN"/>
              </w:rPr>
              <w:t>策略委托单ID，策略订单触发时有值，否则为""</w:t>
            </w:r>
          </w:p>
        </w:tc>
      </w:tr>
      <w:tr w14:paraId="0FE94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D6CAF7">
            <w:pPr>
              <w:bidi w:val="0"/>
              <w:rPr>
                <w:rFonts w:hint="default"/>
              </w:rPr>
            </w:pPr>
            <w:r>
              <w:rPr>
                <w:rFonts w:hint="default"/>
                <w:lang w:val="en-US" w:eastAsia="zh-CN"/>
              </w:rPr>
              <w:t>isTpLimit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B91A5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52A612">
            <w:pPr>
              <w:bidi w:val="0"/>
              <w:rPr>
                <w:rFonts w:hint="default"/>
              </w:rPr>
            </w:pPr>
            <w:r>
              <w:rPr>
                <w:rFonts w:hint="default"/>
                <w:lang w:val="en-US" w:eastAsia="zh-CN"/>
              </w:rPr>
              <w:t>是否为限价止盈，true 或 false.</w:t>
            </w:r>
          </w:p>
        </w:tc>
      </w:tr>
      <w:tr w14:paraId="52C44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78D31A">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C20BB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F32086">
            <w:pPr>
              <w:bidi w:val="0"/>
              <w:rPr>
                <w:rFonts w:hint="default"/>
              </w:rPr>
            </w:pPr>
            <w:r>
              <w:rPr>
                <w:rFonts w:hint="default"/>
                <w:lang w:val="en-US" w:eastAsia="zh-CN"/>
              </w:rPr>
              <w:t>订单状态更新时间，Unix时间戳的毫秒数格式，如 1597026383085</w:t>
            </w:r>
          </w:p>
        </w:tc>
      </w:tr>
      <w:tr w14:paraId="6FF6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D487E1">
            <w:pPr>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1135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E65D5D">
            <w:pPr>
              <w:bidi w:val="0"/>
              <w:rPr>
                <w:rFonts w:hint="default"/>
              </w:rPr>
            </w:pPr>
            <w:r>
              <w:rPr>
                <w:rFonts w:hint="default"/>
                <w:lang w:val="en-US" w:eastAsia="zh-CN"/>
              </w:rPr>
              <w:t>订单创建时间，Unix时间戳的毫秒数格式，如 1597026383085</w:t>
            </w:r>
          </w:p>
        </w:tc>
      </w:tr>
      <w:tr w14:paraId="0D2D9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885D98">
            <w:pPr>
              <w:bidi w:val="0"/>
              <w:rPr>
                <w:rFonts w:hint="default"/>
              </w:rPr>
            </w:pPr>
            <w:r>
              <w:rPr>
                <w:rFonts w:hint="default"/>
                <w:lang w:val="en-US" w:eastAsia="zh-CN"/>
              </w:rPr>
              <w:t>quickMgnType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49EF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A296F8">
            <w:pPr>
              <w:bidi w:val="0"/>
              <w:rPr>
                <w:rFonts w:hint="default"/>
              </w:rPr>
            </w:pPr>
            <w:del w:id="18">
              <w:r>
                <w:rPr>
                  <w:rFonts w:hint="default"/>
                  <w:lang w:val="en-US" w:eastAsia="zh-CN"/>
                </w:rPr>
                <w:delText>一键借币类型，仅适用于杠杆逐仓的一键借币模式</w:delText>
              </w:r>
            </w:del>
            <w:del w:id="19">
              <w:r>
                <w:rPr>
                  <w:rFonts w:hint="default"/>
                  <w:lang w:val="en-US" w:eastAsia="zh-CN"/>
                </w:rPr>
                <w:br w:type="textWrapping"/>
              </w:r>
            </w:del>
            <w:del w:id="20">
              <w:r>
                <w:rPr>
                  <w:rFonts w:hint="default"/>
                  <w:lang w:val="en-US" w:eastAsia="zh-CN"/>
                </w:rPr>
                <w:delText>manual：手动，auto_borrow：自动借币，auto_repay：自动还币</w:delText>
              </w:r>
            </w:del>
            <w:r>
              <w:rPr>
                <w:rFonts w:hint="default"/>
                <w:lang w:val="en-US" w:eastAsia="zh-CN"/>
              </w:rPr>
              <w:t>（已弃用）</w:t>
            </w:r>
          </w:p>
        </w:tc>
      </w:tr>
      <w:tr w14:paraId="66CDF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91080D">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1DF7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E19AA0">
            <w:pPr>
              <w:bidi w:val="0"/>
              <w:rPr>
                <w:rFonts w:hint="default"/>
              </w:rPr>
            </w:pPr>
            <w:r>
              <w:rPr>
                <w:rFonts w:hint="default"/>
                <w:lang w:val="en-US" w:eastAsia="zh-CN"/>
              </w:rPr>
              <w:t>用于交易的计价币种。</w:t>
            </w:r>
          </w:p>
        </w:tc>
      </w:tr>
      <w:tr w14:paraId="7F4ABDF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10DBF7">
            <w:pPr>
              <w:bidi w:val="0"/>
              <w:rPr>
                <w:rFonts w:hint="default"/>
              </w:rPr>
            </w:pPr>
            <w:r>
              <w:rPr>
                <w:rFonts w:hint="default"/>
                <w:lang w:val="en-US" w:eastAsia="zh-CN"/>
              </w:rPr>
              <w:t>outcome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E27B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22042F">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w:t>
            </w:r>
          </w:p>
        </w:tc>
      </w:tr>
    </w:tbl>
    <w:p w14:paraId="5B9D0693">
      <w:pPr>
        <w:bidi w:val="0"/>
        <w:rPr>
          <w:rFonts w:hint="default"/>
        </w:rPr>
      </w:pPr>
      <w:r>
        <w:rPr>
          <w:rFonts w:hint="default"/>
        </w:rPr>
        <w:t>GET / 获取历史订单记录（近三个月）</w:t>
      </w:r>
    </w:p>
    <w:p w14:paraId="199F39FB">
      <w:pPr>
        <w:bidi w:val="0"/>
        <w:rPr>
          <w:rFonts w:hint="default"/>
        </w:rPr>
      </w:pPr>
      <w:r>
        <w:rPr>
          <w:rFonts w:hint="default"/>
        </w:rPr>
        <w:t>获取最近3个月挂单，且完成的订单数据，包括3个月以前挂单，但近3个月才成交的订单数据。按照订单创建时间倒序排序。</w:t>
      </w:r>
    </w:p>
    <w:p w14:paraId="7026E3F6">
      <w:pPr>
        <w:bidi w:val="0"/>
        <w:rPr>
          <w:rFonts w:hint="default"/>
        </w:rPr>
      </w:pPr>
      <w:r>
        <w:rPr>
          <w:rFonts w:hint="default"/>
        </w:rPr>
        <w:t>限速：20次/2s</w:t>
      </w:r>
    </w:p>
    <w:p w14:paraId="14AC9F09">
      <w:pPr>
        <w:bidi w:val="0"/>
        <w:rPr>
          <w:rFonts w:hint="default"/>
        </w:rPr>
      </w:pPr>
      <w:r>
        <w:rPr>
          <w:rFonts w:hint="default"/>
        </w:rPr>
        <w:t>限速规则：User ID</w:t>
      </w:r>
    </w:p>
    <w:p w14:paraId="29AC2F78">
      <w:pPr>
        <w:bidi w:val="0"/>
        <w:rPr>
          <w:rFonts w:hint="default"/>
        </w:rPr>
      </w:pPr>
      <w:r>
        <w:rPr>
          <w:rFonts w:hint="default"/>
        </w:rPr>
        <w:t>权限：读取</w:t>
      </w:r>
    </w:p>
    <w:p w14:paraId="790BBFC8">
      <w:pPr>
        <w:bidi w:val="0"/>
        <w:rPr>
          <w:rFonts w:hint="default"/>
        </w:rPr>
      </w:pPr>
      <w:r>
        <w:rPr>
          <w:rFonts w:hint="default"/>
        </w:rPr>
        <w:t>HTTP请求</w:t>
      </w:r>
    </w:p>
    <w:p w14:paraId="4654D7DE">
      <w:pPr>
        <w:bidi w:val="0"/>
        <w:rPr>
          <w:rFonts w:hint="default"/>
        </w:rPr>
      </w:pPr>
      <w:r>
        <w:rPr>
          <w:rFonts w:hint="default"/>
        </w:rPr>
        <w:t>GET /api/v5/trade/orders-history-archive</w:t>
      </w:r>
    </w:p>
    <w:p w14:paraId="041D5672">
      <w:pPr>
        <w:bidi w:val="0"/>
      </w:pPr>
      <w:r>
        <w:rPr>
          <w:rFonts w:hint="default"/>
        </w:rPr>
        <w:t>请求示例</w:t>
      </w:r>
    </w:p>
    <w:p w14:paraId="56772167">
      <w:pPr>
        <w:bidi w:val="0"/>
        <w:rPr>
          <w:rFonts w:hint="default"/>
        </w:rPr>
      </w:pPr>
      <w:r>
        <w:rPr>
          <w:rFonts w:hint="default"/>
        </w:rPr>
        <w:t>import okx.Trade as Trade</w:t>
      </w:r>
    </w:p>
    <w:p w14:paraId="3050103B">
      <w:pPr>
        <w:bidi w:val="0"/>
        <w:rPr>
          <w:rFonts w:hint="default"/>
        </w:rPr>
      </w:pPr>
      <w:r>
        <w:rPr>
          <w:rFonts w:hint="default"/>
        </w:rPr>
        <w:t># API 初始化apikey = "YOUR_API_KEY"secretkey = "YOUR_SECRET_KEY"passphrase = "YOUR_PASSPHRASE"</w:t>
      </w:r>
    </w:p>
    <w:p w14:paraId="17A32C58">
      <w:pPr>
        <w:bidi w:val="0"/>
        <w:rPr>
          <w:rFonts w:hint="default"/>
        </w:rPr>
      </w:pPr>
      <w:r>
        <w:rPr>
          <w:rFonts w:hint="default"/>
        </w:rPr>
        <w:t>flag = "1"  # 实盘: 0, 模拟盘: 1tradeAPI = Trade.TradeAPI(apikey, secretkey, passphrase, False, flag)</w:t>
      </w:r>
    </w:p>
    <w:p w14:paraId="3BD28C51">
      <w:pPr>
        <w:bidi w:val="0"/>
        <w:rPr>
          <w:rFonts w:hint="default"/>
        </w:rPr>
      </w:pPr>
      <w:r>
        <w:rPr>
          <w:rFonts w:hint="default"/>
        </w:rPr>
        <w:t># 查询币币历史订单（3月内）result = tradeAPI.get_orders_history_archive(</w:t>
      </w:r>
    </w:p>
    <w:p w14:paraId="78597F63">
      <w:pPr>
        <w:bidi w:val="0"/>
        <w:rPr>
          <w:rFonts w:hint="default"/>
        </w:rPr>
      </w:pPr>
      <w:r>
        <w:rPr>
          <w:rFonts w:hint="default"/>
        </w:rPr>
        <w:t xml:space="preserve">    instType="SPOT",</w:t>
      </w:r>
    </w:p>
    <w:p w14:paraId="577F248E">
      <w:pPr>
        <w:bidi w:val="0"/>
        <w:rPr>
          <w:rFonts w:hint="default"/>
        </w:rPr>
      </w:pPr>
      <w:r>
        <w:rPr>
          <w:rFonts w:hint="default"/>
        </w:rPr>
        <w:t xml:space="preserve">    ordType="post_only,fok,ioc")print(result)</w:t>
      </w:r>
    </w:p>
    <w:p w14:paraId="2438A126">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796"/>
        <w:gridCol w:w="5912"/>
      </w:tblGrid>
      <w:tr w14:paraId="2E3064D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5940A72">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5B01C0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2DAF093">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3774B58">
            <w:pPr>
              <w:bidi w:val="0"/>
              <w:rPr>
                <w:rFonts w:hint="default"/>
              </w:rPr>
            </w:pPr>
            <w:r>
              <w:rPr>
                <w:rFonts w:hint="default"/>
                <w:lang w:val="en-US" w:eastAsia="zh-CN"/>
              </w:rPr>
              <w:t>描述</w:t>
            </w:r>
          </w:p>
        </w:tc>
      </w:tr>
      <w:tr w14:paraId="3C237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88418A">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7FDA5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A5EF6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A20C19">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1A949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B5E010">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AE30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ADFA4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695AB9">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6B0E9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593777">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5662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DF67D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3D5DB6">
            <w:pPr>
              <w:bidi w:val="0"/>
              <w:rPr>
                <w:rFonts w:hint="default"/>
              </w:rPr>
            </w:pPr>
            <w:r>
              <w:rPr>
                <w:rFonts w:hint="default"/>
                <w:lang w:val="en-US" w:eastAsia="zh-CN"/>
              </w:rPr>
              <w:t>产品ID，如 BTC-USDT</w:t>
            </w:r>
          </w:p>
        </w:tc>
      </w:tr>
      <w:tr w14:paraId="68F3F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FE4F7A">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AFDC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BBB4B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F8517E">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op_fok：期权简选（全部成交或立即取消）</w:t>
            </w:r>
            <w:r>
              <w:rPr>
                <w:rFonts w:hint="default"/>
                <w:lang w:val="en-US" w:eastAsia="zh-CN"/>
              </w:rPr>
              <w:br w:type="textWrapping"/>
            </w:r>
            <w:r>
              <w:rPr>
                <w:rFonts w:hint="default"/>
                <w:lang w:val="en-US" w:eastAsia="zh-CN"/>
              </w:rPr>
              <w:t>elp：流动性增强计划订单</w:t>
            </w:r>
          </w:p>
        </w:tc>
      </w:tr>
      <w:tr w14:paraId="1694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27DB85">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292F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C29FD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514C21">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filled：完全成交</w:t>
            </w:r>
            <w:r>
              <w:rPr>
                <w:rFonts w:hint="default"/>
                <w:lang w:val="en-US" w:eastAsia="zh-CN"/>
              </w:rPr>
              <w:br w:type="textWrapping"/>
            </w:r>
            <w:r>
              <w:rPr>
                <w:rFonts w:hint="default"/>
                <w:lang w:val="en-US" w:eastAsia="zh-CN"/>
              </w:rPr>
              <w:t>mmp_canceled：做市商保护机制导致的自动撤单</w:t>
            </w:r>
          </w:p>
        </w:tc>
      </w:tr>
      <w:tr w14:paraId="57509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C6CAFB">
            <w:pPr>
              <w:bidi w:val="0"/>
              <w:rPr>
                <w:rFonts w:hint="default"/>
              </w:rPr>
            </w:pPr>
            <w:r>
              <w:rPr>
                <w:rFonts w:hint="default"/>
                <w:lang w:val="en-US" w:eastAsia="zh-CN"/>
              </w:rPr>
              <w:t>category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6FCFB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57C8C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A4C3BF">
            <w:pPr>
              <w:bidi w:val="0"/>
              <w:rPr>
                <w:rFonts w:hint="default"/>
              </w:rPr>
            </w:pPr>
            <w:r>
              <w:rPr>
                <w:rFonts w:hint="default"/>
                <w:lang w:val="en-US" w:eastAsia="zh-CN"/>
              </w:rPr>
              <w:t>订单种类</w:t>
            </w:r>
            <w:r>
              <w:rPr>
                <w:rFonts w:hint="default"/>
                <w:lang w:val="en-US" w:eastAsia="zh-CN"/>
              </w:rPr>
              <w:br w:type="textWrapping"/>
            </w:r>
            <w:r>
              <w:rPr>
                <w:rFonts w:hint="default"/>
                <w:lang w:val="en-US" w:eastAsia="zh-CN"/>
              </w:rPr>
              <w:t>twap：TWAP自动换币</w:t>
            </w:r>
            <w:r>
              <w:rPr>
                <w:rFonts w:hint="default"/>
                <w:lang w:val="en-US" w:eastAsia="zh-CN"/>
              </w:rPr>
              <w:br w:type="textWrapping"/>
            </w:r>
            <w:r>
              <w:rPr>
                <w:rFonts w:hint="default"/>
                <w:lang w:val="en-US" w:eastAsia="zh-CN"/>
              </w:rPr>
              <w:t>adl：ADL自动减仓</w:t>
            </w:r>
            <w:r>
              <w:rPr>
                <w:rFonts w:hint="default"/>
                <w:lang w:val="en-US" w:eastAsia="zh-CN"/>
              </w:rPr>
              <w:br w:type="textWrapping"/>
            </w:r>
            <w:r>
              <w:rPr>
                <w:rFonts w:hint="default"/>
                <w:lang w:val="en-US" w:eastAsia="zh-CN"/>
              </w:rPr>
              <w:t>full_liquidation：强制平仓</w:t>
            </w:r>
            <w:r>
              <w:rPr>
                <w:rFonts w:hint="default"/>
                <w:lang w:val="en-US" w:eastAsia="zh-CN"/>
              </w:rPr>
              <w:br w:type="textWrapping"/>
            </w:r>
            <w:r>
              <w:rPr>
                <w:rFonts w:hint="default"/>
                <w:lang w:val="en-US" w:eastAsia="zh-CN"/>
              </w:rPr>
              <w:t>partial_liquidation：强制减仓</w:t>
            </w:r>
            <w:r>
              <w:rPr>
                <w:rFonts w:hint="default"/>
                <w:lang w:val="en-US" w:eastAsia="zh-CN"/>
              </w:rPr>
              <w:br w:type="textWrapping"/>
            </w:r>
            <w:r>
              <w:rPr>
                <w:rFonts w:hint="default"/>
                <w:lang w:val="en-US" w:eastAsia="zh-CN"/>
              </w:rPr>
              <w:t>delivery：交割</w:t>
            </w:r>
            <w:r>
              <w:rPr>
                <w:rFonts w:hint="default"/>
                <w:lang w:val="en-US" w:eastAsia="zh-CN"/>
              </w:rPr>
              <w:br w:type="textWrapping"/>
            </w:r>
            <w:r>
              <w:rPr>
                <w:rFonts w:hint="default"/>
                <w:lang w:val="en-US" w:eastAsia="zh-CN"/>
              </w:rPr>
              <w:t>ddh：对冲减仓类型订单</w:t>
            </w:r>
          </w:p>
        </w:tc>
      </w:tr>
      <w:tr w14:paraId="03452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8D29F1">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692F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21C1D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942EC2">
            <w:pPr>
              <w:bidi w:val="0"/>
              <w:rPr>
                <w:rFonts w:hint="default"/>
              </w:rPr>
            </w:pPr>
            <w:r>
              <w:rPr>
                <w:rFonts w:hint="default"/>
                <w:lang w:val="en-US" w:eastAsia="zh-CN"/>
              </w:rPr>
              <w:t>请求此ID之前（更旧的数据）的分页内容，传的值为对应接口的ordId</w:t>
            </w:r>
          </w:p>
        </w:tc>
      </w:tr>
      <w:tr w14:paraId="364F4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23F256">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FA45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8E243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FF9726">
            <w:pPr>
              <w:bidi w:val="0"/>
              <w:rPr>
                <w:rFonts w:hint="default"/>
              </w:rPr>
            </w:pPr>
            <w:r>
              <w:rPr>
                <w:rFonts w:hint="default"/>
                <w:lang w:val="en-US" w:eastAsia="zh-CN"/>
              </w:rPr>
              <w:t>请求此ID之后（更新的数据）的分页内容，传的值为对应接口的ordId</w:t>
            </w:r>
          </w:p>
        </w:tc>
      </w:tr>
      <w:tr w14:paraId="1D864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76DBDF">
            <w:pPr>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DE63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B4F9F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03BE78">
            <w:pPr>
              <w:bidi w:val="0"/>
              <w:rPr>
                <w:rFonts w:hint="default"/>
              </w:rPr>
            </w:pPr>
            <w:r>
              <w:rPr>
                <w:rFonts w:hint="default"/>
                <w:lang w:val="en-US" w:eastAsia="zh-CN"/>
              </w:rPr>
              <w:t>筛选的开始时间戳 cTime，Unix 时间戳为毫秒数格式，如 1597026383085</w:t>
            </w:r>
          </w:p>
        </w:tc>
      </w:tr>
      <w:tr w14:paraId="4C7C5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DAE246">
            <w:pPr>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15097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32232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9A5CC5">
            <w:pPr>
              <w:bidi w:val="0"/>
              <w:rPr>
                <w:rFonts w:hint="default"/>
              </w:rPr>
            </w:pPr>
            <w:r>
              <w:rPr>
                <w:rFonts w:hint="default"/>
                <w:lang w:val="en-US" w:eastAsia="zh-CN"/>
              </w:rPr>
              <w:t>筛选的结束时间戳 cTime，Unix 时间戳为毫秒数格式，如 1597027383085</w:t>
            </w:r>
          </w:p>
        </w:tc>
      </w:tr>
      <w:tr w14:paraId="693D820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348BFE">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C9FD0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D8313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A03757">
            <w:pPr>
              <w:bidi w:val="0"/>
              <w:rPr>
                <w:rFonts w:hint="default"/>
              </w:rPr>
            </w:pPr>
            <w:r>
              <w:rPr>
                <w:rFonts w:hint="default"/>
                <w:lang w:val="en-US" w:eastAsia="zh-CN"/>
              </w:rPr>
              <w:t>返回结果的数量，最大为100，默认100条</w:t>
            </w:r>
          </w:p>
        </w:tc>
      </w:tr>
    </w:tbl>
    <w:p w14:paraId="37A386B8">
      <w:pPr>
        <w:bidi w:val="0"/>
      </w:pPr>
      <w:r>
        <w:rPr>
          <w:rFonts w:hint="default"/>
        </w:rPr>
        <w:t>返回结果</w:t>
      </w:r>
    </w:p>
    <w:p w14:paraId="4B81FD13">
      <w:pPr>
        <w:bidi w:val="0"/>
        <w:rPr>
          <w:rFonts w:hint="default"/>
        </w:rPr>
      </w:pPr>
      <w:r>
        <w:rPr>
          <w:rFonts w:hint="default"/>
        </w:rPr>
        <w:t>{</w:t>
      </w:r>
    </w:p>
    <w:p w14:paraId="0D04BF85">
      <w:pPr>
        <w:bidi w:val="0"/>
        <w:rPr>
          <w:rFonts w:hint="default"/>
        </w:rPr>
      </w:pPr>
      <w:r>
        <w:rPr>
          <w:rFonts w:hint="default"/>
        </w:rPr>
        <w:t xml:space="preserve">    "code": "0",</w:t>
      </w:r>
    </w:p>
    <w:p w14:paraId="2005CB7F">
      <w:pPr>
        <w:bidi w:val="0"/>
        <w:rPr>
          <w:rFonts w:hint="default"/>
        </w:rPr>
      </w:pPr>
      <w:r>
        <w:rPr>
          <w:rFonts w:hint="default"/>
        </w:rPr>
        <w:t xml:space="preserve">    "data": [</w:t>
      </w:r>
    </w:p>
    <w:p w14:paraId="2B02C9A6">
      <w:pPr>
        <w:bidi w:val="0"/>
        <w:rPr>
          <w:rFonts w:hint="default"/>
        </w:rPr>
      </w:pPr>
      <w:r>
        <w:rPr>
          <w:rFonts w:hint="default"/>
        </w:rPr>
        <w:t xml:space="preserve">        {</w:t>
      </w:r>
    </w:p>
    <w:p w14:paraId="5D819B0D">
      <w:pPr>
        <w:bidi w:val="0"/>
        <w:rPr>
          <w:rFonts w:hint="default"/>
        </w:rPr>
      </w:pPr>
      <w:r>
        <w:rPr>
          <w:rFonts w:hint="default"/>
        </w:rPr>
        <w:t xml:space="preserve">            "accFillSz": "0.00192834",</w:t>
      </w:r>
    </w:p>
    <w:p w14:paraId="409A59F3">
      <w:pPr>
        <w:bidi w:val="0"/>
        <w:rPr>
          <w:rFonts w:hint="default"/>
        </w:rPr>
      </w:pPr>
      <w:r>
        <w:rPr>
          <w:rFonts w:hint="default"/>
        </w:rPr>
        <w:t xml:space="preserve">            "algoClOrdId": "",</w:t>
      </w:r>
    </w:p>
    <w:p w14:paraId="56BD6DBD">
      <w:pPr>
        <w:bidi w:val="0"/>
        <w:rPr>
          <w:rFonts w:hint="default"/>
        </w:rPr>
      </w:pPr>
      <w:r>
        <w:rPr>
          <w:rFonts w:hint="default"/>
        </w:rPr>
        <w:t xml:space="preserve">            "algoId": "",</w:t>
      </w:r>
    </w:p>
    <w:p w14:paraId="0DFD845D">
      <w:pPr>
        <w:bidi w:val="0"/>
        <w:rPr>
          <w:rFonts w:hint="default"/>
        </w:rPr>
      </w:pPr>
      <w:r>
        <w:rPr>
          <w:rFonts w:hint="default"/>
        </w:rPr>
        <w:t xml:space="preserve">            "attachAlgoClOrdId": "",</w:t>
      </w:r>
    </w:p>
    <w:p w14:paraId="3D0BB52F">
      <w:pPr>
        <w:bidi w:val="0"/>
        <w:rPr>
          <w:rFonts w:hint="default"/>
        </w:rPr>
      </w:pPr>
      <w:r>
        <w:rPr>
          <w:rFonts w:hint="default"/>
        </w:rPr>
        <w:t xml:space="preserve">            "attachAlgoOrds": [],</w:t>
      </w:r>
    </w:p>
    <w:p w14:paraId="6D97C93B">
      <w:pPr>
        <w:bidi w:val="0"/>
        <w:rPr>
          <w:rFonts w:hint="default"/>
        </w:rPr>
      </w:pPr>
      <w:r>
        <w:rPr>
          <w:rFonts w:hint="default"/>
        </w:rPr>
        <w:t xml:space="preserve">            "avgPx": "51858",</w:t>
      </w:r>
    </w:p>
    <w:p w14:paraId="4A7902C9">
      <w:pPr>
        <w:bidi w:val="0"/>
        <w:rPr>
          <w:rFonts w:hint="default"/>
        </w:rPr>
      </w:pPr>
      <w:r>
        <w:rPr>
          <w:rFonts w:hint="default"/>
        </w:rPr>
        <w:t xml:space="preserve">            "cTime": "1708587373361",</w:t>
      </w:r>
    </w:p>
    <w:p w14:paraId="6F1CBD84">
      <w:pPr>
        <w:bidi w:val="0"/>
        <w:rPr>
          <w:rFonts w:hint="default"/>
        </w:rPr>
      </w:pPr>
      <w:r>
        <w:rPr>
          <w:rFonts w:hint="default"/>
        </w:rPr>
        <w:t xml:space="preserve">            "cancelSource": "",</w:t>
      </w:r>
    </w:p>
    <w:p w14:paraId="15885316">
      <w:pPr>
        <w:bidi w:val="0"/>
        <w:rPr>
          <w:rFonts w:hint="default"/>
        </w:rPr>
      </w:pPr>
      <w:r>
        <w:rPr>
          <w:rFonts w:hint="default"/>
        </w:rPr>
        <w:t xml:space="preserve">            "cancelSourceReason": "",</w:t>
      </w:r>
    </w:p>
    <w:p w14:paraId="02F43584">
      <w:pPr>
        <w:bidi w:val="0"/>
        <w:rPr>
          <w:rFonts w:hint="default"/>
        </w:rPr>
      </w:pPr>
      <w:r>
        <w:rPr>
          <w:rFonts w:hint="default"/>
        </w:rPr>
        <w:t xml:space="preserve">            "category": "normal",</w:t>
      </w:r>
    </w:p>
    <w:p w14:paraId="6DC84265">
      <w:pPr>
        <w:bidi w:val="0"/>
        <w:rPr>
          <w:rFonts w:hint="default"/>
        </w:rPr>
      </w:pPr>
      <w:r>
        <w:rPr>
          <w:rFonts w:hint="default"/>
        </w:rPr>
        <w:t xml:space="preserve">            "ccy": "",</w:t>
      </w:r>
    </w:p>
    <w:p w14:paraId="4C698A5F">
      <w:pPr>
        <w:bidi w:val="0"/>
        <w:rPr>
          <w:rFonts w:hint="default"/>
        </w:rPr>
      </w:pPr>
      <w:r>
        <w:rPr>
          <w:rFonts w:hint="default"/>
        </w:rPr>
        <w:t xml:space="preserve">            "clOrdId": "",</w:t>
      </w:r>
    </w:p>
    <w:p w14:paraId="31820A33">
      <w:pPr>
        <w:bidi w:val="0"/>
        <w:rPr>
          <w:rFonts w:hint="default"/>
        </w:rPr>
      </w:pPr>
      <w:r>
        <w:rPr>
          <w:rFonts w:hint="default"/>
        </w:rPr>
        <w:t xml:space="preserve">            "fee": "-0.00000192834",</w:t>
      </w:r>
    </w:p>
    <w:p w14:paraId="04AB1B1D">
      <w:pPr>
        <w:bidi w:val="0"/>
        <w:rPr>
          <w:rFonts w:hint="default"/>
        </w:rPr>
      </w:pPr>
      <w:r>
        <w:rPr>
          <w:rFonts w:hint="default"/>
        </w:rPr>
        <w:t xml:space="preserve">            "feeCcy": "BTC",</w:t>
      </w:r>
    </w:p>
    <w:p w14:paraId="31D55F3A">
      <w:pPr>
        <w:bidi w:val="0"/>
        <w:rPr>
          <w:rFonts w:hint="default"/>
        </w:rPr>
      </w:pPr>
      <w:r>
        <w:rPr>
          <w:rFonts w:hint="default"/>
        </w:rPr>
        <w:t xml:space="preserve">            "fillPx": "51858",</w:t>
      </w:r>
    </w:p>
    <w:p w14:paraId="5F489E61">
      <w:pPr>
        <w:bidi w:val="0"/>
        <w:rPr>
          <w:rFonts w:hint="default"/>
        </w:rPr>
      </w:pPr>
      <w:r>
        <w:rPr>
          <w:rFonts w:hint="default"/>
        </w:rPr>
        <w:t xml:space="preserve">            "fillSz": "0.00192834",</w:t>
      </w:r>
    </w:p>
    <w:p w14:paraId="3E512706">
      <w:pPr>
        <w:bidi w:val="0"/>
        <w:rPr>
          <w:rFonts w:hint="default"/>
        </w:rPr>
      </w:pPr>
      <w:r>
        <w:rPr>
          <w:rFonts w:hint="default"/>
        </w:rPr>
        <w:t xml:space="preserve">            "fillTime": "1708587373361",</w:t>
      </w:r>
    </w:p>
    <w:p w14:paraId="3DB07777">
      <w:pPr>
        <w:bidi w:val="0"/>
        <w:rPr>
          <w:rFonts w:hint="default"/>
        </w:rPr>
      </w:pPr>
      <w:r>
        <w:rPr>
          <w:rFonts w:hint="default"/>
        </w:rPr>
        <w:t xml:space="preserve">            "instId": "BTC-USDT",</w:t>
      </w:r>
    </w:p>
    <w:p w14:paraId="45CD6F6F">
      <w:pPr>
        <w:bidi w:val="0"/>
        <w:rPr>
          <w:rFonts w:hint="default"/>
        </w:rPr>
      </w:pPr>
      <w:r>
        <w:rPr>
          <w:rFonts w:hint="default"/>
        </w:rPr>
        <w:t xml:space="preserve">            "instType": "SPOT",</w:t>
      </w:r>
    </w:p>
    <w:p w14:paraId="26B76867">
      <w:pPr>
        <w:bidi w:val="0"/>
        <w:rPr>
          <w:rFonts w:hint="default"/>
        </w:rPr>
      </w:pPr>
      <w:r>
        <w:rPr>
          <w:rFonts w:hint="default"/>
        </w:rPr>
        <w:t xml:space="preserve">            "isTpLimit": "false",</w:t>
      </w:r>
    </w:p>
    <w:p w14:paraId="03424567">
      <w:pPr>
        <w:bidi w:val="0"/>
        <w:rPr>
          <w:rFonts w:hint="default"/>
        </w:rPr>
      </w:pPr>
      <w:r>
        <w:rPr>
          <w:rFonts w:hint="default"/>
        </w:rPr>
        <w:t xml:space="preserve">            "lever": "",</w:t>
      </w:r>
    </w:p>
    <w:p w14:paraId="34B204D0">
      <w:pPr>
        <w:bidi w:val="0"/>
        <w:rPr>
          <w:rFonts w:hint="default"/>
        </w:rPr>
      </w:pPr>
      <w:r>
        <w:rPr>
          <w:rFonts w:hint="default"/>
        </w:rPr>
        <w:t xml:space="preserve">            "ordId": "680800019749904384",</w:t>
      </w:r>
    </w:p>
    <w:p w14:paraId="3849A3A2">
      <w:pPr>
        <w:bidi w:val="0"/>
        <w:rPr>
          <w:rFonts w:hint="default"/>
        </w:rPr>
      </w:pPr>
      <w:r>
        <w:rPr>
          <w:rFonts w:hint="default"/>
        </w:rPr>
        <w:t xml:space="preserve">            "ordType": "market",</w:t>
      </w:r>
    </w:p>
    <w:p w14:paraId="056BCC77">
      <w:pPr>
        <w:bidi w:val="0"/>
        <w:rPr>
          <w:rFonts w:hint="default"/>
        </w:rPr>
      </w:pPr>
      <w:r>
        <w:rPr>
          <w:rFonts w:hint="default"/>
        </w:rPr>
        <w:t xml:space="preserve">            "pnl": "0",</w:t>
      </w:r>
    </w:p>
    <w:p w14:paraId="132AF415">
      <w:pPr>
        <w:bidi w:val="0"/>
        <w:rPr>
          <w:rFonts w:hint="default"/>
        </w:rPr>
      </w:pPr>
      <w:r>
        <w:rPr>
          <w:rFonts w:hint="default"/>
        </w:rPr>
        <w:t xml:space="preserve">            "posSide": "",</w:t>
      </w:r>
    </w:p>
    <w:p w14:paraId="683AD672">
      <w:pPr>
        <w:bidi w:val="0"/>
        <w:rPr>
          <w:rFonts w:hint="default"/>
        </w:rPr>
      </w:pPr>
      <w:r>
        <w:rPr>
          <w:rFonts w:hint="default"/>
        </w:rPr>
        <w:t xml:space="preserve">            "px": "",</w:t>
      </w:r>
    </w:p>
    <w:p w14:paraId="7FFF7304">
      <w:pPr>
        <w:bidi w:val="0"/>
        <w:rPr>
          <w:rFonts w:hint="default"/>
        </w:rPr>
      </w:pPr>
      <w:r>
        <w:rPr>
          <w:rFonts w:hint="default"/>
        </w:rPr>
        <w:t xml:space="preserve">            "pxType": "",</w:t>
      </w:r>
    </w:p>
    <w:p w14:paraId="642729F4">
      <w:pPr>
        <w:bidi w:val="0"/>
        <w:rPr>
          <w:rFonts w:hint="default"/>
        </w:rPr>
      </w:pPr>
      <w:r>
        <w:rPr>
          <w:rFonts w:hint="default"/>
        </w:rPr>
        <w:t xml:space="preserve">            "pxUsd": "",</w:t>
      </w:r>
    </w:p>
    <w:p w14:paraId="200160D3">
      <w:pPr>
        <w:bidi w:val="0"/>
        <w:rPr>
          <w:rFonts w:hint="default"/>
        </w:rPr>
      </w:pPr>
      <w:r>
        <w:rPr>
          <w:rFonts w:hint="default"/>
        </w:rPr>
        <w:t xml:space="preserve">            "pxVol": "",</w:t>
      </w:r>
    </w:p>
    <w:p w14:paraId="17EC6972">
      <w:pPr>
        <w:bidi w:val="0"/>
        <w:rPr>
          <w:rFonts w:hint="default"/>
        </w:rPr>
      </w:pPr>
      <w:r>
        <w:rPr>
          <w:rFonts w:hint="default"/>
        </w:rPr>
        <w:t xml:space="preserve">            "quickMgnType": "",</w:t>
      </w:r>
    </w:p>
    <w:p w14:paraId="61AE9186">
      <w:pPr>
        <w:bidi w:val="0"/>
        <w:rPr>
          <w:rFonts w:hint="default"/>
        </w:rPr>
      </w:pPr>
      <w:r>
        <w:rPr>
          <w:rFonts w:hint="default"/>
        </w:rPr>
        <w:t xml:space="preserve">            "rebate": "0",</w:t>
      </w:r>
    </w:p>
    <w:p w14:paraId="3BD7DD21">
      <w:pPr>
        <w:bidi w:val="0"/>
        <w:rPr>
          <w:rFonts w:hint="default"/>
        </w:rPr>
      </w:pPr>
      <w:r>
        <w:rPr>
          <w:rFonts w:hint="default"/>
        </w:rPr>
        <w:t xml:space="preserve">            "rebateCcy": "USDT",</w:t>
      </w:r>
    </w:p>
    <w:p w14:paraId="05E319DD">
      <w:pPr>
        <w:bidi w:val="0"/>
        <w:rPr>
          <w:rFonts w:hint="default"/>
        </w:rPr>
      </w:pPr>
      <w:r>
        <w:rPr>
          <w:rFonts w:hint="default"/>
        </w:rPr>
        <w:t xml:space="preserve">            "reduceOnly": "false",</w:t>
      </w:r>
    </w:p>
    <w:p w14:paraId="21AFDFCD">
      <w:pPr>
        <w:bidi w:val="0"/>
        <w:rPr>
          <w:rFonts w:hint="default"/>
        </w:rPr>
      </w:pPr>
      <w:r>
        <w:rPr>
          <w:rFonts w:hint="default"/>
        </w:rPr>
        <w:t xml:space="preserve">            "side": "buy",</w:t>
      </w:r>
    </w:p>
    <w:p w14:paraId="4838F759">
      <w:pPr>
        <w:bidi w:val="0"/>
        <w:rPr>
          <w:rFonts w:hint="default"/>
        </w:rPr>
      </w:pPr>
      <w:r>
        <w:rPr>
          <w:rFonts w:hint="default"/>
        </w:rPr>
        <w:t xml:space="preserve">            "slOrdPx": "",</w:t>
      </w:r>
    </w:p>
    <w:p w14:paraId="60C590A2">
      <w:pPr>
        <w:bidi w:val="0"/>
        <w:rPr>
          <w:rFonts w:hint="default"/>
        </w:rPr>
      </w:pPr>
      <w:r>
        <w:rPr>
          <w:rFonts w:hint="default"/>
        </w:rPr>
        <w:t xml:space="preserve">            "slTriggerPx": "",</w:t>
      </w:r>
    </w:p>
    <w:p w14:paraId="58D6D9BD">
      <w:pPr>
        <w:bidi w:val="0"/>
        <w:rPr>
          <w:rFonts w:hint="default"/>
        </w:rPr>
      </w:pPr>
      <w:r>
        <w:rPr>
          <w:rFonts w:hint="default"/>
        </w:rPr>
        <w:t xml:space="preserve">            "slTriggerPxType": "",</w:t>
      </w:r>
    </w:p>
    <w:p w14:paraId="4EA22943">
      <w:pPr>
        <w:bidi w:val="0"/>
        <w:rPr>
          <w:rFonts w:hint="default"/>
        </w:rPr>
      </w:pPr>
      <w:r>
        <w:rPr>
          <w:rFonts w:hint="default"/>
        </w:rPr>
        <w:t xml:space="preserve">            "source": "",</w:t>
      </w:r>
    </w:p>
    <w:p w14:paraId="724E28DA">
      <w:pPr>
        <w:bidi w:val="0"/>
        <w:rPr>
          <w:rFonts w:hint="default"/>
        </w:rPr>
      </w:pPr>
      <w:r>
        <w:rPr>
          <w:rFonts w:hint="default"/>
        </w:rPr>
        <w:t xml:space="preserve">            "state": "filled",</w:t>
      </w:r>
    </w:p>
    <w:p w14:paraId="3510EAE7">
      <w:pPr>
        <w:bidi w:val="0"/>
        <w:rPr>
          <w:rFonts w:hint="default"/>
        </w:rPr>
      </w:pPr>
      <w:r>
        <w:rPr>
          <w:rFonts w:hint="default"/>
        </w:rPr>
        <w:t xml:space="preserve">            "stpId": "",</w:t>
      </w:r>
    </w:p>
    <w:p w14:paraId="03350996">
      <w:pPr>
        <w:bidi w:val="0"/>
        <w:rPr>
          <w:rFonts w:hint="default"/>
        </w:rPr>
      </w:pPr>
      <w:r>
        <w:rPr>
          <w:rFonts w:hint="default"/>
        </w:rPr>
        <w:t xml:space="preserve">            "stpMode": "",</w:t>
      </w:r>
    </w:p>
    <w:p w14:paraId="2DC64105">
      <w:pPr>
        <w:bidi w:val="0"/>
        <w:rPr>
          <w:rFonts w:hint="default"/>
        </w:rPr>
      </w:pPr>
      <w:r>
        <w:rPr>
          <w:rFonts w:hint="default"/>
        </w:rPr>
        <w:t xml:space="preserve">            "sz": "100",</w:t>
      </w:r>
    </w:p>
    <w:p w14:paraId="4E80108C">
      <w:pPr>
        <w:bidi w:val="0"/>
        <w:rPr>
          <w:rFonts w:hint="default"/>
        </w:rPr>
      </w:pPr>
      <w:r>
        <w:rPr>
          <w:rFonts w:hint="default"/>
        </w:rPr>
        <w:t xml:space="preserve">            "tag": "",</w:t>
      </w:r>
    </w:p>
    <w:p w14:paraId="69E9BCC7">
      <w:pPr>
        <w:bidi w:val="0"/>
        <w:rPr>
          <w:rFonts w:hint="default"/>
        </w:rPr>
      </w:pPr>
      <w:r>
        <w:rPr>
          <w:rFonts w:hint="default"/>
        </w:rPr>
        <w:t xml:space="preserve">            "tdMode": "cash",</w:t>
      </w:r>
    </w:p>
    <w:p w14:paraId="4B9A6F7D">
      <w:pPr>
        <w:bidi w:val="0"/>
        <w:rPr>
          <w:rFonts w:hint="default"/>
        </w:rPr>
      </w:pPr>
      <w:r>
        <w:rPr>
          <w:rFonts w:hint="default"/>
        </w:rPr>
        <w:t xml:space="preserve">            "tgtCcy": "quote_ccy",</w:t>
      </w:r>
    </w:p>
    <w:p w14:paraId="798724D6">
      <w:pPr>
        <w:bidi w:val="0"/>
        <w:rPr>
          <w:rFonts w:hint="default"/>
        </w:rPr>
      </w:pPr>
      <w:r>
        <w:rPr>
          <w:rFonts w:hint="default"/>
        </w:rPr>
        <w:t xml:space="preserve">            "tpOrdPx": "",</w:t>
      </w:r>
    </w:p>
    <w:p w14:paraId="018F4439">
      <w:pPr>
        <w:bidi w:val="0"/>
        <w:rPr>
          <w:rFonts w:hint="default"/>
        </w:rPr>
      </w:pPr>
      <w:r>
        <w:rPr>
          <w:rFonts w:hint="default"/>
        </w:rPr>
        <w:t xml:space="preserve">            "tpTriggerPx": "",</w:t>
      </w:r>
    </w:p>
    <w:p w14:paraId="4FEE04EA">
      <w:pPr>
        <w:bidi w:val="0"/>
        <w:rPr>
          <w:rFonts w:hint="default"/>
        </w:rPr>
      </w:pPr>
      <w:r>
        <w:rPr>
          <w:rFonts w:hint="default"/>
        </w:rPr>
        <w:t xml:space="preserve">            "tpTriggerPxType": "",</w:t>
      </w:r>
    </w:p>
    <w:p w14:paraId="69E2E28A">
      <w:pPr>
        <w:bidi w:val="0"/>
        <w:rPr>
          <w:rFonts w:hint="default"/>
        </w:rPr>
      </w:pPr>
      <w:r>
        <w:rPr>
          <w:rFonts w:hint="default"/>
        </w:rPr>
        <w:t xml:space="preserve">            "tradeId": "744876980",</w:t>
      </w:r>
    </w:p>
    <w:p w14:paraId="680EEC88">
      <w:pPr>
        <w:bidi w:val="0"/>
        <w:rPr>
          <w:rFonts w:hint="default"/>
        </w:rPr>
      </w:pPr>
      <w:r>
        <w:rPr>
          <w:rFonts w:hint="default"/>
        </w:rPr>
        <w:t xml:space="preserve">            ”tradeQuoteCcy“: "USDT",</w:t>
      </w:r>
    </w:p>
    <w:p w14:paraId="0CD7EE4D">
      <w:pPr>
        <w:bidi w:val="0"/>
        <w:rPr>
          <w:rFonts w:hint="default"/>
        </w:rPr>
      </w:pPr>
      <w:r>
        <w:rPr>
          <w:rFonts w:hint="default"/>
        </w:rPr>
        <w:t xml:space="preserve">            "uTime": "1708587373362",</w:t>
      </w:r>
    </w:p>
    <w:p w14:paraId="5BAE1FAA">
      <w:pPr>
        <w:bidi w:val="0"/>
        <w:rPr>
          <w:rFonts w:hint="default"/>
        </w:rPr>
      </w:pPr>
      <w:r>
        <w:rPr>
          <w:rFonts w:hint="default"/>
        </w:rPr>
        <w:t xml:space="preserve">            "linkedAlgoOrd": {</w:t>
      </w:r>
    </w:p>
    <w:p w14:paraId="512B022A">
      <w:pPr>
        <w:bidi w:val="0"/>
        <w:rPr>
          <w:rFonts w:hint="default"/>
        </w:rPr>
      </w:pPr>
      <w:r>
        <w:rPr>
          <w:rFonts w:hint="default"/>
        </w:rPr>
        <w:t xml:space="preserve">                "algoId": ""</w:t>
      </w:r>
    </w:p>
    <w:p w14:paraId="4432A0A2">
      <w:pPr>
        <w:bidi w:val="0"/>
        <w:rPr>
          <w:rFonts w:hint="default"/>
        </w:rPr>
      </w:pPr>
      <w:r>
        <w:rPr>
          <w:rFonts w:hint="default"/>
        </w:rPr>
        <w:t xml:space="preserve">            }</w:t>
      </w:r>
    </w:p>
    <w:p w14:paraId="41C5E5F4">
      <w:pPr>
        <w:bidi w:val="0"/>
        <w:rPr>
          <w:rFonts w:hint="default"/>
        </w:rPr>
      </w:pPr>
      <w:r>
        <w:rPr>
          <w:rFonts w:hint="default"/>
        </w:rPr>
        <w:t xml:space="preserve">        }</w:t>
      </w:r>
    </w:p>
    <w:p w14:paraId="176D7DEC">
      <w:pPr>
        <w:bidi w:val="0"/>
        <w:rPr>
          <w:rFonts w:hint="default"/>
        </w:rPr>
      </w:pPr>
      <w:r>
        <w:rPr>
          <w:rFonts w:hint="default"/>
        </w:rPr>
        <w:t xml:space="preserve">    ],</w:t>
      </w:r>
    </w:p>
    <w:p w14:paraId="48EADFE3">
      <w:pPr>
        <w:bidi w:val="0"/>
        <w:rPr>
          <w:rFonts w:hint="default"/>
        </w:rPr>
      </w:pPr>
      <w:r>
        <w:rPr>
          <w:rFonts w:hint="default"/>
        </w:rPr>
        <w:t xml:space="preserve">    "msg": ""}</w:t>
      </w:r>
    </w:p>
    <w:p w14:paraId="5445079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424"/>
        <w:gridCol w:w="1061"/>
        <w:gridCol w:w="5061"/>
      </w:tblGrid>
      <w:tr w14:paraId="3A6024C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6DA4FF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890B5C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19D4EEF">
            <w:pPr>
              <w:bidi w:val="0"/>
              <w:rPr>
                <w:rFonts w:hint="default"/>
              </w:rPr>
            </w:pPr>
            <w:r>
              <w:rPr>
                <w:rFonts w:hint="default"/>
                <w:lang w:val="en-US" w:eastAsia="zh-CN"/>
              </w:rPr>
              <w:t>描述</w:t>
            </w:r>
          </w:p>
        </w:tc>
      </w:tr>
      <w:tr w14:paraId="3DC1F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4C5B25">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3C7C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5472DF">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4FC90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875D1A">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066F0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C57995">
            <w:pPr>
              <w:bidi w:val="0"/>
              <w:rPr>
                <w:rFonts w:hint="default"/>
              </w:rPr>
            </w:pPr>
            <w:r>
              <w:rPr>
                <w:rFonts w:hint="default"/>
                <w:lang w:val="en-US" w:eastAsia="zh-CN"/>
              </w:rPr>
              <w:t>产品ID</w:t>
            </w:r>
          </w:p>
        </w:tc>
      </w:tr>
      <w:tr w14:paraId="785A0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8066B5">
            <w:pPr>
              <w:bidi w:val="0"/>
              <w:rPr>
                <w:rFonts w:hint="default"/>
              </w:rPr>
            </w:pPr>
            <w:r>
              <w:rPr>
                <w:rFonts w:hint="default"/>
                <w:lang w:val="en-US" w:eastAsia="zh-CN"/>
              </w:rPr>
              <w:t>tgtCcy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C854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F256D6">
            <w:pPr>
              <w:bidi w:val="0"/>
              <w:rPr>
                <w:rFonts w:hint="default"/>
              </w:rPr>
            </w:pPr>
            <w:r>
              <w:rPr>
                <w:rFonts w:hint="default"/>
                <w:lang w:val="en-US" w:eastAsia="zh-CN"/>
              </w:rPr>
              <w:t>币币市价单委托数量sz的单位</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仅适用于币币市价订单</w:t>
            </w:r>
            <w:r>
              <w:rPr>
                <w:rFonts w:hint="default"/>
                <w:lang w:val="en-US" w:eastAsia="zh-CN"/>
              </w:rPr>
              <w:br w:type="textWrapping"/>
            </w:r>
            <w:r>
              <w:rPr>
                <w:rFonts w:hint="default"/>
                <w:lang w:val="en-US" w:eastAsia="zh-CN"/>
              </w:rPr>
              <w:t>默认买单为quote_ccy，卖单为base_ccy</w:t>
            </w:r>
          </w:p>
        </w:tc>
      </w:tr>
      <w:tr w14:paraId="218AF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FC6DDB">
            <w:pPr>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5E630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C78B50">
            <w:pPr>
              <w:bidi w:val="0"/>
              <w:rPr>
                <w:rFonts w:hint="default"/>
              </w:rPr>
            </w:pPr>
            <w:r>
              <w:rPr>
                <w:rFonts w:hint="default"/>
                <w:lang w:val="en-US" w:eastAsia="zh-CN"/>
              </w:rPr>
              <w:t>保证金币种，适用于逐仓杠杆及合约模式下的全仓杠杆订单以及交割、永续和期权合约订单。</w:t>
            </w:r>
          </w:p>
        </w:tc>
      </w:tr>
      <w:tr w14:paraId="55156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88EBFB">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C712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DFAA31">
            <w:pPr>
              <w:bidi w:val="0"/>
              <w:rPr>
                <w:rFonts w:hint="default"/>
              </w:rPr>
            </w:pPr>
            <w:r>
              <w:rPr>
                <w:rFonts w:hint="default"/>
                <w:lang w:val="en-US" w:eastAsia="zh-CN"/>
              </w:rPr>
              <w:t>订单ID</w:t>
            </w:r>
          </w:p>
        </w:tc>
      </w:tr>
      <w:tr w14:paraId="692F3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9C71CD">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61658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644387">
            <w:pPr>
              <w:bidi w:val="0"/>
              <w:rPr>
                <w:rFonts w:hint="default"/>
              </w:rPr>
            </w:pPr>
            <w:r>
              <w:rPr>
                <w:rFonts w:hint="default"/>
                <w:lang w:val="en-US" w:eastAsia="zh-CN"/>
              </w:rPr>
              <w:t>客户自定义订单ID</w:t>
            </w:r>
          </w:p>
        </w:tc>
      </w:tr>
      <w:tr w14:paraId="29119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6944D2">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B0D13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01C2C2">
            <w:pPr>
              <w:bidi w:val="0"/>
              <w:rPr>
                <w:rFonts w:hint="default"/>
              </w:rPr>
            </w:pPr>
            <w:r>
              <w:rPr>
                <w:rFonts w:hint="default"/>
                <w:lang w:val="en-US" w:eastAsia="zh-CN"/>
              </w:rPr>
              <w:t>订单标签</w:t>
            </w:r>
          </w:p>
        </w:tc>
      </w:tr>
      <w:tr w14:paraId="0322C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931589">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512C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FF7E4E">
            <w:pPr>
              <w:bidi w:val="0"/>
              <w:rPr>
                <w:rFonts w:hint="default"/>
              </w:rPr>
            </w:pPr>
            <w:r>
              <w:rPr>
                <w:rFonts w:hint="default"/>
                <w:lang w:val="en-US" w:eastAsia="zh-CN"/>
              </w:rPr>
              <w:t>委托价格，对于期权，以币(如BTC, ETH)为单位</w:t>
            </w:r>
          </w:p>
        </w:tc>
      </w:tr>
      <w:tr w14:paraId="230CA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2EBE2A">
            <w:pPr>
              <w:bidi w:val="0"/>
              <w:rPr>
                <w:rFonts w:hint="default"/>
              </w:rPr>
            </w:pPr>
            <w:r>
              <w:rPr>
                <w:rFonts w:hint="default"/>
                <w:lang w:val="en-US" w:eastAsia="zh-CN"/>
              </w:rPr>
              <w:t>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CD6C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061326">
            <w:pPr>
              <w:bidi w:val="0"/>
              <w:rPr>
                <w:rFonts w:hint="default"/>
              </w:rPr>
            </w:pPr>
            <w:r>
              <w:rPr>
                <w:rFonts w:hint="default"/>
                <w:lang w:val="en-US" w:eastAsia="zh-CN"/>
              </w:rPr>
              <w:t>期权价格，以USD为单位</w:t>
            </w:r>
            <w:r>
              <w:rPr>
                <w:rFonts w:hint="default"/>
                <w:lang w:val="en-US" w:eastAsia="zh-CN"/>
              </w:rPr>
              <w:br w:type="textWrapping"/>
            </w:r>
            <w:r>
              <w:rPr>
                <w:rFonts w:hint="default"/>
                <w:lang w:val="en-US" w:eastAsia="zh-CN"/>
              </w:rPr>
              <w:t>仅适用于期权，其他业务线返回空字符串""</w:t>
            </w:r>
          </w:p>
        </w:tc>
      </w:tr>
      <w:tr w14:paraId="70A24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03B180">
            <w:pPr>
              <w:bidi w:val="0"/>
              <w:rPr>
                <w:rFonts w:hint="default"/>
              </w:rPr>
            </w:pPr>
            <w:r>
              <w:rPr>
                <w:rFonts w:hint="default"/>
                <w:lang w:val="en-US" w:eastAsia="zh-CN"/>
              </w:rPr>
              <w:t>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1F807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CC816D">
            <w:pPr>
              <w:bidi w:val="0"/>
              <w:rPr>
                <w:rFonts w:hint="default"/>
              </w:rPr>
            </w:pPr>
            <w:r>
              <w:rPr>
                <w:rFonts w:hint="default"/>
                <w:lang w:val="en-US" w:eastAsia="zh-CN"/>
              </w:rPr>
              <w:t>期权订单的隐含波动率</w:t>
            </w:r>
            <w:r>
              <w:rPr>
                <w:rFonts w:hint="default"/>
                <w:lang w:val="en-US" w:eastAsia="zh-CN"/>
              </w:rPr>
              <w:br w:type="textWrapping"/>
            </w:r>
            <w:r>
              <w:rPr>
                <w:rFonts w:hint="default"/>
                <w:lang w:val="en-US" w:eastAsia="zh-CN"/>
              </w:rPr>
              <w:t>仅适用于期权，其他业务线返回空字符串""</w:t>
            </w:r>
          </w:p>
        </w:tc>
      </w:tr>
      <w:tr w14:paraId="6B406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2D38F5">
            <w:pPr>
              <w:bidi w:val="0"/>
              <w:rPr>
                <w:rFonts w:hint="default"/>
              </w:rPr>
            </w:pPr>
            <w:r>
              <w:rPr>
                <w:rFonts w:hint="default"/>
                <w:lang w:val="en-US" w:eastAsia="zh-CN"/>
              </w:rPr>
              <w:t>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CBE3C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DD6CD4">
            <w:pPr>
              <w:bidi w:val="0"/>
              <w:rPr>
                <w:rFonts w:hint="default"/>
              </w:rPr>
            </w:pPr>
            <w:r>
              <w:rPr>
                <w:rFonts w:hint="default"/>
                <w:lang w:val="en-US" w:eastAsia="zh-CN"/>
              </w:rPr>
              <w:t>期权的价格类型</w:t>
            </w:r>
            <w:r>
              <w:rPr>
                <w:rFonts w:hint="default"/>
                <w:lang w:val="en-US" w:eastAsia="zh-CN"/>
              </w:rPr>
              <w:br w:type="textWrapping"/>
            </w:r>
            <w:r>
              <w:rPr>
                <w:rFonts w:hint="default"/>
                <w:lang w:val="en-US" w:eastAsia="zh-CN"/>
              </w:rPr>
              <w:t>px：代表按价格下单，单位为币 (请求参数 px 的数值单位是BTC或ETH)</w:t>
            </w:r>
            <w:r>
              <w:rPr>
                <w:rFonts w:hint="default"/>
                <w:lang w:val="en-US" w:eastAsia="zh-CN"/>
              </w:rPr>
              <w:br w:type="textWrapping"/>
            </w:r>
            <w:r>
              <w:rPr>
                <w:rFonts w:hint="default"/>
                <w:lang w:val="en-US" w:eastAsia="zh-CN"/>
              </w:rPr>
              <w:t>pxVol：代表按pxVol下单</w:t>
            </w:r>
            <w:r>
              <w:rPr>
                <w:rFonts w:hint="default"/>
                <w:lang w:val="en-US" w:eastAsia="zh-CN"/>
              </w:rPr>
              <w:br w:type="textWrapping"/>
            </w:r>
            <w:r>
              <w:rPr>
                <w:rFonts w:hint="default"/>
                <w:lang w:val="en-US" w:eastAsia="zh-CN"/>
              </w:rPr>
              <w:t>pxUsd：代表按照pxUsd下单，单位为USD (请求参数px 的数值单位是USD)</w:t>
            </w:r>
          </w:p>
        </w:tc>
      </w:tr>
      <w:tr w14:paraId="6B269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C625BC">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89C43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6526A5">
            <w:pPr>
              <w:bidi w:val="0"/>
              <w:rPr>
                <w:rFonts w:hint="default"/>
              </w:rPr>
            </w:pPr>
            <w:r>
              <w:rPr>
                <w:rFonts w:hint="default"/>
                <w:lang w:val="en-US" w:eastAsia="zh-CN"/>
              </w:rPr>
              <w:t>委托数量</w:t>
            </w:r>
          </w:p>
        </w:tc>
      </w:tr>
      <w:tr w14:paraId="421B5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F2061B">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5B4A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04A1E5">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op_fok：期权简选（全部成交或立即取消）</w:t>
            </w:r>
            <w:r>
              <w:rPr>
                <w:rFonts w:hint="default"/>
                <w:lang w:val="en-US" w:eastAsia="zh-CN"/>
              </w:rPr>
              <w:br w:type="textWrapping"/>
            </w:r>
            <w:r>
              <w:rPr>
                <w:rFonts w:hint="default"/>
                <w:lang w:val="en-US" w:eastAsia="zh-CN"/>
              </w:rPr>
              <w:t>elp：流动性增强计划订单</w:t>
            </w:r>
          </w:p>
        </w:tc>
      </w:tr>
      <w:tr w14:paraId="03385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C79C23">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58CE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6F6FBF">
            <w:pPr>
              <w:bidi w:val="0"/>
              <w:rPr>
                <w:rFonts w:hint="default"/>
              </w:rPr>
            </w:pPr>
            <w:r>
              <w:rPr>
                <w:rFonts w:hint="default"/>
                <w:lang w:val="en-US" w:eastAsia="zh-CN"/>
              </w:rPr>
              <w:t>订单方向</w:t>
            </w:r>
          </w:p>
        </w:tc>
      </w:tr>
      <w:tr w14:paraId="4ADD9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53D39D">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A9F47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5270FF">
            <w:pPr>
              <w:bidi w:val="0"/>
              <w:rPr>
                <w:rFonts w:hint="default"/>
              </w:rPr>
            </w:pPr>
            <w:r>
              <w:rPr>
                <w:rFonts w:hint="default"/>
                <w:lang w:val="en-US" w:eastAsia="zh-CN"/>
              </w:rPr>
              <w:t>持仓方向</w:t>
            </w:r>
          </w:p>
        </w:tc>
      </w:tr>
      <w:tr w14:paraId="6B02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B5C698">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1556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D7B0FF">
            <w:pPr>
              <w:bidi w:val="0"/>
              <w:rPr>
                <w:rFonts w:hint="default"/>
              </w:rPr>
            </w:pPr>
            <w:r>
              <w:rPr>
                <w:rFonts w:hint="default"/>
                <w:lang w:val="en-US" w:eastAsia="zh-CN"/>
              </w:rPr>
              <w:t>交易模式</w:t>
            </w:r>
          </w:p>
        </w:tc>
      </w:tr>
      <w:tr w14:paraId="55392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3BD8A9">
            <w:pPr>
              <w:bidi w:val="0"/>
              <w:rPr>
                <w:rFonts w:hint="default"/>
              </w:rPr>
            </w:pPr>
            <w:r>
              <w:rPr>
                <w:rFonts w:hint="default"/>
                <w:lang w:val="en-US" w:eastAsia="zh-CN"/>
              </w:rPr>
              <w:t>accFillSz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ABAD4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741914">
            <w:pPr>
              <w:bidi w:val="0"/>
              <w:rPr>
                <w:rFonts w:hint="default"/>
              </w:rPr>
            </w:pPr>
            <w:r>
              <w:rPr>
                <w:rFonts w:hint="default"/>
                <w:lang w:val="en-US" w:eastAsia="zh-CN"/>
              </w:rPr>
              <w:t>累计成交数量</w:t>
            </w:r>
          </w:p>
        </w:tc>
      </w:tr>
      <w:tr w14:paraId="512AC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9F79E0">
            <w:pPr>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E2F5D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7BBD7C">
            <w:pPr>
              <w:bidi w:val="0"/>
              <w:rPr>
                <w:rFonts w:hint="default"/>
              </w:rPr>
            </w:pPr>
            <w:r>
              <w:rPr>
                <w:rFonts w:hint="default"/>
                <w:lang w:val="en-US" w:eastAsia="zh-CN"/>
              </w:rPr>
              <w:t>最新成交价格，如果成交数量为0，该字段为""</w:t>
            </w:r>
          </w:p>
        </w:tc>
      </w:tr>
      <w:tr w14:paraId="29D50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0AF482">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6B87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29DA7E">
            <w:pPr>
              <w:bidi w:val="0"/>
              <w:rPr>
                <w:rFonts w:hint="default"/>
              </w:rPr>
            </w:pPr>
            <w:r>
              <w:rPr>
                <w:rFonts w:hint="default"/>
                <w:lang w:val="en-US" w:eastAsia="zh-CN"/>
              </w:rPr>
              <w:t>最新成交ID</w:t>
            </w:r>
          </w:p>
        </w:tc>
      </w:tr>
      <w:tr w14:paraId="6357F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F5CF80">
            <w:pPr>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BACB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1C47FE">
            <w:pPr>
              <w:bidi w:val="0"/>
              <w:rPr>
                <w:rFonts w:hint="default"/>
              </w:rPr>
            </w:pPr>
            <w:r>
              <w:rPr>
                <w:rFonts w:hint="default"/>
                <w:lang w:val="en-US" w:eastAsia="zh-CN"/>
              </w:rPr>
              <w:t>最新成交数量</w:t>
            </w:r>
          </w:p>
        </w:tc>
      </w:tr>
      <w:tr w14:paraId="7C4FA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042D23">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B8AC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D8937D">
            <w:pPr>
              <w:bidi w:val="0"/>
              <w:rPr>
                <w:rFonts w:hint="default"/>
              </w:rPr>
            </w:pPr>
            <w:r>
              <w:rPr>
                <w:rFonts w:hint="default"/>
                <w:lang w:val="en-US" w:eastAsia="zh-CN"/>
              </w:rPr>
              <w:t>最新成交时间</w:t>
            </w:r>
          </w:p>
        </w:tc>
      </w:tr>
      <w:tr w14:paraId="6E078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E35E1A">
            <w:pPr>
              <w:bidi w:val="0"/>
              <w:rPr>
                <w:rFonts w:hint="default"/>
              </w:rPr>
            </w:pPr>
            <w:r>
              <w:rPr>
                <w:rFonts w:hint="default"/>
                <w:lang w:val="en-US" w:eastAsia="zh-CN"/>
              </w:rPr>
              <w:t>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6A7C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BE99F4">
            <w:pPr>
              <w:bidi w:val="0"/>
              <w:rPr>
                <w:rFonts w:hint="default"/>
              </w:rPr>
            </w:pPr>
            <w:r>
              <w:rPr>
                <w:rFonts w:hint="default"/>
                <w:lang w:val="en-US" w:eastAsia="zh-CN"/>
              </w:rPr>
              <w:t>成交均价，如果成交数量为0，该字段也为""</w:t>
            </w:r>
          </w:p>
        </w:tc>
      </w:tr>
      <w:tr w14:paraId="63EAE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17DD71">
            <w:pPr>
              <w:bidi w:val="0"/>
              <w:rPr>
                <w:rFonts w:hint="default"/>
              </w:rPr>
            </w:pPr>
            <w:r>
              <w:rPr>
                <w:rFonts w:hint="default"/>
                <w:lang w:val="en-US" w:eastAsia="zh-CN"/>
              </w:rPr>
              <w:t>state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E546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D5634C">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filled：完全成交</w:t>
            </w:r>
            <w:r>
              <w:rPr>
                <w:rFonts w:hint="default"/>
                <w:lang w:val="en-US" w:eastAsia="zh-CN"/>
              </w:rPr>
              <w:br w:type="textWrapping"/>
            </w:r>
            <w:r>
              <w:rPr>
                <w:rFonts w:hint="default"/>
                <w:lang w:val="en-US" w:eastAsia="zh-CN"/>
              </w:rPr>
              <w:t>mmp_canceled：做市商保护机制导致的自动撤单</w:t>
            </w:r>
          </w:p>
        </w:tc>
      </w:tr>
      <w:tr w14:paraId="0437E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13FCC0">
            <w:pPr>
              <w:bidi w:val="0"/>
              <w:rPr>
                <w:rFonts w:hint="default"/>
              </w:rPr>
            </w:pPr>
            <w:r>
              <w:rPr>
                <w:rFonts w:hint="default"/>
                <w:lang w:val="en-US" w:eastAsia="zh-CN"/>
              </w:rPr>
              <w:t>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BBCD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F486E4">
            <w:pPr>
              <w:bidi w:val="0"/>
              <w:rPr>
                <w:rFonts w:hint="default"/>
              </w:rPr>
            </w:pPr>
            <w:r>
              <w:rPr>
                <w:rFonts w:hint="default"/>
                <w:lang w:val="en-US" w:eastAsia="zh-CN"/>
              </w:rPr>
              <w:t>杠杆倍数，0.01到125之间的数值，仅适用于 币币杠杆/交割/永续</w:t>
            </w:r>
          </w:p>
        </w:tc>
      </w:tr>
      <w:tr w14:paraId="1217D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395A6D">
            <w:pPr>
              <w:bidi w:val="0"/>
              <w:rPr>
                <w:rFonts w:hint="default"/>
              </w:rPr>
            </w:pPr>
            <w:r>
              <w:rPr>
                <w:rFonts w:hint="default"/>
                <w:lang w:val="en-US" w:eastAsia="zh-CN"/>
              </w:rPr>
              <w:t>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5A58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707EDD">
            <w:pPr>
              <w:bidi w:val="0"/>
              <w:rPr>
                <w:rFonts w:hint="default"/>
              </w:rPr>
            </w:pPr>
            <w:r>
              <w:rPr>
                <w:rFonts w:hint="default"/>
                <w:lang w:val="en-US" w:eastAsia="zh-CN"/>
              </w:rPr>
              <w:t>下单附带止盈止损或移动止盈止损时，客户自定义的策略订单ID</w:t>
            </w:r>
          </w:p>
        </w:tc>
      </w:tr>
      <w:tr w14:paraId="0958D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3495F9">
            <w:pPr>
              <w:bidi w:val="0"/>
              <w:rPr>
                <w:rFonts w:hint="default"/>
              </w:rPr>
            </w:pPr>
            <w:r>
              <w:rPr>
                <w:rFonts w:hint="default"/>
                <w:lang w:val="en-US" w:eastAsia="zh-CN"/>
              </w:rPr>
              <w:t>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90621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CE94D9">
            <w:pPr>
              <w:bidi w:val="0"/>
              <w:rPr>
                <w:rFonts w:hint="default"/>
              </w:rPr>
            </w:pPr>
            <w:r>
              <w:rPr>
                <w:rFonts w:hint="default"/>
                <w:lang w:val="en-US" w:eastAsia="zh-CN"/>
              </w:rPr>
              <w:t>止盈触发价</w:t>
            </w:r>
          </w:p>
        </w:tc>
      </w:tr>
      <w:tr w14:paraId="76D6F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34D754">
            <w:pPr>
              <w:bidi w:val="0"/>
              <w:rPr>
                <w:rFonts w:hint="default"/>
              </w:rPr>
            </w:pPr>
            <w:r>
              <w:rPr>
                <w:rFonts w:hint="default"/>
                <w:lang w:val="en-US" w:eastAsia="zh-CN"/>
              </w:rPr>
              <w:t>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7931C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915A68">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154CD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20E6CE">
            <w:pPr>
              <w:bidi w:val="0"/>
              <w:rPr>
                <w:rFonts w:hint="default"/>
              </w:rPr>
            </w:pPr>
            <w:r>
              <w:rPr>
                <w:rFonts w:hint="default"/>
                <w:lang w:val="en-US" w:eastAsia="zh-CN"/>
              </w:rPr>
              <w:t>tpOrdPx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FF19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CA80C8">
            <w:pPr>
              <w:bidi w:val="0"/>
              <w:rPr>
                <w:rFonts w:hint="default"/>
              </w:rPr>
            </w:pPr>
            <w:r>
              <w:rPr>
                <w:rFonts w:hint="default"/>
                <w:lang w:val="en-US" w:eastAsia="zh-CN"/>
              </w:rPr>
              <w:t>止盈委托价</w:t>
            </w:r>
          </w:p>
        </w:tc>
      </w:tr>
      <w:tr w14:paraId="6ED76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A9DC13">
            <w:pPr>
              <w:bidi w:val="0"/>
              <w:rPr>
                <w:rFonts w:hint="default"/>
              </w:rPr>
            </w:pPr>
            <w:r>
              <w:rPr>
                <w:rFonts w:hint="default"/>
                <w:lang w:val="en-US" w:eastAsia="zh-CN"/>
              </w:rPr>
              <w:t>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0FAF7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4F9DF2">
            <w:pPr>
              <w:bidi w:val="0"/>
              <w:rPr>
                <w:rFonts w:hint="default"/>
              </w:rPr>
            </w:pPr>
            <w:r>
              <w:rPr>
                <w:rFonts w:hint="default"/>
                <w:lang w:val="en-US" w:eastAsia="zh-CN"/>
              </w:rPr>
              <w:t>止损触发价</w:t>
            </w:r>
          </w:p>
        </w:tc>
      </w:tr>
      <w:tr w14:paraId="28AD9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E7E835">
            <w:pPr>
              <w:bidi w:val="0"/>
              <w:rPr>
                <w:rFonts w:hint="default"/>
              </w:rPr>
            </w:pPr>
            <w:r>
              <w:rPr>
                <w:rFonts w:hint="default"/>
                <w:lang w:val="en-US" w:eastAsia="zh-CN"/>
              </w:rPr>
              <w:t>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B37B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2E50F1">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51F3D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77C6CB">
            <w:pPr>
              <w:bidi w:val="0"/>
              <w:rPr>
                <w:rFonts w:hint="default"/>
              </w:rPr>
            </w:pPr>
            <w:r>
              <w:rPr>
                <w:rFonts w:hint="default"/>
                <w:lang w:val="en-US" w:eastAsia="zh-CN"/>
              </w:rPr>
              <w:t>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94DA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17A45D">
            <w:pPr>
              <w:bidi w:val="0"/>
              <w:rPr>
                <w:rFonts w:hint="default"/>
              </w:rPr>
            </w:pPr>
            <w:r>
              <w:rPr>
                <w:rFonts w:hint="default"/>
                <w:lang w:val="en-US" w:eastAsia="zh-CN"/>
              </w:rPr>
              <w:t>止损委托价</w:t>
            </w:r>
          </w:p>
        </w:tc>
      </w:tr>
      <w:tr w14:paraId="2F2D3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AF8B12">
            <w:pPr>
              <w:bidi w:val="0"/>
              <w:rPr>
                <w:rFonts w:hint="default"/>
              </w:rPr>
            </w:pPr>
            <w:r>
              <w:rPr>
                <w:rFonts w:hint="default"/>
                <w:lang w:val="en-US" w:eastAsia="zh-CN"/>
              </w:rPr>
              <w:t>stpId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B16D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EDA1CA">
            <w:pPr>
              <w:bidi w:val="0"/>
              <w:rPr>
                <w:rFonts w:hint="default"/>
              </w:rPr>
            </w:pPr>
            <w:del w:id="21">
              <w:r>
                <w:rPr>
                  <w:rFonts w:hint="default"/>
                  <w:lang w:val="en-US" w:eastAsia="zh-CN"/>
                </w:rPr>
                <w:delText>自成交保护ID</w:delText>
              </w:r>
            </w:del>
            <w:del w:id="22">
              <w:r>
                <w:rPr>
                  <w:rFonts w:hint="default"/>
                  <w:lang w:val="en-US" w:eastAsia="zh-CN"/>
                </w:rPr>
                <w:br w:type="textWrapping"/>
              </w:r>
            </w:del>
            <w:del w:id="23">
              <w:r>
                <w:rPr>
                  <w:rFonts w:hint="default"/>
                  <w:lang w:val="en-US" w:eastAsia="zh-CN"/>
                </w:rPr>
                <w:delText>如果自成交保护不适用则返回""</w:delText>
              </w:r>
            </w:del>
            <w:r>
              <w:rPr>
                <w:rFonts w:hint="default"/>
                <w:lang w:val="en-US" w:eastAsia="zh-CN"/>
              </w:rPr>
              <w:t>（已弃用）</w:t>
            </w:r>
          </w:p>
        </w:tc>
      </w:tr>
      <w:tr w14:paraId="1BC06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B9B145">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3ACAA9">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25B269">
            <w:pPr>
              <w:bidi w:val="0"/>
              <w:rPr>
                <w:rFonts w:hint="default"/>
              </w:rPr>
            </w:pPr>
            <w:r>
              <w:rPr>
                <w:rFonts w:hint="default"/>
                <w:lang w:val="en-US" w:eastAsia="zh-CN"/>
              </w:rPr>
              <w:t>附带止盈止损或移动止盈止损订单信息</w:t>
            </w:r>
          </w:p>
        </w:tc>
      </w:tr>
      <w:tr w14:paraId="2F331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129E83">
            <w:pPr>
              <w:bidi w:val="0"/>
              <w:rPr>
                <w:rFonts w:hint="default"/>
              </w:rPr>
            </w:pPr>
            <w:r>
              <w:rPr>
                <w:rFonts w:hint="default"/>
                <w:lang w:val="en-US" w:eastAsia="zh-CN"/>
              </w:rPr>
              <w:t>&gt; attachAlgoId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0C93F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94DCFB">
            <w:pPr>
              <w:bidi w:val="0"/>
              <w:rPr>
                <w:rFonts w:hint="default"/>
              </w:rPr>
            </w:pPr>
            <w:r>
              <w:rPr>
                <w:rFonts w:hint="default"/>
                <w:lang w:val="en-US" w:eastAsia="zh-CN"/>
              </w:rPr>
              <w:t>附带止盈止损或移动止盈止损的订单ID，改单时，可用来标识该笔附带止盈止损订单。下附带策略委托单时，该值不会传给 algoId</w:t>
            </w:r>
          </w:p>
        </w:tc>
      </w:tr>
      <w:tr w14:paraId="10338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B89419">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A4211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A263E8">
            <w:pPr>
              <w:bidi w:val="0"/>
              <w:rPr>
                <w:rFonts w:hint="default"/>
              </w:rPr>
            </w:pPr>
            <w:r>
              <w:rPr>
                <w:rFonts w:hint="default"/>
                <w:lang w:val="en-US" w:eastAsia="zh-CN"/>
              </w:rPr>
              <w:t>下单附带止盈止损或移动止盈止损时，客户自定义的策略订单ID</w:t>
            </w:r>
          </w:p>
        </w:tc>
      </w:tr>
      <w:tr w14:paraId="24772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8E6922">
            <w:pPr>
              <w:bidi w:val="0"/>
              <w:rPr>
                <w:rFonts w:hint="default"/>
              </w:rPr>
            </w:pPr>
            <w:r>
              <w:rPr>
                <w:rFonts w:hint="default"/>
                <w:lang w:val="en-US" w:eastAsia="zh-CN"/>
              </w:rPr>
              <w:t>&gt; tpOrdKind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D3C13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03C1F3">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p>
        </w:tc>
      </w:tr>
      <w:tr w14:paraId="68E1C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B03B8E">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6428F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661614">
            <w:pPr>
              <w:bidi w:val="0"/>
              <w:rPr>
                <w:rFonts w:hint="default"/>
              </w:rPr>
            </w:pPr>
            <w:r>
              <w:rPr>
                <w:rFonts w:hint="default"/>
                <w:lang w:val="en-US" w:eastAsia="zh-CN"/>
              </w:rPr>
              <w:t>止盈触发价</w:t>
            </w:r>
          </w:p>
        </w:tc>
      </w:tr>
      <w:tr w14:paraId="42DA3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BCC568">
            <w:pPr>
              <w:bidi w:val="0"/>
              <w:rPr>
                <w:rFonts w:hint="default"/>
              </w:rPr>
            </w:pPr>
            <w:r>
              <w:rPr>
                <w:rFonts w:hint="default"/>
                <w:lang w:val="en-US" w:eastAsia="zh-CN"/>
              </w:rPr>
              <w:t>&gt; 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2F79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9E3A4D">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p>
        </w:tc>
      </w:tr>
      <w:tr w14:paraId="6008D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81C8D5">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26958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282B10">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77C14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C7A9E4">
            <w:pPr>
              <w:bidi w:val="0"/>
              <w:rPr>
                <w:rFonts w:hint="default"/>
              </w:rPr>
            </w:pPr>
            <w:r>
              <w:rPr>
                <w:rFonts w:hint="default"/>
                <w:lang w:val="en-US" w:eastAsia="zh-CN"/>
              </w:rPr>
              <w: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6548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B8E8EF">
            <w:pPr>
              <w:bidi w:val="0"/>
              <w:rPr>
                <w:rFonts w:hint="default"/>
              </w:rPr>
            </w:pPr>
            <w:r>
              <w:rPr>
                <w:rFonts w:hint="default"/>
                <w:lang w:val="en-US" w:eastAsia="zh-CN"/>
              </w:rPr>
              <w:t>止盈委托价</w:t>
            </w:r>
          </w:p>
        </w:tc>
      </w:tr>
      <w:tr w14:paraId="1D8E2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E1ADA1">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D65E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4A684B">
            <w:pPr>
              <w:bidi w:val="0"/>
              <w:rPr>
                <w:rFonts w:hint="default"/>
              </w:rPr>
            </w:pPr>
            <w:r>
              <w:rPr>
                <w:rFonts w:hint="default"/>
                <w:lang w:val="en-US" w:eastAsia="zh-CN"/>
              </w:rPr>
              <w:t>止损触发价</w:t>
            </w:r>
          </w:p>
        </w:tc>
      </w:tr>
      <w:tr w14:paraId="074E7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C92B23">
            <w:pPr>
              <w:bidi w:val="0"/>
              <w:rPr>
                <w:rFonts w:hint="default"/>
              </w:rPr>
            </w:pPr>
            <w:r>
              <w:rPr>
                <w:rFonts w:hint="default"/>
                <w:lang w:val="en-US" w:eastAsia="zh-CN"/>
              </w:rPr>
              <w:t>&gt; 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96277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9871CC">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p>
        </w:tc>
      </w:tr>
      <w:tr w14:paraId="5E9AB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8ED83B">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0780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643BAD">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53F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5D4FEC">
            <w:pPr>
              <w:bidi w:val="0"/>
              <w:rPr>
                <w:rFonts w:hint="default"/>
              </w:rPr>
            </w:pPr>
            <w:r>
              <w:rPr>
                <w:rFonts w:hint="default"/>
                <w:lang w:val="en-US" w:eastAsia="zh-CN"/>
              </w:rPr>
              <w: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A2479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34F959">
            <w:pPr>
              <w:bidi w:val="0"/>
              <w:rPr>
                <w:rFonts w:hint="default"/>
              </w:rPr>
            </w:pPr>
            <w:r>
              <w:rPr>
                <w:rFonts w:hint="default"/>
                <w:lang w:val="en-US" w:eastAsia="zh-CN"/>
              </w:rPr>
              <w:t>止损委托价</w:t>
            </w:r>
          </w:p>
        </w:tc>
      </w:tr>
      <w:tr w14:paraId="600B3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D2262C">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D674E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C3DC11">
            <w:pPr>
              <w:bidi w:val="0"/>
              <w:rPr>
                <w:rFonts w:hint="default"/>
              </w:rPr>
            </w:pPr>
            <w:r>
              <w:rPr>
                <w:rFonts w:hint="default"/>
                <w:lang w:val="en-US" w:eastAsia="zh-CN"/>
              </w:rPr>
              <w:t>张数。仅适用于“多笔止盈”的止盈订单</w:t>
            </w:r>
          </w:p>
        </w:tc>
      </w:tr>
      <w:tr w14:paraId="475F4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76838C">
            <w:pPr>
              <w:bidi w:val="0"/>
              <w:rPr>
                <w:rFonts w:hint="default"/>
              </w:rPr>
            </w:pPr>
            <w:r>
              <w:rPr>
                <w:rFonts w:hint="default"/>
                <w:lang w:val="en-US" w:eastAsia="zh-CN"/>
              </w:rPr>
              <w: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868F1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D43D25">
            <w:pPr>
              <w:bidi w:val="0"/>
              <w:rPr>
                <w:rFonts w:hint="default"/>
              </w:rPr>
            </w:pPr>
            <w:r>
              <w:rPr>
                <w:rFonts w:hint="default"/>
                <w:lang w:val="en-US" w:eastAsia="zh-CN"/>
              </w:rPr>
              <w:t>是否启用开仓价止损，仅适用于分批止盈的止损订单</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w:t>
            </w:r>
          </w:p>
        </w:tc>
      </w:tr>
      <w:tr w14:paraId="63EE9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B02857">
            <w:pPr>
              <w:bidi w:val="0"/>
              <w:rPr>
                <w:rFonts w:hint="default"/>
              </w:rPr>
            </w:pPr>
            <w:r>
              <w:rPr>
                <w:rFonts w:hint="default"/>
                <w:lang w:val="en-US" w:eastAsia="zh-CN"/>
              </w:rPr>
              <w:t>&gt; 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B3CD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152BDF">
            <w:pPr>
              <w:bidi w:val="0"/>
              <w:rPr>
                <w:rFonts w:hint="default"/>
              </w:rPr>
            </w:pPr>
            <w:r>
              <w:rPr>
                <w:rFonts w:hint="default"/>
                <w:lang w:val="en-US" w:eastAsia="zh-CN"/>
              </w:rPr>
              <w:t>回调幅度的比例，如 0.05 代表 5%</w:t>
            </w:r>
          </w:p>
        </w:tc>
      </w:tr>
      <w:tr w14:paraId="02543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45507E">
            <w:pPr>
              <w:bidi w:val="0"/>
              <w:rPr>
                <w:rFonts w:hint="default"/>
              </w:rPr>
            </w:pPr>
            <w:r>
              <w:rPr>
                <w:rFonts w:hint="default"/>
                <w:lang w:val="en-US" w:eastAsia="zh-CN"/>
              </w:rPr>
              <w:t>&gt; 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738F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24F148">
            <w:pPr>
              <w:bidi w:val="0"/>
              <w:rPr>
                <w:rFonts w:hint="default"/>
              </w:rPr>
            </w:pPr>
            <w:r>
              <w:rPr>
                <w:rFonts w:hint="default"/>
                <w:lang w:val="en-US" w:eastAsia="zh-CN"/>
              </w:rPr>
              <w:t>回调幅度的价距</w:t>
            </w:r>
          </w:p>
        </w:tc>
      </w:tr>
      <w:tr w14:paraId="463ED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A0EB6B">
            <w:pPr>
              <w:bidi w:val="0"/>
              <w:rPr>
                <w:rFonts w:hint="default"/>
              </w:rPr>
            </w:pPr>
            <w:r>
              <w:rPr>
                <w:rFonts w:hint="default"/>
                <w:lang w:val="en-US" w:eastAsia="zh-CN"/>
              </w:rPr>
              <w:t>&gt; activePx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AEF9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FD20D7">
            <w:pPr>
              <w:bidi w:val="0"/>
              <w:rPr>
                <w:rFonts w:hint="default"/>
              </w:rPr>
            </w:pPr>
            <w:r>
              <w:rPr>
                <w:rFonts w:hint="default"/>
                <w:lang w:val="en-US" w:eastAsia="zh-CN"/>
              </w:rPr>
              <w:t>激活价格</w:t>
            </w:r>
          </w:p>
        </w:tc>
      </w:tr>
      <w:tr w14:paraId="5985E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DA123C">
            <w:pPr>
              <w:bidi w:val="0"/>
              <w:rPr>
                <w:rFonts w:hint="default"/>
              </w:rPr>
            </w:pPr>
            <w:r>
              <w:rPr>
                <w:rFonts w:hint="default"/>
                <w:lang w:val="en-US" w:eastAsia="zh-CN"/>
              </w:rPr>
              <w:t>&gt; failCode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FA8C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274704">
            <w:pPr>
              <w:bidi w:val="0"/>
              <w:rPr>
                <w:rFonts w:hint="default"/>
              </w:rPr>
            </w:pPr>
            <w:r>
              <w:rPr>
                <w:rFonts w:hint="default"/>
                <w:lang w:val="en-US" w:eastAsia="zh-CN"/>
              </w:rPr>
              <w:t>委托失败的错误码，默认为"",</w:t>
            </w:r>
            <w:r>
              <w:rPr>
                <w:rFonts w:hint="default"/>
                <w:lang w:val="en-US" w:eastAsia="zh-CN"/>
              </w:rPr>
              <w:br w:type="textWrapping"/>
            </w:r>
            <w:r>
              <w:rPr>
                <w:rFonts w:hint="default"/>
                <w:lang w:val="en-US" w:eastAsia="zh-CN"/>
              </w:rPr>
              <w:t>委托失败时有值，如 51020</w:t>
            </w:r>
          </w:p>
        </w:tc>
      </w:tr>
      <w:tr w14:paraId="69B62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117764">
            <w:pPr>
              <w:bidi w:val="0"/>
              <w:rPr>
                <w:rFonts w:hint="default"/>
              </w:rPr>
            </w:pPr>
            <w:r>
              <w:rPr>
                <w:rFonts w:hint="default"/>
                <w:lang w:val="en-US" w:eastAsia="zh-CN"/>
              </w:rPr>
              <w:t>&gt; failReason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CA45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C44729">
            <w:pPr>
              <w:bidi w:val="0"/>
              <w:rPr>
                <w:rFonts w:hint="default"/>
              </w:rPr>
            </w:pPr>
            <w:r>
              <w:rPr>
                <w:rFonts w:hint="default"/>
                <w:lang w:val="en-US" w:eastAsia="zh-CN"/>
              </w:rPr>
              <w:t>委托失败的原因，默认为""</w:t>
            </w:r>
            <w:r>
              <w:rPr>
                <w:rFonts w:hint="default"/>
                <w:lang w:val="en-US" w:eastAsia="zh-CN"/>
              </w:rPr>
              <w:br w:type="textWrapping"/>
            </w:r>
            <w:r>
              <w:rPr>
                <w:rFonts w:hint="default"/>
                <w:lang w:val="en-US" w:eastAsia="zh-CN"/>
              </w:rPr>
              <w:t>委托失败时有值</w:t>
            </w:r>
          </w:p>
        </w:tc>
      </w:tr>
      <w:tr w14:paraId="32EC9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4E2819">
            <w:pPr>
              <w:bidi w:val="0"/>
              <w:rPr>
                <w:rFonts w:hint="default"/>
              </w:rPr>
            </w:pPr>
            <w:r>
              <w:rPr>
                <w:rFonts w:hint="default"/>
                <w:lang w:val="en-US" w:eastAsia="zh-CN"/>
              </w:rPr>
              <w:t>linkedAlgoOrd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EBF737">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DF6F9D">
            <w:pPr>
              <w:bidi w:val="0"/>
              <w:rPr>
                <w:rFonts w:hint="default"/>
              </w:rPr>
            </w:pPr>
            <w:r>
              <w:rPr>
                <w:rFonts w:hint="default"/>
                <w:lang w:val="en-US" w:eastAsia="zh-CN"/>
              </w:rPr>
              <w:t>止损订单信息，仅适用于包含限价止盈单的双向止盈止损订单，触发后生成的普通订单</w:t>
            </w:r>
          </w:p>
        </w:tc>
      </w:tr>
      <w:tr w14:paraId="681B9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B5ACDE">
            <w:pPr>
              <w:bidi w:val="0"/>
              <w:rPr>
                <w:rFonts w:hint="default"/>
              </w:rPr>
            </w:pPr>
            <w:r>
              <w:rPr>
                <w:rFonts w:hint="default"/>
                <w:lang w:val="en-US" w:eastAsia="zh-CN"/>
              </w:rPr>
              <w:t>&gt; 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A6A8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DCE457">
            <w:pPr>
              <w:bidi w:val="0"/>
              <w:rPr>
                <w:rFonts w:hint="default"/>
              </w:rPr>
            </w:pPr>
            <w:r>
              <w:rPr>
                <w:rFonts w:hint="default"/>
                <w:lang w:val="en-US" w:eastAsia="zh-CN"/>
              </w:rPr>
              <w:t>策略订单唯一标识</w:t>
            </w:r>
          </w:p>
        </w:tc>
      </w:tr>
      <w:tr w14:paraId="66854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178E95">
            <w:pPr>
              <w:bidi w:val="0"/>
              <w:rPr>
                <w:rFonts w:hint="default"/>
              </w:rPr>
            </w:pPr>
            <w:r>
              <w:rPr>
                <w:rFonts w:hint="default"/>
                <w:lang w:val="en-US" w:eastAsia="zh-CN"/>
              </w:rPr>
              <w:t>stpMode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BDFF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2E7F3A">
            <w:pPr>
              <w:bidi w:val="0"/>
              <w:rPr>
                <w:rFonts w:hint="default"/>
              </w:rPr>
            </w:pPr>
            <w:r>
              <w:rPr>
                <w:rFonts w:hint="default"/>
                <w:lang w:val="en-US" w:eastAsia="zh-CN"/>
              </w:rPr>
              <w:t>自成交保护模式</w:t>
            </w:r>
          </w:p>
        </w:tc>
      </w:tr>
      <w:tr w14:paraId="7E236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30F826">
            <w:pPr>
              <w:bidi w:val="0"/>
              <w:rPr>
                <w:rFonts w:hint="default"/>
              </w:rPr>
            </w:pPr>
            <w:r>
              <w:rPr>
                <w:rFonts w:hint="default"/>
                <w:lang w:val="en-US" w:eastAsia="zh-CN"/>
              </w:rPr>
              <w:t>feeCcy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7DB7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4DF7BF">
            <w:pPr>
              <w:bidi w:val="0"/>
              <w:rPr>
                <w:rFonts w:hint="default"/>
              </w:rPr>
            </w:pPr>
            <w:r>
              <w:rPr>
                <w:rFonts w:hint="default"/>
                <w:lang w:val="en-US" w:eastAsia="zh-CN"/>
              </w:rPr>
              <w:t>手续费币种</w:t>
            </w:r>
            <w:r>
              <w:rPr>
                <w:rFonts w:hint="default"/>
                <w:lang w:val="en-US" w:eastAsia="zh-CN"/>
              </w:rPr>
              <w:br w:type="textWrapping"/>
            </w:r>
            <w:r>
              <w:rPr>
                <w:rFonts w:hint="default"/>
                <w:lang w:val="en-US" w:eastAsia="zh-CN"/>
              </w:rPr>
              <w:t>对于币币和杠杆的挂单卖单，表示计价币种；其他情况下，表示收取手续费的币种。</w:t>
            </w:r>
          </w:p>
        </w:tc>
      </w:tr>
      <w:tr w14:paraId="33F90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8CCBD8">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3C631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D74230">
            <w:pPr>
              <w:bidi w:val="0"/>
              <w:rPr>
                <w:rFonts w:hint="default"/>
              </w:rPr>
            </w:pPr>
            <w:r>
              <w:rPr>
                <w:rFonts w:hint="default"/>
                <w:lang w:val="en-US" w:eastAsia="zh-CN"/>
              </w:rPr>
              <w:t>手续费金额</w:t>
            </w:r>
            <w:r>
              <w:rPr>
                <w:rFonts w:hint="default"/>
                <w:lang w:val="en-US" w:eastAsia="zh-CN"/>
              </w:rPr>
              <w:br w:type="textWrapping"/>
            </w:r>
            <w:r>
              <w:rPr>
                <w:rFonts w:hint="default"/>
                <w:lang w:val="en-US" w:eastAsia="zh-CN"/>
              </w:rPr>
              <w:t>对于币币和杠杆（除挂单卖单外）：平台收取的累计手续费，始终为负数。</w:t>
            </w:r>
            <w:r>
              <w:rPr>
                <w:rFonts w:hint="default"/>
                <w:lang w:val="en-US" w:eastAsia="zh-CN"/>
              </w:rPr>
              <w:br w:type="textWrapping"/>
            </w:r>
            <w:r>
              <w:rPr>
                <w:rFonts w:hint="default"/>
                <w:lang w:val="en-US" w:eastAsia="zh-CN"/>
              </w:rPr>
              <w:t>对于币币和杠杆的挂单卖单、交割、永续和期权：累计手续费和返佣（币币和杠杆挂单卖单始终以计价币种计算）。</w:t>
            </w:r>
          </w:p>
        </w:tc>
      </w:tr>
      <w:tr w14:paraId="357DB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842B8A">
            <w:pPr>
              <w:bidi w:val="0"/>
              <w:rPr>
                <w:rFonts w:hint="default"/>
              </w:rPr>
            </w:pPr>
            <w:r>
              <w:rPr>
                <w:rFonts w:hint="default"/>
                <w:lang w:val="en-US" w:eastAsia="zh-CN"/>
              </w:rPr>
              <w:t>rebateCcy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D5BC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50A715">
            <w:pPr>
              <w:bidi w:val="0"/>
              <w:rPr>
                <w:rFonts w:hint="default"/>
              </w:rPr>
            </w:pPr>
            <w:r>
              <w:rPr>
                <w:rFonts w:hint="default"/>
                <w:lang w:val="en-US" w:eastAsia="zh-CN"/>
              </w:rPr>
              <w:t>返佣币种</w:t>
            </w:r>
            <w:r>
              <w:rPr>
                <w:rFonts w:hint="default"/>
                <w:lang w:val="en-US" w:eastAsia="zh-CN"/>
              </w:rPr>
              <w:br w:type="textWrapping"/>
            </w:r>
            <w:r>
              <w:rPr>
                <w:rFonts w:hint="default"/>
                <w:lang w:val="en-US" w:eastAsia="zh-CN"/>
              </w:rPr>
              <w:t>对于币币和杠杆的挂单卖单，表示交易币种；其他情况下，表示支付返佣的币种。</w:t>
            </w:r>
          </w:p>
        </w:tc>
      </w:tr>
      <w:tr w14:paraId="2B12C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262E96">
            <w:pPr>
              <w:bidi w:val="0"/>
              <w:rPr>
                <w:rFonts w:hint="default"/>
              </w:rPr>
            </w:pPr>
            <w:r>
              <w:rPr>
                <w:rFonts w:hint="default"/>
                <w:lang w:val="en-US" w:eastAsia="zh-CN"/>
              </w:rPr>
              <w:t>rebate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2172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BB464F">
            <w:pPr>
              <w:bidi w:val="0"/>
              <w:rPr>
                <w:rFonts w:hint="default"/>
              </w:rPr>
            </w:pPr>
            <w:r>
              <w:rPr>
                <w:rFonts w:hint="default"/>
                <w:lang w:val="en-US" w:eastAsia="zh-CN"/>
              </w:rPr>
              <w:t>返佣金额，仅适用于币币和杠杆</w:t>
            </w:r>
            <w:r>
              <w:rPr>
                <w:rFonts w:hint="default"/>
                <w:lang w:val="en-US" w:eastAsia="zh-CN"/>
              </w:rPr>
              <w:br w:type="textWrapping"/>
            </w:r>
            <w:r>
              <w:rPr>
                <w:rFonts w:hint="default"/>
                <w:lang w:val="en-US" w:eastAsia="zh-CN"/>
              </w:rPr>
              <w:t>对于挂单卖单：以交易币种为单位的</w:t>
            </w:r>
            <w:del w:id="24">
              <w:r>
                <w:rPr>
                  <w:rFonts w:hint="default"/>
                  <w:lang w:val="en-US" w:eastAsia="zh-CN"/>
                </w:rPr>
                <w:delText>累计手续费和</w:delText>
              </w:r>
            </w:del>
            <w:r>
              <w:rPr>
                <w:rFonts w:hint="default"/>
                <w:lang w:val="en-US" w:eastAsia="zh-CN"/>
              </w:rPr>
              <w:t>返佣金额。</w:t>
            </w:r>
            <w:r>
              <w:rPr>
                <w:rFonts w:hint="default"/>
                <w:lang w:val="en-US" w:eastAsia="zh-CN"/>
              </w:rPr>
              <w:br w:type="textWrapping"/>
            </w:r>
            <w:r>
              <w:rPr>
                <w:rFonts w:hint="default"/>
                <w:lang w:val="en-US" w:eastAsia="zh-CN"/>
              </w:rPr>
              <w:t>其他情况下，表示挂单返佣金额，始终为正数，如无返佣则返回""。</w:t>
            </w:r>
          </w:p>
        </w:tc>
      </w:tr>
      <w:tr w14:paraId="5ECFC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36EFE0">
            <w:pPr>
              <w:bidi w:val="0"/>
              <w:rPr>
                <w:rFonts w:hint="default"/>
              </w:rPr>
            </w:pPr>
            <w:r>
              <w:rPr>
                <w:rFonts w:hint="default"/>
                <w:lang w:val="en-US" w:eastAsia="zh-CN"/>
              </w:rPr>
              <w:t>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5AACF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D37C4A">
            <w:pPr>
              <w:bidi w:val="0"/>
              <w:rPr>
                <w:rFonts w:hint="default"/>
              </w:rPr>
            </w:pPr>
            <w:r>
              <w:rPr>
                <w:rFonts w:hint="default"/>
                <w:lang w:val="en-US" w:eastAsia="zh-CN"/>
              </w:rPr>
              <w:t>收益(不包括手续费)</w:t>
            </w:r>
            <w:r>
              <w:rPr>
                <w:rFonts w:hint="default"/>
                <w:lang w:val="en-US" w:eastAsia="zh-CN"/>
              </w:rPr>
              <w:br w:type="textWrapping"/>
            </w:r>
            <w:r>
              <w:rPr>
                <w:rFonts w:hint="default"/>
                <w:lang w:val="en-US" w:eastAsia="zh-CN"/>
              </w:rPr>
              <w:t>适用于有成交的平仓订单，其他情况均为0</w:t>
            </w:r>
          </w:p>
        </w:tc>
      </w:tr>
      <w:tr w14:paraId="51E94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502030">
            <w:pPr>
              <w:bidi w:val="0"/>
              <w:rPr>
                <w:rFonts w:hint="default"/>
              </w:rPr>
            </w:pPr>
            <w:r>
              <w:rPr>
                <w:rFonts w:hint="default"/>
                <w:lang w:val="en-US" w:eastAsia="zh-CN"/>
              </w:rPr>
              <w:t>source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EF00E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B122DC">
            <w:pPr>
              <w:bidi w:val="0"/>
              <w:rPr>
                <w:rFonts w:hint="default"/>
              </w:rPr>
            </w:pPr>
            <w:r>
              <w:rPr>
                <w:rFonts w:hint="default"/>
                <w:lang w:val="en-US" w:eastAsia="zh-CN"/>
              </w:rPr>
              <w:t>订单来源</w:t>
            </w:r>
            <w:r>
              <w:rPr>
                <w:rFonts w:hint="default"/>
                <w:lang w:val="en-US" w:eastAsia="zh-CN"/>
              </w:rPr>
              <w:br w:type="textWrapping"/>
            </w:r>
            <w:r>
              <w:rPr>
                <w:rFonts w:hint="default"/>
                <w:lang w:val="en-US" w:eastAsia="zh-CN"/>
              </w:rPr>
              <w:t>6：计划委托策略触发后的生成的普通单</w:t>
            </w:r>
            <w:r>
              <w:rPr>
                <w:rFonts w:hint="default"/>
                <w:lang w:val="en-US" w:eastAsia="zh-CN"/>
              </w:rPr>
              <w:br w:type="textWrapping"/>
            </w:r>
            <w:r>
              <w:rPr>
                <w:rFonts w:hint="default"/>
                <w:lang w:val="en-US" w:eastAsia="zh-CN"/>
              </w:rPr>
              <w:t>7：止盈止损策略触发后的生成的普通单</w:t>
            </w:r>
            <w:r>
              <w:rPr>
                <w:rFonts w:hint="default"/>
                <w:lang w:val="en-US" w:eastAsia="zh-CN"/>
              </w:rPr>
              <w:br w:type="textWrapping"/>
            </w:r>
            <w:r>
              <w:rPr>
                <w:rFonts w:hint="default"/>
                <w:lang w:val="en-US" w:eastAsia="zh-CN"/>
              </w:rPr>
              <w:t>13：策略委托单触发后的生成的普通单</w:t>
            </w:r>
            <w:r>
              <w:rPr>
                <w:rFonts w:hint="default"/>
                <w:lang w:val="en-US" w:eastAsia="zh-CN"/>
              </w:rPr>
              <w:br w:type="textWrapping"/>
            </w:r>
            <w:r>
              <w:rPr>
                <w:rFonts w:hint="default"/>
                <w:lang w:val="en-US" w:eastAsia="zh-CN"/>
              </w:rPr>
              <w:t>25：移动止盈止损策略触发后的生成的普通单</w:t>
            </w:r>
            <w:r>
              <w:rPr>
                <w:rFonts w:hint="default"/>
                <w:lang w:val="en-US" w:eastAsia="zh-CN"/>
              </w:rPr>
              <w:br w:type="textWrapping"/>
            </w:r>
            <w:r>
              <w:rPr>
                <w:rFonts w:hint="default"/>
                <w:lang w:val="en-US" w:eastAsia="zh-CN"/>
              </w:rPr>
              <w:t>34: 追逐限价委托生成的普通单</w:t>
            </w:r>
          </w:p>
        </w:tc>
      </w:tr>
      <w:tr w14:paraId="4C2D4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4460C3">
            <w:pPr>
              <w:bidi w:val="0"/>
              <w:rPr>
                <w:rFonts w:hint="default"/>
              </w:rPr>
            </w:pPr>
            <w:r>
              <w:rPr>
                <w:rFonts w:hint="default"/>
                <w:lang w:val="en-US" w:eastAsia="zh-CN"/>
              </w:rPr>
              <w:t>category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DBAE1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24F592">
            <w:pPr>
              <w:bidi w:val="0"/>
              <w:rPr>
                <w:rFonts w:hint="default"/>
              </w:rPr>
            </w:pPr>
            <w:r>
              <w:rPr>
                <w:rFonts w:hint="default"/>
                <w:lang w:val="en-US" w:eastAsia="zh-CN"/>
              </w:rPr>
              <w:t>订单种类</w:t>
            </w:r>
            <w:r>
              <w:rPr>
                <w:rFonts w:hint="default"/>
                <w:lang w:val="en-US" w:eastAsia="zh-CN"/>
              </w:rPr>
              <w:br w:type="textWrapping"/>
            </w:r>
            <w:r>
              <w:rPr>
                <w:rFonts w:hint="default"/>
                <w:lang w:val="en-US" w:eastAsia="zh-CN"/>
              </w:rPr>
              <w:t>normal：普通委托</w:t>
            </w:r>
            <w:r>
              <w:rPr>
                <w:rFonts w:hint="default"/>
                <w:lang w:val="en-US" w:eastAsia="zh-CN"/>
              </w:rPr>
              <w:br w:type="textWrapping"/>
            </w:r>
            <w:r>
              <w:rPr>
                <w:rFonts w:hint="default"/>
                <w:lang w:val="en-US" w:eastAsia="zh-CN"/>
              </w:rPr>
              <w:t>twap：TWAP自动换币</w:t>
            </w:r>
            <w:r>
              <w:rPr>
                <w:rFonts w:hint="default"/>
                <w:lang w:val="en-US" w:eastAsia="zh-CN"/>
              </w:rPr>
              <w:br w:type="textWrapping"/>
            </w:r>
            <w:r>
              <w:rPr>
                <w:rFonts w:hint="default"/>
                <w:lang w:val="en-US" w:eastAsia="zh-CN"/>
              </w:rPr>
              <w:t>adl：ADL自动减仓</w:t>
            </w:r>
            <w:r>
              <w:rPr>
                <w:rFonts w:hint="default"/>
                <w:lang w:val="en-US" w:eastAsia="zh-CN"/>
              </w:rPr>
              <w:br w:type="textWrapping"/>
            </w:r>
            <w:r>
              <w:rPr>
                <w:rFonts w:hint="default"/>
                <w:lang w:val="en-US" w:eastAsia="zh-CN"/>
              </w:rPr>
              <w:t>full_liquidation：强制平仓</w:t>
            </w:r>
            <w:r>
              <w:rPr>
                <w:rFonts w:hint="default"/>
                <w:lang w:val="en-US" w:eastAsia="zh-CN"/>
              </w:rPr>
              <w:br w:type="textWrapping"/>
            </w:r>
            <w:r>
              <w:rPr>
                <w:rFonts w:hint="default"/>
                <w:lang w:val="en-US" w:eastAsia="zh-CN"/>
              </w:rPr>
              <w:t>partial_liquidation：强制减仓</w:t>
            </w:r>
            <w:r>
              <w:rPr>
                <w:rFonts w:hint="default"/>
                <w:lang w:val="en-US" w:eastAsia="zh-CN"/>
              </w:rPr>
              <w:br w:type="textWrapping"/>
            </w:r>
            <w:r>
              <w:rPr>
                <w:rFonts w:hint="default"/>
                <w:lang w:val="en-US" w:eastAsia="zh-CN"/>
              </w:rPr>
              <w:t>delivery：交割</w:t>
            </w:r>
            <w:r>
              <w:rPr>
                <w:rFonts w:hint="default"/>
                <w:lang w:val="en-US" w:eastAsia="zh-CN"/>
              </w:rPr>
              <w:br w:type="textWrapping"/>
            </w:r>
            <w:r>
              <w:rPr>
                <w:rFonts w:hint="default"/>
                <w:lang w:val="en-US" w:eastAsia="zh-CN"/>
              </w:rPr>
              <w:t>ddh：对冲减仓类型订单</w:t>
            </w:r>
            <w:r>
              <w:rPr>
                <w:rFonts w:hint="default"/>
                <w:lang w:val="en-US" w:eastAsia="zh-CN"/>
              </w:rPr>
              <w:br w:type="textWrapping"/>
            </w:r>
            <w:r>
              <w:rPr>
                <w:rFonts w:hint="default"/>
                <w:lang w:val="en-US" w:eastAsia="zh-CN"/>
              </w:rPr>
              <w:t>auto_conversion：抵押借币自动还币订单</w:t>
            </w:r>
          </w:p>
        </w:tc>
      </w:tr>
      <w:tr w14:paraId="17D15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5D80D9">
            <w:pPr>
              <w:bidi w:val="0"/>
              <w:rPr>
                <w:rFonts w:hint="default"/>
              </w:rPr>
            </w:pPr>
            <w:r>
              <w:rPr>
                <w:rFonts w:hint="default"/>
                <w:lang w:val="en-US" w:eastAsia="zh-CN"/>
              </w:rPr>
              <w:t>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1B867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149755">
            <w:pPr>
              <w:bidi w:val="0"/>
              <w:rPr>
                <w:rFonts w:hint="default"/>
              </w:rPr>
            </w:pPr>
            <w:r>
              <w:rPr>
                <w:rFonts w:hint="default"/>
                <w:lang w:val="en-US" w:eastAsia="zh-CN"/>
              </w:rPr>
              <w:t>是否只减仓，true 或 false</w:t>
            </w:r>
          </w:p>
        </w:tc>
      </w:tr>
      <w:tr w14:paraId="0C9CF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F73BF4">
            <w:pPr>
              <w:bidi w:val="0"/>
              <w:rPr>
                <w:rFonts w:hint="default"/>
              </w:rPr>
            </w:pPr>
            <w:r>
              <w:rPr>
                <w:rFonts w:hint="default"/>
                <w:lang w:val="en-US" w:eastAsia="zh-CN"/>
              </w:rPr>
              <w:t>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2F87F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DA966E">
            <w:pPr>
              <w:bidi w:val="0"/>
              <w:rPr>
                <w:rFonts w:hint="default"/>
              </w:rPr>
            </w:pPr>
            <w:r>
              <w:rPr>
                <w:rFonts w:hint="default"/>
                <w:lang w:val="en-US" w:eastAsia="zh-CN"/>
              </w:rPr>
              <w:t>订单取消来源的原因枚举值代码</w:t>
            </w:r>
          </w:p>
        </w:tc>
      </w:tr>
      <w:tr w14:paraId="5EAC1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B8C118">
            <w:pPr>
              <w:bidi w:val="0"/>
              <w:rPr>
                <w:rFonts w:hint="default"/>
              </w:rPr>
            </w:pPr>
            <w:r>
              <w:rPr>
                <w:rFonts w:hint="default"/>
                <w:lang w:val="en-US" w:eastAsia="zh-CN"/>
              </w:rPr>
              <w:t>cancelSourceReason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EF8D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DA8CD9">
            <w:pPr>
              <w:bidi w:val="0"/>
              <w:rPr>
                <w:rFonts w:hint="default"/>
              </w:rPr>
            </w:pPr>
            <w:r>
              <w:rPr>
                <w:rFonts w:hint="default"/>
                <w:lang w:val="en-US" w:eastAsia="zh-CN"/>
              </w:rPr>
              <w:t>订单取消来源的对应具体原因</w:t>
            </w:r>
          </w:p>
        </w:tc>
      </w:tr>
      <w:tr w14:paraId="016FD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1EF471">
            <w:pPr>
              <w:bidi w:val="0"/>
              <w:rPr>
                <w:rFonts w:hint="default"/>
              </w:rPr>
            </w:pPr>
            <w:r>
              <w:rPr>
                <w:rFonts w:hint="default"/>
                <w:lang w:val="en-US" w:eastAsia="zh-CN"/>
              </w:rPr>
              <w:t>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19646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E1FF27">
            <w:pPr>
              <w:bidi w:val="0"/>
              <w:rPr>
                <w:rFonts w:hint="default"/>
              </w:rPr>
            </w:pPr>
            <w:r>
              <w:rPr>
                <w:rFonts w:hint="default"/>
                <w:lang w:val="en-US" w:eastAsia="zh-CN"/>
              </w:rPr>
              <w:t>客户自定义策略订单ID。策略订单触发，且策略单有algoClOrdId是有值，否则为"",</w:t>
            </w:r>
          </w:p>
        </w:tc>
      </w:tr>
      <w:tr w14:paraId="51E7D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635871">
            <w:pPr>
              <w:bidi w:val="0"/>
              <w:rPr>
                <w:rFonts w:hint="default"/>
              </w:rPr>
            </w:pPr>
            <w:r>
              <w:rPr>
                <w:rFonts w:hint="default"/>
                <w:lang w:val="en-US" w:eastAsia="zh-CN"/>
              </w:rPr>
              <w:t>algoId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1275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428D14">
            <w:pPr>
              <w:bidi w:val="0"/>
              <w:rPr>
                <w:rFonts w:hint="default"/>
              </w:rPr>
            </w:pPr>
            <w:r>
              <w:rPr>
                <w:rFonts w:hint="default"/>
                <w:lang w:val="en-US" w:eastAsia="zh-CN"/>
              </w:rPr>
              <w:t>策略委托单ID，策略订单触发时有值，否则为""</w:t>
            </w:r>
          </w:p>
        </w:tc>
      </w:tr>
      <w:tr w14:paraId="7F115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E2F1F9">
            <w:pPr>
              <w:bidi w:val="0"/>
              <w:rPr>
                <w:rFonts w:hint="default"/>
              </w:rPr>
            </w:pPr>
            <w:r>
              <w:rPr>
                <w:rFonts w:hint="default"/>
                <w:lang w:val="en-US" w:eastAsia="zh-CN"/>
              </w:rPr>
              <w:t>isTpLimit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3E733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375F59">
            <w:pPr>
              <w:bidi w:val="0"/>
              <w:rPr>
                <w:rFonts w:hint="default"/>
              </w:rPr>
            </w:pPr>
            <w:r>
              <w:rPr>
                <w:rFonts w:hint="default"/>
                <w:lang w:val="en-US" w:eastAsia="zh-CN"/>
              </w:rPr>
              <w:t>是否为限价止盈，true 或 false.</w:t>
            </w:r>
          </w:p>
        </w:tc>
      </w:tr>
      <w:tr w14:paraId="2B885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D02C0A">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0AB5D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05C180">
            <w:pPr>
              <w:bidi w:val="0"/>
              <w:rPr>
                <w:rFonts w:hint="default"/>
              </w:rPr>
            </w:pPr>
            <w:r>
              <w:rPr>
                <w:rFonts w:hint="default"/>
                <w:lang w:val="en-US" w:eastAsia="zh-CN"/>
              </w:rPr>
              <w:t>订单状态更新时间，Unix时间戳的毫秒数格式，如 1597026383085</w:t>
            </w:r>
          </w:p>
        </w:tc>
      </w:tr>
      <w:tr w14:paraId="67CC8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9286E0">
            <w:pPr>
              <w:bidi w:val="0"/>
              <w:rPr>
                <w:rFonts w:hint="default"/>
              </w:rPr>
            </w:pPr>
            <w:r>
              <w:rPr>
                <w:rFonts w:hint="default"/>
                <w:lang w:val="en-US" w:eastAsia="zh-CN"/>
              </w:rPr>
              <w:t>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38759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D72A37">
            <w:pPr>
              <w:bidi w:val="0"/>
              <w:rPr>
                <w:rFonts w:hint="default"/>
              </w:rPr>
            </w:pPr>
            <w:r>
              <w:rPr>
                <w:rFonts w:hint="default"/>
                <w:lang w:val="en-US" w:eastAsia="zh-CN"/>
              </w:rPr>
              <w:t>订单创建时间，Unix时间戳的毫秒数格式，如 1597026383085</w:t>
            </w:r>
          </w:p>
        </w:tc>
      </w:tr>
      <w:tr w14:paraId="7E333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3BE771">
            <w:pPr>
              <w:bidi w:val="0"/>
              <w:rPr>
                <w:rFonts w:hint="default"/>
              </w:rPr>
            </w:pPr>
            <w:r>
              <w:rPr>
                <w:rFonts w:hint="default"/>
                <w:lang w:val="en-US" w:eastAsia="zh-CN"/>
              </w:rPr>
              <w:t>quickMgnType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1DAAE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05CC93">
            <w:pPr>
              <w:bidi w:val="0"/>
              <w:rPr>
                <w:rFonts w:hint="default"/>
              </w:rPr>
            </w:pPr>
            <w:del w:id="25">
              <w:r>
                <w:rPr>
                  <w:rFonts w:hint="default"/>
                  <w:lang w:val="en-US" w:eastAsia="zh-CN"/>
                </w:rPr>
                <w:delText>一键借币类型，仅适用于杠杆逐仓的一键借币模式</w:delText>
              </w:r>
            </w:del>
            <w:del w:id="26">
              <w:r>
                <w:rPr>
                  <w:rFonts w:hint="default"/>
                  <w:lang w:val="en-US" w:eastAsia="zh-CN"/>
                </w:rPr>
                <w:br w:type="textWrapping"/>
              </w:r>
            </w:del>
            <w:del w:id="27">
              <w:r>
                <w:rPr>
                  <w:rFonts w:hint="default"/>
                  <w:lang w:val="en-US" w:eastAsia="zh-CN"/>
                </w:rPr>
                <w:delText>manual：手动，auto_borrow：自动借币，auto_repay：自动还币</w:delText>
              </w:r>
            </w:del>
            <w:r>
              <w:rPr>
                <w:rFonts w:hint="default"/>
                <w:lang w:val="en-US" w:eastAsia="zh-CN"/>
              </w:rPr>
              <w:t>（已弃用）</w:t>
            </w:r>
          </w:p>
        </w:tc>
      </w:tr>
      <w:tr w14:paraId="68547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738F3A">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834B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4E3DD6">
            <w:pPr>
              <w:bidi w:val="0"/>
              <w:rPr>
                <w:rFonts w:hint="default"/>
              </w:rPr>
            </w:pPr>
            <w:r>
              <w:rPr>
                <w:rFonts w:hint="default"/>
                <w:lang w:val="en-US" w:eastAsia="zh-CN"/>
              </w:rPr>
              <w:t>用于交易的计价币种。</w:t>
            </w:r>
          </w:p>
        </w:tc>
      </w:tr>
      <w:tr w14:paraId="287B6EC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084CEE">
            <w:pPr>
              <w:bidi w:val="0"/>
              <w:rPr>
                <w:rFonts w:hint="default"/>
              </w:rPr>
            </w:pPr>
            <w:r>
              <w:rPr>
                <w:rFonts w:hint="default"/>
                <w:lang w:val="en-US" w:eastAsia="zh-CN"/>
              </w:rPr>
              <w:t>outcome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58DBF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236373">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w:t>
            </w:r>
          </w:p>
        </w:tc>
      </w:tr>
    </w:tbl>
    <w:p w14:paraId="4926195E">
      <w:pPr>
        <w:bidi w:val="0"/>
      </w:pPr>
      <w:r>
        <w:rPr>
          <w:lang w:val="en-US" w:eastAsia="zh-CN"/>
        </w:rPr>
        <w:t> 该接口不包含`已撤销的完全无成交`类型订单数据，可通过`获取历史订单记录（近七天)`接口获取。</w:t>
      </w:r>
      <w:r>
        <w:rPr>
          <w:lang w:val="en-US" w:eastAsia="zh-CN"/>
        </w:rPr>
        <w:br w:type="textWrapping"/>
      </w:r>
      <w:r>
        <w:rPr>
          <w:lang w:val="en-US" w:eastAsia="zh-CN"/>
        </w:rPr>
        <w:t> 对于已完成的期权订单，如果是px订单，pxVol 和 pxUsd 会实时更新，如果是 pxUsd 订单，pxVol 会实时更新，如果是pxVol 订单，pxUsd 会实时更新。</w:t>
      </w:r>
    </w:p>
    <w:p w14:paraId="58047E85">
      <w:pPr>
        <w:bidi w:val="0"/>
        <w:rPr>
          <w:rFonts w:hint="default"/>
        </w:rPr>
      </w:pPr>
      <w:r>
        <w:rPr>
          <w:rFonts w:hint="default"/>
        </w:rPr>
        <w:t>GET / 获取成交明细（近三天）</w:t>
      </w:r>
    </w:p>
    <w:p w14:paraId="15895ED7">
      <w:pPr>
        <w:bidi w:val="0"/>
        <w:rPr>
          <w:rFonts w:hint="default"/>
        </w:rPr>
      </w:pPr>
      <w:r>
        <w:rPr>
          <w:rFonts w:hint="default"/>
        </w:rPr>
        <w:t>获取近3天的订单成交明细信息</w:t>
      </w:r>
    </w:p>
    <w:p w14:paraId="27291E81">
      <w:pPr>
        <w:bidi w:val="0"/>
        <w:rPr>
          <w:rFonts w:hint="default"/>
        </w:rPr>
      </w:pPr>
      <w:r>
        <w:rPr>
          <w:rFonts w:hint="default"/>
        </w:rPr>
        <w:t>限速：60次/2s</w:t>
      </w:r>
    </w:p>
    <w:p w14:paraId="54A4E6E1">
      <w:pPr>
        <w:bidi w:val="0"/>
        <w:rPr>
          <w:rFonts w:hint="default"/>
        </w:rPr>
      </w:pPr>
      <w:r>
        <w:rPr>
          <w:rFonts w:hint="default"/>
        </w:rPr>
        <w:t>限速规则：User ID</w:t>
      </w:r>
    </w:p>
    <w:p w14:paraId="39565829">
      <w:pPr>
        <w:bidi w:val="0"/>
        <w:rPr>
          <w:rFonts w:hint="default"/>
        </w:rPr>
      </w:pPr>
      <w:r>
        <w:rPr>
          <w:rFonts w:hint="default"/>
        </w:rPr>
        <w:t>权限：读取</w:t>
      </w:r>
    </w:p>
    <w:p w14:paraId="7A5ACC56">
      <w:pPr>
        <w:bidi w:val="0"/>
        <w:rPr>
          <w:rFonts w:hint="default"/>
        </w:rPr>
      </w:pPr>
      <w:r>
        <w:rPr>
          <w:rFonts w:hint="default"/>
        </w:rPr>
        <w:t>HTTP 请求</w:t>
      </w:r>
    </w:p>
    <w:p w14:paraId="5156A674">
      <w:pPr>
        <w:bidi w:val="0"/>
        <w:rPr>
          <w:rFonts w:hint="default"/>
        </w:rPr>
      </w:pPr>
      <w:r>
        <w:rPr>
          <w:rFonts w:hint="default"/>
        </w:rPr>
        <w:t>GET /api/v5/trade/fills</w:t>
      </w:r>
    </w:p>
    <w:p w14:paraId="5D1AC159">
      <w:pPr>
        <w:bidi w:val="0"/>
      </w:pPr>
      <w:r>
        <w:rPr>
          <w:rFonts w:hint="default"/>
        </w:rPr>
        <w:t>请求示例</w:t>
      </w:r>
    </w:p>
    <w:p w14:paraId="1450BEE1">
      <w:pPr>
        <w:bidi w:val="0"/>
        <w:rPr>
          <w:rFonts w:hint="default"/>
        </w:rPr>
      </w:pPr>
      <w:r>
        <w:rPr>
          <w:rFonts w:hint="default"/>
        </w:rPr>
        <w:t>import okx.Trade as Trade</w:t>
      </w:r>
    </w:p>
    <w:p w14:paraId="23A0DD2D">
      <w:pPr>
        <w:bidi w:val="0"/>
        <w:rPr>
          <w:rFonts w:hint="default"/>
        </w:rPr>
      </w:pPr>
      <w:r>
        <w:rPr>
          <w:rFonts w:hint="default"/>
        </w:rPr>
        <w:t># API 初始化apikey = "YOUR_API_KEY"secretkey = "YOUR_SECRET_KEY"passphrase = "YOUR_PASSPHRASE"</w:t>
      </w:r>
    </w:p>
    <w:p w14:paraId="25EF1E7F">
      <w:pPr>
        <w:bidi w:val="0"/>
        <w:rPr>
          <w:rFonts w:hint="default"/>
        </w:rPr>
      </w:pPr>
      <w:r>
        <w:rPr>
          <w:rFonts w:hint="default"/>
        </w:rPr>
        <w:t>flag = "1"  # 实盘: 0, 模拟盘: 1tradeAPI = Trade.TradeAPI(apikey, secretkey, passphrase, False, flag)</w:t>
      </w:r>
    </w:p>
    <w:p w14:paraId="3BFA4C9D">
      <w:pPr>
        <w:bidi w:val="0"/>
        <w:rPr>
          <w:rFonts w:hint="default"/>
        </w:rPr>
      </w:pPr>
      <w:r>
        <w:rPr>
          <w:rFonts w:hint="default"/>
        </w:rPr>
        <w:t># 获取成交明细result = tradeAPI.get_fills()print(result)</w:t>
      </w:r>
    </w:p>
    <w:p w14:paraId="3C6ED529">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949"/>
        <w:gridCol w:w="5759"/>
      </w:tblGrid>
      <w:tr w14:paraId="731F7F3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756AD2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58A56C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12E6D2">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293DA85">
            <w:pPr>
              <w:bidi w:val="0"/>
              <w:rPr>
                <w:rFonts w:hint="default"/>
              </w:rPr>
            </w:pPr>
            <w:r>
              <w:rPr>
                <w:rFonts w:hint="default"/>
                <w:lang w:val="en-US" w:eastAsia="zh-CN"/>
              </w:rPr>
              <w:t>描述</w:t>
            </w:r>
          </w:p>
        </w:tc>
      </w:tr>
      <w:tr w14:paraId="609FE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49D48F">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B586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3EC60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0A5A53">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6C6C5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DF4D8F">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618D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0B272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F09CD3">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67CE0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FA4224">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5705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D50CF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0AB2AC">
            <w:pPr>
              <w:bidi w:val="0"/>
              <w:rPr>
                <w:rFonts w:hint="default"/>
              </w:rPr>
            </w:pPr>
            <w:r>
              <w:rPr>
                <w:rFonts w:hint="default"/>
                <w:lang w:val="en-US" w:eastAsia="zh-CN"/>
              </w:rPr>
              <w:t>产品 ID，如BTC-USDT</w:t>
            </w:r>
          </w:p>
        </w:tc>
      </w:tr>
      <w:tr w14:paraId="7575B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0734DD">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6B98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AE2D9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1EA755">
            <w:pPr>
              <w:bidi w:val="0"/>
              <w:rPr>
                <w:rFonts w:hint="default"/>
              </w:rPr>
            </w:pPr>
            <w:r>
              <w:rPr>
                <w:rFonts w:hint="default"/>
                <w:lang w:val="en-US" w:eastAsia="zh-CN"/>
              </w:rPr>
              <w:t>订单 ID</w:t>
            </w:r>
          </w:p>
        </w:tc>
      </w:tr>
      <w:tr w14:paraId="07605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59D64F">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97D3D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EF9D4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C88960">
            <w:pPr>
              <w:bidi w:val="0"/>
              <w:rPr>
                <w:rFonts w:hint="default"/>
              </w:rPr>
            </w:pPr>
            <w:r>
              <w:rPr>
                <w:rFonts w:hint="default"/>
                <w:lang w:val="en-US" w:eastAsia="zh-CN"/>
              </w:rPr>
              <w:t>成交类型</w:t>
            </w:r>
            <w:r>
              <w:rPr>
                <w:rFonts w:hint="default"/>
                <w:lang w:val="en-US" w:eastAsia="zh-CN"/>
              </w:rPr>
              <w:br w:type="textWrapping"/>
            </w:r>
            <w:r>
              <w:rPr>
                <w:rFonts w:hint="default"/>
                <w:lang w:val="en-US" w:eastAsia="zh-CN"/>
              </w:rPr>
              <w:t>1：买入</w:t>
            </w:r>
            <w:r>
              <w:rPr>
                <w:rFonts w:hint="default"/>
                <w:lang w:val="en-US" w:eastAsia="zh-CN"/>
              </w:rPr>
              <w:br w:type="textWrapping"/>
            </w:r>
            <w:r>
              <w:rPr>
                <w:rFonts w:hint="default"/>
                <w:lang w:val="en-US" w:eastAsia="zh-CN"/>
              </w:rPr>
              <w:t>2：卖出</w:t>
            </w:r>
            <w:r>
              <w:rPr>
                <w:rFonts w:hint="default"/>
                <w:lang w:val="en-US" w:eastAsia="zh-CN"/>
              </w:rPr>
              <w:br w:type="textWrapping"/>
            </w:r>
            <w:r>
              <w:rPr>
                <w:rFonts w:hint="default"/>
                <w:lang w:val="en-US" w:eastAsia="zh-CN"/>
              </w:rPr>
              <w:t>3：开多</w:t>
            </w:r>
            <w:r>
              <w:rPr>
                <w:rFonts w:hint="default"/>
                <w:lang w:val="en-US" w:eastAsia="zh-CN"/>
              </w:rPr>
              <w:br w:type="textWrapping"/>
            </w:r>
            <w:r>
              <w:rPr>
                <w:rFonts w:hint="default"/>
                <w:lang w:val="en-US" w:eastAsia="zh-CN"/>
              </w:rPr>
              <w:t>4：开空</w:t>
            </w:r>
            <w:r>
              <w:rPr>
                <w:rFonts w:hint="default"/>
                <w:lang w:val="en-US" w:eastAsia="zh-CN"/>
              </w:rPr>
              <w:br w:type="textWrapping"/>
            </w:r>
            <w:r>
              <w:rPr>
                <w:rFonts w:hint="default"/>
                <w:lang w:val="en-US" w:eastAsia="zh-CN"/>
              </w:rPr>
              <w:t>5：平多</w:t>
            </w:r>
            <w:r>
              <w:rPr>
                <w:rFonts w:hint="default"/>
                <w:lang w:val="en-US" w:eastAsia="zh-CN"/>
              </w:rPr>
              <w:br w:type="textWrapping"/>
            </w:r>
            <w:r>
              <w:rPr>
                <w:rFonts w:hint="default"/>
                <w:lang w:val="en-US" w:eastAsia="zh-CN"/>
              </w:rPr>
              <w:t>6：平空</w:t>
            </w:r>
            <w:r>
              <w:rPr>
                <w:rFonts w:hint="default"/>
                <w:lang w:val="en-US" w:eastAsia="zh-CN"/>
              </w:rPr>
              <w:br w:type="textWrapping"/>
            </w:r>
            <w:r>
              <w:rPr>
                <w:rFonts w:hint="default"/>
                <w:lang w:val="en-US" w:eastAsia="zh-CN"/>
              </w:rPr>
              <w:t>100：强减平多</w:t>
            </w:r>
            <w:r>
              <w:rPr>
                <w:rFonts w:hint="default"/>
                <w:lang w:val="en-US" w:eastAsia="zh-CN"/>
              </w:rPr>
              <w:br w:type="textWrapping"/>
            </w:r>
            <w:r>
              <w:rPr>
                <w:rFonts w:hint="default"/>
                <w:lang w:val="en-US" w:eastAsia="zh-CN"/>
              </w:rPr>
              <w:t>101：强减平空</w:t>
            </w:r>
            <w:r>
              <w:rPr>
                <w:rFonts w:hint="default"/>
                <w:lang w:val="en-US" w:eastAsia="zh-CN"/>
              </w:rPr>
              <w:br w:type="textWrapping"/>
            </w:r>
            <w:r>
              <w:rPr>
                <w:rFonts w:hint="default"/>
                <w:lang w:val="en-US" w:eastAsia="zh-CN"/>
              </w:rPr>
              <w:t>102：强减买入</w:t>
            </w:r>
            <w:r>
              <w:rPr>
                <w:rFonts w:hint="default"/>
                <w:lang w:val="en-US" w:eastAsia="zh-CN"/>
              </w:rPr>
              <w:br w:type="textWrapping"/>
            </w:r>
            <w:r>
              <w:rPr>
                <w:rFonts w:hint="default"/>
                <w:lang w:val="en-US" w:eastAsia="zh-CN"/>
              </w:rPr>
              <w:t>103：强减卖出</w:t>
            </w:r>
            <w:r>
              <w:rPr>
                <w:rFonts w:hint="default"/>
                <w:lang w:val="en-US" w:eastAsia="zh-CN"/>
              </w:rPr>
              <w:br w:type="textWrapping"/>
            </w:r>
            <w:r>
              <w:rPr>
                <w:rFonts w:hint="default"/>
                <w:lang w:val="en-US" w:eastAsia="zh-CN"/>
              </w:rPr>
              <w:t>104：强平平多</w:t>
            </w:r>
            <w:r>
              <w:rPr>
                <w:rFonts w:hint="default"/>
                <w:lang w:val="en-US" w:eastAsia="zh-CN"/>
              </w:rPr>
              <w:br w:type="textWrapping"/>
            </w:r>
            <w:r>
              <w:rPr>
                <w:rFonts w:hint="default"/>
                <w:lang w:val="en-US" w:eastAsia="zh-CN"/>
              </w:rPr>
              <w:t>105：强平平空</w:t>
            </w:r>
            <w:r>
              <w:rPr>
                <w:rFonts w:hint="default"/>
                <w:lang w:val="en-US" w:eastAsia="zh-CN"/>
              </w:rPr>
              <w:br w:type="textWrapping"/>
            </w:r>
            <w:r>
              <w:rPr>
                <w:rFonts w:hint="default"/>
                <w:lang w:val="en-US" w:eastAsia="zh-CN"/>
              </w:rPr>
              <w:t>106：强平买入</w:t>
            </w:r>
            <w:r>
              <w:rPr>
                <w:rFonts w:hint="default"/>
                <w:lang w:val="en-US" w:eastAsia="zh-CN"/>
              </w:rPr>
              <w:br w:type="textWrapping"/>
            </w:r>
            <w:r>
              <w:rPr>
                <w:rFonts w:hint="default"/>
                <w:lang w:val="en-US" w:eastAsia="zh-CN"/>
              </w:rPr>
              <w:t>107：强平卖出</w:t>
            </w:r>
            <w:r>
              <w:rPr>
                <w:rFonts w:hint="default"/>
                <w:lang w:val="en-US" w:eastAsia="zh-CN"/>
              </w:rPr>
              <w:br w:type="textWrapping"/>
            </w:r>
            <w:r>
              <w:rPr>
                <w:rFonts w:hint="default"/>
                <w:lang w:val="en-US" w:eastAsia="zh-CN"/>
              </w:rPr>
              <w:t>110：强平换币转入</w:t>
            </w:r>
            <w:r>
              <w:rPr>
                <w:rFonts w:hint="default"/>
                <w:lang w:val="en-US" w:eastAsia="zh-CN"/>
              </w:rPr>
              <w:br w:type="textWrapping"/>
            </w:r>
            <w:r>
              <w:rPr>
                <w:rFonts w:hint="default"/>
                <w:lang w:val="en-US" w:eastAsia="zh-CN"/>
              </w:rPr>
              <w:t>111：强平换币转出</w:t>
            </w:r>
            <w:r>
              <w:rPr>
                <w:rFonts w:hint="default"/>
                <w:lang w:val="en-US" w:eastAsia="zh-CN"/>
              </w:rPr>
              <w:br w:type="textWrapping"/>
            </w:r>
            <w:r>
              <w:rPr>
                <w:rFonts w:hint="default"/>
                <w:lang w:val="en-US" w:eastAsia="zh-CN"/>
              </w:rPr>
              <w:t>118：系统换币转入</w:t>
            </w:r>
            <w:r>
              <w:rPr>
                <w:rFonts w:hint="default"/>
                <w:lang w:val="en-US" w:eastAsia="zh-CN"/>
              </w:rPr>
              <w:br w:type="textWrapping"/>
            </w:r>
            <w:r>
              <w:rPr>
                <w:rFonts w:hint="default"/>
                <w:lang w:val="en-US" w:eastAsia="zh-CN"/>
              </w:rPr>
              <w:t>119：系统换币转出</w:t>
            </w:r>
            <w:r>
              <w:rPr>
                <w:rFonts w:hint="default"/>
                <w:lang w:val="en-US" w:eastAsia="zh-CN"/>
              </w:rPr>
              <w:br w:type="textWrapping"/>
            </w:r>
            <w:r>
              <w:rPr>
                <w:rFonts w:hint="default"/>
                <w:lang w:val="en-US" w:eastAsia="zh-CN"/>
              </w:rPr>
              <w:t>112：交割平多</w:t>
            </w:r>
            <w:r>
              <w:rPr>
                <w:rFonts w:hint="default"/>
                <w:lang w:val="en-US" w:eastAsia="zh-CN"/>
              </w:rPr>
              <w:br w:type="textWrapping"/>
            </w:r>
            <w:r>
              <w:rPr>
                <w:rFonts w:hint="default"/>
                <w:lang w:val="en-US" w:eastAsia="zh-CN"/>
              </w:rPr>
              <w:t>113：交割平空</w:t>
            </w:r>
            <w:r>
              <w:rPr>
                <w:rFonts w:hint="default"/>
                <w:lang w:val="en-US" w:eastAsia="zh-CN"/>
              </w:rPr>
              <w:br w:type="textWrapping"/>
            </w:r>
            <w:r>
              <w:rPr>
                <w:rFonts w:hint="default"/>
                <w:lang w:val="en-US" w:eastAsia="zh-CN"/>
              </w:rPr>
              <w:t>125：自动减仓平多</w:t>
            </w:r>
            <w:r>
              <w:rPr>
                <w:rFonts w:hint="default"/>
                <w:lang w:val="en-US" w:eastAsia="zh-CN"/>
              </w:rPr>
              <w:br w:type="textWrapping"/>
            </w:r>
            <w:r>
              <w:rPr>
                <w:rFonts w:hint="default"/>
                <w:lang w:val="en-US" w:eastAsia="zh-CN"/>
              </w:rPr>
              <w:t>126：自动减仓平空</w:t>
            </w:r>
            <w:r>
              <w:rPr>
                <w:rFonts w:hint="default"/>
                <w:lang w:val="en-US" w:eastAsia="zh-CN"/>
              </w:rPr>
              <w:br w:type="textWrapping"/>
            </w:r>
            <w:r>
              <w:rPr>
                <w:rFonts w:hint="default"/>
                <w:lang w:val="en-US" w:eastAsia="zh-CN"/>
              </w:rPr>
              <w:t>127：自动减仓买入</w:t>
            </w:r>
            <w:r>
              <w:rPr>
                <w:rFonts w:hint="default"/>
                <w:lang w:val="en-US" w:eastAsia="zh-CN"/>
              </w:rPr>
              <w:br w:type="textWrapping"/>
            </w:r>
            <w:r>
              <w:rPr>
                <w:rFonts w:hint="default"/>
                <w:lang w:val="en-US" w:eastAsia="zh-CN"/>
              </w:rPr>
              <w:t>128：自动减仓卖出</w:t>
            </w:r>
            <w:r>
              <w:rPr>
                <w:rFonts w:hint="default"/>
                <w:lang w:val="en-US" w:eastAsia="zh-CN"/>
              </w:rPr>
              <w:br w:type="textWrapping"/>
            </w:r>
            <w:r>
              <w:rPr>
                <w:rFonts w:hint="default"/>
                <w:lang w:val="en-US" w:eastAsia="zh-CN"/>
              </w:rPr>
              <w:t>212：一键借币的自动借币</w:t>
            </w:r>
            <w:r>
              <w:rPr>
                <w:rFonts w:hint="default"/>
                <w:lang w:val="en-US" w:eastAsia="zh-CN"/>
              </w:rPr>
              <w:br w:type="textWrapping"/>
            </w:r>
            <w:r>
              <w:rPr>
                <w:rFonts w:hint="default"/>
                <w:lang w:val="en-US" w:eastAsia="zh-CN"/>
              </w:rPr>
              <w:t>213：一键借币的自动还币</w:t>
            </w:r>
            <w:r>
              <w:rPr>
                <w:rFonts w:hint="default"/>
                <w:lang w:val="en-US" w:eastAsia="zh-CN"/>
              </w:rPr>
              <w:br w:type="textWrapping"/>
            </w:r>
            <w:r>
              <w:rPr>
                <w:rFonts w:hint="default"/>
                <w:lang w:val="en-US" w:eastAsia="zh-CN"/>
              </w:rPr>
              <w:t>204：大宗交易买</w:t>
            </w:r>
            <w:r>
              <w:rPr>
                <w:rFonts w:hint="default"/>
                <w:lang w:val="en-US" w:eastAsia="zh-CN"/>
              </w:rPr>
              <w:br w:type="textWrapping"/>
            </w:r>
            <w:r>
              <w:rPr>
                <w:rFonts w:hint="default"/>
                <w:lang w:val="en-US" w:eastAsia="zh-CN"/>
              </w:rPr>
              <w:t>205：大宗交易卖</w:t>
            </w:r>
            <w:r>
              <w:rPr>
                <w:rFonts w:hint="default"/>
                <w:lang w:val="en-US" w:eastAsia="zh-CN"/>
              </w:rPr>
              <w:br w:type="textWrapping"/>
            </w:r>
            <w:r>
              <w:rPr>
                <w:rFonts w:hint="default"/>
                <w:lang w:val="en-US" w:eastAsia="zh-CN"/>
              </w:rPr>
              <w:t>206：大宗交易开多</w:t>
            </w:r>
            <w:r>
              <w:rPr>
                <w:rFonts w:hint="default"/>
                <w:lang w:val="en-US" w:eastAsia="zh-CN"/>
              </w:rPr>
              <w:br w:type="textWrapping"/>
            </w:r>
            <w:r>
              <w:rPr>
                <w:rFonts w:hint="default"/>
                <w:lang w:val="en-US" w:eastAsia="zh-CN"/>
              </w:rPr>
              <w:t>207：大宗交易开空</w:t>
            </w:r>
            <w:r>
              <w:rPr>
                <w:rFonts w:hint="default"/>
                <w:lang w:val="en-US" w:eastAsia="zh-CN"/>
              </w:rPr>
              <w:br w:type="textWrapping"/>
            </w:r>
            <w:r>
              <w:rPr>
                <w:rFonts w:hint="default"/>
                <w:lang w:val="en-US" w:eastAsia="zh-CN"/>
              </w:rPr>
              <w:t>208：大宗交易平多</w:t>
            </w:r>
            <w:r>
              <w:rPr>
                <w:rFonts w:hint="default"/>
                <w:lang w:val="en-US" w:eastAsia="zh-CN"/>
              </w:rPr>
              <w:br w:type="textWrapping"/>
            </w:r>
            <w:r>
              <w:rPr>
                <w:rFonts w:hint="default"/>
                <w:lang w:val="en-US" w:eastAsia="zh-CN"/>
              </w:rPr>
              <w:t>209：大宗交易平空</w:t>
            </w:r>
            <w:r>
              <w:rPr>
                <w:rFonts w:hint="default"/>
                <w:lang w:val="en-US" w:eastAsia="zh-CN"/>
              </w:rPr>
              <w:br w:type="textWrapping"/>
            </w:r>
            <w:r>
              <w:rPr>
                <w:rFonts w:hint="default"/>
                <w:lang w:val="en-US" w:eastAsia="zh-CN"/>
              </w:rPr>
              <w:t>236：小额兑换买入</w:t>
            </w:r>
            <w:r>
              <w:rPr>
                <w:rFonts w:hint="default"/>
                <w:lang w:val="en-US" w:eastAsia="zh-CN"/>
              </w:rPr>
              <w:br w:type="textWrapping"/>
            </w:r>
            <w:r>
              <w:rPr>
                <w:rFonts w:hint="default"/>
                <w:lang w:val="en-US" w:eastAsia="zh-CN"/>
              </w:rPr>
              <w:t>237：小额兑换卖出</w:t>
            </w:r>
            <w:r>
              <w:rPr>
                <w:rFonts w:hint="default"/>
                <w:lang w:val="en-US" w:eastAsia="zh-CN"/>
              </w:rPr>
              <w:br w:type="textWrapping"/>
            </w:r>
            <w:r>
              <w:rPr>
                <w:rFonts w:hint="default"/>
                <w:lang w:val="en-US" w:eastAsia="zh-CN"/>
              </w:rPr>
              <w:t>270：价差交易买</w:t>
            </w:r>
            <w:r>
              <w:rPr>
                <w:rFonts w:hint="default"/>
                <w:lang w:val="en-US" w:eastAsia="zh-CN"/>
              </w:rPr>
              <w:br w:type="textWrapping"/>
            </w:r>
            <w:r>
              <w:rPr>
                <w:rFonts w:hint="default"/>
                <w:lang w:val="en-US" w:eastAsia="zh-CN"/>
              </w:rPr>
              <w:t>271：价差交易卖</w:t>
            </w:r>
            <w:r>
              <w:rPr>
                <w:rFonts w:hint="default"/>
                <w:lang w:val="en-US" w:eastAsia="zh-CN"/>
              </w:rPr>
              <w:br w:type="textWrapping"/>
            </w:r>
            <w:r>
              <w:rPr>
                <w:rFonts w:hint="default"/>
                <w:lang w:val="en-US" w:eastAsia="zh-CN"/>
              </w:rPr>
              <w:t>272：价差交易开多</w:t>
            </w:r>
            <w:r>
              <w:rPr>
                <w:rFonts w:hint="default"/>
                <w:lang w:val="en-US" w:eastAsia="zh-CN"/>
              </w:rPr>
              <w:br w:type="textWrapping"/>
            </w:r>
            <w:r>
              <w:rPr>
                <w:rFonts w:hint="default"/>
                <w:lang w:val="en-US" w:eastAsia="zh-CN"/>
              </w:rPr>
              <w:t>273：价差交易开空</w:t>
            </w:r>
            <w:r>
              <w:rPr>
                <w:rFonts w:hint="default"/>
                <w:lang w:val="en-US" w:eastAsia="zh-CN"/>
              </w:rPr>
              <w:br w:type="textWrapping"/>
            </w:r>
            <w:r>
              <w:rPr>
                <w:rFonts w:hint="default"/>
                <w:lang w:val="en-US" w:eastAsia="zh-CN"/>
              </w:rPr>
              <w:t>274：价差交易平多</w:t>
            </w:r>
            <w:r>
              <w:rPr>
                <w:rFonts w:hint="default"/>
                <w:lang w:val="en-US" w:eastAsia="zh-CN"/>
              </w:rPr>
              <w:br w:type="textWrapping"/>
            </w:r>
            <w:r>
              <w:rPr>
                <w:rFonts w:hint="default"/>
                <w:lang w:val="en-US" w:eastAsia="zh-CN"/>
              </w:rPr>
              <w:t>275：价差交易平空</w:t>
            </w:r>
            <w:r>
              <w:rPr>
                <w:rFonts w:hint="default"/>
                <w:lang w:val="en-US" w:eastAsia="zh-CN"/>
              </w:rPr>
              <w:br w:type="textWrapping"/>
            </w:r>
            <w:r>
              <w:rPr>
                <w:rFonts w:hint="default"/>
                <w:lang w:val="en-US" w:eastAsia="zh-CN"/>
              </w:rPr>
              <w:t>324：移仓买入</w:t>
            </w:r>
            <w:r>
              <w:rPr>
                <w:rFonts w:hint="default"/>
                <w:lang w:val="en-US" w:eastAsia="zh-CN"/>
              </w:rPr>
              <w:br w:type="textWrapping"/>
            </w:r>
            <w:r>
              <w:rPr>
                <w:rFonts w:hint="default"/>
                <w:lang w:val="en-US" w:eastAsia="zh-CN"/>
              </w:rPr>
              <w:t>325：移仓卖出</w:t>
            </w:r>
            <w:r>
              <w:rPr>
                <w:rFonts w:hint="default"/>
                <w:lang w:val="en-US" w:eastAsia="zh-CN"/>
              </w:rPr>
              <w:br w:type="textWrapping"/>
            </w:r>
            <w:r>
              <w:rPr>
                <w:rFonts w:hint="default"/>
                <w:lang w:val="en-US" w:eastAsia="zh-CN"/>
              </w:rPr>
              <w:t>326：移仓开多</w:t>
            </w:r>
            <w:r>
              <w:rPr>
                <w:rFonts w:hint="default"/>
                <w:lang w:val="en-US" w:eastAsia="zh-CN"/>
              </w:rPr>
              <w:br w:type="textWrapping"/>
            </w:r>
            <w:r>
              <w:rPr>
                <w:rFonts w:hint="default"/>
                <w:lang w:val="en-US" w:eastAsia="zh-CN"/>
              </w:rPr>
              <w:t>327：移仓开空</w:t>
            </w:r>
            <w:r>
              <w:rPr>
                <w:rFonts w:hint="default"/>
                <w:lang w:val="en-US" w:eastAsia="zh-CN"/>
              </w:rPr>
              <w:br w:type="textWrapping"/>
            </w:r>
            <w:r>
              <w:rPr>
                <w:rFonts w:hint="default"/>
                <w:lang w:val="en-US" w:eastAsia="zh-CN"/>
              </w:rPr>
              <w:t>328：移仓平多</w:t>
            </w:r>
            <w:r>
              <w:rPr>
                <w:rFonts w:hint="default"/>
                <w:lang w:val="en-US" w:eastAsia="zh-CN"/>
              </w:rPr>
              <w:br w:type="textWrapping"/>
            </w:r>
            <w:r>
              <w:rPr>
                <w:rFonts w:hint="default"/>
                <w:lang w:val="en-US" w:eastAsia="zh-CN"/>
              </w:rPr>
              <w:t>329：移仓平空</w:t>
            </w:r>
            <w:r>
              <w:rPr>
                <w:rFonts w:hint="default"/>
                <w:lang w:val="en-US" w:eastAsia="zh-CN"/>
              </w:rPr>
              <w:br w:type="textWrapping"/>
            </w:r>
            <w:r>
              <w:rPr>
                <w:rFonts w:hint="default"/>
                <w:lang w:val="en-US" w:eastAsia="zh-CN"/>
              </w:rPr>
              <w:t>376：质押借币超限买入</w:t>
            </w:r>
            <w:r>
              <w:rPr>
                <w:rFonts w:hint="default"/>
                <w:lang w:val="en-US" w:eastAsia="zh-CN"/>
              </w:rPr>
              <w:br w:type="textWrapping"/>
            </w:r>
            <w:r>
              <w:rPr>
                <w:rFonts w:hint="default"/>
                <w:lang w:val="en-US" w:eastAsia="zh-CN"/>
              </w:rPr>
              <w:t>377： 质押借币超限卖出</w:t>
            </w:r>
            <w:r>
              <w:rPr>
                <w:rFonts w:hint="default"/>
                <w:lang w:val="en-US" w:eastAsia="zh-CN"/>
              </w:rPr>
              <w:br w:type="textWrapping"/>
            </w:r>
            <w:r>
              <w:rPr>
                <w:rFonts w:hint="default"/>
                <w:lang w:val="en-US" w:eastAsia="zh-CN"/>
              </w:rPr>
              <w:t>410：买入yes</w:t>
            </w:r>
            <w:r>
              <w:rPr>
                <w:rFonts w:hint="default"/>
                <w:lang w:val="en-US" w:eastAsia="zh-CN"/>
              </w:rPr>
              <w:br w:type="textWrapping"/>
            </w:r>
            <w:r>
              <w:rPr>
                <w:rFonts w:hint="default"/>
                <w:lang w:val="en-US" w:eastAsia="zh-CN"/>
              </w:rPr>
              <w:t>411：买入no</w:t>
            </w:r>
            <w:r>
              <w:rPr>
                <w:rFonts w:hint="default"/>
                <w:lang w:val="en-US" w:eastAsia="zh-CN"/>
              </w:rPr>
              <w:br w:type="textWrapping"/>
            </w:r>
            <w:r>
              <w:rPr>
                <w:rFonts w:hint="default"/>
                <w:lang w:val="en-US" w:eastAsia="zh-CN"/>
              </w:rPr>
              <w:t>412：卖出yes</w:t>
            </w:r>
            <w:r>
              <w:rPr>
                <w:rFonts w:hint="default"/>
                <w:lang w:val="en-US" w:eastAsia="zh-CN"/>
              </w:rPr>
              <w:br w:type="textWrapping"/>
            </w:r>
            <w:r>
              <w:rPr>
                <w:rFonts w:hint="default"/>
                <w:lang w:val="en-US" w:eastAsia="zh-CN"/>
              </w:rPr>
              <w:t>413：卖出no</w:t>
            </w:r>
            <w:r>
              <w:rPr>
                <w:rFonts w:hint="default"/>
                <w:lang w:val="en-US" w:eastAsia="zh-CN"/>
              </w:rPr>
              <w:br w:type="textWrapping"/>
            </w:r>
            <w:r>
              <w:rPr>
                <w:rFonts w:hint="default"/>
                <w:lang w:val="en-US" w:eastAsia="zh-CN"/>
              </w:rPr>
              <w:t>414：yes结算</w:t>
            </w:r>
            <w:r>
              <w:rPr>
                <w:rFonts w:hint="default"/>
                <w:lang w:val="en-US" w:eastAsia="zh-CN"/>
              </w:rPr>
              <w:br w:type="textWrapping"/>
            </w:r>
            <w:r>
              <w:rPr>
                <w:rFonts w:hint="default"/>
                <w:lang w:val="en-US" w:eastAsia="zh-CN"/>
              </w:rPr>
              <w:t>415：no结算</w:t>
            </w:r>
          </w:p>
        </w:tc>
      </w:tr>
      <w:tr w14:paraId="50E98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4B6C34">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1AA19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88440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8BCE82">
            <w:pPr>
              <w:bidi w:val="0"/>
              <w:rPr>
                <w:rFonts w:hint="default"/>
              </w:rPr>
            </w:pPr>
            <w:r>
              <w:rPr>
                <w:rFonts w:hint="default"/>
                <w:lang w:val="en-US" w:eastAsia="zh-CN"/>
              </w:rPr>
              <w:t>请求此 ID 之前（更旧的数据）的分页内容，传的值为对应接口的billId</w:t>
            </w:r>
          </w:p>
        </w:tc>
      </w:tr>
      <w:tr w14:paraId="7757F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B10186">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E368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CA78B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3E6E78">
            <w:pPr>
              <w:bidi w:val="0"/>
              <w:rPr>
                <w:rFonts w:hint="default"/>
              </w:rPr>
            </w:pPr>
            <w:r>
              <w:rPr>
                <w:rFonts w:hint="default"/>
                <w:lang w:val="en-US" w:eastAsia="zh-CN"/>
              </w:rPr>
              <w:t>请求此 ID 之后（更新的数据）的分页内容，传的值为对应接口的billId</w:t>
            </w:r>
          </w:p>
        </w:tc>
      </w:tr>
      <w:tr w14:paraId="45AD1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D65EE2">
            <w:pPr>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7B877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6BA0E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7DC9F0">
            <w:pPr>
              <w:bidi w:val="0"/>
              <w:rPr>
                <w:rFonts w:hint="default"/>
              </w:rPr>
            </w:pPr>
            <w:r>
              <w:rPr>
                <w:rFonts w:hint="default"/>
                <w:lang w:val="en-US" w:eastAsia="zh-CN"/>
              </w:rPr>
              <w:t>筛选的开始时间戳 ts，Unix 时间戳为毫秒数格式，如 1597026383085</w:t>
            </w:r>
          </w:p>
        </w:tc>
      </w:tr>
      <w:tr w14:paraId="3F99E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4CAE7F">
            <w:pPr>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9EF86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7D29D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4DE360">
            <w:pPr>
              <w:bidi w:val="0"/>
              <w:rPr>
                <w:rFonts w:hint="default"/>
              </w:rPr>
            </w:pPr>
            <w:r>
              <w:rPr>
                <w:rFonts w:hint="default"/>
                <w:lang w:val="en-US" w:eastAsia="zh-CN"/>
              </w:rPr>
              <w:t>筛选的结束时间戳 ts，Unix 时间戳为毫秒数格式，如 1597027383085</w:t>
            </w:r>
          </w:p>
        </w:tc>
      </w:tr>
      <w:tr w14:paraId="56635CD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286992">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0AA3A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30E91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CA80F2">
            <w:pPr>
              <w:bidi w:val="0"/>
              <w:rPr>
                <w:rFonts w:hint="default"/>
              </w:rPr>
            </w:pPr>
            <w:r>
              <w:rPr>
                <w:rFonts w:hint="default"/>
                <w:lang w:val="en-US" w:eastAsia="zh-CN"/>
              </w:rPr>
              <w:t>返回结果的数量，最大为100，默认100条</w:t>
            </w:r>
          </w:p>
        </w:tc>
      </w:tr>
    </w:tbl>
    <w:p w14:paraId="44075F17">
      <w:pPr>
        <w:bidi w:val="0"/>
      </w:pPr>
      <w:r>
        <w:rPr>
          <w:rFonts w:hint="default"/>
        </w:rPr>
        <w:t>返回结果</w:t>
      </w:r>
    </w:p>
    <w:p w14:paraId="4F881F0E">
      <w:pPr>
        <w:bidi w:val="0"/>
        <w:rPr>
          <w:rFonts w:hint="default"/>
        </w:rPr>
      </w:pPr>
      <w:r>
        <w:rPr>
          <w:rFonts w:hint="default"/>
        </w:rPr>
        <w:t>{</w:t>
      </w:r>
    </w:p>
    <w:p w14:paraId="51E388D1">
      <w:pPr>
        <w:bidi w:val="0"/>
        <w:rPr>
          <w:rFonts w:hint="default"/>
        </w:rPr>
      </w:pPr>
      <w:r>
        <w:rPr>
          <w:rFonts w:hint="default"/>
        </w:rPr>
        <w:t xml:space="preserve">    "code": "0",</w:t>
      </w:r>
    </w:p>
    <w:p w14:paraId="4782E056">
      <w:pPr>
        <w:bidi w:val="0"/>
        <w:rPr>
          <w:rFonts w:hint="default"/>
        </w:rPr>
      </w:pPr>
      <w:r>
        <w:rPr>
          <w:rFonts w:hint="default"/>
        </w:rPr>
        <w:t xml:space="preserve">    "data": [</w:t>
      </w:r>
    </w:p>
    <w:p w14:paraId="271E1526">
      <w:pPr>
        <w:bidi w:val="0"/>
        <w:rPr>
          <w:rFonts w:hint="default"/>
        </w:rPr>
      </w:pPr>
      <w:r>
        <w:rPr>
          <w:rFonts w:hint="default"/>
        </w:rPr>
        <w:t xml:space="preserve">        {</w:t>
      </w:r>
    </w:p>
    <w:p w14:paraId="145A66C8">
      <w:pPr>
        <w:bidi w:val="0"/>
        <w:rPr>
          <w:rFonts w:hint="default"/>
        </w:rPr>
      </w:pPr>
      <w:r>
        <w:rPr>
          <w:rFonts w:hint="default"/>
        </w:rPr>
        <w:t xml:space="preserve">            "side": "buy",</w:t>
      </w:r>
    </w:p>
    <w:p w14:paraId="45CF1EC1">
      <w:pPr>
        <w:bidi w:val="0"/>
        <w:rPr>
          <w:rFonts w:hint="default"/>
        </w:rPr>
      </w:pPr>
      <w:r>
        <w:rPr>
          <w:rFonts w:hint="default"/>
        </w:rPr>
        <w:t xml:space="preserve">            "fillSz": "0.00192834",</w:t>
      </w:r>
    </w:p>
    <w:p w14:paraId="6E2B041C">
      <w:pPr>
        <w:bidi w:val="0"/>
        <w:rPr>
          <w:rFonts w:hint="default"/>
        </w:rPr>
      </w:pPr>
      <w:r>
        <w:rPr>
          <w:rFonts w:hint="default"/>
        </w:rPr>
        <w:t xml:space="preserve">            "fillPx": "51858",</w:t>
      </w:r>
    </w:p>
    <w:p w14:paraId="500C6C78">
      <w:pPr>
        <w:bidi w:val="0"/>
        <w:rPr>
          <w:rFonts w:hint="default"/>
        </w:rPr>
      </w:pPr>
      <w:r>
        <w:rPr>
          <w:rFonts w:hint="default"/>
        </w:rPr>
        <w:t xml:space="preserve">            "fillPxVol": "",</w:t>
      </w:r>
    </w:p>
    <w:p w14:paraId="4EE6CD4F">
      <w:pPr>
        <w:bidi w:val="0"/>
        <w:rPr>
          <w:rFonts w:hint="default"/>
        </w:rPr>
      </w:pPr>
      <w:r>
        <w:rPr>
          <w:rFonts w:hint="default"/>
        </w:rPr>
        <w:t xml:space="preserve">            "fillFwdPx": "",</w:t>
      </w:r>
    </w:p>
    <w:p w14:paraId="765C01C3">
      <w:pPr>
        <w:bidi w:val="0"/>
        <w:rPr>
          <w:rFonts w:hint="default"/>
        </w:rPr>
      </w:pPr>
      <w:r>
        <w:rPr>
          <w:rFonts w:hint="default"/>
        </w:rPr>
        <w:t xml:space="preserve">            "fee": "-0.00000192834",</w:t>
      </w:r>
    </w:p>
    <w:p w14:paraId="1B4CFA0C">
      <w:pPr>
        <w:bidi w:val="0"/>
        <w:rPr>
          <w:rFonts w:hint="default"/>
        </w:rPr>
      </w:pPr>
      <w:r>
        <w:rPr>
          <w:rFonts w:hint="default"/>
        </w:rPr>
        <w:t xml:space="preserve">            "fillPnl": "0",</w:t>
      </w:r>
    </w:p>
    <w:p w14:paraId="3A0EFD3C">
      <w:pPr>
        <w:bidi w:val="0"/>
        <w:rPr>
          <w:rFonts w:hint="default"/>
        </w:rPr>
      </w:pPr>
      <w:r>
        <w:rPr>
          <w:rFonts w:hint="default"/>
        </w:rPr>
        <w:t xml:space="preserve">            "ordId": "680800019749904384",</w:t>
      </w:r>
    </w:p>
    <w:p w14:paraId="239E369B">
      <w:pPr>
        <w:bidi w:val="0"/>
        <w:rPr>
          <w:rFonts w:hint="default"/>
        </w:rPr>
      </w:pPr>
      <w:r>
        <w:rPr>
          <w:rFonts w:hint="default"/>
        </w:rPr>
        <w:t xml:space="preserve">            "feeRate": "-0.001",</w:t>
      </w:r>
    </w:p>
    <w:p w14:paraId="7E587BA2">
      <w:pPr>
        <w:bidi w:val="0"/>
        <w:rPr>
          <w:rFonts w:hint="default"/>
        </w:rPr>
      </w:pPr>
      <w:r>
        <w:rPr>
          <w:rFonts w:hint="default"/>
        </w:rPr>
        <w:t xml:space="preserve">            "instType": "SPOT",</w:t>
      </w:r>
    </w:p>
    <w:p w14:paraId="13545DDE">
      <w:pPr>
        <w:bidi w:val="0"/>
        <w:rPr>
          <w:rFonts w:hint="default"/>
        </w:rPr>
      </w:pPr>
      <w:r>
        <w:rPr>
          <w:rFonts w:hint="default"/>
        </w:rPr>
        <w:t xml:space="preserve">            "fillPxUsd": "",</w:t>
      </w:r>
    </w:p>
    <w:p w14:paraId="1B89DAEA">
      <w:pPr>
        <w:bidi w:val="0"/>
        <w:rPr>
          <w:rFonts w:hint="default"/>
        </w:rPr>
      </w:pPr>
      <w:r>
        <w:rPr>
          <w:rFonts w:hint="default"/>
        </w:rPr>
        <w:t xml:space="preserve">            "instId": "BTC-USDT",</w:t>
      </w:r>
    </w:p>
    <w:p w14:paraId="12043FFE">
      <w:pPr>
        <w:bidi w:val="0"/>
        <w:rPr>
          <w:rFonts w:hint="default"/>
        </w:rPr>
      </w:pPr>
      <w:r>
        <w:rPr>
          <w:rFonts w:hint="default"/>
        </w:rPr>
        <w:t xml:space="preserve">            "clOrdId": "",</w:t>
      </w:r>
    </w:p>
    <w:p w14:paraId="3A61A939">
      <w:pPr>
        <w:bidi w:val="0"/>
        <w:rPr>
          <w:rFonts w:hint="default"/>
        </w:rPr>
      </w:pPr>
      <w:r>
        <w:rPr>
          <w:rFonts w:hint="default"/>
        </w:rPr>
        <w:t xml:space="preserve">            "posSide": "net",</w:t>
      </w:r>
    </w:p>
    <w:p w14:paraId="0D5F438A">
      <w:pPr>
        <w:bidi w:val="0"/>
        <w:rPr>
          <w:rFonts w:hint="default"/>
        </w:rPr>
      </w:pPr>
      <w:r>
        <w:rPr>
          <w:rFonts w:hint="default"/>
        </w:rPr>
        <w:t xml:space="preserve">            "billId": "680800019754098688",</w:t>
      </w:r>
    </w:p>
    <w:p w14:paraId="5D0EDCDE">
      <w:pPr>
        <w:bidi w:val="0"/>
        <w:rPr>
          <w:rFonts w:hint="default"/>
        </w:rPr>
      </w:pPr>
      <w:r>
        <w:rPr>
          <w:rFonts w:hint="default"/>
        </w:rPr>
        <w:t xml:space="preserve">            "subType": "1",</w:t>
      </w:r>
    </w:p>
    <w:p w14:paraId="3F3D8894">
      <w:pPr>
        <w:bidi w:val="0"/>
        <w:rPr>
          <w:rFonts w:hint="default"/>
        </w:rPr>
      </w:pPr>
      <w:r>
        <w:rPr>
          <w:rFonts w:hint="default"/>
        </w:rPr>
        <w:t xml:space="preserve">            "fillMarkVol": "",</w:t>
      </w:r>
    </w:p>
    <w:p w14:paraId="1DC58164">
      <w:pPr>
        <w:bidi w:val="0"/>
        <w:rPr>
          <w:rFonts w:hint="default"/>
        </w:rPr>
      </w:pPr>
      <w:r>
        <w:rPr>
          <w:rFonts w:hint="default"/>
        </w:rPr>
        <w:t xml:space="preserve">            "tag": "",</w:t>
      </w:r>
    </w:p>
    <w:p w14:paraId="0C25498E">
      <w:pPr>
        <w:bidi w:val="0"/>
        <w:rPr>
          <w:rFonts w:hint="default"/>
        </w:rPr>
      </w:pPr>
      <w:r>
        <w:rPr>
          <w:rFonts w:hint="default"/>
        </w:rPr>
        <w:t xml:space="preserve">            "fillTime": "1708587373361",</w:t>
      </w:r>
    </w:p>
    <w:p w14:paraId="243D7CC0">
      <w:pPr>
        <w:bidi w:val="0"/>
        <w:rPr>
          <w:rFonts w:hint="default"/>
        </w:rPr>
      </w:pPr>
      <w:r>
        <w:rPr>
          <w:rFonts w:hint="default"/>
        </w:rPr>
        <w:t xml:space="preserve">            "execType": "T",</w:t>
      </w:r>
    </w:p>
    <w:p w14:paraId="3C56ECF1">
      <w:pPr>
        <w:bidi w:val="0"/>
        <w:rPr>
          <w:rFonts w:hint="default"/>
        </w:rPr>
      </w:pPr>
      <w:r>
        <w:rPr>
          <w:rFonts w:hint="default"/>
        </w:rPr>
        <w:t xml:space="preserve">            "fillIdxPx": "",</w:t>
      </w:r>
    </w:p>
    <w:p w14:paraId="2B36485C">
      <w:pPr>
        <w:bidi w:val="0"/>
        <w:rPr>
          <w:rFonts w:hint="default"/>
        </w:rPr>
      </w:pPr>
      <w:r>
        <w:rPr>
          <w:rFonts w:hint="default"/>
        </w:rPr>
        <w:t xml:space="preserve">            "tradeId": "744876980",</w:t>
      </w:r>
    </w:p>
    <w:p w14:paraId="0A857480">
      <w:pPr>
        <w:bidi w:val="0"/>
        <w:rPr>
          <w:rFonts w:hint="default"/>
        </w:rPr>
      </w:pPr>
      <w:r>
        <w:rPr>
          <w:rFonts w:hint="default"/>
        </w:rPr>
        <w:t xml:space="preserve">            "fillMarkPx": "",</w:t>
      </w:r>
    </w:p>
    <w:p w14:paraId="53C4698D">
      <w:pPr>
        <w:bidi w:val="0"/>
        <w:rPr>
          <w:rFonts w:hint="default"/>
        </w:rPr>
      </w:pPr>
      <w:r>
        <w:rPr>
          <w:rFonts w:hint="default"/>
        </w:rPr>
        <w:t xml:space="preserve">            "feeCcy": "BTC",</w:t>
      </w:r>
    </w:p>
    <w:p w14:paraId="31E49848">
      <w:pPr>
        <w:bidi w:val="0"/>
        <w:rPr>
          <w:rFonts w:hint="default"/>
        </w:rPr>
      </w:pPr>
      <w:r>
        <w:rPr>
          <w:rFonts w:hint="default"/>
        </w:rPr>
        <w:t xml:space="preserve">            "ts": "1708587373362",</w:t>
      </w:r>
    </w:p>
    <w:p w14:paraId="2E7DEE7B">
      <w:pPr>
        <w:bidi w:val="0"/>
        <w:rPr>
          <w:rFonts w:hint="default"/>
        </w:rPr>
      </w:pPr>
      <w:r>
        <w:rPr>
          <w:rFonts w:hint="default"/>
        </w:rPr>
        <w:t xml:space="preserve">            "tradeQuoteCcy": "USDT"</w:t>
      </w:r>
    </w:p>
    <w:p w14:paraId="7EEF3D4A">
      <w:pPr>
        <w:bidi w:val="0"/>
        <w:rPr>
          <w:rFonts w:hint="default"/>
        </w:rPr>
      </w:pPr>
      <w:r>
        <w:rPr>
          <w:rFonts w:hint="default"/>
        </w:rPr>
        <w:t xml:space="preserve">        }</w:t>
      </w:r>
    </w:p>
    <w:p w14:paraId="2C470E81">
      <w:pPr>
        <w:bidi w:val="0"/>
        <w:rPr>
          <w:rFonts w:hint="default"/>
        </w:rPr>
      </w:pPr>
      <w:r>
        <w:rPr>
          <w:rFonts w:hint="default"/>
        </w:rPr>
        <w:t xml:space="preserve">    ],</w:t>
      </w:r>
    </w:p>
    <w:p w14:paraId="7848F3EF">
      <w:pPr>
        <w:bidi w:val="0"/>
        <w:rPr>
          <w:rFonts w:hint="default"/>
        </w:rPr>
      </w:pPr>
      <w:r>
        <w:rPr>
          <w:rFonts w:hint="default"/>
        </w:rPr>
        <w:t xml:space="preserve">    "msg": ""}</w:t>
      </w:r>
    </w:p>
    <w:p w14:paraId="6432749F">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26"/>
        <w:gridCol w:w="738"/>
        <w:gridCol w:w="6282"/>
      </w:tblGrid>
      <w:tr w14:paraId="68CABD8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38F02A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604CB7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E0B41F4">
            <w:pPr>
              <w:bidi w:val="0"/>
              <w:rPr>
                <w:rFonts w:hint="default"/>
              </w:rPr>
            </w:pPr>
            <w:r>
              <w:rPr>
                <w:rFonts w:hint="default"/>
                <w:lang w:val="en-US" w:eastAsia="zh-CN"/>
              </w:rPr>
              <w:t>描述</w:t>
            </w:r>
          </w:p>
        </w:tc>
      </w:tr>
      <w:tr w14:paraId="1106A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D42AE6">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A7EF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37BCD2">
            <w:pPr>
              <w:bidi w:val="0"/>
              <w:rPr>
                <w:rFonts w:hint="default"/>
              </w:rPr>
            </w:pPr>
            <w:r>
              <w:rPr>
                <w:rFonts w:hint="default"/>
                <w:lang w:val="en-US" w:eastAsia="zh-CN"/>
              </w:rPr>
              <w:t>产品类型</w:t>
            </w:r>
          </w:p>
        </w:tc>
      </w:tr>
      <w:tr w14:paraId="03F0D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C116F6">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2F04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01C661">
            <w:pPr>
              <w:bidi w:val="0"/>
              <w:rPr>
                <w:rFonts w:hint="default"/>
              </w:rPr>
            </w:pPr>
            <w:r>
              <w:rPr>
                <w:rFonts w:hint="default"/>
                <w:lang w:val="en-US" w:eastAsia="zh-CN"/>
              </w:rPr>
              <w:t>产品 ID</w:t>
            </w:r>
          </w:p>
        </w:tc>
      </w:tr>
      <w:tr w14:paraId="05FC9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1638FC">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94948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68205E">
            <w:pPr>
              <w:bidi w:val="0"/>
              <w:rPr>
                <w:rFonts w:hint="default"/>
              </w:rPr>
            </w:pPr>
            <w:r>
              <w:rPr>
                <w:rFonts w:hint="default"/>
                <w:lang w:val="en-US" w:eastAsia="zh-CN"/>
              </w:rPr>
              <w:t>最新成交 ID</w:t>
            </w:r>
          </w:p>
        </w:tc>
      </w:tr>
      <w:tr w14:paraId="5C2BB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D3C55D">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F342A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7FC78F">
            <w:pPr>
              <w:bidi w:val="0"/>
              <w:rPr>
                <w:rFonts w:hint="default"/>
              </w:rPr>
            </w:pPr>
            <w:r>
              <w:rPr>
                <w:rFonts w:hint="default"/>
                <w:lang w:val="en-US" w:eastAsia="zh-CN"/>
              </w:rPr>
              <w:t>订单 ID</w:t>
            </w:r>
          </w:p>
        </w:tc>
      </w:tr>
      <w:tr w14:paraId="34434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C337D5">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AE37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B90168">
            <w:pPr>
              <w:bidi w:val="0"/>
              <w:rPr>
                <w:rFonts w:hint="default"/>
              </w:rPr>
            </w:pPr>
            <w:r>
              <w:rPr>
                <w:rFonts w:hint="default"/>
                <w:lang w:val="en-US" w:eastAsia="zh-CN"/>
              </w:rPr>
              <w:t>用户自定义订单ID</w:t>
            </w:r>
          </w:p>
        </w:tc>
      </w:tr>
      <w:tr w14:paraId="04B0B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C39E10">
            <w:pPr>
              <w:bidi w:val="0"/>
              <w:rPr>
                <w:rFonts w:hint="default"/>
              </w:rPr>
            </w:pPr>
            <w:r>
              <w:rPr>
                <w:rFonts w:hint="default"/>
                <w:lang w:val="en-US" w:eastAsia="zh-CN"/>
              </w:rPr>
              <w:t>billId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14B8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142EF1">
            <w:pPr>
              <w:bidi w:val="0"/>
              <w:rPr>
                <w:rFonts w:hint="default"/>
              </w:rPr>
            </w:pPr>
            <w:r>
              <w:rPr>
                <w:rFonts w:hint="default"/>
                <w:lang w:val="en-US" w:eastAsia="zh-CN"/>
              </w:rPr>
              <w:t>账单 ID</w:t>
            </w:r>
          </w:p>
        </w:tc>
      </w:tr>
      <w:tr w14:paraId="0146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133CE0">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18F65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1CF5F8">
            <w:pPr>
              <w:bidi w:val="0"/>
              <w:rPr>
                <w:rFonts w:hint="default"/>
              </w:rPr>
            </w:pPr>
            <w:r>
              <w:rPr>
                <w:rFonts w:hint="default"/>
                <w:lang w:val="en-US" w:eastAsia="zh-CN"/>
              </w:rPr>
              <w:t>成交类型</w:t>
            </w:r>
          </w:p>
        </w:tc>
      </w:tr>
      <w:tr w14:paraId="3355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1C91D5">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0666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9AD467">
            <w:pPr>
              <w:bidi w:val="0"/>
              <w:rPr>
                <w:rFonts w:hint="default"/>
              </w:rPr>
            </w:pPr>
            <w:r>
              <w:rPr>
                <w:rFonts w:hint="default"/>
                <w:lang w:val="en-US" w:eastAsia="zh-CN"/>
              </w:rPr>
              <w:t>订单标签</w:t>
            </w:r>
          </w:p>
        </w:tc>
      </w:tr>
      <w:tr w14:paraId="69DA7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073B20">
            <w:pPr>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7060A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86FF32">
            <w:pPr>
              <w:bidi w:val="0"/>
              <w:rPr>
                <w:rFonts w:hint="default"/>
              </w:rPr>
            </w:pPr>
            <w:r>
              <w:rPr>
                <w:rFonts w:hint="default"/>
                <w:lang w:val="en-US" w:eastAsia="zh-CN"/>
              </w:rPr>
              <w:t>最新成交价格，同"账单流水查询"的 px</w:t>
            </w:r>
          </w:p>
        </w:tc>
      </w:tr>
      <w:tr w14:paraId="74786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B785F0">
            <w:pPr>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2F51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E91AA2">
            <w:pPr>
              <w:bidi w:val="0"/>
              <w:rPr>
                <w:rFonts w:hint="default"/>
              </w:rPr>
            </w:pPr>
            <w:r>
              <w:rPr>
                <w:rFonts w:hint="default"/>
                <w:lang w:val="en-US" w:eastAsia="zh-CN"/>
              </w:rPr>
              <w:t>最新成交数量</w:t>
            </w:r>
          </w:p>
        </w:tc>
      </w:tr>
      <w:tr w14:paraId="313A2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8CF480">
            <w:pPr>
              <w:bidi w:val="0"/>
              <w:rPr>
                <w:rFonts w:hint="default"/>
              </w:rPr>
            </w:pPr>
            <w:r>
              <w:rPr>
                <w:rFonts w:hint="default"/>
                <w:lang w:val="en-US" w:eastAsia="zh-CN"/>
              </w:rPr>
              <w:t>fillIdxPx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00502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E97499">
            <w:pPr>
              <w:bidi w:val="0"/>
              <w:rPr>
                <w:rFonts w:hint="default"/>
              </w:rPr>
            </w:pPr>
            <w:r>
              <w:rPr>
                <w:rFonts w:hint="default"/>
                <w:lang w:val="en-US" w:eastAsia="zh-CN"/>
              </w:rPr>
              <w:t>交易执行时的指数价格</w:t>
            </w:r>
            <w:r>
              <w:rPr>
                <w:rFonts w:hint="default"/>
                <w:lang w:val="en-US" w:eastAsia="zh-CN"/>
              </w:rPr>
              <w:br w:type="textWrapping"/>
            </w:r>
            <w:r>
              <w:rPr>
                <w:rFonts w:hint="default"/>
                <w:lang w:val="en-US" w:eastAsia="zh-CN"/>
              </w:rPr>
              <w:t>对于交叉现货币对，返回 baseCcy-USDT 的指数价格。 如 LTC-ETH，该字段返回LTC-USDT的指数价格。</w:t>
            </w:r>
          </w:p>
        </w:tc>
      </w:tr>
      <w:tr w14:paraId="63671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FE669C">
            <w:pPr>
              <w:bidi w:val="0"/>
              <w:rPr>
                <w:rFonts w:hint="default"/>
              </w:rPr>
            </w:pPr>
            <w:r>
              <w:rPr>
                <w:rFonts w:hint="default"/>
                <w:lang w:val="en-US" w:eastAsia="zh-CN"/>
              </w:rPr>
              <w:t>fillPnl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F33CD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2D6E22">
            <w:pPr>
              <w:bidi w:val="0"/>
              <w:rPr>
                <w:rFonts w:hint="default"/>
              </w:rPr>
            </w:pPr>
            <w:r>
              <w:rPr>
                <w:rFonts w:hint="default"/>
                <w:lang w:val="en-US" w:eastAsia="zh-CN"/>
              </w:rPr>
              <w:t>本次成交的已实现盈亏，以结算货币（见 feeCcy）计价，仅适用于平仓交易。正数为盈利，负数为亏损。公式：正向合约 = (fillPx − avgPx) × fillSz × ctVal；反向合约 = (1/avgPx − 1/fillPx) × fillSz × ctVal。开仓交易返回0。</w:t>
            </w:r>
          </w:p>
        </w:tc>
      </w:tr>
      <w:tr w14:paraId="5198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9D7045">
            <w:pPr>
              <w:bidi w:val="0"/>
              <w:rPr>
                <w:rFonts w:hint="default"/>
              </w:rPr>
            </w:pPr>
            <w:r>
              <w:rPr>
                <w:rFonts w:hint="default"/>
                <w:lang w:val="en-US" w:eastAsia="zh-CN"/>
              </w:rPr>
              <w:t>fillPxVol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D734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A3D8E5">
            <w:pPr>
              <w:bidi w:val="0"/>
              <w:rPr>
                <w:rFonts w:hint="default"/>
              </w:rPr>
            </w:pPr>
            <w:r>
              <w:rPr>
                <w:rFonts w:hint="default"/>
                <w:lang w:val="en-US" w:eastAsia="zh-CN"/>
              </w:rPr>
              <w:t>成交时的隐含波动率，仅适用于期权，其他业务线返回空字符串""</w:t>
            </w:r>
          </w:p>
        </w:tc>
      </w:tr>
      <w:tr w14:paraId="31742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B3D02A">
            <w:pPr>
              <w:bidi w:val="0"/>
              <w:rPr>
                <w:rFonts w:hint="default"/>
              </w:rPr>
            </w:pPr>
            <w:r>
              <w:rPr>
                <w:rFonts w:hint="default"/>
                <w:lang w:val="en-US" w:eastAsia="zh-CN"/>
              </w:rPr>
              <w:t>fillPxUsd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14094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9BE6CB">
            <w:pPr>
              <w:bidi w:val="0"/>
              <w:rPr>
                <w:rFonts w:hint="default"/>
              </w:rPr>
            </w:pPr>
            <w:r>
              <w:rPr>
                <w:rFonts w:hint="default"/>
                <w:lang w:val="en-US" w:eastAsia="zh-CN"/>
              </w:rPr>
              <w:t>成交时的期权价格，以USD为单位，仅适用于期权，其他业务线返回空字符串""</w:t>
            </w:r>
          </w:p>
        </w:tc>
      </w:tr>
      <w:tr w14:paraId="16DB3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2DCD19">
            <w:pPr>
              <w:bidi w:val="0"/>
              <w:rPr>
                <w:rFonts w:hint="default"/>
              </w:rPr>
            </w:pPr>
            <w:r>
              <w:rPr>
                <w:rFonts w:hint="default"/>
                <w:lang w:val="en-US" w:eastAsia="zh-CN"/>
              </w:rPr>
              <w:t>fillMarkVol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F8ED7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33A03D">
            <w:pPr>
              <w:bidi w:val="0"/>
              <w:rPr>
                <w:rFonts w:hint="default"/>
              </w:rPr>
            </w:pPr>
            <w:r>
              <w:rPr>
                <w:rFonts w:hint="default"/>
                <w:lang w:val="en-US" w:eastAsia="zh-CN"/>
              </w:rPr>
              <w:t>成交时的标记波动率，仅适用于期权，其他业务线返回空字符串""</w:t>
            </w:r>
          </w:p>
        </w:tc>
      </w:tr>
      <w:tr w14:paraId="45662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7322AF">
            <w:pPr>
              <w:bidi w:val="0"/>
              <w:rPr>
                <w:rFonts w:hint="default"/>
              </w:rPr>
            </w:pPr>
            <w:r>
              <w:rPr>
                <w:rFonts w:hint="default"/>
                <w:lang w:val="en-US" w:eastAsia="zh-CN"/>
              </w:rPr>
              <w:t>fillFwdPx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4414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92AC24">
            <w:pPr>
              <w:bidi w:val="0"/>
              <w:rPr>
                <w:rFonts w:hint="default"/>
              </w:rPr>
            </w:pPr>
            <w:r>
              <w:rPr>
                <w:rFonts w:hint="default"/>
                <w:lang w:val="en-US" w:eastAsia="zh-CN"/>
              </w:rPr>
              <w:t>成交时的远期价格，仅适用于期权，其他业务线返回空字符串""</w:t>
            </w:r>
          </w:p>
        </w:tc>
      </w:tr>
      <w:tr w14:paraId="5A3CA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D6E659">
            <w:pPr>
              <w:bidi w:val="0"/>
              <w:rPr>
                <w:rFonts w:hint="default"/>
              </w:rPr>
            </w:pPr>
            <w:r>
              <w:rPr>
                <w:rFonts w:hint="default"/>
                <w:lang w:val="en-US" w:eastAsia="zh-CN"/>
              </w:rPr>
              <w:t>fillMarkPx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C5DC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181D0B">
            <w:pPr>
              <w:bidi w:val="0"/>
              <w:rPr>
                <w:rFonts w:hint="default"/>
              </w:rPr>
            </w:pPr>
            <w:r>
              <w:rPr>
                <w:rFonts w:hint="default"/>
                <w:lang w:val="en-US" w:eastAsia="zh-CN"/>
              </w:rPr>
              <w:t>成交时的标记价格，仅适用于 交割/永续/期权</w:t>
            </w:r>
          </w:p>
        </w:tc>
      </w:tr>
      <w:tr w14:paraId="5FA67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B3B6CA">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304C1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59B29A">
            <w:pPr>
              <w:bidi w:val="0"/>
              <w:rPr>
                <w:rFonts w:hint="default"/>
              </w:rPr>
            </w:pPr>
            <w:r>
              <w:rPr>
                <w:rFonts w:hint="default"/>
                <w:lang w:val="en-US" w:eastAsia="zh-CN"/>
              </w:rPr>
              <w:t>订单方向 buy：买 sell：卖</w:t>
            </w:r>
          </w:p>
        </w:tc>
      </w:tr>
      <w:tr w14:paraId="42D35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8010C1">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6033E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FCC482">
            <w:pPr>
              <w:bidi w:val="0"/>
              <w:rPr>
                <w:rFonts w:hint="default"/>
              </w:rPr>
            </w:pPr>
            <w:r>
              <w:rPr>
                <w:rFonts w:hint="default"/>
                <w:lang w:val="en-US" w:eastAsia="zh-CN"/>
              </w:rPr>
              <w:t>持仓方向 long：多 short：空 买卖模式返回 net</w:t>
            </w:r>
          </w:p>
        </w:tc>
      </w:tr>
      <w:tr w14:paraId="17F91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67E818">
            <w:pPr>
              <w:bidi w:val="0"/>
              <w:rPr>
                <w:rFonts w:hint="default"/>
              </w:rPr>
            </w:pPr>
            <w:r>
              <w:rPr>
                <w:rFonts w:hint="default"/>
                <w:lang w:val="en-US" w:eastAsia="zh-CN"/>
              </w:rPr>
              <w:t>execType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9C8FB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011FD8">
            <w:pPr>
              <w:bidi w:val="0"/>
              <w:rPr>
                <w:rFonts w:hint="default"/>
              </w:rPr>
            </w:pPr>
            <w:r>
              <w:rPr>
                <w:rFonts w:hint="default"/>
                <w:lang w:val="en-US" w:eastAsia="zh-CN"/>
              </w:rPr>
              <w:t>流动性方向 T：taker M：maker</w:t>
            </w:r>
            <w:r>
              <w:rPr>
                <w:rFonts w:hint="default"/>
                <w:lang w:val="en-US" w:eastAsia="zh-CN"/>
              </w:rPr>
              <w:br w:type="textWrapping"/>
            </w:r>
            <w:r>
              <w:rPr>
                <w:rFonts w:hint="default"/>
                <w:lang w:val="en-US" w:eastAsia="zh-CN"/>
              </w:rPr>
              <w:t>不适用于系统订单比如强平和ADL</w:t>
            </w:r>
          </w:p>
        </w:tc>
      </w:tr>
      <w:tr w14:paraId="174F7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0E64DE">
            <w:pPr>
              <w:bidi w:val="0"/>
              <w:rPr>
                <w:rFonts w:hint="default"/>
              </w:rPr>
            </w:pPr>
            <w:r>
              <w:rPr>
                <w:rFonts w:hint="default"/>
                <w:lang w:val="en-US" w:eastAsia="zh-CN"/>
              </w:rPr>
              <w:t>feeCcy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016B1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6B0AA0">
            <w:pPr>
              <w:bidi w:val="0"/>
              <w:rPr>
                <w:rFonts w:hint="default"/>
              </w:rPr>
            </w:pPr>
            <w:r>
              <w:rPr>
                <w:rFonts w:hint="default"/>
                <w:lang w:val="en-US" w:eastAsia="zh-CN"/>
              </w:rPr>
              <w:t>交易手续费币种或者返佣金币种</w:t>
            </w:r>
          </w:p>
        </w:tc>
      </w:tr>
      <w:tr w14:paraId="1BBD7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5CE089">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8D15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573543">
            <w:pPr>
              <w:bidi w:val="0"/>
              <w:rPr>
                <w:rFonts w:hint="default"/>
              </w:rPr>
            </w:pPr>
            <w:r>
              <w:rPr>
                <w:rFonts w:hint="default"/>
                <w:lang w:val="en-US" w:eastAsia="zh-CN"/>
              </w:rPr>
              <w:t>手续费金额或者返佣金额，手续费扣除为‘负数’，如-0.01；手续费返佣为‘正数’，如 0.01</w:t>
            </w:r>
          </w:p>
        </w:tc>
      </w:tr>
      <w:tr w14:paraId="67187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F10D69">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4A2F3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67BD72">
            <w:pPr>
              <w:bidi w:val="0"/>
              <w:rPr>
                <w:rFonts w:hint="default"/>
              </w:rPr>
            </w:pPr>
            <w:r>
              <w:rPr>
                <w:rFonts w:hint="default"/>
                <w:lang w:val="en-US" w:eastAsia="zh-CN"/>
              </w:rPr>
              <w:t>系统生成该成交记录的时间戳，Unix毫秒数格式（UTC）。注意：此字段与 fillTime（实际撮合成交时间）不同。若需按时间顺序排列成交记录，请使用 fillTime 而非 ts 进行排序。</w:t>
            </w:r>
          </w:p>
        </w:tc>
      </w:tr>
      <w:tr w14:paraId="75E57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5A250B">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F0E61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B06041">
            <w:pPr>
              <w:bidi w:val="0"/>
              <w:rPr>
                <w:rFonts w:hint="default"/>
              </w:rPr>
            </w:pPr>
            <w:r>
              <w:rPr>
                <w:rFonts w:hint="default"/>
                <w:lang w:val="en-US" w:eastAsia="zh-CN"/>
              </w:rPr>
              <w:t>成交时间，与订单频道的fillTime相同</w:t>
            </w:r>
          </w:p>
        </w:tc>
      </w:tr>
      <w:tr w14:paraId="433B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52A640">
            <w:pPr>
              <w:bidi w:val="0"/>
              <w:rPr>
                <w:rFonts w:hint="default"/>
              </w:rPr>
            </w:pPr>
            <w:r>
              <w:rPr>
                <w:rFonts w:hint="default"/>
                <w:lang w:val="en-US" w:eastAsia="zh-CN"/>
              </w:rPr>
              <w:t>feeRate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90B7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3DD20E">
            <w:pPr>
              <w:bidi w:val="0"/>
              <w:rPr>
                <w:rFonts w:hint="default"/>
              </w:rPr>
            </w:pPr>
            <w:r>
              <w:rPr>
                <w:rFonts w:hint="default"/>
                <w:lang w:val="en-US" w:eastAsia="zh-CN"/>
              </w:rPr>
              <w:t>手续费费率。 该字段仅对 币币和杠杆返回</w:t>
            </w:r>
          </w:p>
        </w:tc>
      </w:tr>
      <w:tr w14:paraId="02C929D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510EAD">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ABDD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B818D3">
            <w:pPr>
              <w:bidi w:val="0"/>
              <w:rPr>
                <w:rFonts w:hint="default"/>
              </w:rPr>
            </w:pPr>
            <w:r>
              <w:rPr>
                <w:rFonts w:hint="default"/>
                <w:lang w:val="en-US" w:eastAsia="zh-CN"/>
              </w:rPr>
              <w:t>用于交易的计价币种。</w:t>
            </w:r>
          </w:p>
        </w:tc>
      </w:tr>
    </w:tbl>
    <w:p w14:paraId="24AA714C">
      <w:pPr>
        <w:bidi w:val="0"/>
      </w:pPr>
      <w:r>
        <w:rPr>
          <w:lang w:val="en-US" w:eastAsia="zh-CN"/>
        </w:rPr>
        <w:t> tradeId</w:t>
      </w:r>
      <w:r>
        <w:rPr>
          <w:lang w:val="en-US" w:eastAsia="zh-CN"/>
        </w:rPr>
        <w:br w:type="textWrapping"/>
      </w:r>
      <w:r>
        <w:rPr>
          <w:lang w:val="en-US" w:eastAsia="zh-CN"/>
        </w:rPr>
        <w:t>当订单种类（category）为 partial_liquidation：强制减仓、full_liquidation：强制平仓、adl：ADL自动减仓时，成交明细 tradeId 字段的值为负数，以便和其他撮合成交场景区分，订单信息 tradeId 字段的值为 0</w:t>
      </w:r>
      <w:r>
        <w:rPr>
          <w:lang w:val="en-US" w:eastAsia="zh-CN"/>
        </w:rPr>
        <w:br w:type="textWrapping"/>
      </w:r>
      <w:r>
        <w:rPr>
          <w:lang w:val="en-US" w:eastAsia="zh-CN"/>
        </w:rPr>
        <w:t> ordId</w:t>
      </w:r>
      <w:r>
        <w:rPr>
          <w:lang w:val="en-US" w:eastAsia="zh-CN"/>
        </w:rPr>
        <w:br w:type="textWrapping"/>
      </w:r>
      <w:r>
        <w:rPr>
          <w:lang w:val="en-US" w:eastAsia="zh-CN"/>
        </w:rPr>
        <w:t>订单ID, 对于大宗交易总是 "" 。</w:t>
      </w:r>
      <w:r>
        <w:rPr>
          <w:lang w:val="en-US" w:eastAsia="zh-CN"/>
        </w:rPr>
        <w:br w:type="textWrapping"/>
      </w:r>
      <w:r>
        <w:rPr>
          <w:lang w:val="en-US" w:eastAsia="zh-CN"/>
        </w:rPr>
        <w:t> clOrdId</w:t>
      </w:r>
      <w:r>
        <w:rPr>
          <w:lang w:val="en-US" w:eastAsia="zh-CN"/>
        </w:rPr>
        <w:br w:type="textWrapping"/>
      </w:r>
      <w:r>
        <w:rPr>
          <w:lang w:val="en-US" w:eastAsia="zh-CN"/>
        </w:rPr>
        <w:t>用户自定义订单ID, 对于大宗交易总是 "" 。</w:t>
      </w:r>
    </w:p>
    <w:p w14:paraId="76529F4D">
      <w:pPr>
        <w:bidi w:val="0"/>
        <w:rPr>
          <w:rFonts w:hint="default"/>
        </w:rPr>
      </w:pPr>
      <w:r>
        <w:rPr>
          <w:rFonts w:hint="default"/>
        </w:rPr>
        <w:t>GET / 获取成交明细（近三个月）</w:t>
      </w:r>
    </w:p>
    <w:p w14:paraId="66C9F8B7">
      <w:pPr>
        <w:bidi w:val="0"/>
        <w:rPr>
          <w:rFonts w:hint="default"/>
        </w:rPr>
      </w:pPr>
      <w:r>
        <w:rPr>
          <w:rFonts w:hint="default"/>
        </w:rPr>
        <w:t>本接口可以查询最近 3 个月的成交明细数据。</w:t>
      </w:r>
    </w:p>
    <w:p w14:paraId="0FC6050E">
      <w:pPr>
        <w:bidi w:val="0"/>
        <w:rPr>
          <w:rFonts w:hint="default"/>
        </w:rPr>
      </w:pPr>
      <w:r>
        <w:rPr>
          <w:rFonts w:hint="default"/>
        </w:rPr>
        <w:t>限速：10 次/2s</w:t>
      </w:r>
    </w:p>
    <w:p w14:paraId="7C3B9536">
      <w:pPr>
        <w:bidi w:val="0"/>
        <w:rPr>
          <w:rFonts w:hint="default"/>
        </w:rPr>
      </w:pPr>
      <w:r>
        <w:rPr>
          <w:rFonts w:hint="default"/>
        </w:rPr>
        <w:t>限速规则：User ID</w:t>
      </w:r>
    </w:p>
    <w:p w14:paraId="523F40F7">
      <w:pPr>
        <w:bidi w:val="0"/>
        <w:rPr>
          <w:rFonts w:hint="default"/>
        </w:rPr>
      </w:pPr>
      <w:r>
        <w:rPr>
          <w:rFonts w:hint="default"/>
        </w:rPr>
        <w:t>权限：读取</w:t>
      </w:r>
    </w:p>
    <w:p w14:paraId="11A42876">
      <w:pPr>
        <w:bidi w:val="0"/>
        <w:rPr>
          <w:rFonts w:hint="default"/>
        </w:rPr>
      </w:pPr>
      <w:r>
        <w:rPr>
          <w:rFonts w:hint="default"/>
        </w:rPr>
        <w:t>HTTP 请求</w:t>
      </w:r>
    </w:p>
    <w:p w14:paraId="1B77DF06">
      <w:pPr>
        <w:bidi w:val="0"/>
        <w:rPr>
          <w:rFonts w:hint="default"/>
        </w:rPr>
      </w:pPr>
      <w:r>
        <w:rPr>
          <w:rFonts w:hint="default"/>
        </w:rPr>
        <w:t>GET /api/v5/trade/fills-history</w:t>
      </w:r>
    </w:p>
    <w:p w14:paraId="4A362C87">
      <w:pPr>
        <w:bidi w:val="0"/>
      </w:pPr>
      <w:r>
        <w:rPr>
          <w:rFonts w:hint="default"/>
        </w:rPr>
        <w:t>请求示例</w:t>
      </w:r>
    </w:p>
    <w:p w14:paraId="4730A261">
      <w:pPr>
        <w:bidi w:val="0"/>
        <w:rPr>
          <w:rFonts w:hint="default"/>
        </w:rPr>
      </w:pPr>
      <w:r>
        <w:rPr>
          <w:rFonts w:hint="default"/>
        </w:rPr>
        <w:t>import okx.Trade as Trade</w:t>
      </w:r>
    </w:p>
    <w:p w14:paraId="300DB966">
      <w:pPr>
        <w:bidi w:val="0"/>
        <w:rPr>
          <w:rFonts w:hint="default"/>
        </w:rPr>
      </w:pPr>
      <w:r>
        <w:rPr>
          <w:rFonts w:hint="default"/>
        </w:rPr>
        <w:t># API 初始化apikey = "YOUR_API_KEY"secretkey = "YOUR_SECRET_KEY"passphrase = "YOUR_PASSPHRASE"</w:t>
      </w:r>
    </w:p>
    <w:p w14:paraId="39569923">
      <w:pPr>
        <w:bidi w:val="0"/>
        <w:rPr>
          <w:rFonts w:hint="default"/>
        </w:rPr>
      </w:pPr>
      <w:r>
        <w:rPr>
          <w:rFonts w:hint="default"/>
        </w:rPr>
        <w:t>flag = "1"  # 实盘: 0, 模拟盘: 1tradeAPI = Trade.TradeAPI(apikey, secretkey, passphrase, False, flag)</w:t>
      </w:r>
    </w:p>
    <w:p w14:paraId="1561E63F">
      <w:pPr>
        <w:bidi w:val="0"/>
        <w:rPr>
          <w:rFonts w:hint="default"/>
        </w:rPr>
      </w:pPr>
      <w:r>
        <w:rPr>
          <w:rFonts w:hint="default"/>
        </w:rPr>
        <w:t># 查询 币币 成交明细（3月内）result = tradeAPI.get_fills_history(</w:t>
      </w:r>
    </w:p>
    <w:p w14:paraId="76979A89">
      <w:pPr>
        <w:bidi w:val="0"/>
        <w:rPr>
          <w:rFonts w:hint="default"/>
        </w:rPr>
      </w:pPr>
      <w:r>
        <w:rPr>
          <w:rFonts w:hint="default"/>
        </w:rPr>
        <w:t xml:space="preserve">    instType="SPOT")print(result)</w:t>
      </w:r>
    </w:p>
    <w:p w14:paraId="23B89C2F">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00"/>
        <w:gridCol w:w="738"/>
        <w:gridCol w:w="950"/>
        <w:gridCol w:w="5758"/>
      </w:tblGrid>
      <w:tr w14:paraId="15165A6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095712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33ED1A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5CE16DD">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1C79ADB">
            <w:pPr>
              <w:bidi w:val="0"/>
              <w:rPr>
                <w:rFonts w:hint="default"/>
              </w:rPr>
            </w:pPr>
            <w:r>
              <w:rPr>
                <w:rFonts w:hint="default"/>
                <w:lang w:val="en-US" w:eastAsia="zh-CN"/>
              </w:rPr>
              <w:t>描述</w:t>
            </w:r>
          </w:p>
        </w:tc>
      </w:tr>
      <w:tr w14:paraId="406CE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F153D7">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FDB4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38C79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30F2E0">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55DA9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BDF0BC">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A4C6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12067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37C422">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2A11F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2AE6CE">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63A3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F749F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500C8A">
            <w:pPr>
              <w:bidi w:val="0"/>
              <w:rPr>
                <w:rFonts w:hint="default"/>
              </w:rPr>
            </w:pPr>
            <w:r>
              <w:rPr>
                <w:rFonts w:hint="default"/>
                <w:lang w:val="en-US" w:eastAsia="zh-CN"/>
              </w:rPr>
              <w:t>产品 ID，如BTC-USD-190927</w:t>
            </w:r>
          </w:p>
        </w:tc>
      </w:tr>
      <w:tr w14:paraId="4FF7D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3D588C">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C75B9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11EFF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CB94E3">
            <w:pPr>
              <w:bidi w:val="0"/>
              <w:rPr>
                <w:rFonts w:hint="default"/>
              </w:rPr>
            </w:pPr>
            <w:r>
              <w:rPr>
                <w:rFonts w:hint="default"/>
                <w:lang w:val="en-US" w:eastAsia="zh-CN"/>
              </w:rPr>
              <w:t>订单 ID</w:t>
            </w:r>
          </w:p>
        </w:tc>
      </w:tr>
      <w:tr w14:paraId="590A8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86FB1C">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E890A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97066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768389">
            <w:pPr>
              <w:bidi w:val="0"/>
              <w:rPr>
                <w:rFonts w:hint="default"/>
              </w:rPr>
            </w:pPr>
            <w:r>
              <w:rPr>
                <w:rFonts w:hint="default"/>
                <w:lang w:val="en-US" w:eastAsia="zh-CN"/>
              </w:rPr>
              <w:t>成交类型</w:t>
            </w:r>
            <w:r>
              <w:rPr>
                <w:rFonts w:hint="default"/>
                <w:lang w:val="en-US" w:eastAsia="zh-CN"/>
              </w:rPr>
              <w:br w:type="textWrapping"/>
            </w:r>
            <w:r>
              <w:rPr>
                <w:rFonts w:hint="default"/>
                <w:lang w:val="en-US" w:eastAsia="zh-CN"/>
              </w:rPr>
              <w:t>1：买入</w:t>
            </w:r>
            <w:r>
              <w:rPr>
                <w:rFonts w:hint="default"/>
                <w:lang w:val="en-US" w:eastAsia="zh-CN"/>
              </w:rPr>
              <w:br w:type="textWrapping"/>
            </w:r>
            <w:r>
              <w:rPr>
                <w:rFonts w:hint="default"/>
                <w:lang w:val="en-US" w:eastAsia="zh-CN"/>
              </w:rPr>
              <w:t>2：卖出</w:t>
            </w:r>
            <w:r>
              <w:rPr>
                <w:rFonts w:hint="default"/>
                <w:lang w:val="en-US" w:eastAsia="zh-CN"/>
              </w:rPr>
              <w:br w:type="textWrapping"/>
            </w:r>
            <w:r>
              <w:rPr>
                <w:rFonts w:hint="default"/>
                <w:lang w:val="en-US" w:eastAsia="zh-CN"/>
              </w:rPr>
              <w:t>3：开多</w:t>
            </w:r>
            <w:r>
              <w:rPr>
                <w:rFonts w:hint="default"/>
                <w:lang w:val="en-US" w:eastAsia="zh-CN"/>
              </w:rPr>
              <w:br w:type="textWrapping"/>
            </w:r>
            <w:r>
              <w:rPr>
                <w:rFonts w:hint="default"/>
                <w:lang w:val="en-US" w:eastAsia="zh-CN"/>
              </w:rPr>
              <w:t>4：开空</w:t>
            </w:r>
            <w:r>
              <w:rPr>
                <w:rFonts w:hint="default"/>
                <w:lang w:val="en-US" w:eastAsia="zh-CN"/>
              </w:rPr>
              <w:br w:type="textWrapping"/>
            </w:r>
            <w:r>
              <w:rPr>
                <w:rFonts w:hint="default"/>
                <w:lang w:val="en-US" w:eastAsia="zh-CN"/>
              </w:rPr>
              <w:t>5：平多</w:t>
            </w:r>
            <w:r>
              <w:rPr>
                <w:rFonts w:hint="default"/>
                <w:lang w:val="en-US" w:eastAsia="zh-CN"/>
              </w:rPr>
              <w:br w:type="textWrapping"/>
            </w:r>
            <w:r>
              <w:rPr>
                <w:rFonts w:hint="default"/>
                <w:lang w:val="en-US" w:eastAsia="zh-CN"/>
              </w:rPr>
              <w:t>6：平空</w:t>
            </w:r>
            <w:r>
              <w:rPr>
                <w:rFonts w:hint="default"/>
                <w:lang w:val="en-US" w:eastAsia="zh-CN"/>
              </w:rPr>
              <w:br w:type="textWrapping"/>
            </w:r>
            <w:r>
              <w:rPr>
                <w:rFonts w:hint="default"/>
                <w:lang w:val="en-US" w:eastAsia="zh-CN"/>
              </w:rPr>
              <w:t>100：强减平多</w:t>
            </w:r>
            <w:r>
              <w:rPr>
                <w:rFonts w:hint="default"/>
                <w:lang w:val="en-US" w:eastAsia="zh-CN"/>
              </w:rPr>
              <w:br w:type="textWrapping"/>
            </w:r>
            <w:r>
              <w:rPr>
                <w:rFonts w:hint="default"/>
                <w:lang w:val="en-US" w:eastAsia="zh-CN"/>
              </w:rPr>
              <w:t>101：强减平空</w:t>
            </w:r>
            <w:r>
              <w:rPr>
                <w:rFonts w:hint="default"/>
                <w:lang w:val="en-US" w:eastAsia="zh-CN"/>
              </w:rPr>
              <w:br w:type="textWrapping"/>
            </w:r>
            <w:r>
              <w:rPr>
                <w:rFonts w:hint="default"/>
                <w:lang w:val="en-US" w:eastAsia="zh-CN"/>
              </w:rPr>
              <w:t>102：强减买入</w:t>
            </w:r>
            <w:r>
              <w:rPr>
                <w:rFonts w:hint="default"/>
                <w:lang w:val="en-US" w:eastAsia="zh-CN"/>
              </w:rPr>
              <w:br w:type="textWrapping"/>
            </w:r>
            <w:r>
              <w:rPr>
                <w:rFonts w:hint="default"/>
                <w:lang w:val="en-US" w:eastAsia="zh-CN"/>
              </w:rPr>
              <w:t>103：强减卖出</w:t>
            </w:r>
            <w:r>
              <w:rPr>
                <w:rFonts w:hint="default"/>
                <w:lang w:val="en-US" w:eastAsia="zh-CN"/>
              </w:rPr>
              <w:br w:type="textWrapping"/>
            </w:r>
            <w:r>
              <w:rPr>
                <w:rFonts w:hint="default"/>
                <w:lang w:val="en-US" w:eastAsia="zh-CN"/>
              </w:rPr>
              <w:t>104：强平平多</w:t>
            </w:r>
            <w:r>
              <w:rPr>
                <w:rFonts w:hint="default"/>
                <w:lang w:val="en-US" w:eastAsia="zh-CN"/>
              </w:rPr>
              <w:br w:type="textWrapping"/>
            </w:r>
            <w:r>
              <w:rPr>
                <w:rFonts w:hint="default"/>
                <w:lang w:val="en-US" w:eastAsia="zh-CN"/>
              </w:rPr>
              <w:t>105：强平平空</w:t>
            </w:r>
            <w:r>
              <w:rPr>
                <w:rFonts w:hint="default"/>
                <w:lang w:val="en-US" w:eastAsia="zh-CN"/>
              </w:rPr>
              <w:br w:type="textWrapping"/>
            </w:r>
            <w:r>
              <w:rPr>
                <w:rFonts w:hint="default"/>
                <w:lang w:val="en-US" w:eastAsia="zh-CN"/>
              </w:rPr>
              <w:t>106：强平买入</w:t>
            </w:r>
            <w:r>
              <w:rPr>
                <w:rFonts w:hint="default"/>
                <w:lang w:val="en-US" w:eastAsia="zh-CN"/>
              </w:rPr>
              <w:br w:type="textWrapping"/>
            </w:r>
            <w:r>
              <w:rPr>
                <w:rFonts w:hint="default"/>
                <w:lang w:val="en-US" w:eastAsia="zh-CN"/>
              </w:rPr>
              <w:t>107：强平卖出</w:t>
            </w:r>
            <w:r>
              <w:rPr>
                <w:rFonts w:hint="default"/>
                <w:lang w:val="en-US" w:eastAsia="zh-CN"/>
              </w:rPr>
              <w:br w:type="textWrapping"/>
            </w:r>
            <w:r>
              <w:rPr>
                <w:rFonts w:hint="default"/>
                <w:lang w:val="en-US" w:eastAsia="zh-CN"/>
              </w:rPr>
              <w:t>110：强平换币转入</w:t>
            </w:r>
            <w:r>
              <w:rPr>
                <w:rFonts w:hint="default"/>
                <w:lang w:val="en-US" w:eastAsia="zh-CN"/>
              </w:rPr>
              <w:br w:type="textWrapping"/>
            </w:r>
            <w:r>
              <w:rPr>
                <w:rFonts w:hint="default"/>
                <w:lang w:val="en-US" w:eastAsia="zh-CN"/>
              </w:rPr>
              <w:t>111：强平换币转出</w:t>
            </w:r>
            <w:r>
              <w:rPr>
                <w:rFonts w:hint="default"/>
                <w:lang w:val="en-US" w:eastAsia="zh-CN"/>
              </w:rPr>
              <w:br w:type="textWrapping"/>
            </w:r>
            <w:r>
              <w:rPr>
                <w:rFonts w:hint="default"/>
                <w:lang w:val="en-US" w:eastAsia="zh-CN"/>
              </w:rPr>
              <w:t>118：系统换币转入</w:t>
            </w:r>
            <w:r>
              <w:rPr>
                <w:rFonts w:hint="default"/>
                <w:lang w:val="en-US" w:eastAsia="zh-CN"/>
              </w:rPr>
              <w:br w:type="textWrapping"/>
            </w:r>
            <w:r>
              <w:rPr>
                <w:rFonts w:hint="default"/>
                <w:lang w:val="en-US" w:eastAsia="zh-CN"/>
              </w:rPr>
              <w:t>119：系统换币转出</w:t>
            </w:r>
            <w:r>
              <w:rPr>
                <w:rFonts w:hint="default"/>
                <w:lang w:val="en-US" w:eastAsia="zh-CN"/>
              </w:rPr>
              <w:br w:type="textWrapping"/>
            </w:r>
            <w:r>
              <w:rPr>
                <w:rFonts w:hint="default"/>
                <w:lang w:val="en-US" w:eastAsia="zh-CN"/>
              </w:rPr>
              <w:t>112：交割平多</w:t>
            </w:r>
            <w:r>
              <w:rPr>
                <w:rFonts w:hint="default"/>
                <w:lang w:val="en-US" w:eastAsia="zh-CN"/>
              </w:rPr>
              <w:br w:type="textWrapping"/>
            </w:r>
            <w:r>
              <w:rPr>
                <w:rFonts w:hint="default"/>
                <w:lang w:val="en-US" w:eastAsia="zh-CN"/>
              </w:rPr>
              <w:t>113：交割平空</w:t>
            </w:r>
            <w:r>
              <w:rPr>
                <w:rFonts w:hint="default"/>
                <w:lang w:val="en-US" w:eastAsia="zh-CN"/>
              </w:rPr>
              <w:br w:type="textWrapping"/>
            </w:r>
            <w:r>
              <w:rPr>
                <w:rFonts w:hint="default"/>
                <w:lang w:val="en-US" w:eastAsia="zh-CN"/>
              </w:rPr>
              <w:t>125：自动减仓平多</w:t>
            </w:r>
            <w:r>
              <w:rPr>
                <w:rFonts w:hint="default"/>
                <w:lang w:val="en-US" w:eastAsia="zh-CN"/>
              </w:rPr>
              <w:br w:type="textWrapping"/>
            </w:r>
            <w:r>
              <w:rPr>
                <w:rFonts w:hint="default"/>
                <w:lang w:val="en-US" w:eastAsia="zh-CN"/>
              </w:rPr>
              <w:t>126：自动减仓平空</w:t>
            </w:r>
            <w:r>
              <w:rPr>
                <w:rFonts w:hint="default"/>
                <w:lang w:val="en-US" w:eastAsia="zh-CN"/>
              </w:rPr>
              <w:br w:type="textWrapping"/>
            </w:r>
            <w:r>
              <w:rPr>
                <w:rFonts w:hint="default"/>
                <w:lang w:val="en-US" w:eastAsia="zh-CN"/>
              </w:rPr>
              <w:t>127：自动减仓买入</w:t>
            </w:r>
            <w:r>
              <w:rPr>
                <w:rFonts w:hint="default"/>
                <w:lang w:val="en-US" w:eastAsia="zh-CN"/>
              </w:rPr>
              <w:br w:type="textWrapping"/>
            </w:r>
            <w:r>
              <w:rPr>
                <w:rFonts w:hint="default"/>
                <w:lang w:val="en-US" w:eastAsia="zh-CN"/>
              </w:rPr>
              <w:t>128：自动减仓卖出</w:t>
            </w:r>
            <w:r>
              <w:rPr>
                <w:rFonts w:hint="default"/>
                <w:lang w:val="en-US" w:eastAsia="zh-CN"/>
              </w:rPr>
              <w:br w:type="textWrapping"/>
            </w:r>
            <w:r>
              <w:rPr>
                <w:rFonts w:hint="default"/>
                <w:lang w:val="en-US" w:eastAsia="zh-CN"/>
              </w:rPr>
              <w:t>212：一键借币的自动借币</w:t>
            </w:r>
            <w:r>
              <w:rPr>
                <w:rFonts w:hint="default"/>
                <w:lang w:val="en-US" w:eastAsia="zh-CN"/>
              </w:rPr>
              <w:br w:type="textWrapping"/>
            </w:r>
            <w:r>
              <w:rPr>
                <w:rFonts w:hint="default"/>
                <w:lang w:val="en-US" w:eastAsia="zh-CN"/>
              </w:rPr>
              <w:t>213：一键借币的自动还币</w:t>
            </w:r>
            <w:r>
              <w:rPr>
                <w:rFonts w:hint="default"/>
                <w:lang w:val="en-US" w:eastAsia="zh-CN"/>
              </w:rPr>
              <w:br w:type="textWrapping"/>
            </w:r>
            <w:r>
              <w:rPr>
                <w:rFonts w:hint="default"/>
                <w:lang w:val="en-US" w:eastAsia="zh-CN"/>
              </w:rPr>
              <w:t>204：大宗交易买</w:t>
            </w:r>
            <w:r>
              <w:rPr>
                <w:rFonts w:hint="default"/>
                <w:lang w:val="en-US" w:eastAsia="zh-CN"/>
              </w:rPr>
              <w:br w:type="textWrapping"/>
            </w:r>
            <w:r>
              <w:rPr>
                <w:rFonts w:hint="default"/>
                <w:lang w:val="en-US" w:eastAsia="zh-CN"/>
              </w:rPr>
              <w:t>205：大宗交易卖</w:t>
            </w:r>
            <w:r>
              <w:rPr>
                <w:rFonts w:hint="default"/>
                <w:lang w:val="en-US" w:eastAsia="zh-CN"/>
              </w:rPr>
              <w:br w:type="textWrapping"/>
            </w:r>
            <w:r>
              <w:rPr>
                <w:rFonts w:hint="default"/>
                <w:lang w:val="en-US" w:eastAsia="zh-CN"/>
              </w:rPr>
              <w:t>206：大宗交易开多</w:t>
            </w:r>
            <w:r>
              <w:rPr>
                <w:rFonts w:hint="default"/>
                <w:lang w:val="en-US" w:eastAsia="zh-CN"/>
              </w:rPr>
              <w:br w:type="textWrapping"/>
            </w:r>
            <w:r>
              <w:rPr>
                <w:rFonts w:hint="default"/>
                <w:lang w:val="en-US" w:eastAsia="zh-CN"/>
              </w:rPr>
              <w:t>207：大宗交易开空</w:t>
            </w:r>
            <w:r>
              <w:rPr>
                <w:rFonts w:hint="default"/>
                <w:lang w:val="en-US" w:eastAsia="zh-CN"/>
              </w:rPr>
              <w:br w:type="textWrapping"/>
            </w:r>
            <w:r>
              <w:rPr>
                <w:rFonts w:hint="default"/>
                <w:lang w:val="en-US" w:eastAsia="zh-CN"/>
              </w:rPr>
              <w:t>208：大宗交易平多</w:t>
            </w:r>
            <w:r>
              <w:rPr>
                <w:rFonts w:hint="default"/>
                <w:lang w:val="en-US" w:eastAsia="zh-CN"/>
              </w:rPr>
              <w:br w:type="textWrapping"/>
            </w:r>
            <w:r>
              <w:rPr>
                <w:rFonts w:hint="default"/>
                <w:lang w:val="en-US" w:eastAsia="zh-CN"/>
              </w:rPr>
              <w:t>209：大宗交易平空</w:t>
            </w:r>
            <w:r>
              <w:rPr>
                <w:rFonts w:hint="default"/>
                <w:lang w:val="en-US" w:eastAsia="zh-CN"/>
              </w:rPr>
              <w:br w:type="textWrapping"/>
            </w:r>
            <w:r>
              <w:rPr>
                <w:rFonts w:hint="default"/>
                <w:lang w:val="en-US" w:eastAsia="zh-CN"/>
              </w:rPr>
              <w:t>236：小额兑换买入</w:t>
            </w:r>
            <w:r>
              <w:rPr>
                <w:rFonts w:hint="default"/>
                <w:lang w:val="en-US" w:eastAsia="zh-CN"/>
              </w:rPr>
              <w:br w:type="textWrapping"/>
            </w:r>
            <w:r>
              <w:rPr>
                <w:rFonts w:hint="default"/>
                <w:lang w:val="en-US" w:eastAsia="zh-CN"/>
              </w:rPr>
              <w:t>237：小额兑换卖出</w:t>
            </w:r>
            <w:r>
              <w:rPr>
                <w:rFonts w:hint="default"/>
                <w:lang w:val="en-US" w:eastAsia="zh-CN"/>
              </w:rPr>
              <w:br w:type="textWrapping"/>
            </w:r>
            <w:r>
              <w:rPr>
                <w:rFonts w:hint="default"/>
                <w:lang w:val="en-US" w:eastAsia="zh-CN"/>
              </w:rPr>
              <w:t>270：价差交易买</w:t>
            </w:r>
            <w:r>
              <w:rPr>
                <w:rFonts w:hint="default"/>
                <w:lang w:val="en-US" w:eastAsia="zh-CN"/>
              </w:rPr>
              <w:br w:type="textWrapping"/>
            </w:r>
            <w:r>
              <w:rPr>
                <w:rFonts w:hint="default"/>
                <w:lang w:val="en-US" w:eastAsia="zh-CN"/>
              </w:rPr>
              <w:t>271：价差交易卖</w:t>
            </w:r>
            <w:r>
              <w:rPr>
                <w:rFonts w:hint="default"/>
                <w:lang w:val="en-US" w:eastAsia="zh-CN"/>
              </w:rPr>
              <w:br w:type="textWrapping"/>
            </w:r>
            <w:r>
              <w:rPr>
                <w:rFonts w:hint="default"/>
                <w:lang w:val="en-US" w:eastAsia="zh-CN"/>
              </w:rPr>
              <w:t>272：价差交易开多</w:t>
            </w:r>
            <w:r>
              <w:rPr>
                <w:rFonts w:hint="default"/>
                <w:lang w:val="en-US" w:eastAsia="zh-CN"/>
              </w:rPr>
              <w:br w:type="textWrapping"/>
            </w:r>
            <w:r>
              <w:rPr>
                <w:rFonts w:hint="default"/>
                <w:lang w:val="en-US" w:eastAsia="zh-CN"/>
              </w:rPr>
              <w:t>273：价差交易开空</w:t>
            </w:r>
            <w:r>
              <w:rPr>
                <w:rFonts w:hint="default"/>
                <w:lang w:val="en-US" w:eastAsia="zh-CN"/>
              </w:rPr>
              <w:br w:type="textWrapping"/>
            </w:r>
            <w:r>
              <w:rPr>
                <w:rFonts w:hint="default"/>
                <w:lang w:val="en-US" w:eastAsia="zh-CN"/>
              </w:rPr>
              <w:t>274：价差交易平多</w:t>
            </w:r>
            <w:r>
              <w:rPr>
                <w:rFonts w:hint="default"/>
                <w:lang w:val="en-US" w:eastAsia="zh-CN"/>
              </w:rPr>
              <w:br w:type="textWrapping"/>
            </w:r>
            <w:r>
              <w:rPr>
                <w:rFonts w:hint="default"/>
                <w:lang w:val="en-US" w:eastAsia="zh-CN"/>
              </w:rPr>
              <w:t>275：价差交易平空</w:t>
            </w:r>
            <w:r>
              <w:rPr>
                <w:rFonts w:hint="default"/>
                <w:lang w:val="en-US" w:eastAsia="zh-CN"/>
              </w:rPr>
              <w:br w:type="textWrapping"/>
            </w:r>
            <w:r>
              <w:rPr>
                <w:rFonts w:hint="default"/>
                <w:lang w:val="en-US" w:eastAsia="zh-CN"/>
              </w:rPr>
              <w:t>324：移仓买入</w:t>
            </w:r>
            <w:r>
              <w:rPr>
                <w:rFonts w:hint="default"/>
                <w:lang w:val="en-US" w:eastAsia="zh-CN"/>
              </w:rPr>
              <w:br w:type="textWrapping"/>
            </w:r>
            <w:r>
              <w:rPr>
                <w:rFonts w:hint="default"/>
                <w:lang w:val="en-US" w:eastAsia="zh-CN"/>
              </w:rPr>
              <w:t>325：移仓卖出</w:t>
            </w:r>
            <w:r>
              <w:rPr>
                <w:rFonts w:hint="default"/>
                <w:lang w:val="en-US" w:eastAsia="zh-CN"/>
              </w:rPr>
              <w:br w:type="textWrapping"/>
            </w:r>
            <w:r>
              <w:rPr>
                <w:rFonts w:hint="default"/>
                <w:lang w:val="en-US" w:eastAsia="zh-CN"/>
              </w:rPr>
              <w:t>326：移仓开多</w:t>
            </w:r>
            <w:r>
              <w:rPr>
                <w:rFonts w:hint="default"/>
                <w:lang w:val="en-US" w:eastAsia="zh-CN"/>
              </w:rPr>
              <w:br w:type="textWrapping"/>
            </w:r>
            <w:r>
              <w:rPr>
                <w:rFonts w:hint="default"/>
                <w:lang w:val="en-US" w:eastAsia="zh-CN"/>
              </w:rPr>
              <w:t>327：移仓开空</w:t>
            </w:r>
            <w:r>
              <w:rPr>
                <w:rFonts w:hint="default"/>
                <w:lang w:val="en-US" w:eastAsia="zh-CN"/>
              </w:rPr>
              <w:br w:type="textWrapping"/>
            </w:r>
            <w:r>
              <w:rPr>
                <w:rFonts w:hint="default"/>
                <w:lang w:val="en-US" w:eastAsia="zh-CN"/>
              </w:rPr>
              <w:t>328：移仓平多</w:t>
            </w:r>
            <w:r>
              <w:rPr>
                <w:rFonts w:hint="default"/>
                <w:lang w:val="en-US" w:eastAsia="zh-CN"/>
              </w:rPr>
              <w:br w:type="textWrapping"/>
            </w:r>
            <w:r>
              <w:rPr>
                <w:rFonts w:hint="default"/>
                <w:lang w:val="en-US" w:eastAsia="zh-CN"/>
              </w:rPr>
              <w:t>329：移仓平空</w:t>
            </w:r>
            <w:r>
              <w:rPr>
                <w:rFonts w:hint="default"/>
                <w:lang w:val="en-US" w:eastAsia="zh-CN"/>
              </w:rPr>
              <w:br w:type="textWrapping"/>
            </w:r>
            <w:r>
              <w:rPr>
                <w:rFonts w:hint="default"/>
                <w:lang w:val="en-US" w:eastAsia="zh-CN"/>
              </w:rPr>
              <w:t>376：质押借币超限买入</w:t>
            </w:r>
            <w:r>
              <w:rPr>
                <w:rFonts w:hint="default"/>
                <w:lang w:val="en-US" w:eastAsia="zh-CN"/>
              </w:rPr>
              <w:br w:type="textWrapping"/>
            </w:r>
            <w:r>
              <w:rPr>
                <w:rFonts w:hint="default"/>
                <w:lang w:val="en-US" w:eastAsia="zh-CN"/>
              </w:rPr>
              <w:t>377： 质押借币超限卖出</w:t>
            </w:r>
            <w:r>
              <w:rPr>
                <w:rFonts w:hint="default"/>
                <w:lang w:val="en-US" w:eastAsia="zh-CN"/>
              </w:rPr>
              <w:br w:type="textWrapping"/>
            </w:r>
            <w:r>
              <w:rPr>
                <w:rFonts w:hint="default"/>
                <w:lang w:val="en-US" w:eastAsia="zh-CN"/>
              </w:rPr>
              <w:t>410：买入yes</w:t>
            </w:r>
            <w:r>
              <w:rPr>
                <w:rFonts w:hint="default"/>
                <w:lang w:val="en-US" w:eastAsia="zh-CN"/>
              </w:rPr>
              <w:br w:type="textWrapping"/>
            </w:r>
            <w:r>
              <w:rPr>
                <w:rFonts w:hint="default"/>
                <w:lang w:val="en-US" w:eastAsia="zh-CN"/>
              </w:rPr>
              <w:t>411：买入no</w:t>
            </w:r>
            <w:r>
              <w:rPr>
                <w:rFonts w:hint="default"/>
                <w:lang w:val="en-US" w:eastAsia="zh-CN"/>
              </w:rPr>
              <w:br w:type="textWrapping"/>
            </w:r>
            <w:r>
              <w:rPr>
                <w:rFonts w:hint="default"/>
                <w:lang w:val="en-US" w:eastAsia="zh-CN"/>
              </w:rPr>
              <w:t>412：卖出yes</w:t>
            </w:r>
            <w:r>
              <w:rPr>
                <w:rFonts w:hint="default"/>
                <w:lang w:val="en-US" w:eastAsia="zh-CN"/>
              </w:rPr>
              <w:br w:type="textWrapping"/>
            </w:r>
            <w:r>
              <w:rPr>
                <w:rFonts w:hint="default"/>
                <w:lang w:val="en-US" w:eastAsia="zh-CN"/>
              </w:rPr>
              <w:t>413：卖出no</w:t>
            </w:r>
            <w:r>
              <w:rPr>
                <w:rFonts w:hint="default"/>
                <w:lang w:val="en-US" w:eastAsia="zh-CN"/>
              </w:rPr>
              <w:br w:type="textWrapping"/>
            </w:r>
            <w:r>
              <w:rPr>
                <w:rFonts w:hint="default"/>
                <w:lang w:val="en-US" w:eastAsia="zh-CN"/>
              </w:rPr>
              <w:t>414：yes结算</w:t>
            </w:r>
            <w:r>
              <w:rPr>
                <w:rFonts w:hint="default"/>
                <w:lang w:val="en-US" w:eastAsia="zh-CN"/>
              </w:rPr>
              <w:br w:type="textWrapping"/>
            </w:r>
            <w:r>
              <w:rPr>
                <w:rFonts w:hint="default"/>
                <w:lang w:val="en-US" w:eastAsia="zh-CN"/>
              </w:rPr>
              <w:t>415：no结算</w:t>
            </w:r>
          </w:p>
        </w:tc>
      </w:tr>
      <w:tr w14:paraId="4F9EC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5FD7A3">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7FF9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1685D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03F093">
            <w:pPr>
              <w:bidi w:val="0"/>
              <w:rPr>
                <w:rFonts w:hint="default"/>
              </w:rPr>
            </w:pPr>
            <w:r>
              <w:rPr>
                <w:rFonts w:hint="default"/>
                <w:lang w:val="en-US" w:eastAsia="zh-CN"/>
              </w:rPr>
              <w:t>请求此 ID 之前（更旧的数据）的分页内容，传的值为对应接口的 billId</w:t>
            </w:r>
          </w:p>
        </w:tc>
      </w:tr>
      <w:tr w14:paraId="4FD25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019314">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6142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96200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68BD96">
            <w:pPr>
              <w:bidi w:val="0"/>
              <w:rPr>
                <w:rFonts w:hint="default"/>
              </w:rPr>
            </w:pPr>
            <w:r>
              <w:rPr>
                <w:rFonts w:hint="default"/>
                <w:lang w:val="en-US" w:eastAsia="zh-CN"/>
              </w:rPr>
              <w:t>请求此 ID 之后（更新的数据）的分页内容，传的值为对应接口的 billId</w:t>
            </w:r>
          </w:p>
        </w:tc>
      </w:tr>
      <w:tr w14:paraId="23A66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994D7B">
            <w:pPr>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CD681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1E301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E36E52">
            <w:pPr>
              <w:bidi w:val="0"/>
              <w:rPr>
                <w:rFonts w:hint="default"/>
              </w:rPr>
            </w:pPr>
            <w:r>
              <w:rPr>
                <w:rFonts w:hint="default"/>
                <w:lang w:val="en-US" w:eastAsia="zh-CN"/>
              </w:rPr>
              <w:t>筛选的开始时间戳 ts，Unix 时间戳为毫秒数格式，如 1597026383085</w:t>
            </w:r>
          </w:p>
        </w:tc>
      </w:tr>
      <w:tr w14:paraId="44507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A546AE">
            <w:pPr>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E37E5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7E5D9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3E63A3">
            <w:pPr>
              <w:bidi w:val="0"/>
              <w:rPr>
                <w:rFonts w:hint="default"/>
              </w:rPr>
            </w:pPr>
            <w:r>
              <w:rPr>
                <w:rFonts w:hint="default"/>
                <w:lang w:val="en-US" w:eastAsia="zh-CN"/>
              </w:rPr>
              <w:t>筛选的结束时间戳 ts，Unix 时间戳为毫秒数格式，如 1597027383085</w:t>
            </w:r>
          </w:p>
        </w:tc>
      </w:tr>
      <w:tr w14:paraId="67B5D92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AC245E">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DE9E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4019D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DABEF0">
            <w:pPr>
              <w:bidi w:val="0"/>
              <w:rPr>
                <w:rFonts w:hint="default"/>
              </w:rPr>
            </w:pPr>
            <w:r>
              <w:rPr>
                <w:rFonts w:hint="default"/>
                <w:lang w:val="en-US" w:eastAsia="zh-CN"/>
              </w:rPr>
              <w:t>返回结果的数量，最大为100，默认100条</w:t>
            </w:r>
          </w:p>
        </w:tc>
      </w:tr>
    </w:tbl>
    <w:p w14:paraId="5DE8D7F2">
      <w:pPr>
        <w:bidi w:val="0"/>
      </w:pPr>
      <w:r>
        <w:rPr>
          <w:rFonts w:hint="default"/>
        </w:rPr>
        <w:t>返回结果</w:t>
      </w:r>
    </w:p>
    <w:p w14:paraId="2320F629">
      <w:pPr>
        <w:bidi w:val="0"/>
        <w:rPr>
          <w:rFonts w:hint="default"/>
        </w:rPr>
      </w:pPr>
      <w:r>
        <w:rPr>
          <w:rFonts w:hint="default"/>
        </w:rPr>
        <w:t>{</w:t>
      </w:r>
    </w:p>
    <w:p w14:paraId="7B6D64DC">
      <w:pPr>
        <w:bidi w:val="0"/>
        <w:rPr>
          <w:rFonts w:hint="default"/>
        </w:rPr>
      </w:pPr>
      <w:r>
        <w:rPr>
          <w:rFonts w:hint="default"/>
        </w:rPr>
        <w:t xml:space="preserve">    "code": "0",</w:t>
      </w:r>
    </w:p>
    <w:p w14:paraId="0CD8D55F">
      <w:pPr>
        <w:bidi w:val="0"/>
        <w:rPr>
          <w:rFonts w:hint="default"/>
        </w:rPr>
      </w:pPr>
      <w:r>
        <w:rPr>
          <w:rFonts w:hint="default"/>
        </w:rPr>
        <w:t xml:space="preserve">    "data": [</w:t>
      </w:r>
    </w:p>
    <w:p w14:paraId="7D487956">
      <w:pPr>
        <w:bidi w:val="0"/>
        <w:rPr>
          <w:rFonts w:hint="default"/>
        </w:rPr>
      </w:pPr>
      <w:r>
        <w:rPr>
          <w:rFonts w:hint="default"/>
        </w:rPr>
        <w:t xml:space="preserve">        {</w:t>
      </w:r>
    </w:p>
    <w:p w14:paraId="7A02E585">
      <w:pPr>
        <w:bidi w:val="0"/>
        <w:rPr>
          <w:rFonts w:hint="default"/>
        </w:rPr>
      </w:pPr>
      <w:r>
        <w:rPr>
          <w:rFonts w:hint="default"/>
        </w:rPr>
        <w:t xml:space="preserve">            "side": "buy",</w:t>
      </w:r>
    </w:p>
    <w:p w14:paraId="300AF538">
      <w:pPr>
        <w:bidi w:val="0"/>
        <w:rPr>
          <w:rFonts w:hint="default"/>
        </w:rPr>
      </w:pPr>
      <w:r>
        <w:rPr>
          <w:rFonts w:hint="default"/>
        </w:rPr>
        <w:t xml:space="preserve">            "fillSz": "0.00192834",</w:t>
      </w:r>
    </w:p>
    <w:p w14:paraId="2EC65812">
      <w:pPr>
        <w:bidi w:val="0"/>
        <w:rPr>
          <w:rFonts w:hint="default"/>
        </w:rPr>
      </w:pPr>
      <w:r>
        <w:rPr>
          <w:rFonts w:hint="default"/>
        </w:rPr>
        <w:t xml:space="preserve">            "fillPx": "51858",</w:t>
      </w:r>
    </w:p>
    <w:p w14:paraId="5F8FF136">
      <w:pPr>
        <w:bidi w:val="0"/>
        <w:rPr>
          <w:rFonts w:hint="default"/>
        </w:rPr>
      </w:pPr>
      <w:r>
        <w:rPr>
          <w:rFonts w:hint="default"/>
        </w:rPr>
        <w:t xml:space="preserve">            "fillPxVol": "",</w:t>
      </w:r>
    </w:p>
    <w:p w14:paraId="79369DF0">
      <w:pPr>
        <w:bidi w:val="0"/>
        <w:rPr>
          <w:rFonts w:hint="default"/>
        </w:rPr>
      </w:pPr>
      <w:r>
        <w:rPr>
          <w:rFonts w:hint="default"/>
        </w:rPr>
        <w:t xml:space="preserve">            "fillFwdPx": "",</w:t>
      </w:r>
    </w:p>
    <w:p w14:paraId="48A724EF">
      <w:pPr>
        <w:bidi w:val="0"/>
        <w:rPr>
          <w:rFonts w:hint="default"/>
        </w:rPr>
      </w:pPr>
      <w:r>
        <w:rPr>
          <w:rFonts w:hint="default"/>
        </w:rPr>
        <w:t xml:space="preserve">            "fee": "-0.00000192834",</w:t>
      </w:r>
    </w:p>
    <w:p w14:paraId="33DF0044">
      <w:pPr>
        <w:bidi w:val="0"/>
        <w:rPr>
          <w:rFonts w:hint="default"/>
        </w:rPr>
      </w:pPr>
      <w:r>
        <w:rPr>
          <w:rFonts w:hint="default"/>
        </w:rPr>
        <w:t xml:space="preserve">            "fillPnl": "0",</w:t>
      </w:r>
    </w:p>
    <w:p w14:paraId="3363314F">
      <w:pPr>
        <w:bidi w:val="0"/>
        <w:rPr>
          <w:rFonts w:hint="default"/>
        </w:rPr>
      </w:pPr>
      <w:r>
        <w:rPr>
          <w:rFonts w:hint="default"/>
        </w:rPr>
        <w:t xml:space="preserve">            "ordId": "680800019749904384",</w:t>
      </w:r>
    </w:p>
    <w:p w14:paraId="756FFF04">
      <w:pPr>
        <w:bidi w:val="0"/>
        <w:rPr>
          <w:rFonts w:hint="default"/>
        </w:rPr>
      </w:pPr>
      <w:r>
        <w:rPr>
          <w:rFonts w:hint="default"/>
        </w:rPr>
        <w:t xml:space="preserve">            "feeRate": "-0.001",</w:t>
      </w:r>
    </w:p>
    <w:p w14:paraId="3A8E9828">
      <w:pPr>
        <w:bidi w:val="0"/>
        <w:rPr>
          <w:rFonts w:hint="default"/>
        </w:rPr>
      </w:pPr>
      <w:r>
        <w:rPr>
          <w:rFonts w:hint="default"/>
        </w:rPr>
        <w:t xml:space="preserve">            "instType": "SPOT",</w:t>
      </w:r>
    </w:p>
    <w:p w14:paraId="7EFABBFA">
      <w:pPr>
        <w:bidi w:val="0"/>
        <w:rPr>
          <w:rFonts w:hint="default"/>
        </w:rPr>
      </w:pPr>
      <w:r>
        <w:rPr>
          <w:rFonts w:hint="default"/>
        </w:rPr>
        <w:t xml:space="preserve">            "fillPxUsd": "",</w:t>
      </w:r>
    </w:p>
    <w:p w14:paraId="2F2EC7C7">
      <w:pPr>
        <w:bidi w:val="0"/>
        <w:rPr>
          <w:rFonts w:hint="default"/>
        </w:rPr>
      </w:pPr>
      <w:r>
        <w:rPr>
          <w:rFonts w:hint="default"/>
        </w:rPr>
        <w:t xml:space="preserve">            "instId": "BTC-USDT",</w:t>
      </w:r>
    </w:p>
    <w:p w14:paraId="29FFBD66">
      <w:pPr>
        <w:bidi w:val="0"/>
        <w:rPr>
          <w:rFonts w:hint="default"/>
        </w:rPr>
      </w:pPr>
      <w:r>
        <w:rPr>
          <w:rFonts w:hint="default"/>
        </w:rPr>
        <w:t xml:space="preserve">            "clOrdId": "",</w:t>
      </w:r>
    </w:p>
    <w:p w14:paraId="78DECEAB">
      <w:pPr>
        <w:bidi w:val="0"/>
        <w:rPr>
          <w:rFonts w:hint="default"/>
        </w:rPr>
      </w:pPr>
      <w:r>
        <w:rPr>
          <w:rFonts w:hint="default"/>
        </w:rPr>
        <w:t xml:space="preserve">            "posSide": "net",</w:t>
      </w:r>
    </w:p>
    <w:p w14:paraId="60F97ECD">
      <w:pPr>
        <w:bidi w:val="0"/>
        <w:rPr>
          <w:rFonts w:hint="default"/>
        </w:rPr>
      </w:pPr>
      <w:r>
        <w:rPr>
          <w:rFonts w:hint="default"/>
        </w:rPr>
        <w:t xml:space="preserve">            "billId": "680800019754098688",</w:t>
      </w:r>
    </w:p>
    <w:p w14:paraId="32D3B079">
      <w:pPr>
        <w:bidi w:val="0"/>
        <w:rPr>
          <w:rFonts w:hint="default"/>
        </w:rPr>
      </w:pPr>
      <w:r>
        <w:rPr>
          <w:rFonts w:hint="default"/>
        </w:rPr>
        <w:t xml:space="preserve">            "subType": "1",</w:t>
      </w:r>
    </w:p>
    <w:p w14:paraId="025905DE">
      <w:pPr>
        <w:bidi w:val="0"/>
        <w:rPr>
          <w:rFonts w:hint="default"/>
        </w:rPr>
      </w:pPr>
      <w:r>
        <w:rPr>
          <w:rFonts w:hint="default"/>
        </w:rPr>
        <w:t xml:space="preserve">            "fillMarkVol": "",</w:t>
      </w:r>
    </w:p>
    <w:p w14:paraId="62E2635B">
      <w:pPr>
        <w:bidi w:val="0"/>
        <w:rPr>
          <w:rFonts w:hint="default"/>
        </w:rPr>
      </w:pPr>
      <w:r>
        <w:rPr>
          <w:rFonts w:hint="default"/>
        </w:rPr>
        <w:t xml:space="preserve">            "tag": "",</w:t>
      </w:r>
    </w:p>
    <w:p w14:paraId="077548D9">
      <w:pPr>
        <w:bidi w:val="0"/>
        <w:rPr>
          <w:rFonts w:hint="default"/>
        </w:rPr>
      </w:pPr>
      <w:r>
        <w:rPr>
          <w:rFonts w:hint="default"/>
        </w:rPr>
        <w:t xml:space="preserve">            "fillTime": "1708587373361",</w:t>
      </w:r>
    </w:p>
    <w:p w14:paraId="49715991">
      <w:pPr>
        <w:bidi w:val="0"/>
        <w:rPr>
          <w:rFonts w:hint="default"/>
        </w:rPr>
      </w:pPr>
      <w:r>
        <w:rPr>
          <w:rFonts w:hint="default"/>
        </w:rPr>
        <w:t xml:space="preserve">            "execType": "T",</w:t>
      </w:r>
    </w:p>
    <w:p w14:paraId="5850E6A0">
      <w:pPr>
        <w:bidi w:val="0"/>
        <w:rPr>
          <w:rFonts w:hint="default"/>
        </w:rPr>
      </w:pPr>
      <w:r>
        <w:rPr>
          <w:rFonts w:hint="default"/>
        </w:rPr>
        <w:t xml:space="preserve">            "fillIdxPx": "",</w:t>
      </w:r>
    </w:p>
    <w:p w14:paraId="70071BBD">
      <w:pPr>
        <w:bidi w:val="0"/>
        <w:rPr>
          <w:rFonts w:hint="default"/>
        </w:rPr>
      </w:pPr>
      <w:r>
        <w:rPr>
          <w:rFonts w:hint="default"/>
        </w:rPr>
        <w:t xml:space="preserve">            "tradeId": "744876980",</w:t>
      </w:r>
    </w:p>
    <w:p w14:paraId="33A3338C">
      <w:pPr>
        <w:bidi w:val="0"/>
        <w:rPr>
          <w:rFonts w:hint="default"/>
        </w:rPr>
      </w:pPr>
      <w:r>
        <w:rPr>
          <w:rFonts w:hint="default"/>
        </w:rPr>
        <w:t xml:space="preserve">            "fillMarkPx": "",</w:t>
      </w:r>
    </w:p>
    <w:p w14:paraId="747795B2">
      <w:pPr>
        <w:bidi w:val="0"/>
        <w:rPr>
          <w:rFonts w:hint="default"/>
        </w:rPr>
      </w:pPr>
      <w:r>
        <w:rPr>
          <w:rFonts w:hint="default"/>
        </w:rPr>
        <w:t xml:space="preserve">            "feeCcy": "BTC",</w:t>
      </w:r>
    </w:p>
    <w:p w14:paraId="550BC401">
      <w:pPr>
        <w:bidi w:val="0"/>
        <w:rPr>
          <w:rFonts w:hint="default"/>
        </w:rPr>
      </w:pPr>
      <w:r>
        <w:rPr>
          <w:rFonts w:hint="default"/>
        </w:rPr>
        <w:t xml:space="preserve">            "ts": "1708587373362",</w:t>
      </w:r>
    </w:p>
    <w:p w14:paraId="12867EE7">
      <w:pPr>
        <w:bidi w:val="0"/>
        <w:rPr>
          <w:rFonts w:hint="default"/>
        </w:rPr>
      </w:pPr>
      <w:r>
        <w:rPr>
          <w:rFonts w:hint="default"/>
        </w:rPr>
        <w:t xml:space="preserve">            "tradeQuoteCcy": "USDT"</w:t>
      </w:r>
    </w:p>
    <w:p w14:paraId="1F5DCD09">
      <w:pPr>
        <w:bidi w:val="0"/>
        <w:rPr>
          <w:rFonts w:hint="default"/>
        </w:rPr>
      </w:pPr>
      <w:r>
        <w:rPr>
          <w:rFonts w:hint="default"/>
        </w:rPr>
        <w:t xml:space="preserve">        }</w:t>
      </w:r>
    </w:p>
    <w:p w14:paraId="151CD6C9">
      <w:pPr>
        <w:bidi w:val="0"/>
        <w:rPr>
          <w:rFonts w:hint="default"/>
        </w:rPr>
      </w:pPr>
      <w:r>
        <w:rPr>
          <w:rFonts w:hint="default"/>
        </w:rPr>
        <w:t xml:space="preserve">    ],</w:t>
      </w:r>
    </w:p>
    <w:p w14:paraId="4E9F249B">
      <w:pPr>
        <w:bidi w:val="0"/>
        <w:rPr>
          <w:rFonts w:hint="default"/>
        </w:rPr>
      </w:pPr>
      <w:r>
        <w:rPr>
          <w:rFonts w:hint="default"/>
        </w:rPr>
        <w:t xml:space="preserve">    "msg": ""}</w:t>
      </w:r>
    </w:p>
    <w:p w14:paraId="24B35862">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526"/>
        <w:gridCol w:w="738"/>
        <w:gridCol w:w="6282"/>
      </w:tblGrid>
      <w:tr w14:paraId="5220C88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C1DE56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961D74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92116D6">
            <w:pPr>
              <w:bidi w:val="0"/>
              <w:rPr>
                <w:rFonts w:hint="default"/>
              </w:rPr>
            </w:pPr>
            <w:r>
              <w:rPr>
                <w:rFonts w:hint="default"/>
                <w:lang w:val="en-US" w:eastAsia="zh-CN"/>
              </w:rPr>
              <w:t>描述</w:t>
            </w:r>
          </w:p>
        </w:tc>
      </w:tr>
      <w:tr w14:paraId="6765B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549AA4">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A816C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40DEE7">
            <w:pPr>
              <w:bidi w:val="0"/>
              <w:rPr>
                <w:rFonts w:hint="default"/>
              </w:rPr>
            </w:pPr>
            <w:r>
              <w:rPr>
                <w:rFonts w:hint="default"/>
                <w:lang w:val="en-US" w:eastAsia="zh-CN"/>
              </w:rPr>
              <w:t>产品类型</w:t>
            </w:r>
          </w:p>
        </w:tc>
      </w:tr>
      <w:tr w14:paraId="369DF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26BCF1">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9143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B4F631">
            <w:pPr>
              <w:bidi w:val="0"/>
              <w:rPr>
                <w:rFonts w:hint="default"/>
              </w:rPr>
            </w:pPr>
            <w:r>
              <w:rPr>
                <w:rFonts w:hint="default"/>
                <w:lang w:val="en-US" w:eastAsia="zh-CN"/>
              </w:rPr>
              <w:t>产品 ID</w:t>
            </w:r>
          </w:p>
        </w:tc>
      </w:tr>
      <w:tr w14:paraId="087C5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430055">
            <w:pPr>
              <w:bidi w:val="0"/>
              <w:rPr>
                <w:rFonts w:hint="default"/>
              </w:rPr>
            </w:pPr>
            <w:r>
              <w:rPr>
                <w:rFonts w:hint="default"/>
                <w:lang w:val="en-US" w:eastAsia="zh-CN"/>
              </w:rPr>
              <w:t>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624E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2E28A4">
            <w:pPr>
              <w:bidi w:val="0"/>
              <w:rPr>
                <w:rFonts w:hint="default"/>
              </w:rPr>
            </w:pPr>
            <w:r>
              <w:rPr>
                <w:rFonts w:hint="default"/>
                <w:lang w:val="en-US" w:eastAsia="zh-CN"/>
              </w:rPr>
              <w:t>最新成交 ID</w:t>
            </w:r>
          </w:p>
        </w:tc>
      </w:tr>
      <w:tr w14:paraId="40AE4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3FB2EE">
            <w:pPr>
              <w:bidi w:val="0"/>
              <w:rPr>
                <w:rFonts w:hint="default"/>
              </w:rPr>
            </w:pPr>
            <w:r>
              <w:rPr>
                <w:rFonts w:hint="default"/>
                <w:lang w:val="en-US" w:eastAsia="zh-CN"/>
              </w:rPr>
              <w:t>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C0EE0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EA9CA9">
            <w:pPr>
              <w:bidi w:val="0"/>
              <w:rPr>
                <w:rFonts w:hint="default"/>
              </w:rPr>
            </w:pPr>
            <w:r>
              <w:rPr>
                <w:rFonts w:hint="default"/>
                <w:lang w:val="en-US" w:eastAsia="zh-CN"/>
              </w:rPr>
              <w:t>订单 ID</w:t>
            </w:r>
          </w:p>
        </w:tc>
      </w:tr>
      <w:tr w14:paraId="24052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D1AFD5">
            <w:pPr>
              <w:bidi w:val="0"/>
              <w:rPr>
                <w:rFonts w:hint="default"/>
              </w:rPr>
            </w:pPr>
            <w:r>
              <w:rPr>
                <w:rFonts w:hint="default"/>
                <w:lang w:val="en-US" w:eastAsia="zh-CN"/>
              </w:rPr>
              <w:t>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078D3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0EAB0F">
            <w:pPr>
              <w:bidi w:val="0"/>
              <w:rPr>
                <w:rFonts w:hint="default"/>
              </w:rPr>
            </w:pPr>
            <w:r>
              <w:rPr>
                <w:rFonts w:hint="default"/>
                <w:lang w:val="en-US" w:eastAsia="zh-CN"/>
              </w:rPr>
              <w:t>用户自定义订单ID</w:t>
            </w:r>
          </w:p>
        </w:tc>
      </w:tr>
      <w:tr w14:paraId="57681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D417A8">
            <w:pPr>
              <w:bidi w:val="0"/>
              <w:rPr>
                <w:rFonts w:hint="default"/>
              </w:rPr>
            </w:pPr>
            <w:r>
              <w:rPr>
                <w:rFonts w:hint="default"/>
                <w:lang w:val="en-US" w:eastAsia="zh-CN"/>
              </w:rPr>
              <w:t>billId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063FD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957238">
            <w:pPr>
              <w:bidi w:val="0"/>
              <w:rPr>
                <w:rFonts w:hint="default"/>
              </w:rPr>
            </w:pPr>
            <w:r>
              <w:rPr>
                <w:rFonts w:hint="default"/>
                <w:lang w:val="en-US" w:eastAsia="zh-CN"/>
              </w:rPr>
              <w:t>账单 ID</w:t>
            </w:r>
          </w:p>
        </w:tc>
      </w:tr>
      <w:tr w14:paraId="6C829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CA74B1">
            <w:pPr>
              <w:bidi w:val="0"/>
              <w:rPr>
                <w:rFonts w:hint="default"/>
              </w:rPr>
            </w:pPr>
            <w:r>
              <w:rPr>
                <w:rFonts w:hint="default"/>
                <w:lang w:val="en-US" w:eastAsia="zh-CN"/>
              </w:rPr>
              <w:t>subType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C2A4E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DF6F0E">
            <w:pPr>
              <w:bidi w:val="0"/>
              <w:rPr>
                <w:rFonts w:hint="default"/>
              </w:rPr>
            </w:pPr>
            <w:r>
              <w:rPr>
                <w:rFonts w:hint="default"/>
                <w:lang w:val="en-US" w:eastAsia="zh-CN"/>
              </w:rPr>
              <w:t>成交类型</w:t>
            </w:r>
          </w:p>
        </w:tc>
      </w:tr>
      <w:tr w14:paraId="1F75F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A81FCC">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6853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315259">
            <w:pPr>
              <w:bidi w:val="0"/>
              <w:rPr>
                <w:rFonts w:hint="default"/>
              </w:rPr>
            </w:pPr>
            <w:r>
              <w:rPr>
                <w:rFonts w:hint="default"/>
                <w:lang w:val="en-US" w:eastAsia="zh-CN"/>
              </w:rPr>
              <w:t>订单标签</w:t>
            </w:r>
          </w:p>
        </w:tc>
      </w:tr>
      <w:tr w14:paraId="05654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794276">
            <w:pPr>
              <w:bidi w:val="0"/>
              <w:rPr>
                <w:rFonts w:hint="default"/>
              </w:rPr>
            </w:pPr>
            <w:r>
              <w:rPr>
                <w:rFonts w:hint="default"/>
                <w:lang w:val="en-US" w:eastAsia="zh-CN"/>
              </w:rPr>
              <w:t>fillPx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4BFD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C88139">
            <w:pPr>
              <w:bidi w:val="0"/>
              <w:rPr>
                <w:rFonts w:hint="default"/>
              </w:rPr>
            </w:pPr>
            <w:r>
              <w:rPr>
                <w:rFonts w:hint="default"/>
                <w:lang w:val="en-US" w:eastAsia="zh-CN"/>
              </w:rPr>
              <w:t>最新成交价格，同"账单流水查询"的 px</w:t>
            </w:r>
          </w:p>
        </w:tc>
      </w:tr>
      <w:tr w14:paraId="38F65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441B01">
            <w:pPr>
              <w:bidi w:val="0"/>
              <w:rPr>
                <w:rFonts w:hint="default"/>
              </w:rPr>
            </w:pPr>
            <w:r>
              <w:rPr>
                <w:rFonts w:hint="default"/>
                <w:lang w:val="en-US" w:eastAsia="zh-CN"/>
              </w:rPr>
              <w:t>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6A9B7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BD6CBC">
            <w:pPr>
              <w:bidi w:val="0"/>
              <w:rPr>
                <w:rFonts w:hint="default"/>
              </w:rPr>
            </w:pPr>
            <w:r>
              <w:rPr>
                <w:rFonts w:hint="default"/>
                <w:lang w:val="en-US" w:eastAsia="zh-CN"/>
              </w:rPr>
              <w:t>最新成交数量</w:t>
            </w:r>
          </w:p>
        </w:tc>
      </w:tr>
      <w:tr w14:paraId="46DC0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11E132">
            <w:pPr>
              <w:bidi w:val="0"/>
              <w:rPr>
                <w:rFonts w:hint="default"/>
              </w:rPr>
            </w:pPr>
            <w:r>
              <w:rPr>
                <w:rFonts w:hint="default"/>
                <w:lang w:val="en-US" w:eastAsia="zh-CN"/>
              </w:rPr>
              <w:t>fillIdxPx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F4FF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FCDE3C">
            <w:pPr>
              <w:bidi w:val="0"/>
              <w:rPr>
                <w:rFonts w:hint="default"/>
              </w:rPr>
            </w:pPr>
            <w:r>
              <w:rPr>
                <w:rFonts w:hint="default"/>
                <w:lang w:val="en-US" w:eastAsia="zh-CN"/>
              </w:rPr>
              <w:t>交易执行时的指数价格</w:t>
            </w:r>
            <w:r>
              <w:rPr>
                <w:rFonts w:hint="default"/>
                <w:lang w:val="en-US" w:eastAsia="zh-CN"/>
              </w:rPr>
              <w:br w:type="textWrapping"/>
            </w:r>
            <w:r>
              <w:rPr>
                <w:rFonts w:hint="default"/>
                <w:lang w:val="en-US" w:eastAsia="zh-CN"/>
              </w:rPr>
              <w:t>对于交叉现货币对，返回 baseCcy-USDT 的指数价格。 如 LTC-ETH，该字段返回 LTC-USDT 的指数价格。</w:t>
            </w:r>
          </w:p>
        </w:tc>
      </w:tr>
      <w:tr w14:paraId="20264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4F68B9">
            <w:pPr>
              <w:bidi w:val="0"/>
              <w:rPr>
                <w:rFonts w:hint="default"/>
              </w:rPr>
            </w:pPr>
            <w:r>
              <w:rPr>
                <w:rFonts w:hint="default"/>
                <w:lang w:val="en-US" w:eastAsia="zh-CN"/>
              </w:rPr>
              <w:t>fillPnl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9B7C2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8D3B0D">
            <w:pPr>
              <w:bidi w:val="0"/>
              <w:rPr>
                <w:rFonts w:hint="default"/>
              </w:rPr>
            </w:pPr>
            <w:r>
              <w:rPr>
                <w:rFonts w:hint="default"/>
                <w:lang w:val="en-US" w:eastAsia="zh-CN"/>
              </w:rPr>
              <w:t>最新成交收益，适用于有成交的平仓订单。其他情况均为0。</w:t>
            </w:r>
          </w:p>
        </w:tc>
      </w:tr>
      <w:tr w14:paraId="7128E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1BDC10">
            <w:pPr>
              <w:bidi w:val="0"/>
              <w:rPr>
                <w:rFonts w:hint="default"/>
              </w:rPr>
            </w:pPr>
            <w:r>
              <w:rPr>
                <w:rFonts w:hint="default"/>
                <w:lang w:val="en-US" w:eastAsia="zh-CN"/>
              </w:rPr>
              <w:t>fillPxVol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93022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81458D">
            <w:pPr>
              <w:bidi w:val="0"/>
              <w:rPr>
                <w:rFonts w:hint="default"/>
              </w:rPr>
            </w:pPr>
            <w:r>
              <w:rPr>
                <w:rFonts w:hint="default"/>
                <w:lang w:val="en-US" w:eastAsia="zh-CN"/>
              </w:rPr>
              <w:t>成交时的隐含波动率，仅适用于期权，其他业务线返回空字符串""</w:t>
            </w:r>
          </w:p>
        </w:tc>
      </w:tr>
      <w:tr w14:paraId="4C9C1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816564">
            <w:pPr>
              <w:bidi w:val="0"/>
              <w:rPr>
                <w:rFonts w:hint="default"/>
              </w:rPr>
            </w:pPr>
            <w:r>
              <w:rPr>
                <w:rFonts w:hint="default"/>
                <w:lang w:val="en-US" w:eastAsia="zh-CN"/>
              </w:rPr>
              <w:t>fillPxUsd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4BCC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97806C">
            <w:pPr>
              <w:bidi w:val="0"/>
              <w:rPr>
                <w:rFonts w:hint="default"/>
              </w:rPr>
            </w:pPr>
            <w:r>
              <w:rPr>
                <w:rFonts w:hint="default"/>
                <w:lang w:val="en-US" w:eastAsia="zh-CN"/>
              </w:rPr>
              <w:t>成交时的期权价格，以USD为单位，仅适用于期权，其他业务线返回空字符串""</w:t>
            </w:r>
          </w:p>
        </w:tc>
      </w:tr>
      <w:tr w14:paraId="3CCEA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C50CF8">
            <w:pPr>
              <w:bidi w:val="0"/>
              <w:rPr>
                <w:rFonts w:hint="default"/>
              </w:rPr>
            </w:pPr>
            <w:r>
              <w:rPr>
                <w:rFonts w:hint="default"/>
                <w:lang w:val="en-US" w:eastAsia="zh-CN"/>
              </w:rPr>
              <w:t>fillMarkVol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C136F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24F115">
            <w:pPr>
              <w:bidi w:val="0"/>
              <w:rPr>
                <w:rFonts w:hint="default"/>
              </w:rPr>
            </w:pPr>
            <w:r>
              <w:rPr>
                <w:rFonts w:hint="default"/>
                <w:lang w:val="en-US" w:eastAsia="zh-CN"/>
              </w:rPr>
              <w:t>成交时的标记波动率，仅适用于期权，其他业务线返回空字符串""</w:t>
            </w:r>
          </w:p>
        </w:tc>
      </w:tr>
      <w:tr w14:paraId="68419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400ECF">
            <w:pPr>
              <w:bidi w:val="0"/>
              <w:rPr>
                <w:rFonts w:hint="default"/>
              </w:rPr>
            </w:pPr>
            <w:r>
              <w:rPr>
                <w:rFonts w:hint="default"/>
                <w:lang w:val="en-US" w:eastAsia="zh-CN"/>
              </w:rPr>
              <w:t>fillFwdPx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1E8F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466153">
            <w:pPr>
              <w:bidi w:val="0"/>
              <w:rPr>
                <w:rFonts w:hint="default"/>
              </w:rPr>
            </w:pPr>
            <w:r>
              <w:rPr>
                <w:rFonts w:hint="default"/>
                <w:lang w:val="en-US" w:eastAsia="zh-CN"/>
              </w:rPr>
              <w:t>成交时的远期价格，仅适用于期权，其他业务线返回空字符串""</w:t>
            </w:r>
          </w:p>
        </w:tc>
      </w:tr>
      <w:tr w14:paraId="14207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28E074">
            <w:pPr>
              <w:bidi w:val="0"/>
              <w:rPr>
                <w:rFonts w:hint="default"/>
              </w:rPr>
            </w:pPr>
            <w:r>
              <w:rPr>
                <w:rFonts w:hint="default"/>
                <w:lang w:val="en-US" w:eastAsia="zh-CN"/>
              </w:rPr>
              <w:t>fillMarkPx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5950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FEBB9A">
            <w:pPr>
              <w:bidi w:val="0"/>
              <w:rPr>
                <w:rFonts w:hint="default"/>
              </w:rPr>
            </w:pPr>
            <w:r>
              <w:rPr>
                <w:rFonts w:hint="default"/>
                <w:lang w:val="en-US" w:eastAsia="zh-CN"/>
              </w:rPr>
              <w:t>成交时的标记价格，仅适用于 交割/永续/期权</w:t>
            </w:r>
          </w:p>
        </w:tc>
      </w:tr>
      <w:tr w14:paraId="68027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BC0629">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681CF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FC63AD">
            <w:pPr>
              <w:bidi w:val="0"/>
              <w:rPr>
                <w:rFonts w:hint="default"/>
              </w:rPr>
            </w:pPr>
            <w:r>
              <w:rPr>
                <w:rFonts w:hint="default"/>
                <w:lang w:val="en-US" w:eastAsia="zh-CN"/>
              </w:rPr>
              <w:t>订单方向</w:t>
            </w:r>
            <w:r>
              <w:rPr>
                <w:rFonts w:hint="default"/>
                <w:lang w:val="en-US" w:eastAsia="zh-CN"/>
              </w:rPr>
              <w:br w:type="textWrapping"/>
            </w:r>
            <w:r>
              <w:rPr>
                <w:rFonts w:hint="default"/>
                <w:lang w:val="en-US" w:eastAsia="zh-CN"/>
              </w:rPr>
              <w:t>buy：买</w:t>
            </w:r>
            <w:r>
              <w:rPr>
                <w:rFonts w:hint="default"/>
                <w:lang w:val="en-US" w:eastAsia="zh-CN"/>
              </w:rPr>
              <w:br w:type="textWrapping"/>
            </w:r>
            <w:r>
              <w:rPr>
                <w:rFonts w:hint="default"/>
                <w:lang w:val="en-US" w:eastAsia="zh-CN"/>
              </w:rPr>
              <w:t>sell：卖</w:t>
            </w:r>
          </w:p>
        </w:tc>
      </w:tr>
      <w:tr w14:paraId="4C9EB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0A6E73">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0B2B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792106">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long：多</w:t>
            </w:r>
            <w:r>
              <w:rPr>
                <w:rFonts w:hint="default"/>
                <w:lang w:val="en-US" w:eastAsia="zh-CN"/>
              </w:rPr>
              <w:br w:type="textWrapping"/>
            </w:r>
            <w:r>
              <w:rPr>
                <w:rFonts w:hint="default"/>
                <w:lang w:val="en-US" w:eastAsia="zh-CN"/>
              </w:rPr>
              <w:t>short：空</w:t>
            </w:r>
            <w:r>
              <w:rPr>
                <w:rFonts w:hint="default"/>
                <w:lang w:val="en-US" w:eastAsia="zh-CN"/>
              </w:rPr>
              <w:br w:type="textWrapping"/>
            </w:r>
            <w:r>
              <w:rPr>
                <w:rFonts w:hint="default"/>
                <w:lang w:val="en-US" w:eastAsia="zh-CN"/>
              </w:rPr>
              <w:t>买卖模式返回 net</w:t>
            </w:r>
          </w:p>
        </w:tc>
      </w:tr>
      <w:tr w14:paraId="62379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0E55D8">
            <w:pPr>
              <w:bidi w:val="0"/>
              <w:rPr>
                <w:rFonts w:hint="default"/>
              </w:rPr>
            </w:pPr>
            <w:r>
              <w:rPr>
                <w:rFonts w:hint="default"/>
                <w:lang w:val="en-US" w:eastAsia="zh-CN"/>
              </w:rPr>
              <w:t>execType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DB91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64DA84">
            <w:pPr>
              <w:bidi w:val="0"/>
              <w:rPr>
                <w:rFonts w:hint="default"/>
              </w:rPr>
            </w:pPr>
            <w:r>
              <w:rPr>
                <w:rFonts w:hint="default"/>
                <w:lang w:val="en-US" w:eastAsia="zh-CN"/>
              </w:rPr>
              <w:t>流动性方向</w:t>
            </w:r>
            <w:r>
              <w:rPr>
                <w:rFonts w:hint="default"/>
                <w:lang w:val="en-US" w:eastAsia="zh-CN"/>
              </w:rPr>
              <w:br w:type="textWrapping"/>
            </w:r>
            <w:r>
              <w:rPr>
                <w:rFonts w:hint="default"/>
                <w:lang w:val="en-US" w:eastAsia="zh-CN"/>
              </w:rPr>
              <w:t>T：taker</w:t>
            </w:r>
            <w:r>
              <w:rPr>
                <w:rFonts w:hint="default"/>
                <w:lang w:val="en-US" w:eastAsia="zh-CN"/>
              </w:rPr>
              <w:br w:type="textWrapping"/>
            </w:r>
            <w:r>
              <w:rPr>
                <w:rFonts w:hint="default"/>
                <w:lang w:val="en-US" w:eastAsia="zh-CN"/>
              </w:rPr>
              <w:t>M：maker</w:t>
            </w:r>
            <w:r>
              <w:rPr>
                <w:rFonts w:hint="default"/>
                <w:lang w:val="en-US" w:eastAsia="zh-CN"/>
              </w:rPr>
              <w:br w:type="textWrapping"/>
            </w:r>
            <w:r>
              <w:rPr>
                <w:rFonts w:hint="default"/>
                <w:lang w:val="en-US" w:eastAsia="zh-CN"/>
              </w:rPr>
              <w:t>不适用于系统订单比如强平和ADL</w:t>
            </w:r>
          </w:p>
        </w:tc>
      </w:tr>
      <w:tr w14:paraId="7ED98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834702">
            <w:pPr>
              <w:bidi w:val="0"/>
              <w:rPr>
                <w:rFonts w:hint="default"/>
              </w:rPr>
            </w:pPr>
            <w:r>
              <w:rPr>
                <w:rFonts w:hint="default"/>
                <w:lang w:val="en-US" w:eastAsia="zh-CN"/>
              </w:rPr>
              <w:t>feeCcy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142C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79C18A">
            <w:pPr>
              <w:bidi w:val="0"/>
              <w:rPr>
                <w:rFonts w:hint="default"/>
              </w:rPr>
            </w:pPr>
            <w:r>
              <w:rPr>
                <w:rFonts w:hint="default"/>
                <w:lang w:val="en-US" w:eastAsia="zh-CN"/>
              </w:rPr>
              <w:t>交易手续费币种或者返佣金币种</w:t>
            </w:r>
          </w:p>
        </w:tc>
      </w:tr>
      <w:tr w14:paraId="42D3B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4375FB">
            <w:pPr>
              <w:bidi w:val="0"/>
              <w:rPr>
                <w:rFonts w:hint="default"/>
              </w:rPr>
            </w:pPr>
            <w:r>
              <w:rPr>
                <w:rFonts w:hint="default"/>
                <w:lang w:val="en-US" w:eastAsia="zh-CN"/>
              </w:rPr>
              <w:t>fee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0C6AA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6D8807">
            <w:pPr>
              <w:bidi w:val="0"/>
              <w:rPr>
                <w:rFonts w:hint="default"/>
              </w:rPr>
            </w:pPr>
            <w:r>
              <w:rPr>
                <w:rFonts w:hint="default"/>
                <w:lang w:val="en-US" w:eastAsia="zh-CN"/>
              </w:rPr>
              <w:t>手续费金额或者返佣金额</w:t>
            </w:r>
            <w:r>
              <w:rPr>
                <w:rFonts w:hint="default"/>
                <w:lang w:val="en-US" w:eastAsia="zh-CN"/>
              </w:rPr>
              <w:br w:type="textWrapping"/>
            </w:r>
            <w:r>
              <w:rPr>
                <w:rFonts w:hint="default"/>
                <w:lang w:val="en-US" w:eastAsia="zh-CN"/>
              </w:rPr>
              <w:t>手续费扣除为‘负数’，如 -0.01</w:t>
            </w:r>
            <w:r>
              <w:rPr>
                <w:rFonts w:hint="default"/>
                <w:lang w:val="en-US" w:eastAsia="zh-CN"/>
              </w:rPr>
              <w:br w:type="textWrapping"/>
            </w:r>
            <w:r>
              <w:rPr>
                <w:rFonts w:hint="default"/>
                <w:lang w:val="en-US" w:eastAsia="zh-CN"/>
              </w:rPr>
              <w:t>手续费返佣为‘正数’，如 0.01</w:t>
            </w:r>
          </w:p>
        </w:tc>
      </w:tr>
      <w:tr w14:paraId="2EFDC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199479">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22E51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36A608">
            <w:pPr>
              <w:bidi w:val="0"/>
              <w:rPr>
                <w:rFonts w:hint="default"/>
              </w:rPr>
            </w:pPr>
            <w:r>
              <w:rPr>
                <w:rFonts w:hint="default"/>
                <w:lang w:val="en-US" w:eastAsia="zh-CN"/>
              </w:rPr>
              <w:t>成交明细产生时间，Unix时间戳的毫秒数格式，如 1597026383085</w:t>
            </w:r>
          </w:p>
        </w:tc>
      </w:tr>
      <w:tr w14:paraId="211E8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925200">
            <w:pPr>
              <w:bidi w:val="0"/>
              <w:rPr>
                <w:rFonts w:hint="default"/>
              </w:rPr>
            </w:pPr>
            <w:r>
              <w:rPr>
                <w:rFonts w:hint="default"/>
                <w:lang w:val="en-US" w:eastAsia="zh-CN"/>
              </w:rPr>
              <w:t>fillTime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4649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E4CDCD">
            <w:pPr>
              <w:bidi w:val="0"/>
              <w:rPr>
                <w:rFonts w:hint="default"/>
              </w:rPr>
            </w:pPr>
            <w:r>
              <w:rPr>
                <w:rFonts w:hint="default"/>
                <w:lang w:val="en-US" w:eastAsia="zh-CN"/>
              </w:rPr>
              <w:t>成交时间，与订单频道的fillTime相同</w:t>
            </w:r>
          </w:p>
        </w:tc>
      </w:tr>
      <w:tr w14:paraId="3343E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CDBA3D">
            <w:pPr>
              <w:bidi w:val="0"/>
              <w:rPr>
                <w:rFonts w:hint="default"/>
              </w:rPr>
            </w:pPr>
            <w:r>
              <w:rPr>
                <w:rFonts w:hint="default"/>
                <w:lang w:val="en-US" w:eastAsia="zh-CN"/>
              </w:rPr>
              <w:t>feeRate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5CB7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4D7204">
            <w:pPr>
              <w:bidi w:val="0"/>
              <w:rPr>
                <w:rFonts w:hint="default"/>
              </w:rPr>
            </w:pPr>
            <w:r>
              <w:rPr>
                <w:rFonts w:hint="default"/>
                <w:lang w:val="en-US" w:eastAsia="zh-CN"/>
              </w:rPr>
              <w:t>手续费费率。 该字段仅对 币币和杠杆返回</w:t>
            </w:r>
          </w:p>
        </w:tc>
      </w:tr>
      <w:tr w14:paraId="157F6BF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09417A">
            <w:pPr>
              <w:bidi w:val="0"/>
              <w:rPr>
                <w:rFonts w:hint="default"/>
              </w:rPr>
            </w:pPr>
            <w:r>
              <w:rPr>
                <w:rFonts w:hint="default"/>
                <w:lang w:val="en-US" w:eastAsia="zh-CN"/>
              </w:rPr>
              <w:t>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FF33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180F4E">
            <w:pPr>
              <w:bidi w:val="0"/>
              <w:rPr>
                <w:rFonts w:hint="default"/>
              </w:rPr>
            </w:pPr>
            <w:r>
              <w:rPr>
                <w:rFonts w:hint="default"/>
                <w:lang w:val="en-US" w:eastAsia="zh-CN"/>
              </w:rPr>
              <w:t>用于交易的计价币种。</w:t>
            </w:r>
          </w:p>
        </w:tc>
      </w:tr>
    </w:tbl>
    <w:p w14:paraId="68ED0E46">
      <w:pPr>
        <w:bidi w:val="0"/>
      </w:pPr>
      <w:r>
        <w:rPr>
          <w:lang w:val="en-US" w:eastAsia="zh-CN"/>
        </w:rPr>
        <w:t> tradeId</w:t>
      </w:r>
      <w:r>
        <w:rPr>
          <w:lang w:val="en-US" w:eastAsia="zh-CN"/>
        </w:rPr>
        <w:br w:type="textWrapping"/>
      </w:r>
      <w:r>
        <w:rPr>
          <w:lang w:val="en-US" w:eastAsia="zh-CN"/>
        </w:rPr>
        <w:t>当成交明细所归属的订单种类（category）为 partial_liquidation：强制减仓、full_liquidation：强制平仓、adl：ADL自动减仓时，tradeId字段的值为负数，以便和其他撮合成交场景区分</w:t>
      </w:r>
      <w:r>
        <w:rPr>
          <w:lang w:val="en-US" w:eastAsia="zh-CN"/>
        </w:rPr>
        <w:br w:type="textWrapping"/>
      </w:r>
      <w:r>
        <w:rPr>
          <w:lang w:val="en-US" w:eastAsia="zh-CN"/>
        </w:rPr>
        <w:t> ordId</w:t>
      </w:r>
      <w:r>
        <w:rPr>
          <w:lang w:val="en-US" w:eastAsia="zh-CN"/>
        </w:rPr>
        <w:br w:type="textWrapping"/>
      </w:r>
      <w:r>
        <w:rPr>
          <w:lang w:val="en-US" w:eastAsia="zh-CN"/>
        </w:rPr>
        <w:t>订单ID, 对于大宗交易总是 "" 。</w:t>
      </w:r>
      <w:r>
        <w:rPr>
          <w:lang w:val="en-US" w:eastAsia="zh-CN"/>
        </w:rPr>
        <w:br w:type="textWrapping"/>
      </w:r>
      <w:r>
        <w:rPr>
          <w:lang w:val="en-US" w:eastAsia="zh-CN"/>
        </w:rPr>
        <w:t> clOrdId</w:t>
      </w:r>
      <w:r>
        <w:rPr>
          <w:lang w:val="en-US" w:eastAsia="zh-CN"/>
        </w:rPr>
        <w:br w:type="textWrapping"/>
      </w:r>
      <w:r>
        <w:rPr>
          <w:lang w:val="en-US" w:eastAsia="zh-CN"/>
        </w:rPr>
        <w:t>用户自定义订单ID, 对于大宗交易总是 "" 。 获取近3天的成交明细时，建议使用获取成交明细（近三天）接口。</w:t>
      </w:r>
    </w:p>
    <w:p w14:paraId="7F539A60">
      <w:pPr>
        <w:bidi w:val="0"/>
        <w:rPr>
          <w:rFonts w:hint="default"/>
        </w:rPr>
      </w:pPr>
      <w:r>
        <w:rPr>
          <w:rFonts w:hint="default"/>
        </w:rPr>
        <w:t>GET / 获取一键兑换主流币币种列表</w:t>
      </w:r>
    </w:p>
    <w:p w14:paraId="14877883">
      <w:pPr>
        <w:bidi w:val="0"/>
        <w:rPr>
          <w:rFonts w:hint="default"/>
        </w:rPr>
      </w:pPr>
      <w:r>
        <w:rPr>
          <w:rFonts w:hint="default"/>
        </w:rPr>
        <w:t>获取小币一键兑换主流币币种列表。仅可兑换余额在 $10 以下币种。</w:t>
      </w:r>
    </w:p>
    <w:p w14:paraId="1052647E">
      <w:pPr>
        <w:bidi w:val="0"/>
        <w:rPr>
          <w:rFonts w:hint="default"/>
        </w:rPr>
      </w:pPr>
      <w:r>
        <w:rPr>
          <w:rFonts w:hint="default"/>
        </w:rPr>
        <w:t>限速：1次/2s</w:t>
      </w:r>
    </w:p>
    <w:p w14:paraId="42A07DE2">
      <w:pPr>
        <w:bidi w:val="0"/>
        <w:rPr>
          <w:rFonts w:hint="default"/>
        </w:rPr>
      </w:pPr>
      <w:r>
        <w:rPr>
          <w:rFonts w:hint="default"/>
        </w:rPr>
        <w:t>限速规则：User ID</w:t>
      </w:r>
    </w:p>
    <w:p w14:paraId="26BE62F7">
      <w:pPr>
        <w:bidi w:val="0"/>
        <w:rPr>
          <w:rFonts w:hint="default"/>
        </w:rPr>
      </w:pPr>
      <w:r>
        <w:rPr>
          <w:rFonts w:hint="default"/>
        </w:rPr>
        <w:t>权限：读取</w:t>
      </w:r>
    </w:p>
    <w:p w14:paraId="75918084">
      <w:pPr>
        <w:bidi w:val="0"/>
        <w:rPr>
          <w:rFonts w:hint="default"/>
        </w:rPr>
      </w:pPr>
      <w:r>
        <w:rPr>
          <w:rFonts w:hint="default"/>
        </w:rPr>
        <w:t>HTTP 请求</w:t>
      </w:r>
    </w:p>
    <w:p w14:paraId="39F8A164">
      <w:pPr>
        <w:bidi w:val="0"/>
        <w:rPr>
          <w:rFonts w:hint="default"/>
        </w:rPr>
      </w:pPr>
      <w:r>
        <w:rPr>
          <w:rFonts w:hint="default"/>
        </w:rPr>
        <w:t>GET /api/v5/trade/easy-convert-currency-list</w:t>
      </w:r>
    </w:p>
    <w:p w14:paraId="51F9E1CA">
      <w:pPr>
        <w:bidi w:val="0"/>
      </w:pPr>
      <w:r>
        <w:rPr>
          <w:rFonts w:hint="default"/>
        </w:rPr>
        <w:t>请求示例</w:t>
      </w:r>
    </w:p>
    <w:p w14:paraId="04304982">
      <w:pPr>
        <w:bidi w:val="0"/>
        <w:rPr>
          <w:rFonts w:hint="default"/>
        </w:rPr>
      </w:pPr>
      <w:r>
        <w:rPr>
          <w:rFonts w:hint="default"/>
        </w:rPr>
        <w:t>import okx.Trade as Trade</w:t>
      </w:r>
    </w:p>
    <w:p w14:paraId="5811AA27">
      <w:pPr>
        <w:bidi w:val="0"/>
        <w:rPr>
          <w:rFonts w:hint="default"/>
        </w:rPr>
      </w:pPr>
      <w:r>
        <w:rPr>
          <w:rFonts w:hint="default"/>
        </w:rPr>
        <w:t># API 初始化apikey = "YOUR_API_KEY"secretkey = "YOUR_SECRET_KEY"passphrase = "YOUR_PASSPHRASE"</w:t>
      </w:r>
    </w:p>
    <w:p w14:paraId="1DABE9D5">
      <w:pPr>
        <w:bidi w:val="0"/>
        <w:rPr>
          <w:rFonts w:hint="default"/>
        </w:rPr>
      </w:pPr>
      <w:r>
        <w:rPr>
          <w:rFonts w:hint="default"/>
        </w:rPr>
        <w:t>flag = "1"  # 实盘: 0, 模拟盘: 1tradeAPI = Trade.TradeAPI(apikey, secretkey, passphrase, False, flag)</w:t>
      </w:r>
    </w:p>
    <w:p w14:paraId="11022C21">
      <w:pPr>
        <w:bidi w:val="0"/>
        <w:rPr>
          <w:rFonts w:hint="default"/>
        </w:rPr>
      </w:pPr>
      <w:r>
        <w:rPr>
          <w:rFonts w:hint="default"/>
        </w:rPr>
        <w:t># 获取小币一键兑换主流币币种列表result = tradeAPI.get_easy_convert_currency_list()print(result)</w:t>
      </w:r>
    </w:p>
    <w:p w14:paraId="017E6B18">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738"/>
        <w:gridCol w:w="1080"/>
        <w:gridCol w:w="1397"/>
      </w:tblGrid>
      <w:tr w14:paraId="5041548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2C7287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89F00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FB11AED">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C43E60F">
            <w:pPr>
              <w:bidi w:val="0"/>
              <w:rPr>
                <w:rFonts w:hint="default"/>
              </w:rPr>
            </w:pPr>
            <w:r>
              <w:rPr>
                <w:rFonts w:hint="default"/>
                <w:lang w:val="en-US" w:eastAsia="zh-CN"/>
              </w:rPr>
              <w:t>描述</w:t>
            </w:r>
          </w:p>
        </w:tc>
      </w:tr>
      <w:tr w14:paraId="4B9EF13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8AA1E1">
            <w:pPr>
              <w:bidi w:val="0"/>
              <w:rPr>
                <w:rFonts w:hint="default"/>
              </w:rPr>
            </w:pPr>
            <w:r>
              <w:rPr>
                <w:rFonts w:hint="default"/>
                <w:lang w:val="en-US" w:eastAsia="zh-CN"/>
              </w:rPr>
              <w:t>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61AF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C7EC6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52C0B0">
            <w:pPr>
              <w:bidi w:val="0"/>
              <w:rPr>
                <w:rFonts w:hint="default"/>
              </w:rPr>
            </w:pPr>
            <w:r>
              <w:rPr>
                <w:rFonts w:hint="default"/>
                <w:lang w:val="en-US" w:eastAsia="zh-CN"/>
              </w:rPr>
              <w:t>资金来源</w:t>
            </w:r>
            <w:r>
              <w:rPr>
                <w:rFonts w:hint="default"/>
                <w:lang w:val="en-US" w:eastAsia="zh-CN"/>
              </w:rPr>
              <w:br w:type="textWrapping"/>
            </w:r>
            <w:r>
              <w:rPr>
                <w:rFonts w:hint="default"/>
                <w:lang w:val="en-US" w:eastAsia="zh-CN"/>
              </w:rPr>
              <w:t>1：交易账户</w:t>
            </w:r>
            <w:r>
              <w:rPr>
                <w:rFonts w:hint="default"/>
                <w:lang w:val="en-US" w:eastAsia="zh-CN"/>
              </w:rPr>
              <w:br w:type="textWrapping"/>
            </w:r>
            <w:r>
              <w:rPr>
                <w:rFonts w:hint="default"/>
                <w:lang w:val="en-US" w:eastAsia="zh-CN"/>
              </w:rPr>
              <w:t>2：资金账户</w:t>
            </w:r>
            <w:r>
              <w:rPr>
                <w:rFonts w:hint="default"/>
                <w:lang w:val="en-US" w:eastAsia="zh-CN"/>
              </w:rPr>
              <w:br w:type="textWrapping"/>
            </w:r>
            <w:r>
              <w:rPr>
                <w:rFonts w:hint="default"/>
                <w:lang w:val="en-US" w:eastAsia="zh-CN"/>
              </w:rPr>
              <w:t>默认为1</w:t>
            </w:r>
          </w:p>
        </w:tc>
      </w:tr>
    </w:tbl>
    <w:p w14:paraId="7F2E935C">
      <w:pPr>
        <w:bidi w:val="0"/>
      </w:pPr>
      <w:r>
        <w:rPr>
          <w:rFonts w:hint="default"/>
        </w:rPr>
        <w:t>返回结果</w:t>
      </w:r>
    </w:p>
    <w:p w14:paraId="32337F08">
      <w:pPr>
        <w:bidi w:val="0"/>
        <w:rPr>
          <w:rFonts w:hint="default"/>
        </w:rPr>
      </w:pPr>
      <w:r>
        <w:rPr>
          <w:rFonts w:hint="default"/>
        </w:rPr>
        <w:t>{</w:t>
      </w:r>
    </w:p>
    <w:p w14:paraId="748D3239">
      <w:pPr>
        <w:bidi w:val="0"/>
        <w:rPr>
          <w:rFonts w:hint="default"/>
        </w:rPr>
      </w:pPr>
      <w:r>
        <w:rPr>
          <w:rFonts w:hint="default"/>
        </w:rPr>
        <w:t xml:space="preserve">    "code": "0",</w:t>
      </w:r>
    </w:p>
    <w:p w14:paraId="2DD09451">
      <w:pPr>
        <w:bidi w:val="0"/>
        <w:rPr>
          <w:rFonts w:hint="default"/>
        </w:rPr>
      </w:pPr>
      <w:r>
        <w:rPr>
          <w:rFonts w:hint="default"/>
        </w:rPr>
        <w:t xml:space="preserve">    "data": [</w:t>
      </w:r>
    </w:p>
    <w:p w14:paraId="62BF61F6">
      <w:pPr>
        <w:bidi w:val="0"/>
        <w:rPr>
          <w:rFonts w:hint="default"/>
        </w:rPr>
      </w:pPr>
      <w:r>
        <w:rPr>
          <w:rFonts w:hint="default"/>
        </w:rPr>
        <w:t xml:space="preserve">        {</w:t>
      </w:r>
    </w:p>
    <w:p w14:paraId="728E7674">
      <w:pPr>
        <w:bidi w:val="0"/>
        <w:rPr>
          <w:rFonts w:hint="default"/>
        </w:rPr>
      </w:pPr>
      <w:r>
        <w:rPr>
          <w:rFonts w:hint="default"/>
        </w:rPr>
        <w:t xml:space="preserve">            "fromData": [</w:t>
      </w:r>
    </w:p>
    <w:p w14:paraId="4B8E4C43">
      <w:pPr>
        <w:bidi w:val="0"/>
        <w:rPr>
          <w:rFonts w:hint="default"/>
        </w:rPr>
      </w:pPr>
      <w:r>
        <w:rPr>
          <w:rFonts w:hint="default"/>
        </w:rPr>
        <w:t xml:space="preserve">                {</w:t>
      </w:r>
    </w:p>
    <w:p w14:paraId="134A1691">
      <w:pPr>
        <w:bidi w:val="0"/>
        <w:rPr>
          <w:rFonts w:hint="default"/>
        </w:rPr>
      </w:pPr>
      <w:r>
        <w:rPr>
          <w:rFonts w:hint="default"/>
        </w:rPr>
        <w:t xml:space="preserve">                    "fromAmt": "6.580712708344864",</w:t>
      </w:r>
    </w:p>
    <w:p w14:paraId="2DFAD96D">
      <w:pPr>
        <w:bidi w:val="0"/>
        <w:rPr>
          <w:rFonts w:hint="default"/>
        </w:rPr>
      </w:pPr>
      <w:r>
        <w:rPr>
          <w:rFonts w:hint="default"/>
        </w:rPr>
        <w:t xml:space="preserve">                    "fromCcy": "ADA"</w:t>
      </w:r>
    </w:p>
    <w:p w14:paraId="72E6ACDB">
      <w:pPr>
        <w:bidi w:val="0"/>
        <w:rPr>
          <w:rFonts w:hint="default"/>
        </w:rPr>
      </w:pPr>
      <w:r>
        <w:rPr>
          <w:rFonts w:hint="default"/>
        </w:rPr>
        <w:t xml:space="preserve">                },</w:t>
      </w:r>
    </w:p>
    <w:p w14:paraId="280D908D">
      <w:pPr>
        <w:bidi w:val="0"/>
        <w:rPr>
          <w:rFonts w:hint="default"/>
        </w:rPr>
      </w:pPr>
      <w:r>
        <w:rPr>
          <w:rFonts w:hint="default"/>
        </w:rPr>
        <w:t xml:space="preserve">                {</w:t>
      </w:r>
    </w:p>
    <w:p w14:paraId="50CDB2DD">
      <w:pPr>
        <w:bidi w:val="0"/>
        <w:rPr>
          <w:rFonts w:hint="default"/>
        </w:rPr>
      </w:pPr>
      <w:r>
        <w:rPr>
          <w:rFonts w:hint="default"/>
        </w:rPr>
        <w:t xml:space="preserve">                    "fromAmt": "2.9970000013055097",</w:t>
      </w:r>
    </w:p>
    <w:p w14:paraId="5EA3B455">
      <w:pPr>
        <w:bidi w:val="0"/>
        <w:rPr>
          <w:rFonts w:hint="default"/>
        </w:rPr>
      </w:pPr>
      <w:r>
        <w:rPr>
          <w:rFonts w:hint="default"/>
        </w:rPr>
        <w:t xml:space="preserve">                    "fromCcy": "USDC"</w:t>
      </w:r>
    </w:p>
    <w:p w14:paraId="738077C7">
      <w:pPr>
        <w:bidi w:val="0"/>
        <w:rPr>
          <w:rFonts w:hint="default"/>
        </w:rPr>
      </w:pPr>
      <w:r>
        <w:rPr>
          <w:rFonts w:hint="default"/>
        </w:rPr>
        <w:t xml:space="preserve">                }</w:t>
      </w:r>
    </w:p>
    <w:p w14:paraId="5D4B2258">
      <w:pPr>
        <w:bidi w:val="0"/>
        <w:rPr>
          <w:rFonts w:hint="default"/>
        </w:rPr>
      </w:pPr>
      <w:r>
        <w:rPr>
          <w:rFonts w:hint="default"/>
        </w:rPr>
        <w:t xml:space="preserve">            ],</w:t>
      </w:r>
    </w:p>
    <w:p w14:paraId="5E4B8D43">
      <w:pPr>
        <w:bidi w:val="0"/>
        <w:rPr>
          <w:rFonts w:hint="default"/>
        </w:rPr>
      </w:pPr>
      <w:r>
        <w:rPr>
          <w:rFonts w:hint="default"/>
        </w:rPr>
        <w:t xml:space="preserve">            "toCcy": [</w:t>
      </w:r>
    </w:p>
    <w:p w14:paraId="2E5364C4">
      <w:pPr>
        <w:bidi w:val="0"/>
        <w:rPr>
          <w:rFonts w:hint="default"/>
        </w:rPr>
      </w:pPr>
      <w:r>
        <w:rPr>
          <w:rFonts w:hint="default"/>
        </w:rPr>
        <w:t xml:space="preserve">                "USDT",</w:t>
      </w:r>
    </w:p>
    <w:p w14:paraId="1947DE4D">
      <w:pPr>
        <w:bidi w:val="0"/>
        <w:rPr>
          <w:rFonts w:hint="default"/>
        </w:rPr>
      </w:pPr>
      <w:r>
        <w:rPr>
          <w:rFonts w:hint="default"/>
        </w:rPr>
        <w:t xml:space="preserve">                "BTC",</w:t>
      </w:r>
    </w:p>
    <w:p w14:paraId="74A799EF">
      <w:pPr>
        <w:bidi w:val="0"/>
        <w:rPr>
          <w:rFonts w:hint="default"/>
        </w:rPr>
      </w:pPr>
      <w:r>
        <w:rPr>
          <w:rFonts w:hint="default"/>
        </w:rPr>
        <w:t xml:space="preserve">                "ETH",</w:t>
      </w:r>
    </w:p>
    <w:p w14:paraId="319FE760">
      <w:pPr>
        <w:bidi w:val="0"/>
        <w:rPr>
          <w:rFonts w:hint="default"/>
        </w:rPr>
      </w:pPr>
      <w:r>
        <w:rPr>
          <w:rFonts w:hint="default"/>
        </w:rPr>
        <w:t xml:space="preserve">                "OKB"</w:t>
      </w:r>
    </w:p>
    <w:p w14:paraId="6DC4213A">
      <w:pPr>
        <w:bidi w:val="0"/>
        <w:rPr>
          <w:rFonts w:hint="default"/>
        </w:rPr>
      </w:pPr>
      <w:r>
        <w:rPr>
          <w:rFonts w:hint="default"/>
        </w:rPr>
        <w:t xml:space="preserve">            ]</w:t>
      </w:r>
    </w:p>
    <w:p w14:paraId="2B884B83">
      <w:pPr>
        <w:bidi w:val="0"/>
        <w:rPr>
          <w:rFonts w:hint="default"/>
        </w:rPr>
      </w:pPr>
      <w:r>
        <w:rPr>
          <w:rFonts w:hint="default"/>
        </w:rPr>
        <w:t xml:space="preserve">        }</w:t>
      </w:r>
    </w:p>
    <w:p w14:paraId="2BC82D64">
      <w:pPr>
        <w:bidi w:val="0"/>
        <w:rPr>
          <w:rFonts w:hint="default"/>
        </w:rPr>
      </w:pPr>
      <w:r>
        <w:rPr>
          <w:rFonts w:hint="default"/>
        </w:rPr>
        <w:t xml:space="preserve">    ],</w:t>
      </w:r>
    </w:p>
    <w:p w14:paraId="26D39667">
      <w:pPr>
        <w:bidi w:val="0"/>
        <w:rPr>
          <w:rFonts w:hint="default"/>
        </w:rPr>
      </w:pPr>
      <w:r>
        <w:rPr>
          <w:rFonts w:hint="default"/>
        </w:rPr>
        <w:t xml:space="preserve">    "msg": ""}</w:t>
      </w:r>
    </w:p>
    <w:p w14:paraId="77B67A9B">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63"/>
        <w:gridCol w:w="1583"/>
        <w:gridCol w:w="3810"/>
      </w:tblGrid>
      <w:tr w14:paraId="66CC416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9D12D7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A84F5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79CA4E0">
            <w:pPr>
              <w:bidi w:val="0"/>
              <w:rPr>
                <w:rFonts w:hint="default"/>
              </w:rPr>
            </w:pPr>
            <w:r>
              <w:rPr>
                <w:rFonts w:hint="default"/>
                <w:lang w:val="en-US" w:eastAsia="zh-CN"/>
              </w:rPr>
              <w:t>描述</w:t>
            </w:r>
          </w:p>
        </w:tc>
      </w:tr>
      <w:tr w14:paraId="6C177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BE71EB">
            <w:pPr>
              <w:bidi w:val="0"/>
              <w:rPr>
                <w:rFonts w:hint="default"/>
              </w:rPr>
            </w:pPr>
            <w:r>
              <w:rPr>
                <w:rFonts w:hint="default"/>
                <w:lang w:val="en-US" w:eastAsia="zh-CN"/>
              </w:rPr>
              <w:t>fromData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9B7D68">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B320D5">
            <w:pPr>
              <w:bidi w:val="0"/>
              <w:rPr>
                <w:rFonts w:hint="default"/>
              </w:rPr>
            </w:pPr>
            <w:r>
              <w:rPr>
                <w:rFonts w:hint="default"/>
                <w:lang w:val="en-US" w:eastAsia="zh-CN"/>
              </w:rPr>
              <w:t>当前拥有并可兑换的小币币种列表信息</w:t>
            </w:r>
          </w:p>
        </w:tc>
      </w:tr>
      <w:tr w14:paraId="76889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9454EE">
            <w:pPr>
              <w:bidi w:val="0"/>
              <w:rPr>
                <w:rFonts w:hint="default"/>
              </w:rPr>
            </w:pPr>
            <w:r>
              <w:rPr>
                <w:rFonts w:hint="default"/>
                <w:lang w:val="en-US" w:eastAsia="zh-CN"/>
              </w:rPr>
              <w:t>&gt; fromCcy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A3D8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63B1BF">
            <w:pPr>
              <w:bidi w:val="0"/>
              <w:rPr>
                <w:rFonts w:hint="default"/>
              </w:rPr>
            </w:pPr>
            <w:r>
              <w:rPr>
                <w:rFonts w:hint="default"/>
                <w:lang w:val="en-US" w:eastAsia="zh-CN"/>
              </w:rPr>
              <w:t>可兑换币种</w:t>
            </w:r>
          </w:p>
        </w:tc>
      </w:tr>
      <w:tr w14:paraId="4F18F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99830C">
            <w:pPr>
              <w:bidi w:val="0"/>
              <w:rPr>
                <w:rFonts w:hint="default"/>
              </w:rPr>
            </w:pPr>
            <w:r>
              <w:rPr>
                <w:rFonts w:hint="default"/>
                <w:lang w:val="en-US" w:eastAsia="zh-CN"/>
              </w:rPr>
              <w:t>&gt; fromAmt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C37B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0E4396">
            <w:pPr>
              <w:bidi w:val="0"/>
              <w:rPr>
                <w:rFonts w:hint="default"/>
              </w:rPr>
            </w:pPr>
            <w:r>
              <w:rPr>
                <w:rFonts w:hint="default"/>
                <w:lang w:val="en-US" w:eastAsia="zh-CN"/>
              </w:rPr>
              <w:t>可兑换币种数量</w:t>
            </w:r>
          </w:p>
        </w:tc>
      </w:tr>
      <w:tr w14:paraId="45BEB85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CC16A8">
            <w:pPr>
              <w:bidi w:val="0"/>
              <w:rPr>
                <w:rFonts w:hint="default"/>
              </w:rPr>
            </w:pPr>
            <w:r>
              <w:rPr>
                <w:rFonts w:hint="default"/>
                <w:lang w:val="en-US" w:eastAsia="zh-CN"/>
              </w:rPr>
              <w:t>toCcy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CD7F92">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6B48E4">
            <w:pPr>
              <w:bidi w:val="0"/>
              <w:rPr>
                <w:rFonts w:hint="default"/>
              </w:rPr>
            </w:pPr>
            <w:r>
              <w:rPr>
                <w:rFonts w:hint="default"/>
                <w:lang w:val="en-US" w:eastAsia="zh-CN"/>
              </w:rPr>
              <w:t>可转换成的主流币币种列表</w:t>
            </w:r>
          </w:p>
        </w:tc>
      </w:tr>
    </w:tbl>
    <w:p w14:paraId="5B857BEE">
      <w:pPr>
        <w:bidi w:val="0"/>
        <w:rPr>
          <w:rFonts w:hint="default"/>
        </w:rPr>
      </w:pPr>
      <w:r>
        <w:rPr>
          <w:rFonts w:hint="default"/>
        </w:rPr>
        <w:t>POST / 一键兑换主流币交易</w:t>
      </w:r>
    </w:p>
    <w:p w14:paraId="4941F27B">
      <w:pPr>
        <w:bidi w:val="0"/>
        <w:rPr>
          <w:rFonts w:hint="default"/>
        </w:rPr>
      </w:pPr>
      <w:r>
        <w:rPr>
          <w:rFonts w:hint="default"/>
        </w:rPr>
        <w:t>进行小币一键兑换主流币交易。</w:t>
      </w:r>
    </w:p>
    <w:p w14:paraId="408D6367">
      <w:pPr>
        <w:bidi w:val="0"/>
        <w:rPr>
          <w:rFonts w:hint="default"/>
        </w:rPr>
      </w:pPr>
      <w:r>
        <w:rPr>
          <w:rFonts w:hint="default"/>
        </w:rPr>
        <w:t>限速：1次/2s</w:t>
      </w:r>
    </w:p>
    <w:p w14:paraId="7C3D8E16">
      <w:pPr>
        <w:bidi w:val="0"/>
        <w:rPr>
          <w:rFonts w:hint="default"/>
        </w:rPr>
      </w:pPr>
      <w:r>
        <w:rPr>
          <w:rFonts w:hint="default"/>
        </w:rPr>
        <w:t>限速规则：User ID</w:t>
      </w:r>
    </w:p>
    <w:p w14:paraId="3D957489">
      <w:pPr>
        <w:bidi w:val="0"/>
        <w:rPr>
          <w:rFonts w:hint="default"/>
        </w:rPr>
      </w:pPr>
      <w:r>
        <w:rPr>
          <w:rFonts w:hint="default"/>
        </w:rPr>
        <w:t>权限：交易</w:t>
      </w:r>
    </w:p>
    <w:p w14:paraId="73C196C4">
      <w:pPr>
        <w:bidi w:val="0"/>
        <w:rPr>
          <w:rFonts w:hint="default"/>
        </w:rPr>
      </w:pPr>
      <w:r>
        <w:rPr>
          <w:rFonts w:hint="default"/>
        </w:rPr>
        <w:t>HTTP 请求</w:t>
      </w:r>
    </w:p>
    <w:p w14:paraId="35B00245">
      <w:pPr>
        <w:bidi w:val="0"/>
        <w:rPr>
          <w:rFonts w:hint="default"/>
        </w:rPr>
      </w:pPr>
      <w:r>
        <w:rPr>
          <w:rFonts w:hint="default"/>
        </w:rPr>
        <w:t>POST /api/v5/trade/easy-convert</w:t>
      </w:r>
    </w:p>
    <w:p w14:paraId="42D3D973">
      <w:pPr>
        <w:bidi w:val="0"/>
      </w:pPr>
      <w:r>
        <w:rPr>
          <w:rFonts w:hint="default"/>
        </w:rPr>
        <w:t>请求示例</w:t>
      </w:r>
    </w:p>
    <w:p w14:paraId="13D0AC5D">
      <w:pPr>
        <w:bidi w:val="0"/>
        <w:rPr>
          <w:rFonts w:hint="default"/>
        </w:rPr>
      </w:pPr>
      <w:r>
        <w:rPr>
          <w:rFonts w:hint="default"/>
        </w:rPr>
        <w:t>import okx.Trade as Trade</w:t>
      </w:r>
    </w:p>
    <w:p w14:paraId="7154BC45">
      <w:pPr>
        <w:bidi w:val="0"/>
        <w:rPr>
          <w:rFonts w:hint="default"/>
        </w:rPr>
      </w:pPr>
      <w:r>
        <w:rPr>
          <w:rFonts w:hint="default"/>
        </w:rPr>
        <w:t># API 初始化apikey = "YOUR_API_KEY"secretkey = "YOUR_SECRET_KEY"passphrase = "YOUR_PASSPHRASE"</w:t>
      </w:r>
    </w:p>
    <w:p w14:paraId="1E7E791E">
      <w:pPr>
        <w:bidi w:val="0"/>
        <w:rPr>
          <w:rFonts w:hint="default"/>
        </w:rPr>
      </w:pPr>
      <w:r>
        <w:rPr>
          <w:rFonts w:hint="default"/>
        </w:rPr>
        <w:t>flag = "1"  # 实盘: 0, 模拟盘: 1tradeAPI = Trade.TradeAPI(apikey, secretkey, passphrase, False, flag)</w:t>
      </w:r>
    </w:p>
    <w:p w14:paraId="50E3A70F">
      <w:pPr>
        <w:bidi w:val="0"/>
        <w:rPr>
          <w:rFonts w:hint="default"/>
        </w:rPr>
      </w:pPr>
      <w:r>
        <w:rPr>
          <w:rFonts w:hint="default"/>
        </w:rPr>
        <w:t># 进行小币一键兑换主流币交易result = tradeAPI.easy_convert(</w:t>
      </w:r>
    </w:p>
    <w:p w14:paraId="6B398946">
      <w:pPr>
        <w:bidi w:val="0"/>
        <w:rPr>
          <w:rFonts w:hint="default"/>
        </w:rPr>
      </w:pPr>
      <w:r>
        <w:rPr>
          <w:rFonts w:hint="default"/>
        </w:rPr>
        <w:t xml:space="preserve">    fromCcy=["ADA", "USDC"],</w:t>
      </w:r>
    </w:p>
    <w:p w14:paraId="306F4D22">
      <w:pPr>
        <w:bidi w:val="0"/>
        <w:rPr>
          <w:rFonts w:hint="default"/>
        </w:rPr>
      </w:pPr>
      <w:r>
        <w:rPr>
          <w:rFonts w:hint="default"/>
        </w:rPr>
        <w:t xml:space="preserve">    toCcy="OKB")print(result)</w:t>
      </w:r>
    </w:p>
    <w:p w14:paraId="65FC32EF">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49"/>
        <w:gridCol w:w="1469"/>
        <w:gridCol w:w="1029"/>
        <w:gridCol w:w="5099"/>
      </w:tblGrid>
      <w:tr w14:paraId="0D8E52F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5766B34">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19924CE">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39EBCA1">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00C3F6C">
            <w:pPr>
              <w:bidi w:val="0"/>
              <w:rPr>
                <w:rFonts w:hint="default"/>
              </w:rPr>
            </w:pPr>
            <w:r>
              <w:rPr>
                <w:rFonts w:hint="default"/>
                <w:lang w:val="en-US" w:eastAsia="zh-CN"/>
              </w:rPr>
              <w:t>描述</w:t>
            </w:r>
          </w:p>
        </w:tc>
      </w:tr>
      <w:tr w14:paraId="3859B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82E69A">
            <w:pPr>
              <w:bidi w:val="0"/>
              <w:rPr>
                <w:rFonts w:hint="default"/>
              </w:rPr>
            </w:pPr>
            <w:r>
              <w:rPr>
                <w:rFonts w:hint="default"/>
                <w:lang w:val="en-US" w:eastAsia="zh-CN"/>
              </w:rPr>
              <w:t>fromCcy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65EEED">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6102D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C0F962">
            <w:pPr>
              <w:bidi w:val="0"/>
              <w:rPr>
                <w:rFonts w:hint="default"/>
              </w:rPr>
            </w:pPr>
            <w:r>
              <w:rPr>
                <w:rFonts w:hint="default"/>
                <w:lang w:val="en-US" w:eastAsia="zh-CN"/>
              </w:rPr>
              <w:t>小币支付币种</w:t>
            </w:r>
            <w:r>
              <w:rPr>
                <w:rFonts w:hint="default"/>
                <w:lang w:val="en-US" w:eastAsia="zh-CN"/>
              </w:rPr>
              <w:br w:type="textWrapping"/>
            </w:r>
            <w:r>
              <w:rPr>
                <w:rFonts w:hint="default"/>
                <w:lang w:val="en-US" w:eastAsia="zh-CN"/>
              </w:rPr>
              <w:t>单次最多同时选择5个币种，如有多个币种则用逗号隔开</w:t>
            </w:r>
          </w:p>
        </w:tc>
      </w:tr>
      <w:tr w14:paraId="032DB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22AD1E">
            <w:pPr>
              <w:bidi w:val="0"/>
              <w:rPr>
                <w:rFonts w:hint="default"/>
              </w:rPr>
            </w:pPr>
            <w:r>
              <w:rPr>
                <w:rFonts w:hint="default"/>
                <w:lang w:val="en-US" w:eastAsia="zh-CN"/>
              </w:rPr>
              <w:t>toCcy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00A2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2A47E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411D2A">
            <w:pPr>
              <w:bidi w:val="0"/>
              <w:rPr>
                <w:rFonts w:hint="default"/>
              </w:rPr>
            </w:pPr>
            <w:r>
              <w:rPr>
                <w:rFonts w:hint="default"/>
                <w:lang w:val="en-US" w:eastAsia="zh-CN"/>
              </w:rPr>
              <w:t>兑换的主流币</w:t>
            </w:r>
            <w:r>
              <w:rPr>
                <w:rFonts w:hint="default"/>
                <w:lang w:val="en-US" w:eastAsia="zh-CN"/>
              </w:rPr>
              <w:br w:type="textWrapping"/>
            </w:r>
            <w:r>
              <w:rPr>
                <w:rFonts w:hint="default"/>
                <w:lang w:val="en-US" w:eastAsia="zh-CN"/>
              </w:rPr>
              <w:t>只选择一个币种，且不能和小币支付币种重复</w:t>
            </w:r>
          </w:p>
        </w:tc>
      </w:tr>
      <w:tr w14:paraId="6AE1D3C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BB9F43">
            <w:pPr>
              <w:bidi w:val="0"/>
              <w:rPr>
                <w:rFonts w:hint="default"/>
              </w:rPr>
            </w:pPr>
            <w:r>
              <w:rPr>
                <w:rFonts w:hint="default"/>
                <w:lang w:val="en-US" w:eastAsia="zh-CN"/>
              </w:rPr>
              <w:t>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70C4D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9D1AB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9E3A25">
            <w:pPr>
              <w:bidi w:val="0"/>
              <w:rPr>
                <w:rFonts w:hint="default"/>
              </w:rPr>
            </w:pPr>
            <w:r>
              <w:rPr>
                <w:rFonts w:hint="default"/>
                <w:lang w:val="en-US" w:eastAsia="zh-CN"/>
              </w:rPr>
              <w:t>资金来源</w:t>
            </w:r>
            <w:r>
              <w:rPr>
                <w:rFonts w:hint="default"/>
                <w:lang w:val="en-US" w:eastAsia="zh-CN"/>
              </w:rPr>
              <w:br w:type="textWrapping"/>
            </w:r>
            <w:r>
              <w:rPr>
                <w:rFonts w:hint="default"/>
                <w:lang w:val="en-US" w:eastAsia="zh-CN"/>
              </w:rPr>
              <w:t>1：交易账户</w:t>
            </w:r>
            <w:r>
              <w:rPr>
                <w:rFonts w:hint="default"/>
                <w:lang w:val="en-US" w:eastAsia="zh-CN"/>
              </w:rPr>
              <w:br w:type="textWrapping"/>
            </w:r>
            <w:r>
              <w:rPr>
                <w:rFonts w:hint="default"/>
                <w:lang w:val="en-US" w:eastAsia="zh-CN"/>
              </w:rPr>
              <w:t>2：资金账户</w:t>
            </w:r>
            <w:r>
              <w:rPr>
                <w:rFonts w:hint="default"/>
                <w:lang w:val="en-US" w:eastAsia="zh-CN"/>
              </w:rPr>
              <w:br w:type="textWrapping"/>
            </w:r>
            <w:r>
              <w:rPr>
                <w:rFonts w:hint="default"/>
                <w:lang w:val="en-US" w:eastAsia="zh-CN"/>
              </w:rPr>
              <w:t>默认为1</w:t>
            </w:r>
          </w:p>
        </w:tc>
      </w:tr>
    </w:tbl>
    <w:p w14:paraId="0A944898">
      <w:pPr>
        <w:bidi w:val="0"/>
      </w:pPr>
      <w:r>
        <w:rPr>
          <w:rFonts w:hint="default"/>
        </w:rPr>
        <w:t>返回结果</w:t>
      </w:r>
    </w:p>
    <w:p w14:paraId="1E2116B7">
      <w:pPr>
        <w:bidi w:val="0"/>
        <w:rPr>
          <w:rFonts w:hint="default"/>
        </w:rPr>
      </w:pPr>
      <w:r>
        <w:rPr>
          <w:rFonts w:hint="default"/>
        </w:rPr>
        <w:t>{</w:t>
      </w:r>
    </w:p>
    <w:p w14:paraId="0E0C1B71">
      <w:pPr>
        <w:bidi w:val="0"/>
        <w:rPr>
          <w:rFonts w:hint="default"/>
        </w:rPr>
      </w:pPr>
      <w:r>
        <w:rPr>
          <w:rFonts w:hint="default"/>
        </w:rPr>
        <w:t xml:space="preserve">    "code": "0",</w:t>
      </w:r>
    </w:p>
    <w:p w14:paraId="1E15120A">
      <w:pPr>
        <w:bidi w:val="0"/>
        <w:rPr>
          <w:rFonts w:hint="default"/>
        </w:rPr>
      </w:pPr>
      <w:r>
        <w:rPr>
          <w:rFonts w:hint="default"/>
        </w:rPr>
        <w:t xml:space="preserve">    "data": [</w:t>
      </w:r>
    </w:p>
    <w:p w14:paraId="6B11555F">
      <w:pPr>
        <w:bidi w:val="0"/>
        <w:rPr>
          <w:rFonts w:hint="default"/>
        </w:rPr>
      </w:pPr>
      <w:r>
        <w:rPr>
          <w:rFonts w:hint="default"/>
        </w:rPr>
        <w:t xml:space="preserve">        {</w:t>
      </w:r>
    </w:p>
    <w:p w14:paraId="46CA764C">
      <w:pPr>
        <w:bidi w:val="0"/>
        <w:rPr>
          <w:rFonts w:hint="default"/>
        </w:rPr>
      </w:pPr>
      <w:r>
        <w:rPr>
          <w:rFonts w:hint="default"/>
        </w:rPr>
        <w:t xml:space="preserve">            "fillFromSz": "6.5807127",</w:t>
      </w:r>
    </w:p>
    <w:p w14:paraId="43B0FA89">
      <w:pPr>
        <w:bidi w:val="0"/>
        <w:rPr>
          <w:rFonts w:hint="default"/>
        </w:rPr>
      </w:pPr>
      <w:r>
        <w:rPr>
          <w:rFonts w:hint="default"/>
        </w:rPr>
        <w:t xml:space="preserve">            "fillToSz": "0.17171580105126",</w:t>
      </w:r>
    </w:p>
    <w:p w14:paraId="413B3D20">
      <w:pPr>
        <w:bidi w:val="0"/>
        <w:rPr>
          <w:rFonts w:hint="default"/>
        </w:rPr>
      </w:pPr>
      <w:r>
        <w:rPr>
          <w:rFonts w:hint="default"/>
        </w:rPr>
        <w:t xml:space="preserve">            "fromCcy": "ADA",</w:t>
      </w:r>
    </w:p>
    <w:p w14:paraId="2A7E094E">
      <w:pPr>
        <w:bidi w:val="0"/>
        <w:rPr>
          <w:rFonts w:hint="default"/>
        </w:rPr>
      </w:pPr>
      <w:r>
        <w:rPr>
          <w:rFonts w:hint="default"/>
        </w:rPr>
        <w:t xml:space="preserve">            "status": "running",</w:t>
      </w:r>
    </w:p>
    <w:p w14:paraId="3002866B">
      <w:pPr>
        <w:bidi w:val="0"/>
        <w:rPr>
          <w:rFonts w:hint="default"/>
        </w:rPr>
      </w:pPr>
      <w:r>
        <w:rPr>
          <w:rFonts w:hint="default"/>
        </w:rPr>
        <w:t xml:space="preserve">            "toCcy": "OKB",</w:t>
      </w:r>
    </w:p>
    <w:p w14:paraId="0F91C781">
      <w:pPr>
        <w:bidi w:val="0"/>
        <w:rPr>
          <w:rFonts w:hint="default"/>
        </w:rPr>
      </w:pPr>
      <w:r>
        <w:rPr>
          <w:rFonts w:hint="default"/>
        </w:rPr>
        <w:t xml:space="preserve">            "uTime": "1661419684687"</w:t>
      </w:r>
    </w:p>
    <w:p w14:paraId="3B17B3F9">
      <w:pPr>
        <w:bidi w:val="0"/>
        <w:rPr>
          <w:rFonts w:hint="default"/>
        </w:rPr>
      </w:pPr>
      <w:r>
        <w:rPr>
          <w:rFonts w:hint="default"/>
        </w:rPr>
        <w:t xml:space="preserve">        },</w:t>
      </w:r>
    </w:p>
    <w:p w14:paraId="638F8396">
      <w:pPr>
        <w:bidi w:val="0"/>
        <w:rPr>
          <w:rFonts w:hint="default"/>
        </w:rPr>
      </w:pPr>
      <w:r>
        <w:rPr>
          <w:rFonts w:hint="default"/>
        </w:rPr>
        <w:t xml:space="preserve">        {</w:t>
      </w:r>
    </w:p>
    <w:p w14:paraId="74759103">
      <w:pPr>
        <w:bidi w:val="0"/>
        <w:rPr>
          <w:rFonts w:hint="default"/>
        </w:rPr>
      </w:pPr>
      <w:r>
        <w:rPr>
          <w:rFonts w:hint="default"/>
        </w:rPr>
        <w:t xml:space="preserve">            "fillFromSz": "2.997",</w:t>
      </w:r>
    </w:p>
    <w:p w14:paraId="642BEB72">
      <w:pPr>
        <w:bidi w:val="0"/>
        <w:rPr>
          <w:rFonts w:hint="default"/>
        </w:rPr>
      </w:pPr>
      <w:r>
        <w:rPr>
          <w:rFonts w:hint="default"/>
        </w:rPr>
        <w:t xml:space="preserve">            "fillToSz": "0.1683755161661844",</w:t>
      </w:r>
    </w:p>
    <w:p w14:paraId="63864E8D">
      <w:pPr>
        <w:bidi w:val="0"/>
        <w:rPr>
          <w:rFonts w:hint="default"/>
        </w:rPr>
      </w:pPr>
      <w:r>
        <w:rPr>
          <w:rFonts w:hint="default"/>
        </w:rPr>
        <w:t xml:space="preserve">            "fromCcy": "USDC",</w:t>
      </w:r>
    </w:p>
    <w:p w14:paraId="609B3C82">
      <w:pPr>
        <w:bidi w:val="0"/>
        <w:rPr>
          <w:rFonts w:hint="default"/>
        </w:rPr>
      </w:pPr>
      <w:r>
        <w:rPr>
          <w:rFonts w:hint="default"/>
        </w:rPr>
        <w:t xml:space="preserve">            "status": "running",</w:t>
      </w:r>
    </w:p>
    <w:p w14:paraId="4C2561F8">
      <w:pPr>
        <w:bidi w:val="0"/>
        <w:rPr>
          <w:rFonts w:hint="default"/>
        </w:rPr>
      </w:pPr>
      <w:r>
        <w:rPr>
          <w:rFonts w:hint="default"/>
        </w:rPr>
        <w:t xml:space="preserve">            "toCcy": "OKB",</w:t>
      </w:r>
    </w:p>
    <w:p w14:paraId="5B442AF0">
      <w:pPr>
        <w:bidi w:val="0"/>
        <w:rPr>
          <w:rFonts w:hint="default"/>
        </w:rPr>
      </w:pPr>
      <w:r>
        <w:rPr>
          <w:rFonts w:hint="default"/>
        </w:rPr>
        <w:t xml:space="preserve">            "uTime": "1661419684687"</w:t>
      </w:r>
    </w:p>
    <w:p w14:paraId="2343D9BB">
      <w:pPr>
        <w:bidi w:val="0"/>
        <w:rPr>
          <w:rFonts w:hint="default"/>
        </w:rPr>
      </w:pPr>
      <w:r>
        <w:rPr>
          <w:rFonts w:hint="default"/>
        </w:rPr>
        <w:t xml:space="preserve">        }</w:t>
      </w:r>
    </w:p>
    <w:p w14:paraId="78FA6D1C">
      <w:pPr>
        <w:bidi w:val="0"/>
        <w:rPr>
          <w:rFonts w:hint="default"/>
        </w:rPr>
      </w:pPr>
      <w:r>
        <w:rPr>
          <w:rFonts w:hint="default"/>
        </w:rPr>
        <w:t xml:space="preserve">    ],</w:t>
      </w:r>
    </w:p>
    <w:p w14:paraId="6D36B03F">
      <w:pPr>
        <w:bidi w:val="0"/>
        <w:rPr>
          <w:rFonts w:hint="default"/>
        </w:rPr>
      </w:pPr>
      <w:r>
        <w:rPr>
          <w:rFonts w:hint="default"/>
        </w:rPr>
        <w:t xml:space="preserve">    "msg": ""}</w:t>
      </w:r>
    </w:p>
    <w:p w14:paraId="2D87CBB3">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73"/>
        <w:gridCol w:w="738"/>
        <w:gridCol w:w="5736"/>
      </w:tblGrid>
      <w:tr w14:paraId="34495D5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31E701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C1D3B4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775FBFD">
            <w:pPr>
              <w:bidi w:val="0"/>
              <w:rPr>
                <w:rFonts w:hint="default"/>
              </w:rPr>
            </w:pPr>
            <w:r>
              <w:rPr>
                <w:rFonts w:hint="default"/>
                <w:lang w:val="en-US" w:eastAsia="zh-CN"/>
              </w:rPr>
              <w:t>描述</w:t>
            </w:r>
          </w:p>
        </w:tc>
      </w:tr>
      <w:tr w14:paraId="496F0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51711E">
            <w:pPr>
              <w:bidi w:val="0"/>
              <w:rPr>
                <w:rFonts w:hint="default"/>
              </w:rPr>
            </w:pPr>
            <w:r>
              <w:rPr>
                <w:rFonts w:hint="default"/>
                <w:lang w:val="en-US" w:eastAsia="zh-CN"/>
              </w:rPr>
              <w:t>status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0BA54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AF6F18">
            <w:pPr>
              <w:bidi w:val="0"/>
              <w:rPr>
                <w:rFonts w:hint="default"/>
              </w:rPr>
            </w:pPr>
            <w:r>
              <w:rPr>
                <w:rFonts w:hint="default"/>
                <w:lang w:val="en-US" w:eastAsia="zh-CN"/>
              </w:rPr>
              <w:t>当前兑换进度/状态</w:t>
            </w:r>
            <w:r>
              <w:rPr>
                <w:rFonts w:hint="default"/>
                <w:lang w:val="en-US" w:eastAsia="zh-CN"/>
              </w:rPr>
              <w:br w:type="textWrapping"/>
            </w:r>
            <w:r>
              <w:rPr>
                <w:rFonts w:hint="default"/>
                <w:lang w:val="en-US" w:eastAsia="zh-CN"/>
              </w:rPr>
              <w:t>running: 进行中</w:t>
            </w:r>
            <w:r>
              <w:rPr>
                <w:rFonts w:hint="default"/>
                <w:lang w:val="en-US" w:eastAsia="zh-CN"/>
              </w:rPr>
              <w:br w:type="textWrapping"/>
            </w:r>
            <w:r>
              <w:rPr>
                <w:rFonts w:hint="default"/>
                <w:lang w:val="en-US" w:eastAsia="zh-CN"/>
              </w:rPr>
              <w:t>filled: 已完成</w:t>
            </w:r>
            <w:r>
              <w:rPr>
                <w:rFonts w:hint="default"/>
                <w:lang w:val="en-US" w:eastAsia="zh-CN"/>
              </w:rPr>
              <w:br w:type="textWrapping"/>
            </w:r>
            <w:r>
              <w:rPr>
                <w:rFonts w:hint="default"/>
                <w:lang w:val="en-US" w:eastAsia="zh-CN"/>
              </w:rPr>
              <w:t>failed: 失败</w:t>
            </w:r>
          </w:p>
        </w:tc>
      </w:tr>
      <w:tr w14:paraId="301F8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220EA7">
            <w:pPr>
              <w:bidi w:val="0"/>
              <w:rPr>
                <w:rFonts w:hint="default"/>
              </w:rPr>
            </w:pPr>
            <w:r>
              <w:rPr>
                <w:rFonts w:hint="default"/>
                <w:lang w:val="en-US" w:eastAsia="zh-CN"/>
              </w:rPr>
              <w:t>fromCcy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AC73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D12320">
            <w:pPr>
              <w:bidi w:val="0"/>
              <w:rPr>
                <w:rFonts w:hint="default"/>
              </w:rPr>
            </w:pPr>
            <w:r>
              <w:rPr>
                <w:rFonts w:hint="default"/>
                <w:lang w:val="en-US" w:eastAsia="zh-CN"/>
              </w:rPr>
              <w:t>小币支付币种</w:t>
            </w:r>
          </w:p>
        </w:tc>
      </w:tr>
      <w:tr w14:paraId="6CE7F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776E07">
            <w:pPr>
              <w:bidi w:val="0"/>
              <w:rPr>
                <w:rFonts w:hint="default"/>
              </w:rPr>
            </w:pPr>
            <w:r>
              <w:rPr>
                <w:rFonts w:hint="default"/>
                <w:lang w:val="en-US" w:eastAsia="zh-CN"/>
              </w:rPr>
              <w:t>toCcy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E559D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6D3FEF">
            <w:pPr>
              <w:bidi w:val="0"/>
              <w:rPr>
                <w:rFonts w:hint="default"/>
              </w:rPr>
            </w:pPr>
            <w:r>
              <w:rPr>
                <w:rFonts w:hint="default"/>
                <w:lang w:val="en-US" w:eastAsia="zh-CN"/>
              </w:rPr>
              <w:t>兑换的主流币</w:t>
            </w:r>
          </w:p>
        </w:tc>
      </w:tr>
      <w:tr w14:paraId="363B5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AA2CD3">
            <w:pPr>
              <w:bidi w:val="0"/>
              <w:rPr>
                <w:rFonts w:hint="default"/>
              </w:rPr>
            </w:pPr>
            <w:r>
              <w:rPr>
                <w:rFonts w:hint="default"/>
                <w:lang w:val="en-US" w:eastAsia="zh-CN"/>
              </w:rPr>
              <w:t>fillFromSz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8112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D08EFB">
            <w:pPr>
              <w:bidi w:val="0"/>
              <w:rPr>
                <w:rFonts w:hint="default"/>
              </w:rPr>
            </w:pPr>
            <w:r>
              <w:rPr>
                <w:rFonts w:hint="default"/>
                <w:lang w:val="en-US" w:eastAsia="zh-CN"/>
              </w:rPr>
              <w:t>小币偿还币种支付数量</w:t>
            </w:r>
          </w:p>
        </w:tc>
      </w:tr>
      <w:tr w14:paraId="652F4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B5CB78">
            <w:pPr>
              <w:bidi w:val="0"/>
              <w:rPr>
                <w:rFonts w:hint="default"/>
              </w:rPr>
            </w:pPr>
            <w:r>
              <w:rPr>
                <w:rFonts w:hint="default"/>
                <w:lang w:val="en-US" w:eastAsia="zh-CN"/>
              </w:rPr>
              <w:t>fillToSz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DB82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3E5F7F">
            <w:pPr>
              <w:bidi w:val="0"/>
              <w:rPr>
                <w:rFonts w:hint="default"/>
              </w:rPr>
            </w:pPr>
            <w:r>
              <w:rPr>
                <w:rFonts w:hint="default"/>
                <w:lang w:val="en-US" w:eastAsia="zh-CN"/>
              </w:rPr>
              <w:t>兑换的主流币成交数量</w:t>
            </w:r>
          </w:p>
        </w:tc>
      </w:tr>
      <w:tr w14:paraId="330D4EF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843379">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055DB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DA7B49">
            <w:pPr>
              <w:bidi w:val="0"/>
              <w:rPr>
                <w:rFonts w:hint="default"/>
              </w:rPr>
            </w:pPr>
            <w:r>
              <w:rPr>
                <w:rFonts w:hint="default"/>
                <w:lang w:val="en-US" w:eastAsia="zh-CN"/>
              </w:rPr>
              <w:t>交易时间戳，Unix时间戳为毫秒数格式，如 1597026383085</w:t>
            </w:r>
          </w:p>
        </w:tc>
      </w:tr>
    </w:tbl>
    <w:p w14:paraId="05CC3DBB">
      <w:pPr>
        <w:bidi w:val="0"/>
        <w:rPr>
          <w:rFonts w:hint="default"/>
        </w:rPr>
      </w:pPr>
      <w:r>
        <w:rPr>
          <w:rFonts w:hint="default"/>
        </w:rPr>
        <w:t>GET / 获取一键兑换主流币历史记录</w:t>
      </w:r>
    </w:p>
    <w:p w14:paraId="56B8F43E">
      <w:pPr>
        <w:bidi w:val="0"/>
        <w:rPr>
          <w:rFonts w:hint="default"/>
        </w:rPr>
      </w:pPr>
      <w:r>
        <w:rPr>
          <w:rFonts w:hint="default"/>
        </w:rPr>
        <w:t>查询一键兑换主流币过去7天内的历史记录与进度状态。</w:t>
      </w:r>
    </w:p>
    <w:p w14:paraId="44A5CC04">
      <w:pPr>
        <w:bidi w:val="0"/>
        <w:rPr>
          <w:rFonts w:hint="default"/>
        </w:rPr>
      </w:pPr>
      <w:r>
        <w:rPr>
          <w:rFonts w:hint="default"/>
        </w:rPr>
        <w:t>限速：1次/2s</w:t>
      </w:r>
    </w:p>
    <w:p w14:paraId="2EC0A29E">
      <w:pPr>
        <w:bidi w:val="0"/>
        <w:rPr>
          <w:rFonts w:hint="default"/>
        </w:rPr>
      </w:pPr>
      <w:r>
        <w:rPr>
          <w:rFonts w:hint="default"/>
        </w:rPr>
        <w:t>限速规则：User ID</w:t>
      </w:r>
    </w:p>
    <w:p w14:paraId="6ED27269">
      <w:pPr>
        <w:bidi w:val="0"/>
        <w:rPr>
          <w:rFonts w:hint="default"/>
        </w:rPr>
      </w:pPr>
      <w:r>
        <w:rPr>
          <w:rFonts w:hint="default"/>
        </w:rPr>
        <w:t>权限：读取</w:t>
      </w:r>
    </w:p>
    <w:p w14:paraId="6BD45697">
      <w:pPr>
        <w:bidi w:val="0"/>
        <w:rPr>
          <w:rFonts w:hint="default"/>
        </w:rPr>
      </w:pPr>
      <w:r>
        <w:rPr>
          <w:rFonts w:hint="default"/>
        </w:rPr>
        <w:t>HTTP 请求</w:t>
      </w:r>
    </w:p>
    <w:p w14:paraId="4CCD3834">
      <w:pPr>
        <w:bidi w:val="0"/>
        <w:rPr>
          <w:rFonts w:hint="default"/>
        </w:rPr>
      </w:pPr>
      <w:r>
        <w:rPr>
          <w:rFonts w:hint="default"/>
        </w:rPr>
        <w:t>GET /api/v5/trade/easy-convert-history</w:t>
      </w:r>
    </w:p>
    <w:p w14:paraId="2F394EA9">
      <w:pPr>
        <w:bidi w:val="0"/>
      </w:pPr>
      <w:r>
        <w:rPr>
          <w:rFonts w:hint="default"/>
        </w:rPr>
        <w:t>请求示例</w:t>
      </w:r>
    </w:p>
    <w:p w14:paraId="7B23B61D">
      <w:pPr>
        <w:bidi w:val="0"/>
        <w:rPr>
          <w:rFonts w:hint="default"/>
        </w:rPr>
      </w:pPr>
      <w:r>
        <w:rPr>
          <w:rFonts w:hint="default"/>
        </w:rPr>
        <w:t>import okx.Trade as Trade</w:t>
      </w:r>
    </w:p>
    <w:p w14:paraId="539D7DB4">
      <w:pPr>
        <w:bidi w:val="0"/>
        <w:rPr>
          <w:rFonts w:hint="default"/>
        </w:rPr>
      </w:pPr>
      <w:r>
        <w:rPr>
          <w:rFonts w:hint="default"/>
        </w:rPr>
        <w:t># API 初始化apikey = "YOUR_API_KEY"secretkey = "YOUR_SECRET_KEY"passphrase = "YOUR_PASSPHRASE"</w:t>
      </w:r>
    </w:p>
    <w:p w14:paraId="2F28DB04">
      <w:pPr>
        <w:bidi w:val="0"/>
        <w:rPr>
          <w:rFonts w:hint="default"/>
        </w:rPr>
      </w:pPr>
      <w:r>
        <w:rPr>
          <w:rFonts w:hint="default"/>
        </w:rPr>
        <w:t>flag = "1"  # 实盘: 0, 模拟盘: 1tradeAPI = Trade.TradeAPI(apikey, secretkey, passphrase, False, flag)</w:t>
      </w:r>
    </w:p>
    <w:p w14:paraId="6AF16A23">
      <w:pPr>
        <w:bidi w:val="0"/>
        <w:rPr>
          <w:rFonts w:hint="default"/>
        </w:rPr>
      </w:pPr>
      <w:r>
        <w:rPr>
          <w:rFonts w:hint="default"/>
        </w:rPr>
        <w:t># 获取一键兑换主流币历史记录result = tradeAPI.get_easy_convert_history()print(result)</w:t>
      </w:r>
    </w:p>
    <w:p w14:paraId="07987B42">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45"/>
        <w:gridCol w:w="738"/>
        <w:gridCol w:w="858"/>
        <w:gridCol w:w="6105"/>
      </w:tblGrid>
      <w:tr w14:paraId="45B6A44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D68E47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2ECF6F1">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FF5D58A">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6159901">
            <w:pPr>
              <w:bidi w:val="0"/>
              <w:rPr>
                <w:rFonts w:hint="default"/>
              </w:rPr>
            </w:pPr>
            <w:r>
              <w:rPr>
                <w:rFonts w:hint="default"/>
                <w:lang w:val="en-US" w:eastAsia="zh-CN"/>
              </w:rPr>
              <w:t>描述</w:t>
            </w:r>
          </w:p>
        </w:tc>
      </w:tr>
      <w:tr w14:paraId="1C332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5EE053">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7C6C2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C8E44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22797D">
            <w:pPr>
              <w:bidi w:val="0"/>
              <w:rPr>
                <w:rFonts w:hint="default"/>
              </w:rPr>
            </w:pPr>
            <w:r>
              <w:rPr>
                <w:rFonts w:hint="default"/>
                <w:lang w:val="en-US" w:eastAsia="zh-CN"/>
              </w:rPr>
              <w:t>查询在此之前(不包含)的内容，值为时间戳，Unix时间戳为毫秒数格式，如1597026383085</w:t>
            </w:r>
          </w:p>
        </w:tc>
      </w:tr>
      <w:tr w14:paraId="5388C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F549E6">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D57A8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CCEFC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FC9EBD">
            <w:pPr>
              <w:bidi w:val="0"/>
              <w:rPr>
                <w:rFonts w:hint="default"/>
              </w:rPr>
            </w:pPr>
            <w:r>
              <w:rPr>
                <w:rFonts w:hint="default"/>
                <w:lang w:val="en-US" w:eastAsia="zh-CN"/>
              </w:rPr>
              <w:t>查询在此之后(不包含)的内容，值为时间戳，Unix时间戳为毫秒数格式，如1597026383085</w:t>
            </w:r>
          </w:p>
        </w:tc>
      </w:tr>
      <w:tr w14:paraId="67A2C97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330AD9">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46058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091B7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C4A553">
            <w:pPr>
              <w:bidi w:val="0"/>
              <w:rPr>
                <w:rFonts w:hint="default"/>
              </w:rPr>
            </w:pPr>
            <w:r>
              <w:rPr>
                <w:rFonts w:hint="default"/>
                <w:lang w:val="en-US" w:eastAsia="zh-CN"/>
              </w:rPr>
              <w:t>返回的结果集数量，默认为100，最大为100</w:t>
            </w:r>
          </w:p>
        </w:tc>
      </w:tr>
    </w:tbl>
    <w:p w14:paraId="02D2F7F1">
      <w:pPr>
        <w:bidi w:val="0"/>
      </w:pPr>
      <w:r>
        <w:rPr>
          <w:rFonts w:hint="default"/>
        </w:rPr>
        <w:t>返回结果</w:t>
      </w:r>
    </w:p>
    <w:p w14:paraId="48D1BD35">
      <w:pPr>
        <w:bidi w:val="0"/>
        <w:rPr>
          <w:rFonts w:hint="default"/>
        </w:rPr>
      </w:pPr>
      <w:r>
        <w:rPr>
          <w:rFonts w:hint="default"/>
        </w:rPr>
        <w:t>{</w:t>
      </w:r>
    </w:p>
    <w:p w14:paraId="41A3DCF4">
      <w:pPr>
        <w:bidi w:val="0"/>
        <w:rPr>
          <w:rFonts w:hint="default"/>
        </w:rPr>
      </w:pPr>
      <w:r>
        <w:rPr>
          <w:rFonts w:hint="default"/>
        </w:rPr>
        <w:t xml:space="preserve">    "code": "0",</w:t>
      </w:r>
    </w:p>
    <w:p w14:paraId="3143D16F">
      <w:pPr>
        <w:bidi w:val="0"/>
        <w:rPr>
          <w:rFonts w:hint="default"/>
        </w:rPr>
      </w:pPr>
      <w:r>
        <w:rPr>
          <w:rFonts w:hint="default"/>
        </w:rPr>
        <w:t xml:space="preserve">    "data": [</w:t>
      </w:r>
    </w:p>
    <w:p w14:paraId="2885BC64">
      <w:pPr>
        <w:bidi w:val="0"/>
        <w:rPr>
          <w:rFonts w:hint="default"/>
        </w:rPr>
      </w:pPr>
      <w:r>
        <w:rPr>
          <w:rFonts w:hint="default"/>
        </w:rPr>
        <w:t xml:space="preserve">        {</w:t>
      </w:r>
    </w:p>
    <w:p w14:paraId="69777CC7">
      <w:pPr>
        <w:bidi w:val="0"/>
        <w:rPr>
          <w:rFonts w:hint="default"/>
        </w:rPr>
      </w:pPr>
      <w:r>
        <w:rPr>
          <w:rFonts w:hint="default"/>
        </w:rPr>
        <w:t xml:space="preserve">            "fillFromSz": "0.1761712511667539",</w:t>
      </w:r>
    </w:p>
    <w:p w14:paraId="6D8391A9">
      <w:pPr>
        <w:bidi w:val="0"/>
        <w:rPr>
          <w:rFonts w:hint="default"/>
        </w:rPr>
      </w:pPr>
      <w:r>
        <w:rPr>
          <w:rFonts w:hint="default"/>
        </w:rPr>
        <w:t xml:space="preserve">            "fillToSz": "6.7342205900000000",</w:t>
      </w:r>
    </w:p>
    <w:p w14:paraId="19B7C921">
      <w:pPr>
        <w:bidi w:val="0"/>
        <w:rPr>
          <w:rFonts w:hint="default"/>
        </w:rPr>
      </w:pPr>
      <w:r>
        <w:rPr>
          <w:rFonts w:hint="default"/>
        </w:rPr>
        <w:t xml:space="preserve">            "fromCcy": "OKB",</w:t>
      </w:r>
    </w:p>
    <w:p w14:paraId="63602737">
      <w:pPr>
        <w:bidi w:val="0"/>
        <w:rPr>
          <w:rFonts w:hint="default"/>
        </w:rPr>
      </w:pPr>
      <w:r>
        <w:rPr>
          <w:rFonts w:hint="default"/>
        </w:rPr>
        <w:t xml:space="preserve">            "status": "filled",</w:t>
      </w:r>
    </w:p>
    <w:p w14:paraId="36C61E57">
      <w:pPr>
        <w:bidi w:val="0"/>
        <w:rPr>
          <w:rFonts w:hint="default"/>
        </w:rPr>
      </w:pPr>
      <w:r>
        <w:rPr>
          <w:rFonts w:hint="default"/>
        </w:rPr>
        <w:t xml:space="preserve">            "toCcy": "ADA",</w:t>
      </w:r>
    </w:p>
    <w:p w14:paraId="280C9EE7">
      <w:pPr>
        <w:bidi w:val="0"/>
        <w:rPr>
          <w:rFonts w:hint="default"/>
        </w:rPr>
      </w:pPr>
      <w:r>
        <w:rPr>
          <w:rFonts w:hint="default"/>
        </w:rPr>
        <w:t xml:space="preserve">            "acct": "18",</w:t>
      </w:r>
    </w:p>
    <w:p w14:paraId="7575DCDA">
      <w:pPr>
        <w:bidi w:val="0"/>
        <w:rPr>
          <w:rFonts w:hint="default"/>
        </w:rPr>
      </w:pPr>
      <w:r>
        <w:rPr>
          <w:rFonts w:hint="default"/>
        </w:rPr>
        <w:t xml:space="preserve">            "uTime": "1661313307979"</w:t>
      </w:r>
    </w:p>
    <w:p w14:paraId="3F2FB1CE">
      <w:pPr>
        <w:bidi w:val="0"/>
        <w:rPr>
          <w:rFonts w:hint="default"/>
        </w:rPr>
      </w:pPr>
      <w:r>
        <w:rPr>
          <w:rFonts w:hint="default"/>
        </w:rPr>
        <w:t xml:space="preserve">        },</w:t>
      </w:r>
    </w:p>
    <w:p w14:paraId="5FA26E19">
      <w:pPr>
        <w:bidi w:val="0"/>
        <w:rPr>
          <w:rFonts w:hint="default"/>
        </w:rPr>
      </w:pPr>
      <w:r>
        <w:rPr>
          <w:rFonts w:hint="default"/>
        </w:rPr>
        <w:t xml:space="preserve">        {</w:t>
      </w:r>
    </w:p>
    <w:p w14:paraId="16DD55C2">
      <w:pPr>
        <w:bidi w:val="0"/>
        <w:rPr>
          <w:rFonts w:hint="default"/>
        </w:rPr>
      </w:pPr>
      <w:r>
        <w:rPr>
          <w:rFonts w:hint="default"/>
        </w:rPr>
        <w:t xml:space="preserve">            "fillFromSz": "0.1722106121112177",</w:t>
      </w:r>
    </w:p>
    <w:p w14:paraId="02781ABF">
      <w:pPr>
        <w:bidi w:val="0"/>
        <w:rPr>
          <w:rFonts w:hint="default"/>
        </w:rPr>
      </w:pPr>
      <w:r>
        <w:rPr>
          <w:rFonts w:hint="default"/>
        </w:rPr>
        <w:t xml:space="preserve">            "fillToSz": "2.9971018300000000",</w:t>
      </w:r>
    </w:p>
    <w:p w14:paraId="070FED94">
      <w:pPr>
        <w:bidi w:val="0"/>
        <w:rPr>
          <w:rFonts w:hint="default"/>
        </w:rPr>
      </w:pPr>
      <w:r>
        <w:rPr>
          <w:rFonts w:hint="default"/>
        </w:rPr>
        <w:t xml:space="preserve">            "fromCcy": "OKB",</w:t>
      </w:r>
    </w:p>
    <w:p w14:paraId="2B0EC431">
      <w:pPr>
        <w:bidi w:val="0"/>
        <w:rPr>
          <w:rFonts w:hint="default"/>
        </w:rPr>
      </w:pPr>
      <w:r>
        <w:rPr>
          <w:rFonts w:hint="default"/>
        </w:rPr>
        <w:t xml:space="preserve">            "status": "filled",</w:t>
      </w:r>
    </w:p>
    <w:p w14:paraId="7C6006DB">
      <w:pPr>
        <w:bidi w:val="0"/>
        <w:rPr>
          <w:rFonts w:hint="default"/>
        </w:rPr>
      </w:pPr>
      <w:r>
        <w:rPr>
          <w:rFonts w:hint="default"/>
        </w:rPr>
        <w:t xml:space="preserve">            "toCcy": "USDC",</w:t>
      </w:r>
    </w:p>
    <w:p w14:paraId="0F92BDDF">
      <w:pPr>
        <w:bidi w:val="0"/>
        <w:rPr>
          <w:rFonts w:hint="default"/>
        </w:rPr>
      </w:pPr>
      <w:r>
        <w:rPr>
          <w:rFonts w:hint="default"/>
        </w:rPr>
        <w:t xml:space="preserve">            "acct": "18",</w:t>
      </w:r>
    </w:p>
    <w:p w14:paraId="3A8ADC71">
      <w:pPr>
        <w:bidi w:val="0"/>
        <w:rPr>
          <w:rFonts w:hint="default"/>
        </w:rPr>
      </w:pPr>
      <w:r>
        <w:rPr>
          <w:rFonts w:hint="default"/>
        </w:rPr>
        <w:t xml:space="preserve">            "uTime": "1661313307979"</w:t>
      </w:r>
    </w:p>
    <w:p w14:paraId="1ECE39F1">
      <w:pPr>
        <w:bidi w:val="0"/>
        <w:rPr>
          <w:rFonts w:hint="default"/>
        </w:rPr>
      </w:pPr>
      <w:r>
        <w:rPr>
          <w:rFonts w:hint="default"/>
        </w:rPr>
        <w:t xml:space="preserve">        }</w:t>
      </w:r>
    </w:p>
    <w:p w14:paraId="45AC886D">
      <w:pPr>
        <w:bidi w:val="0"/>
        <w:rPr>
          <w:rFonts w:hint="default"/>
        </w:rPr>
      </w:pPr>
      <w:r>
        <w:rPr>
          <w:rFonts w:hint="default"/>
        </w:rPr>
        <w:t xml:space="preserve">    ],</w:t>
      </w:r>
    </w:p>
    <w:p w14:paraId="46F7E0FC">
      <w:pPr>
        <w:bidi w:val="0"/>
        <w:rPr>
          <w:rFonts w:hint="default"/>
        </w:rPr>
      </w:pPr>
      <w:r>
        <w:rPr>
          <w:rFonts w:hint="default"/>
        </w:rPr>
        <w:t xml:space="preserve">    "msg": ""}</w:t>
      </w:r>
    </w:p>
    <w:p w14:paraId="71E934F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73"/>
        <w:gridCol w:w="738"/>
        <w:gridCol w:w="5736"/>
      </w:tblGrid>
      <w:tr w14:paraId="7CC772B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24AD556">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36F0C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70D2537">
            <w:pPr>
              <w:bidi w:val="0"/>
              <w:rPr>
                <w:rFonts w:hint="default"/>
              </w:rPr>
            </w:pPr>
            <w:r>
              <w:rPr>
                <w:rFonts w:hint="default"/>
                <w:lang w:val="en-US" w:eastAsia="zh-CN"/>
              </w:rPr>
              <w:t>描述</w:t>
            </w:r>
          </w:p>
        </w:tc>
      </w:tr>
      <w:tr w14:paraId="20AF3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617C8B">
            <w:pPr>
              <w:bidi w:val="0"/>
              <w:rPr>
                <w:rFonts w:hint="default"/>
              </w:rPr>
            </w:pPr>
            <w:r>
              <w:rPr>
                <w:rFonts w:hint="default"/>
                <w:lang w:val="en-US" w:eastAsia="zh-CN"/>
              </w:rPr>
              <w:t>fromCcy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6FE38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48EF2E">
            <w:pPr>
              <w:bidi w:val="0"/>
              <w:rPr>
                <w:rFonts w:hint="default"/>
              </w:rPr>
            </w:pPr>
            <w:r>
              <w:rPr>
                <w:rFonts w:hint="default"/>
                <w:lang w:val="en-US" w:eastAsia="zh-CN"/>
              </w:rPr>
              <w:t>小币支付币种</w:t>
            </w:r>
          </w:p>
        </w:tc>
      </w:tr>
      <w:tr w14:paraId="1645E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344A82">
            <w:pPr>
              <w:bidi w:val="0"/>
              <w:rPr>
                <w:rFonts w:hint="default"/>
              </w:rPr>
            </w:pPr>
            <w:r>
              <w:rPr>
                <w:rFonts w:hint="default"/>
                <w:lang w:val="en-US" w:eastAsia="zh-CN"/>
              </w:rPr>
              <w:t>fillFromSz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CE02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3EF06E">
            <w:pPr>
              <w:bidi w:val="0"/>
              <w:rPr>
                <w:rFonts w:hint="default"/>
              </w:rPr>
            </w:pPr>
            <w:r>
              <w:rPr>
                <w:rFonts w:hint="default"/>
                <w:lang w:val="en-US" w:eastAsia="zh-CN"/>
              </w:rPr>
              <w:t>对应的小币支付数量</w:t>
            </w:r>
          </w:p>
        </w:tc>
      </w:tr>
      <w:tr w14:paraId="6A936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9AC057">
            <w:pPr>
              <w:bidi w:val="0"/>
              <w:rPr>
                <w:rFonts w:hint="default"/>
              </w:rPr>
            </w:pPr>
            <w:r>
              <w:rPr>
                <w:rFonts w:hint="default"/>
                <w:lang w:val="en-US" w:eastAsia="zh-CN"/>
              </w:rPr>
              <w:t>toCcy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020FD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5BBCA7">
            <w:pPr>
              <w:bidi w:val="0"/>
              <w:rPr>
                <w:rFonts w:hint="default"/>
              </w:rPr>
            </w:pPr>
            <w:r>
              <w:rPr>
                <w:rFonts w:hint="default"/>
                <w:lang w:val="en-US" w:eastAsia="zh-CN"/>
              </w:rPr>
              <w:t>兑换到的主流币</w:t>
            </w:r>
          </w:p>
        </w:tc>
      </w:tr>
      <w:tr w14:paraId="3BEA1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48A54A">
            <w:pPr>
              <w:bidi w:val="0"/>
              <w:rPr>
                <w:rFonts w:hint="default"/>
              </w:rPr>
            </w:pPr>
            <w:r>
              <w:rPr>
                <w:rFonts w:hint="default"/>
                <w:lang w:val="en-US" w:eastAsia="zh-CN"/>
              </w:rPr>
              <w:t>fillToSz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93EC5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B125A0">
            <w:pPr>
              <w:bidi w:val="0"/>
              <w:rPr>
                <w:rFonts w:hint="default"/>
              </w:rPr>
            </w:pPr>
            <w:r>
              <w:rPr>
                <w:rFonts w:hint="default"/>
                <w:lang w:val="en-US" w:eastAsia="zh-CN"/>
              </w:rPr>
              <w:t>兑换到的主流币数量</w:t>
            </w:r>
          </w:p>
        </w:tc>
      </w:tr>
      <w:tr w14:paraId="0156C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17E2C1">
            <w:pPr>
              <w:bidi w:val="0"/>
              <w:rPr>
                <w:rFonts w:hint="default"/>
              </w:rPr>
            </w:pPr>
            <w:r>
              <w:rPr>
                <w:rFonts w:hint="default"/>
                <w:lang w:val="en-US" w:eastAsia="zh-CN"/>
              </w:rPr>
              <w:t>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8ABCC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BB63E6">
            <w:pPr>
              <w:bidi w:val="0"/>
              <w:rPr>
                <w:rFonts w:hint="default"/>
              </w:rPr>
            </w:pPr>
            <w:r>
              <w:rPr>
                <w:rFonts w:hint="default"/>
                <w:lang w:val="en-US" w:eastAsia="zh-CN"/>
              </w:rPr>
              <w:t>兑换到的主流币所在的账户</w:t>
            </w:r>
            <w:r>
              <w:rPr>
                <w:rFonts w:hint="default"/>
                <w:lang w:val="en-US" w:eastAsia="zh-CN"/>
              </w:rPr>
              <w:br w:type="textWrapping"/>
            </w:r>
            <w:r>
              <w:rPr>
                <w:rFonts w:hint="default"/>
                <w:lang w:val="en-US" w:eastAsia="zh-CN"/>
              </w:rPr>
              <w:t>6：资金账户</w:t>
            </w:r>
            <w:r>
              <w:rPr>
                <w:rFonts w:hint="default"/>
                <w:lang w:val="en-US" w:eastAsia="zh-CN"/>
              </w:rPr>
              <w:br w:type="textWrapping"/>
            </w:r>
            <w:r>
              <w:rPr>
                <w:rFonts w:hint="default"/>
                <w:lang w:val="en-US" w:eastAsia="zh-CN"/>
              </w:rPr>
              <w:t>18：交易账户</w:t>
            </w:r>
          </w:p>
        </w:tc>
      </w:tr>
      <w:tr w14:paraId="4457A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FEF03F">
            <w:pPr>
              <w:bidi w:val="0"/>
              <w:rPr>
                <w:rFonts w:hint="default"/>
              </w:rPr>
            </w:pPr>
            <w:r>
              <w:rPr>
                <w:rFonts w:hint="default"/>
                <w:lang w:val="en-US" w:eastAsia="zh-CN"/>
              </w:rPr>
              <w:t>status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B7CF4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E43EB8">
            <w:pPr>
              <w:bidi w:val="0"/>
              <w:rPr>
                <w:rFonts w:hint="default"/>
              </w:rPr>
            </w:pPr>
            <w:r>
              <w:rPr>
                <w:rFonts w:hint="default"/>
                <w:lang w:val="en-US" w:eastAsia="zh-CN"/>
              </w:rPr>
              <w:t>当前兑换进度/状态</w:t>
            </w:r>
            <w:r>
              <w:rPr>
                <w:rFonts w:hint="default"/>
                <w:lang w:val="en-US" w:eastAsia="zh-CN"/>
              </w:rPr>
              <w:br w:type="textWrapping"/>
            </w:r>
            <w:r>
              <w:rPr>
                <w:rFonts w:hint="default"/>
                <w:lang w:val="en-US" w:eastAsia="zh-CN"/>
              </w:rPr>
              <w:t>running: 进行中</w:t>
            </w:r>
            <w:r>
              <w:rPr>
                <w:rFonts w:hint="default"/>
                <w:lang w:val="en-US" w:eastAsia="zh-CN"/>
              </w:rPr>
              <w:br w:type="textWrapping"/>
            </w:r>
            <w:r>
              <w:rPr>
                <w:rFonts w:hint="default"/>
                <w:lang w:val="en-US" w:eastAsia="zh-CN"/>
              </w:rPr>
              <w:t>filled: 已完成</w:t>
            </w:r>
            <w:r>
              <w:rPr>
                <w:rFonts w:hint="default"/>
                <w:lang w:val="en-US" w:eastAsia="zh-CN"/>
              </w:rPr>
              <w:br w:type="textWrapping"/>
            </w:r>
            <w:r>
              <w:rPr>
                <w:rFonts w:hint="default"/>
                <w:lang w:val="en-US" w:eastAsia="zh-CN"/>
              </w:rPr>
              <w:t>failed: 失败</w:t>
            </w:r>
          </w:p>
        </w:tc>
      </w:tr>
      <w:tr w14:paraId="2079EA7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A30457">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950FE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090ABD">
            <w:pPr>
              <w:bidi w:val="0"/>
              <w:rPr>
                <w:rFonts w:hint="default"/>
              </w:rPr>
            </w:pPr>
            <w:r>
              <w:rPr>
                <w:rFonts w:hint="default"/>
                <w:lang w:val="en-US" w:eastAsia="zh-CN"/>
              </w:rPr>
              <w:t>交易时间戳，Unix时间戳为毫秒数格式，如 1597026383085</w:t>
            </w:r>
          </w:p>
        </w:tc>
      </w:tr>
    </w:tbl>
    <w:p w14:paraId="6BCA0221">
      <w:pPr>
        <w:bidi w:val="0"/>
        <w:rPr>
          <w:rFonts w:hint="default"/>
        </w:rPr>
      </w:pPr>
      <w:r>
        <w:rPr>
          <w:rFonts w:hint="default"/>
        </w:rPr>
        <w:t>GET / 获取一键还债币种列表</w:t>
      </w:r>
    </w:p>
    <w:p w14:paraId="1FB85AE0">
      <w:pPr>
        <w:bidi w:val="0"/>
        <w:rPr>
          <w:rFonts w:hint="default"/>
        </w:rPr>
      </w:pPr>
      <w:r>
        <w:rPr>
          <w:rFonts w:hint="default"/>
        </w:rPr>
        <w:t>查询一键还债币种列表。负债币种包括全仓负债和逐仓负债。仅适用于跨币种保证金模式/组合保证金模式。</w:t>
      </w:r>
    </w:p>
    <w:p w14:paraId="19328040">
      <w:pPr>
        <w:bidi w:val="0"/>
        <w:rPr>
          <w:rFonts w:hint="default"/>
        </w:rPr>
      </w:pPr>
      <w:r>
        <w:rPr>
          <w:rFonts w:hint="default"/>
        </w:rPr>
        <w:t>限速：1次/2s</w:t>
      </w:r>
    </w:p>
    <w:p w14:paraId="17ED211B">
      <w:pPr>
        <w:bidi w:val="0"/>
        <w:rPr>
          <w:rFonts w:hint="default"/>
        </w:rPr>
      </w:pPr>
      <w:r>
        <w:rPr>
          <w:rFonts w:hint="default"/>
        </w:rPr>
        <w:t>限速规则：User ID</w:t>
      </w:r>
    </w:p>
    <w:p w14:paraId="3A868FE6">
      <w:pPr>
        <w:bidi w:val="0"/>
        <w:rPr>
          <w:rFonts w:hint="default"/>
        </w:rPr>
      </w:pPr>
      <w:r>
        <w:rPr>
          <w:rFonts w:hint="default"/>
        </w:rPr>
        <w:t>权限：读取</w:t>
      </w:r>
    </w:p>
    <w:p w14:paraId="2E200065">
      <w:pPr>
        <w:bidi w:val="0"/>
        <w:rPr>
          <w:rFonts w:hint="default"/>
        </w:rPr>
      </w:pPr>
      <w:r>
        <w:rPr>
          <w:rFonts w:hint="default"/>
        </w:rPr>
        <w:t>HTTP 请求</w:t>
      </w:r>
    </w:p>
    <w:p w14:paraId="34EF8222">
      <w:pPr>
        <w:bidi w:val="0"/>
        <w:rPr>
          <w:rFonts w:hint="default"/>
        </w:rPr>
      </w:pPr>
      <w:r>
        <w:rPr>
          <w:rFonts w:hint="default"/>
        </w:rPr>
        <w:t>GET /api/v5/trade/one-click-repay-currency-list</w:t>
      </w:r>
    </w:p>
    <w:p w14:paraId="32C0D96E">
      <w:pPr>
        <w:bidi w:val="0"/>
      </w:pPr>
      <w:r>
        <w:rPr>
          <w:rFonts w:hint="default"/>
        </w:rPr>
        <w:t>请求示例</w:t>
      </w:r>
    </w:p>
    <w:p w14:paraId="3099EF75">
      <w:pPr>
        <w:bidi w:val="0"/>
        <w:rPr>
          <w:rFonts w:hint="default"/>
        </w:rPr>
      </w:pPr>
      <w:r>
        <w:rPr>
          <w:rFonts w:hint="default"/>
        </w:rPr>
        <w:t>import okx.Trade as Trade</w:t>
      </w:r>
    </w:p>
    <w:p w14:paraId="68CFC847">
      <w:pPr>
        <w:bidi w:val="0"/>
        <w:rPr>
          <w:rFonts w:hint="default"/>
        </w:rPr>
      </w:pPr>
      <w:r>
        <w:rPr>
          <w:rFonts w:hint="default"/>
        </w:rPr>
        <w:t># API 初始化apikey = "YOUR_API_KEY"secretkey = "YOUR_SECRET_KEY"passphrase = "YOUR_PASSPHRASE"</w:t>
      </w:r>
    </w:p>
    <w:p w14:paraId="44F64C7B">
      <w:pPr>
        <w:bidi w:val="0"/>
        <w:rPr>
          <w:rFonts w:hint="default"/>
        </w:rPr>
      </w:pPr>
      <w:r>
        <w:rPr>
          <w:rFonts w:hint="default"/>
        </w:rPr>
        <w:t>flag = "1"  # 实盘: 0, 模拟盘: 1tradeAPI = Trade.TradeAPI(apikey, secretkey, passphrase, False, flag)</w:t>
      </w:r>
    </w:p>
    <w:p w14:paraId="041B6520">
      <w:pPr>
        <w:bidi w:val="0"/>
        <w:rPr>
          <w:rFonts w:hint="default"/>
        </w:rPr>
      </w:pPr>
      <w:r>
        <w:rPr>
          <w:rFonts w:hint="default"/>
        </w:rPr>
        <w:t># 查询一键还债币种列表result = tradeAPI.get_oneclick_repay_list()print(result)</w:t>
      </w:r>
    </w:p>
    <w:p w14:paraId="11169EEC">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38"/>
        <w:gridCol w:w="738"/>
        <w:gridCol w:w="1080"/>
        <w:gridCol w:w="1913"/>
      </w:tblGrid>
      <w:tr w14:paraId="4A3CA8D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2F069D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51B74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9BA7EB7">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A6AE50E">
            <w:pPr>
              <w:bidi w:val="0"/>
              <w:rPr>
                <w:rFonts w:hint="default"/>
              </w:rPr>
            </w:pPr>
            <w:r>
              <w:rPr>
                <w:rFonts w:hint="default"/>
                <w:lang w:val="en-US" w:eastAsia="zh-CN"/>
              </w:rPr>
              <w:t>描述</w:t>
            </w:r>
          </w:p>
        </w:tc>
      </w:tr>
      <w:tr w14:paraId="73163A3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4843D1">
            <w:pPr>
              <w:bidi w:val="0"/>
              <w:rPr>
                <w:rFonts w:hint="default"/>
              </w:rPr>
            </w:pPr>
            <w:r>
              <w:rPr>
                <w:rFonts w:hint="default"/>
                <w:lang w:val="en-US" w:eastAsia="zh-CN"/>
              </w:rPr>
              <w:t>debtType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6F0A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CC3E7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E5B15E">
            <w:pPr>
              <w:bidi w:val="0"/>
              <w:rPr>
                <w:rFonts w:hint="default"/>
              </w:rPr>
            </w:pPr>
            <w:r>
              <w:rPr>
                <w:rFonts w:hint="default"/>
                <w:lang w:val="en-US" w:eastAsia="zh-CN"/>
              </w:rPr>
              <w:t>负债类型</w:t>
            </w:r>
            <w:r>
              <w:rPr>
                <w:rFonts w:hint="default"/>
                <w:lang w:val="en-US" w:eastAsia="zh-CN"/>
              </w:rPr>
              <w:br w:type="textWrapping"/>
            </w:r>
            <w:r>
              <w:rPr>
                <w:rFonts w:hint="default"/>
                <w:lang w:val="en-US" w:eastAsia="zh-CN"/>
              </w:rPr>
              <w:t>cross: 全仓负债</w:t>
            </w:r>
            <w:r>
              <w:rPr>
                <w:rFonts w:hint="default"/>
                <w:lang w:val="en-US" w:eastAsia="zh-CN"/>
              </w:rPr>
              <w:br w:type="textWrapping"/>
            </w:r>
            <w:r>
              <w:rPr>
                <w:rFonts w:hint="default"/>
                <w:lang w:val="en-US" w:eastAsia="zh-CN"/>
              </w:rPr>
              <w:t>isolated: 逐仓负债</w:t>
            </w:r>
          </w:p>
        </w:tc>
      </w:tr>
    </w:tbl>
    <w:p w14:paraId="5651914F">
      <w:pPr>
        <w:bidi w:val="0"/>
      </w:pPr>
      <w:r>
        <w:rPr>
          <w:rFonts w:hint="default"/>
        </w:rPr>
        <w:t>返回结果</w:t>
      </w:r>
    </w:p>
    <w:p w14:paraId="0DD3CE58">
      <w:pPr>
        <w:bidi w:val="0"/>
        <w:rPr>
          <w:rFonts w:hint="default"/>
        </w:rPr>
      </w:pPr>
      <w:r>
        <w:rPr>
          <w:rFonts w:hint="default"/>
        </w:rPr>
        <w:t>{</w:t>
      </w:r>
    </w:p>
    <w:p w14:paraId="637C2B9A">
      <w:pPr>
        <w:bidi w:val="0"/>
        <w:rPr>
          <w:rFonts w:hint="default"/>
        </w:rPr>
      </w:pPr>
      <w:r>
        <w:rPr>
          <w:rFonts w:hint="default"/>
        </w:rPr>
        <w:t xml:space="preserve">    "code": "0",</w:t>
      </w:r>
    </w:p>
    <w:p w14:paraId="4B6846F7">
      <w:pPr>
        <w:bidi w:val="0"/>
        <w:rPr>
          <w:rFonts w:hint="default"/>
        </w:rPr>
      </w:pPr>
      <w:r>
        <w:rPr>
          <w:rFonts w:hint="default"/>
        </w:rPr>
        <w:t xml:space="preserve">    "data": [</w:t>
      </w:r>
    </w:p>
    <w:p w14:paraId="78490F1B">
      <w:pPr>
        <w:bidi w:val="0"/>
        <w:rPr>
          <w:rFonts w:hint="default"/>
        </w:rPr>
      </w:pPr>
      <w:r>
        <w:rPr>
          <w:rFonts w:hint="default"/>
        </w:rPr>
        <w:t xml:space="preserve">        {</w:t>
      </w:r>
    </w:p>
    <w:p w14:paraId="13EA533B">
      <w:pPr>
        <w:bidi w:val="0"/>
        <w:rPr>
          <w:rFonts w:hint="default"/>
        </w:rPr>
      </w:pPr>
      <w:r>
        <w:rPr>
          <w:rFonts w:hint="default"/>
        </w:rPr>
        <w:t xml:space="preserve">            "debtData": [</w:t>
      </w:r>
    </w:p>
    <w:p w14:paraId="498AABFB">
      <w:pPr>
        <w:bidi w:val="0"/>
        <w:rPr>
          <w:rFonts w:hint="default"/>
        </w:rPr>
      </w:pPr>
      <w:r>
        <w:rPr>
          <w:rFonts w:hint="default"/>
        </w:rPr>
        <w:t xml:space="preserve">                {</w:t>
      </w:r>
    </w:p>
    <w:p w14:paraId="64617D89">
      <w:pPr>
        <w:bidi w:val="0"/>
        <w:rPr>
          <w:rFonts w:hint="default"/>
        </w:rPr>
      </w:pPr>
      <w:r>
        <w:rPr>
          <w:rFonts w:hint="default"/>
        </w:rPr>
        <w:t xml:space="preserve">                    "debtAmt": "29.653478",</w:t>
      </w:r>
    </w:p>
    <w:p w14:paraId="7119C0F5">
      <w:pPr>
        <w:bidi w:val="0"/>
        <w:rPr>
          <w:rFonts w:hint="default"/>
        </w:rPr>
      </w:pPr>
      <w:r>
        <w:rPr>
          <w:rFonts w:hint="default"/>
        </w:rPr>
        <w:t xml:space="preserve">                    "debtCcy": "LTC"</w:t>
      </w:r>
    </w:p>
    <w:p w14:paraId="533C48A9">
      <w:pPr>
        <w:bidi w:val="0"/>
        <w:rPr>
          <w:rFonts w:hint="default"/>
        </w:rPr>
      </w:pPr>
      <w:r>
        <w:rPr>
          <w:rFonts w:hint="default"/>
        </w:rPr>
        <w:t xml:space="preserve">                },</w:t>
      </w:r>
    </w:p>
    <w:p w14:paraId="6DDBF5A2">
      <w:pPr>
        <w:bidi w:val="0"/>
        <w:rPr>
          <w:rFonts w:hint="default"/>
        </w:rPr>
      </w:pPr>
      <w:r>
        <w:rPr>
          <w:rFonts w:hint="default"/>
        </w:rPr>
        <w:t xml:space="preserve">                {</w:t>
      </w:r>
    </w:p>
    <w:p w14:paraId="52C237DD">
      <w:pPr>
        <w:bidi w:val="0"/>
        <w:rPr>
          <w:rFonts w:hint="default"/>
        </w:rPr>
      </w:pPr>
      <w:r>
        <w:rPr>
          <w:rFonts w:hint="default"/>
        </w:rPr>
        <w:t xml:space="preserve">                    "debtAmt": "237803.6828295906051002",</w:t>
      </w:r>
    </w:p>
    <w:p w14:paraId="60BB98AB">
      <w:pPr>
        <w:bidi w:val="0"/>
        <w:rPr>
          <w:rFonts w:hint="default"/>
        </w:rPr>
      </w:pPr>
      <w:r>
        <w:rPr>
          <w:rFonts w:hint="default"/>
        </w:rPr>
        <w:t xml:space="preserve">                    "debtCcy": "USDT"</w:t>
      </w:r>
    </w:p>
    <w:p w14:paraId="1E3D6D96">
      <w:pPr>
        <w:bidi w:val="0"/>
        <w:rPr>
          <w:rFonts w:hint="default"/>
        </w:rPr>
      </w:pPr>
      <w:r>
        <w:rPr>
          <w:rFonts w:hint="default"/>
        </w:rPr>
        <w:t xml:space="preserve">                }</w:t>
      </w:r>
    </w:p>
    <w:p w14:paraId="6F76FE34">
      <w:pPr>
        <w:bidi w:val="0"/>
        <w:rPr>
          <w:rFonts w:hint="default"/>
        </w:rPr>
      </w:pPr>
      <w:r>
        <w:rPr>
          <w:rFonts w:hint="default"/>
        </w:rPr>
        <w:t xml:space="preserve">            ],</w:t>
      </w:r>
    </w:p>
    <w:p w14:paraId="43BD4E6D">
      <w:pPr>
        <w:bidi w:val="0"/>
        <w:rPr>
          <w:rFonts w:hint="default"/>
        </w:rPr>
      </w:pPr>
      <w:r>
        <w:rPr>
          <w:rFonts w:hint="default"/>
        </w:rPr>
        <w:t xml:space="preserve">            "debtType": "cross",</w:t>
      </w:r>
    </w:p>
    <w:p w14:paraId="2151AE2A">
      <w:pPr>
        <w:bidi w:val="0"/>
        <w:rPr>
          <w:rFonts w:hint="default"/>
        </w:rPr>
      </w:pPr>
      <w:r>
        <w:rPr>
          <w:rFonts w:hint="default"/>
        </w:rPr>
        <w:t xml:space="preserve">            "repayData": [</w:t>
      </w:r>
    </w:p>
    <w:p w14:paraId="143553C8">
      <w:pPr>
        <w:bidi w:val="0"/>
        <w:rPr>
          <w:rFonts w:hint="default"/>
        </w:rPr>
      </w:pPr>
      <w:r>
        <w:rPr>
          <w:rFonts w:hint="default"/>
        </w:rPr>
        <w:t xml:space="preserve">                {</w:t>
      </w:r>
    </w:p>
    <w:p w14:paraId="186FFFD5">
      <w:pPr>
        <w:bidi w:val="0"/>
        <w:rPr>
          <w:rFonts w:hint="default"/>
        </w:rPr>
      </w:pPr>
      <w:r>
        <w:rPr>
          <w:rFonts w:hint="default"/>
        </w:rPr>
        <w:t xml:space="preserve">                    "repayAmt": "0.4978335419825104",</w:t>
      </w:r>
    </w:p>
    <w:p w14:paraId="559864A1">
      <w:pPr>
        <w:bidi w:val="0"/>
        <w:rPr>
          <w:rFonts w:hint="default"/>
        </w:rPr>
      </w:pPr>
      <w:r>
        <w:rPr>
          <w:rFonts w:hint="default"/>
        </w:rPr>
        <w:t xml:space="preserve">                    "repayCcy": "ETH"</w:t>
      </w:r>
    </w:p>
    <w:p w14:paraId="5CA14116">
      <w:pPr>
        <w:bidi w:val="0"/>
        <w:rPr>
          <w:rFonts w:hint="default"/>
        </w:rPr>
      </w:pPr>
      <w:r>
        <w:rPr>
          <w:rFonts w:hint="default"/>
        </w:rPr>
        <w:t xml:space="preserve">                }</w:t>
      </w:r>
    </w:p>
    <w:p w14:paraId="555A017C">
      <w:pPr>
        <w:bidi w:val="0"/>
        <w:rPr>
          <w:rFonts w:hint="default"/>
        </w:rPr>
      </w:pPr>
      <w:r>
        <w:rPr>
          <w:rFonts w:hint="default"/>
        </w:rPr>
        <w:t xml:space="preserve">            ]</w:t>
      </w:r>
    </w:p>
    <w:p w14:paraId="593F3D2A">
      <w:pPr>
        <w:bidi w:val="0"/>
        <w:rPr>
          <w:rFonts w:hint="default"/>
        </w:rPr>
      </w:pPr>
      <w:r>
        <w:rPr>
          <w:rFonts w:hint="default"/>
        </w:rPr>
        <w:t xml:space="preserve">        }</w:t>
      </w:r>
    </w:p>
    <w:p w14:paraId="48E56C9D">
      <w:pPr>
        <w:bidi w:val="0"/>
        <w:rPr>
          <w:rFonts w:hint="default"/>
        </w:rPr>
      </w:pPr>
      <w:r>
        <w:rPr>
          <w:rFonts w:hint="default"/>
        </w:rPr>
        <w:t xml:space="preserve">    ],</w:t>
      </w:r>
    </w:p>
    <w:p w14:paraId="42D1F7EC">
      <w:pPr>
        <w:bidi w:val="0"/>
        <w:rPr>
          <w:rFonts w:hint="default"/>
        </w:rPr>
      </w:pPr>
      <w:r>
        <w:rPr>
          <w:rFonts w:hint="default"/>
        </w:rPr>
        <w:t xml:space="preserve">    "msg": ""}</w:t>
      </w:r>
    </w:p>
    <w:p w14:paraId="519AC479">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27"/>
        <w:gridCol w:w="1583"/>
        <w:gridCol w:w="3180"/>
      </w:tblGrid>
      <w:tr w14:paraId="1E9196A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18E80F7">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99AD3B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6A2F8BB">
            <w:pPr>
              <w:bidi w:val="0"/>
              <w:rPr>
                <w:rFonts w:hint="default"/>
              </w:rPr>
            </w:pPr>
            <w:r>
              <w:rPr>
                <w:rFonts w:hint="default"/>
                <w:lang w:val="en-US" w:eastAsia="zh-CN"/>
              </w:rPr>
              <w:t>描述</w:t>
            </w:r>
          </w:p>
        </w:tc>
      </w:tr>
      <w:tr w14:paraId="44775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42EB1F">
            <w:pPr>
              <w:bidi w:val="0"/>
              <w:rPr>
                <w:rFonts w:hint="default"/>
              </w:rPr>
            </w:pPr>
            <w:r>
              <w:rPr>
                <w:rFonts w:hint="default"/>
                <w:lang w:val="en-US" w:eastAsia="zh-CN"/>
              </w:rPr>
              <w:t>debtData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1F4479">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857FBA">
            <w:pPr>
              <w:bidi w:val="0"/>
              <w:rPr>
                <w:rFonts w:hint="default"/>
              </w:rPr>
            </w:pPr>
            <w:r>
              <w:rPr>
                <w:rFonts w:hint="default"/>
                <w:lang w:val="en-US" w:eastAsia="zh-CN"/>
              </w:rPr>
              <w:t>负债币种信息</w:t>
            </w:r>
          </w:p>
        </w:tc>
      </w:tr>
      <w:tr w14:paraId="5181F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05DAF8">
            <w:pPr>
              <w:bidi w:val="0"/>
              <w:rPr>
                <w:rFonts w:hint="default"/>
              </w:rPr>
            </w:pPr>
            <w:r>
              <w:rPr>
                <w:rFonts w:hint="default"/>
                <w:lang w:val="en-US" w:eastAsia="zh-CN"/>
              </w:rPr>
              <w:t>&gt; debtCcy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2743F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68723E">
            <w:pPr>
              <w:bidi w:val="0"/>
              <w:rPr>
                <w:rFonts w:hint="default"/>
              </w:rPr>
            </w:pPr>
            <w:r>
              <w:rPr>
                <w:rFonts w:hint="default"/>
                <w:lang w:val="en-US" w:eastAsia="zh-CN"/>
              </w:rPr>
              <w:t>负债币种</w:t>
            </w:r>
          </w:p>
        </w:tc>
      </w:tr>
      <w:tr w14:paraId="2FB7A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BDC2AF">
            <w:pPr>
              <w:bidi w:val="0"/>
              <w:rPr>
                <w:rFonts w:hint="default"/>
              </w:rPr>
            </w:pPr>
            <w:r>
              <w:rPr>
                <w:rFonts w:hint="default"/>
                <w:lang w:val="en-US" w:eastAsia="zh-CN"/>
              </w:rPr>
              <w:t>&gt; debtAmt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675E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3D0DE2">
            <w:pPr>
              <w:bidi w:val="0"/>
              <w:rPr>
                <w:rFonts w:hint="default"/>
              </w:rPr>
            </w:pPr>
            <w:r>
              <w:rPr>
                <w:rFonts w:hint="default"/>
                <w:lang w:val="en-US" w:eastAsia="zh-CN"/>
              </w:rPr>
              <w:t>可负债币种数量</w:t>
            </w:r>
            <w:r>
              <w:rPr>
                <w:rFonts w:hint="default"/>
                <w:lang w:val="en-US" w:eastAsia="zh-CN"/>
              </w:rPr>
              <w:br w:type="textWrapping"/>
            </w:r>
            <w:r>
              <w:rPr>
                <w:rFonts w:hint="default"/>
                <w:lang w:val="en-US" w:eastAsia="zh-CN"/>
              </w:rPr>
              <w:t>包括本金和利息</w:t>
            </w:r>
          </w:p>
        </w:tc>
      </w:tr>
      <w:tr w14:paraId="099D2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E7A55B">
            <w:pPr>
              <w:bidi w:val="0"/>
              <w:rPr>
                <w:rFonts w:hint="default"/>
              </w:rPr>
            </w:pPr>
            <w:r>
              <w:rPr>
                <w:rFonts w:hint="default"/>
                <w:lang w:val="en-US" w:eastAsia="zh-CN"/>
              </w:rPr>
              <w:t>debtType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716F9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33BC7C">
            <w:pPr>
              <w:bidi w:val="0"/>
              <w:rPr>
                <w:rFonts w:hint="default"/>
              </w:rPr>
            </w:pPr>
            <w:r>
              <w:rPr>
                <w:rFonts w:hint="default"/>
                <w:lang w:val="en-US" w:eastAsia="zh-CN"/>
              </w:rPr>
              <w:t>负债类型</w:t>
            </w:r>
            <w:r>
              <w:rPr>
                <w:rFonts w:hint="default"/>
                <w:lang w:val="en-US" w:eastAsia="zh-CN"/>
              </w:rPr>
              <w:br w:type="textWrapping"/>
            </w:r>
            <w:r>
              <w:rPr>
                <w:rFonts w:hint="default"/>
                <w:lang w:val="en-US" w:eastAsia="zh-CN"/>
              </w:rPr>
              <w:t>cross: 全仓负债</w:t>
            </w:r>
            <w:r>
              <w:rPr>
                <w:rFonts w:hint="default"/>
                <w:lang w:val="en-US" w:eastAsia="zh-CN"/>
              </w:rPr>
              <w:br w:type="textWrapping"/>
            </w:r>
            <w:r>
              <w:rPr>
                <w:rFonts w:hint="default"/>
                <w:lang w:val="en-US" w:eastAsia="zh-CN"/>
              </w:rPr>
              <w:t>isolated: 逐仓负债</w:t>
            </w:r>
          </w:p>
        </w:tc>
      </w:tr>
      <w:tr w14:paraId="2CB22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4A2D36">
            <w:pPr>
              <w:bidi w:val="0"/>
              <w:rPr>
                <w:rFonts w:hint="default"/>
              </w:rPr>
            </w:pPr>
            <w:r>
              <w:rPr>
                <w:rFonts w:hint="default"/>
                <w:lang w:val="en-US" w:eastAsia="zh-CN"/>
              </w:rPr>
              <w:t>repayData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97CA4F">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C23243">
            <w:pPr>
              <w:bidi w:val="0"/>
              <w:rPr>
                <w:rFonts w:hint="default"/>
              </w:rPr>
            </w:pPr>
            <w:r>
              <w:rPr>
                <w:rFonts w:hint="default"/>
                <w:lang w:val="en-US" w:eastAsia="zh-CN"/>
              </w:rPr>
              <w:t>偿还币种信息</w:t>
            </w:r>
          </w:p>
        </w:tc>
      </w:tr>
      <w:tr w14:paraId="301B8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0F9E7F">
            <w:pPr>
              <w:bidi w:val="0"/>
              <w:rPr>
                <w:rFonts w:hint="default"/>
              </w:rPr>
            </w:pPr>
            <w:r>
              <w:rPr>
                <w:rFonts w:hint="default"/>
                <w:lang w:val="en-US" w:eastAsia="zh-CN"/>
              </w:rPr>
              <w:t>&gt; repayCcy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F647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F4F491">
            <w:pPr>
              <w:bidi w:val="0"/>
              <w:rPr>
                <w:rFonts w:hint="default"/>
              </w:rPr>
            </w:pPr>
            <w:r>
              <w:rPr>
                <w:rFonts w:hint="default"/>
                <w:lang w:val="en-US" w:eastAsia="zh-CN"/>
              </w:rPr>
              <w:t>可偿还负债的币种</w:t>
            </w:r>
          </w:p>
        </w:tc>
      </w:tr>
      <w:tr w14:paraId="733A85C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BBF4CB">
            <w:pPr>
              <w:bidi w:val="0"/>
              <w:rPr>
                <w:rFonts w:hint="default"/>
              </w:rPr>
            </w:pPr>
            <w:r>
              <w:rPr>
                <w:rFonts w:hint="default"/>
                <w:lang w:val="en-US" w:eastAsia="zh-CN"/>
              </w:rPr>
              <w:t>&gt; repayAmt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4696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FCCF6C">
            <w:pPr>
              <w:bidi w:val="0"/>
              <w:rPr>
                <w:rFonts w:hint="default"/>
              </w:rPr>
            </w:pPr>
            <w:r>
              <w:rPr>
                <w:rFonts w:hint="default"/>
                <w:lang w:val="en-US" w:eastAsia="zh-CN"/>
              </w:rPr>
              <w:t>可偿还负债的币种可用资产数量</w:t>
            </w:r>
          </w:p>
        </w:tc>
      </w:tr>
    </w:tbl>
    <w:p w14:paraId="10C41113">
      <w:pPr>
        <w:bidi w:val="0"/>
        <w:rPr>
          <w:rFonts w:hint="default"/>
        </w:rPr>
      </w:pPr>
      <w:r>
        <w:rPr>
          <w:rFonts w:hint="default"/>
        </w:rPr>
        <w:t>POST / 一键还债交易</w:t>
      </w:r>
    </w:p>
    <w:p w14:paraId="305802AE">
      <w:pPr>
        <w:bidi w:val="0"/>
        <w:rPr>
          <w:rFonts w:hint="default"/>
        </w:rPr>
      </w:pPr>
      <w:r>
        <w:rPr>
          <w:rFonts w:hint="default"/>
        </w:rPr>
        <w:t>交易一键偿还全仓债务。不支持逐仓负债的偿还。根据资金和交易账户的剩余可用余额为最大偿还数量。仅适用于跨币种保证金模式/组合保证金模式。</w:t>
      </w:r>
    </w:p>
    <w:p w14:paraId="79718485">
      <w:pPr>
        <w:bidi w:val="0"/>
        <w:rPr>
          <w:rFonts w:hint="default"/>
        </w:rPr>
      </w:pPr>
      <w:r>
        <w:rPr>
          <w:rFonts w:hint="default"/>
        </w:rPr>
        <w:t>限速：1次/2s</w:t>
      </w:r>
    </w:p>
    <w:p w14:paraId="7335DFAD">
      <w:pPr>
        <w:bidi w:val="0"/>
        <w:rPr>
          <w:rFonts w:hint="default"/>
        </w:rPr>
      </w:pPr>
      <w:r>
        <w:rPr>
          <w:rFonts w:hint="default"/>
        </w:rPr>
        <w:t>限速规则：User ID</w:t>
      </w:r>
    </w:p>
    <w:p w14:paraId="76C5AD9A">
      <w:pPr>
        <w:bidi w:val="0"/>
        <w:rPr>
          <w:rFonts w:hint="default"/>
        </w:rPr>
      </w:pPr>
      <w:r>
        <w:rPr>
          <w:rFonts w:hint="default"/>
        </w:rPr>
        <w:t>权限：交易</w:t>
      </w:r>
    </w:p>
    <w:p w14:paraId="0CB9D9C3">
      <w:pPr>
        <w:bidi w:val="0"/>
        <w:rPr>
          <w:rFonts w:hint="default"/>
        </w:rPr>
      </w:pPr>
      <w:r>
        <w:rPr>
          <w:rFonts w:hint="default"/>
        </w:rPr>
        <w:t>HTTP 请求</w:t>
      </w:r>
    </w:p>
    <w:p w14:paraId="76824644">
      <w:pPr>
        <w:bidi w:val="0"/>
        <w:rPr>
          <w:rFonts w:hint="default"/>
        </w:rPr>
      </w:pPr>
      <w:r>
        <w:rPr>
          <w:rFonts w:hint="default"/>
        </w:rPr>
        <w:t>POST /api/v5/trade/one-click-repay</w:t>
      </w:r>
    </w:p>
    <w:p w14:paraId="0EAB5D14">
      <w:pPr>
        <w:bidi w:val="0"/>
      </w:pPr>
      <w:r>
        <w:rPr>
          <w:rFonts w:hint="default"/>
        </w:rPr>
        <w:t>请求示例</w:t>
      </w:r>
    </w:p>
    <w:p w14:paraId="64D14B91">
      <w:pPr>
        <w:bidi w:val="0"/>
        <w:rPr>
          <w:rFonts w:hint="default"/>
        </w:rPr>
      </w:pPr>
      <w:r>
        <w:rPr>
          <w:rFonts w:hint="default"/>
        </w:rPr>
        <w:t>import okx.Trade as Trade</w:t>
      </w:r>
    </w:p>
    <w:p w14:paraId="29ADEF76">
      <w:pPr>
        <w:bidi w:val="0"/>
        <w:rPr>
          <w:rFonts w:hint="default"/>
        </w:rPr>
      </w:pPr>
      <w:r>
        <w:rPr>
          <w:rFonts w:hint="default"/>
        </w:rPr>
        <w:t># API 初始化apikey = "YOUR_API_KEY"secretkey = "YOUR_SECRET_KEY"passphrase = "YOUR_PASSPHRASE"</w:t>
      </w:r>
    </w:p>
    <w:p w14:paraId="406528FE">
      <w:pPr>
        <w:bidi w:val="0"/>
        <w:rPr>
          <w:rFonts w:hint="default"/>
        </w:rPr>
      </w:pPr>
      <w:r>
        <w:rPr>
          <w:rFonts w:hint="default"/>
        </w:rPr>
        <w:t>flag = "1"  # 实盘: 0, 模拟盘: 1tradeAPI = Trade.TradeAPI(apikey, secretkey, passphrase, False, flag)</w:t>
      </w:r>
    </w:p>
    <w:p w14:paraId="58A39951">
      <w:pPr>
        <w:bidi w:val="0"/>
        <w:rPr>
          <w:rFonts w:hint="default"/>
        </w:rPr>
      </w:pPr>
      <w:r>
        <w:rPr>
          <w:rFonts w:hint="default"/>
        </w:rPr>
        <w:t># 交易一键偿还小额全仓债务，使用USDT偿还ETH和BTC债务result = tradeAPI.oneclick_repay(</w:t>
      </w:r>
    </w:p>
    <w:p w14:paraId="3ECFC29B">
      <w:pPr>
        <w:bidi w:val="0"/>
        <w:rPr>
          <w:rFonts w:hint="default"/>
        </w:rPr>
      </w:pPr>
      <w:r>
        <w:rPr>
          <w:rFonts w:hint="default"/>
        </w:rPr>
        <w:t xml:space="preserve">    debtCcy=["ETH", "BTC"],</w:t>
      </w:r>
    </w:p>
    <w:p w14:paraId="708FDAC8">
      <w:pPr>
        <w:bidi w:val="0"/>
        <w:rPr>
          <w:rFonts w:hint="default"/>
        </w:rPr>
      </w:pPr>
      <w:r>
        <w:rPr>
          <w:rFonts w:hint="default"/>
        </w:rPr>
        <w:t xml:space="preserve">    repayCcy="USDT")print(result)</w:t>
      </w:r>
    </w:p>
    <w:p w14:paraId="2F96D906">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13"/>
        <w:gridCol w:w="1462"/>
        <w:gridCol w:w="1022"/>
        <w:gridCol w:w="5049"/>
      </w:tblGrid>
      <w:tr w14:paraId="4ED3009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5C89AA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4771F1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4790916">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586FFC7">
            <w:pPr>
              <w:bidi w:val="0"/>
              <w:rPr>
                <w:rFonts w:hint="default"/>
              </w:rPr>
            </w:pPr>
            <w:r>
              <w:rPr>
                <w:rFonts w:hint="default"/>
                <w:lang w:val="en-US" w:eastAsia="zh-CN"/>
              </w:rPr>
              <w:t>描述</w:t>
            </w:r>
          </w:p>
        </w:tc>
      </w:tr>
      <w:tr w14:paraId="48A4D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9ED1AB">
            <w:pPr>
              <w:bidi w:val="0"/>
              <w:rPr>
                <w:rFonts w:hint="default"/>
              </w:rPr>
            </w:pPr>
            <w:r>
              <w:rPr>
                <w:rFonts w:hint="default"/>
                <w:lang w:val="en-US" w:eastAsia="zh-CN"/>
              </w:rPr>
              <w:t>debtCcy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AD23FC">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4397C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CF79F6">
            <w:pPr>
              <w:bidi w:val="0"/>
              <w:rPr>
                <w:rFonts w:hint="default"/>
              </w:rPr>
            </w:pPr>
            <w:r>
              <w:rPr>
                <w:rFonts w:hint="default"/>
                <w:lang w:val="en-US" w:eastAsia="zh-CN"/>
              </w:rPr>
              <w:t>负债币种</w:t>
            </w:r>
            <w:r>
              <w:rPr>
                <w:rFonts w:hint="default"/>
                <w:lang w:val="en-US" w:eastAsia="zh-CN"/>
              </w:rPr>
              <w:br w:type="textWrapping"/>
            </w:r>
            <w:r>
              <w:rPr>
                <w:rFonts w:hint="default"/>
                <w:lang w:val="en-US" w:eastAsia="zh-CN"/>
              </w:rPr>
              <w:t>单次最多同时选择5个币种，如有多个币种则用逗号隔开</w:t>
            </w:r>
          </w:p>
        </w:tc>
      </w:tr>
      <w:tr w14:paraId="1E68868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F14CFB">
            <w:pPr>
              <w:bidi w:val="0"/>
              <w:rPr>
                <w:rFonts w:hint="default"/>
              </w:rPr>
            </w:pPr>
            <w:r>
              <w:rPr>
                <w:rFonts w:hint="default"/>
                <w:lang w:val="en-US" w:eastAsia="zh-CN"/>
              </w:rPr>
              <w:t>repayCcy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12DD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A09F5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B6F3FC">
            <w:pPr>
              <w:bidi w:val="0"/>
              <w:rPr>
                <w:rFonts w:hint="default"/>
              </w:rPr>
            </w:pPr>
            <w:r>
              <w:rPr>
                <w:rFonts w:hint="default"/>
                <w:lang w:val="en-US" w:eastAsia="zh-CN"/>
              </w:rPr>
              <w:t>偿还币种</w:t>
            </w:r>
            <w:r>
              <w:rPr>
                <w:rFonts w:hint="default"/>
                <w:lang w:val="en-US" w:eastAsia="zh-CN"/>
              </w:rPr>
              <w:br w:type="textWrapping"/>
            </w:r>
            <w:r>
              <w:rPr>
                <w:rFonts w:hint="default"/>
                <w:lang w:val="en-US" w:eastAsia="zh-CN"/>
              </w:rPr>
              <w:t>只选择一个币种，且不能和负债币种重复</w:t>
            </w:r>
          </w:p>
        </w:tc>
      </w:tr>
    </w:tbl>
    <w:p w14:paraId="52699F1B">
      <w:pPr>
        <w:bidi w:val="0"/>
      </w:pPr>
      <w:r>
        <w:rPr>
          <w:rFonts w:hint="default"/>
        </w:rPr>
        <w:t>返回结果</w:t>
      </w:r>
    </w:p>
    <w:p w14:paraId="237B52D1">
      <w:pPr>
        <w:bidi w:val="0"/>
        <w:rPr>
          <w:rFonts w:hint="default"/>
        </w:rPr>
      </w:pPr>
      <w:r>
        <w:rPr>
          <w:rFonts w:hint="default"/>
        </w:rPr>
        <w:t>{</w:t>
      </w:r>
    </w:p>
    <w:p w14:paraId="01A0AFFA">
      <w:pPr>
        <w:bidi w:val="0"/>
        <w:rPr>
          <w:rFonts w:hint="default"/>
        </w:rPr>
      </w:pPr>
      <w:r>
        <w:rPr>
          <w:rFonts w:hint="default"/>
        </w:rPr>
        <w:t xml:space="preserve">    "code": "0",</w:t>
      </w:r>
    </w:p>
    <w:p w14:paraId="7CF5301A">
      <w:pPr>
        <w:bidi w:val="0"/>
        <w:rPr>
          <w:rFonts w:hint="default"/>
        </w:rPr>
      </w:pPr>
      <w:r>
        <w:rPr>
          <w:rFonts w:hint="default"/>
        </w:rPr>
        <w:t xml:space="preserve">    "data": [</w:t>
      </w:r>
    </w:p>
    <w:p w14:paraId="190DE798">
      <w:pPr>
        <w:bidi w:val="0"/>
        <w:rPr>
          <w:rFonts w:hint="default"/>
        </w:rPr>
      </w:pPr>
      <w:r>
        <w:rPr>
          <w:rFonts w:hint="default"/>
        </w:rPr>
        <w:t xml:space="preserve">        {</w:t>
      </w:r>
    </w:p>
    <w:p w14:paraId="336A2826">
      <w:pPr>
        <w:bidi w:val="0"/>
        <w:rPr>
          <w:rFonts w:hint="default"/>
        </w:rPr>
      </w:pPr>
      <w:r>
        <w:rPr>
          <w:rFonts w:hint="default"/>
        </w:rPr>
        <w:t xml:space="preserve">            "debtCcy": "ETH", </w:t>
      </w:r>
    </w:p>
    <w:p w14:paraId="1B96FE46">
      <w:pPr>
        <w:bidi w:val="0"/>
        <w:rPr>
          <w:rFonts w:hint="default"/>
        </w:rPr>
      </w:pPr>
      <w:r>
        <w:rPr>
          <w:rFonts w:hint="default"/>
        </w:rPr>
        <w:t xml:space="preserve">            "fillDebtSz": "0.01023052",</w:t>
      </w:r>
    </w:p>
    <w:p w14:paraId="1DB58F7F">
      <w:pPr>
        <w:bidi w:val="0"/>
        <w:rPr>
          <w:rFonts w:hint="default"/>
        </w:rPr>
      </w:pPr>
      <w:r>
        <w:rPr>
          <w:rFonts w:hint="default"/>
        </w:rPr>
        <w:t xml:space="preserve">            "fillRepaySz": "30", </w:t>
      </w:r>
    </w:p>
    <w:p w14:paraId="27711E1A">
      <w:pPr>
        <w:bidi w:val="0"/>
        <w:rPr>
          <w:rFonts w:hint="default"/>
        </w:rPr>
      </w:pPr>
      <w:r>
        <w:rPr>
          <w:rFonts w:hint="default"/>
        </w:rPr>
        <w:t xml:space="preserve">            "repayCcy": "USDT", </w:t>
      </w:r>
    </w:p>
    <w:p w14:paraId="52954EAC">
      <w:pPr>
        <w:bidi w:val="0"/>
        <w:rPr>
          <w:rFonts w:hint="default"/>
        </w:rPr>
      </w:pPr>
      <w:r>
        <w:rPr>
          <w:rFonts w:hint="default"/>
        </w:rPr>
        <w:t xml:space="preserve">            "status": "filled",</w:t>
      </w:r>
    </w:p>
    <w:p w14:paraId="3CB893D6">
      <w:pPr>
        <w:bidi w:val="0"/>
        <w:rPr>
          <w:rFonts w:hint="default"/>
        </w:rPr>
      </w:pPr>
      <w:r>
        <w:rPr>
          <w:rFonts w:hint="default"/>
        </w:rPr>
        <w:t xml:space="preserve">            "uTime": "1646188520338"</w:t>
      </w:r>
    </w:p>
    <w:p w14:paraId="49CA9DF6">
      <w:pPr>
        <w:bidi w:val="0"/>
        <w:rPr>
          <w:rFonts w:hint="default"/>
        </w:rPr>
      </w:pPr>
      <w:r>
        <w:rPr>
          <w:rFonts w:hint="default"/>
        </w:rPr>
        <w:t xml:space="preserve">        },</w:t>
      </w:r>
    </w:p>
    <w:p w14:paraId="3764E4B1">
      <w:pPr>
        <w:bidi w:val="0"/>
        <w:rPr>
          <w:rFonts w:hint="default"/>
        </w:rPr>
      </w:pPr>
      <w:r>
        <w:rPr>
          <w:rFonts w:hint="default"/>
        </w:rPr>
        <w:t xml:space="preserve">        {</w:t>
      </w:r>
    </w:p>
    <w:p w14:paraId="6DC78FB6">
      <w:pPr>
        <w:bidi w:val="0"/>
        <w:rPr>
          <w:rFonts w:hint="default"/>
        </w:rPr>
      </w:pPr>
      <w:r>
        <w:rPr>
          <w:rFonts w:hint="default"/>
        </w:rPr>
        <w:t xml:space="preserve">            "debtCcy": "BTC", </w:t>
      </w:r>
    </w:p>
    <w:p w14:paraId="7A9443AE">
      <w:pPr>
        <w:bidi w:val="0"/>
        <w:rPr>
          <w:rFonts w:hint="default"/>
        </w:rPr>
      </w:pPr>
      <w:r>
        <w:rPr>
          <w:rFonts w:hint="default"/>
        </w:rPr>
        <w:t xml:space="preserve">            "fillFromSz": "3",</w:t>
      </w:r>
    </w:p>
    <w:p w14:paraId="2A7B0CE5">
      <w:pPr>
        <w:bidi w:val="0"/>
        <w:rPr>
          <w:rFonts w:hint="default"/>
        </w:rPr>
      </w:pPr>
      <w:r>
        <w:rPr>
          <w:rFonts w:hint="default"/>
        </w:rPr>
        <w:t xml:space="preserve">            "fillToSz": "60,221.15910001",</w:t>
      </w:r>
    </w:p>
    <w:p w14:paraId="29C9F09A">
      <w:pPr>
        <w:bidi w:val="0"/>
        <w:rPr>
          <w:rFonts w:hint="default"/>
        </w:rPr>
      </w:pPr>
      <w:r>
        <w:rPr>
          <w:rFonts w:hint="default"/>
        </w:rPr>
        <w:t xml:space="preserve">            "repayCcy": "USDT",</w:t>
      </w:r>
    </w:p>
    <w:p w14:paraId="671D4B14">
      <w:pPr>
        <w:bidi w:val="0"/>
        <w:rPr>
          <w:rFonts w:hint="default"/>
        </w:rPr>
      </w:pPr>
      <w:r>
        <w:rPr>
          <w:rFonts w:hint="default"/>
        </w:rPr>
        <w:t xml:space="preserve">            "status": "filled",</w:t>
      </w:r>
    </w:p>
    <w:p w14:paraId="1E0F7A74">
      <w:pPr>
        <w:bidi w:val="0"/>
        <w:rPr>
          <w:rFonts w:hint="default"/>
        </w:rPr>
      </w:pPr>
      <w:r>
        <w:rPr>
          <w:rFonts w:hint="default"/>
        </w:rPr>
        <w:t xml:space="preserve">            "uTime": "1646188520338"</w:t>
      </w:r>
    </w:p>
    <w:p w14:paraId="74F739E2">
      <w:pPr>
        <w:bidi w:val="0"/>
        <w:rPr>
          <w:rFonts w:hint="default"/>
        </w:rPr>
      </w:pPr>
      <w:r>
        <w:rPr>
          <w:rFonts w:hint="default"/>
        </w:rPr>
        <w:t xml:space="preserve">        }</w:t>
      </w:r>
    </w:p>
    <w:p w14:paraId="2E0F8907">
      <w:pPr>
        <w:bidi w:val="0"/>
        <w:rPr>
          <w:rFonts w:hint="default"/>
        </w:rPr>
      </w:pPr>
      <w:r>
        <w:rPr>
          <w:rFonts w:hint="default"/>
        </w:rPr>
        <w:t xml:space="preserve">    ],</w:t>
      </w:r>
    </w:p>
    <w:p w14:paraId="336102F1">
      <w:pPr>
        <w:bidi w:val="0"/>
        <w:rPr>
          <w:rFonts w:hint="default"/>
        </w:rPr>
      </w:pPr>
      <w:r>
        <w:rPr>
          <w:rFonts w:hint="default"/>
        </w:rPr>
        <w:t xml:space="preserve">    "msg": ""}</w:t>
      </w:r>
    </w:p>
    <w:p w14:paraId="741BBEC5">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46"/>
        <w:gridCol w:w="738"/>
        <w:gridCol w:w="5736"/>
      </w:tblGrid>
      <w:tr w14:paraId="5A8FC51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7DE07B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0EE0EA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989480C">
            <w:pPr>
              <w:bidi w:val="0"/>
              <w:rPr>
                <w:rFonts w:hint="default"/>
              </w:rPr>
            </w:pPr>
            <w:r>
              <w:rPr>
                <w:rFonts w:hint="default"/>
                <w:lang w:val="en-US" w:eastAsia="zh-CN"/>
              </w:rPr>
              <w:t>描述</w:t>
            </w:r>
          </w:p>
        </w:tc>
      </w:tr>
      <w:tr w14:paraId="1BB3D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8FB2EB">
            <w:pPr>
              <w:bidi w:val="0"/>
              <w:rPr>
                <w:rFonts w:hint="default"/>
              </w:rPr>
            </w:pPr>
            <w:r>
              <w:rPr>
                <w:rFonts w:hint="default"/>
                <w:lang w:val="en-US" w:eastAsia="zh-CN"/>
              </w:rPr>
              <w:t>status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EAC4A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152D85">
            <w:pPr>
              <w:bidi w:val="0"/>
              <w:rPr>
                <w:rFonts w:hint="default"/>
              </w:rPr>
            </w:pPr>
            <w:r>
              <w:rPr>
                <w:rFonts w:hint="default"/>
                <w:lang w:val="en-US" w:eastAsia="zh-CN"/>
              </w:rPr>
              <w:t>当前还债进度/状态</w:t>
            </w:r>
            <w:r>
              <w:rPr>
                <w:rFonts w:hint="default"/>
                <w:lang w:val="en-US" w:eastAsia="zh-CN"/>
              </w:rPr>
              <w:br w:type="textWrapping"/>
            </w:r>
            <w:r>
              <w:rPr>
                <w:rFonts w:hint="default"/>
                <w:lang w:val="en-US" w:eastAsia="zh-CN"/>
              </w:rPr>
              <w:t>running: 进行中</w:t>
            </w:r>
            <w:r>
              <w:rPr>
                <w:rFonts w:hint="default"/>
                <w:lang w:val="en-US" w:eastAsia="zh-CN"/>
              </w:rPr>
              <w:br w:type="textWrapping"/>
            </w:r>
            <w:r>
              <w:rPr>
                <w:rFonts w:hint="default"/>
                <w:lang w:val="en-US" w:eastAsia="zh-CN"/>
              </w:rPr>
              <w:t>filled: 已完成</w:t>
            </w:r>
            <w:r>
              <w:rPr>
                <w:rFonts w:hint="default"/>
                <w:lang w:val="en-US" w:eastAsia="zh-CN"/>
              </w:rPr>
              <w:br w:type="textWrapping"/>
            </w:r>
            <w:r>
              <w:rPr>
                <w:rFonts w:hint="default"/>
                <w:lang w:val="en-US" w:eastAsia="zh-CN"/>
              </w:rPr>
              <w:t>failed: 失败</w:t>
            </w:r>
          </w:p>
        </w:tc>
      </w:tr>
      <w:tr w14:paraId="046CD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50DF56">
            <w:pPr>
              <w:bidi w:val="0"/>
              <w:rPr>
                <w:rFonts w:hint="default"/>
              </w:rPr>
            </w:pPr>
            <w:r>
              <w:rPr>
                <w:rFonts w:hint="default"/>
                <w:lang w:val="en-US" w:eastAsia="zh-CN"/>
              </w:rPr>
              <w:t>debtCcy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7836B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6FD289">
            <w:pPr>
              <w:bidi w:val="0"/>
              <w:rPr>
                <w:rFonts w:hint="default"/>
              </w:rPr>
            </w:pPr>
            <w:r>
              <w:rPr>
                <w:rFonts w:hint="default"/>
                <w:lang w:val="en-US" w:eastAsia="zh-CN"/>
              </w:rPr>
              <w:t>负债币种</w:t>
            </w:r>
          </w:p>
        </w:tc>
      </w:tr>
      <w:tr w14:paraId="7EF36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A351E8">
            <w:pPr>
              <w:bidi w:val="0"/>
              <w:rPr>
                <w:rFonts w:hint="default"/>
              </w:rPr>
            </w:pPr>
            <w:r>
              <w:rPr>
                <w:rFonts w:hint="default"/>
                <w:lang w:val="en-US" w:eastAsia="zh-CN"/>
              </w:rPr>
              <w:t>repayCcy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20F8B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4B5C47">
            <w:pPr>
              <w:bidi w:val="0"/>
              <w:rPr>
                <w:rFonts w:hint="default"/>
              </w:rPr>
            </w:pPr>
            <w:r>
              <w:rPr>
                <w:rFonts w:hint="default"/>
                <w:lang w:val="en-US" w:eastAsia="zh-CN"/>
              </w:rPr>
              <w:t>偿还币种</w:t>
            </w:r>
          </w:p>
        </w:tc>
      </w:tr>
      <w:tr w14:paraId="22CCD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B598B4">
            <w:pPr>
              <w:bidi w:val="0"/>
              <w:rPr>
                <w:rFonts w:hint="default"/>
              </w:rPr>
            </w:pPr>
            <w:r>
              <w:rPr>
                <w:rFonts w:hint="default"/>
                <w:lang w:val="en-US" w:eastAsia="zh-CN"/>
              </w:rPr>
              <w:t>fillDebtSz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071F5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F4DB91">
            <w:pPr>
              <w:bidi w:val="0"/>
              <w:rPr>
                <w:rFonts w:hint="default"/>
              </w:rPr>
            </w:pPr>
            <w:r>
              <w:rPr>
                <w:rFonts w:hint="default"/>
                <w:lang w:val="en-US" w:eastAsia="zh-CN"/>
              </w:rPr>
              <w:t>负债币种成交数量</w:t>
            </w:r>
          </w:p>
        </w:tc>
      </w:tr>
      <w:tr w14:paraId="332F6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2E07C3">
            <w:pPr>
              <w:bidi w:val="0"/>
              <w:rPr>
                <w:rFonts w:hint="default"/>
              </w:rPr>
            </w:pPr>
            <w:r>
              <w:rPr>
                <w:rFonts w:hint="default"/>
                <w:lang w:val="en-US" w:eastAsia="zh-CN"/>
              </w:rPr>
              <w:t>fillRepaySz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3741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B24758">
            <w:pPr>
              <w:bidi w:val="0"/>
              <w:rPr>
                <w:rFonts w:hint="default"/>
              </w:rPr>
            </w:pPr>
            <w:r>
              <w:rPr>
                <w:rFonts w:hint="default"/>
                <w:lang w:val="en-US" w:eastAsia="zh-CN"/>
              </w:rPr>
              <w:t>偿还币种成交数量</w:t>
            </w:r>
          </w:p>
        </w:tc>
      </w:tr>
      <w:tr w14:paraId="04B6F53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B1BD73">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2B07A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7F1899">
            <w:pPr>
              <w:bidi w:val="0"/>
              <w:rPr>
                <w:rFonts w:hint="default"/>
              </w:rPr>
            </w:pPr>
            <w:r>
              <w:rPr>
                <w:rFonts w:hint="default"/>
                <w:lang w:val="en-US" w:eastAsia="zh-CN"/>
              </w:rPr>
              <w:t>交易时间戳，Unix时间戳为毫秒数格式，如 1597026383085</w:t>
            </w:r>
          </w:p>
        </w:tc>
      </w:tr>
    </w:tbl>
    <w:p w14:paraId="49C11A43">
      <w:pPr>
        <w:bidi w:val="0"/>
        <w:rPr>
          <w:rFonts w:hint="default"/>
        </w:rPr>
      </w:pPr>
      <w:r>
        <w:rPr>
          <w:rFonts w:hint="default"/>
        </w:rPr>
        <w:t>GET / 获取一键还债历史记录</w:t>
      </w:r>
    </w:p>
    <w:p w14:paraId="518B2619">
      <w:pPr>
        <w:bidi w:val="0"/>
        <w:rPr>
          <w:rFonts w:hint="default"/>
        </w:rPr>
      </w:pPr>
      <w:r>
        <w:rPr>
          <w:rFonts w:hint="default"/>
        </w:rPr>
        <w:t>查询一键还债近7天的历史记录与进度状态。仅适用于跨币种保证金模式/组合保证金模式。</w:t>
      </w:r>
    </w:p>
    <w:p w14:paraId="4CC3DF18">
      <w:pPr>
        <w:bidi w:val="0"/>
        <w:rPr>
          <w:rFonts w:hint="default"/>
        </w:rPr>
      </w:pPr>
      <w:r>
        <w:rPr>
          <w:rFonts w:hint="default"/>
        </w:rPr>
        <w:t>限速：1次/2s</w:t>
      </w:r>
    </w:p>
    <w:p w14:paraId="0C0C7A06">
      <w:pPr>
        <w:bidi w:val="0"/>
        <w:rPr>
          <w:rFonts w:hint="default"/>
        </w:rPr>
      </w:pPr>
      <w:r>
        <w:rPr>
          <w:rFonts w:hint="default"/>
        </w:rPr>
        <w:t>限速规则：User ID</w:t>
      </w:r>
    </w:p>
    <w:p w14:paraId="471659B8">
      <w:pPr>
        <w:bidi w:val="0"/>
        <w:rPr>
          <w:rFonts w:hint="default"/>
        </w:rPr>
      </w:pPr>
      <w:r>
        <w:rPr>
          <w:rFonts w:hint="default"/>
        </w:rPr>
        <w:t>权限：读取</w:t>
      </w:r>
    </w:p>
    <w:p w14:paraId="4782F343">
      <w:pPr>
        <w:bidi w:val="0"/>
        <w:rPr>
          <w:rFonts w:hint="default"/>
        </w:rPr>
      </w:pPr>
      <w:r>
        <w:rPr>
          <w:rFonts w:hint="default"/>
        </w:rPr>
        <w:t>HTTP 请求</w:t>
      </w:r>
    </w:p>
    <w:p w14:paraId="655F31BD">
      <w:pPr>
        <w:bidi w:val="0"/>
        <w:rPr>
          <w:rFonts w:hint="default"/>
        </w:rPr>
      </w:pPr>
      <w:r>
        <w:rPr>
          <w:rFonts w:hint="default"/>
        </w:rPr>
        <w:t>GET /api/v5/trade/one-click-repay-history</w:t>
      </w:r>
    </w:p>
    <w:p w14:paraId="0442EE7C">
      <w:pPr>
        <w:bidi w:val="0"/>
      </w:pPr>
      <w:r>
        <w:rPr>
          <w:rFonts w:hint="default"/>
        </w:rPr>
        <w:t>请求示例</w:t>
      </w:r>
    </w:p>
    <w:p w14:paraId="0E5A42C1">
      <w:pPr>
        <w:bidi w:val="0"/>
        <w:rPr>
          <w:rFonts w:hint="default"/>
        </w:rPr>
      </w:pPr>
      <w:r>
        <w:rPr>
          <w:rFonts w:hint="default"/>
        </w:rPr>
        <w:t>import okx.Trade as Trade</w:t>
      </w:r>
    </w:p>
    <w:p w14:paraId="2233E5D8">
      <w:pPr>
        <w:bidi w:val="0"/>
        <w:rPr>
          <w:rFonts w:hint="default"/>
        </w:rPr>
      </w:pPr>
      <w:r>
        <w:rPr>
          <w:rFonts w:hint="default"/>
        </w:rPr>
        <w:t># API 初始化apikey = "YOUR_API_KEY"secretkey = "YOUR_SECRET_KEY"passphrase = "YOUR_PASSPHRASE"</w:t>
      </w:r>
    </w:p>
    <w:p w14:paraId="7085D9C2">
      <w:pPr>
        <w:bidi w:val="0"/>
        <w:rPr>
          <w:rFonts w:hint="default"/>
        </w:rPr>
      </w:pPr>
      <w:r>
        <w:rPr>
          <w:rFonts w:hint="default"/>
        </w:rPr>
        <w:t>flag = "1"  # 实盘: 0, 模拟盘: 1tradeAPI = Trade.TradeAPI(apikey, secretkey, passphrase, False, flag)</w:t>
      </w:r>
    </w:p>
    <w:p w14:paraId="4877BCBA">
      <w:pPr>
        <w:bidi w:val="0"/>
        <w:rPr>
          <w:rFonts w:hint="default"/>
        </w:rPr>
      </w:pPr>
      <w:r>
        <w:rPr>
          <w:rFonts w:hint="default"/>
        </w:rPr>
        <w:t># 获取一键还债历史记录result = tradeAPI.oneclick_repay_history()print(result)</w:t>
      </w:r>
    </w:p>
    <w:p w14:paraId="40E1CE4B">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50"/>
        <w:gridCol w:w="738"/>
        <w:gridCol w:w="903"/>
        <w:gridCol w:w="6055"/>
      </w:tblGrid>
      <w:tr w14:paraId="60E6E44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43B2832">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B77759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16C5241">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D2A8FFF">
            <w:pPr>
              <w:bidi w:val="0"/>
              <w:rPr>
                <w:rFonts w:hint="default"/>
              </w:rPr>
            </w:pPr>
            <w:r>
              <w:rPr>
                <w:rFonts w:hint="default"/>
                <w:lang w:val="en-US" w:eastAsia="zh-CN"/>
              </w:rPr>
              <w:t>描述</w:t>
            </w:r>
          </w:p>
        </w:tc>
      </w:tr>
      <w:tr w14:paraId="09003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EFC899">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CCF6F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5BAA5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B7F2F9">
            <w:pPr>
              <w:bidi w:val="0"/>
              <w:rPr>
                <w:rFonts w:hint="default"/>
              </w:rPr>
            </w:pPr>
            <w:r>
              <w:rPr>
                <w:rFonts w:hint="default"/>
                <w:lang w:val="en-US" w:eastAsia="zh-CN"/>
              </w:rPr>
              <w:t>查询在此之前的内容，值为时间戳，Unix时间戳为毫秒数格式，如1597026383085</w:t>
            </w:r>
          </w:p>
        </w:tc>
      </w:tr>
      <w:tr w14:paraId="2EE7C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642568">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E06D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83975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799670">
            <w:pPr>
              <w:bidi w:val="0"/>
              <w:rPr>
                <w:rFonts w:hint="default"/>
              </w:rPr>
            </w:pPr>
            <w:r>
              <w:rPr>
                <w:rFonts w:hint="default"/>
                <w:lang w:val="en-US" w:eastAsia="zh-CN"/>
              </w:rPr>
              <w:t>查询在此之后的内容，值为时间戳，Unix时间戳为毫秒数格式，如1597026383085</w:t>
            </w:r>
          </w:p>
        </w:tc>
      </w:tr>
      <w:tr w14:paraId="36607AC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70B59B">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A781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35F5E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79627F">
            <w:pPr>
              <w:bidi w:val="0"/>
              <w:rPr>
                <w:rFonts w:hint="default"/>
              </w:rPr>
            </w:pPr>
            <w:r>
              <w:rPr>
                <w:rFonts w:hint="default"/>
                <w:lang w:val="en-US" w:eastAsia="zh-CN"/>
              </w:rPr>
              <w:t>返回的结果集数量，默认为100，最大为100</w:t>
            </w:r>
          </w:p>
        </w:tc>
      </w:tr>
    </w:tbl>
    <w:p w14:paraId="0A235E3F">
      <w:pPr>
        <w:bidi w:val="0"/>
      </w:pPr>
      <w:r>
        <w:rPr>
          <w:rFonts w:hint="default"/>
        </w:rPr>
        <w:t>返回结果</w:t>
      </w:r>
    </w:p>
    <w:p w14:paraId="17D8F581">
      <w:pPr>
        <w:bidi w:val="0"/>
        <w:rPr>
          <w:rFonts w:hint="default"/>
        </w:rPr>
      </w:pPr>
      <w:r>
        <w:rPr>
          <w:rFonts w:hint="default"/>
        </w:rPr>
        <w:t>{</w:t>
      </w:r>
    </w:p>
    <w:p w14:paraId="50E0B182">
      <w:pPr>
        <w:bidi w:val="0"/>
        <w:rPr>
          <w:rFonts w:hint="default"/>
        </w:rPr>
      </w:pPr>
      <w:r>
        <w:rPr>
          <w:rFonts w:hint="default"/>
        </w:rPr>
        <w:t xml:space="preserve">    "code": "0",</w:t>
      </w:r>
    </w:p>
    <w:p w14:paraId="470CDE00">
      <w:pPr>
        <w:bidi w:val="0"/>
        <w:rPr>
          <w:rFonts w:hint="default"/>
        </w:rPr>
      </w:pPr>
      <w:r>
        <w:rPr>
          <w:rFonts w:hint="default"/>
        </w:rPr>
        <w:t xml:space="preserve">    "data": [</w:t>
      </w:r>
    </w:p>
    <w:p w14:paraId="21AAF14A">
      <w:pPr>
        <w:bidi w:val="0"/>
        <w:rPr>
          <w:rFonts w:hint="default"/>
        </w:rPr>
      </w:pPr>
      <w:r>
        <w:rPr>
          <w:rFonts w:hint="default"/>
        </w:rPr>
        <w:t xml:space="preserve">        {</w:t>
      </w:r>
    </w:p>
    <w:p w14:paraId="252EF643">
      <w:pPr>
        <w:bidi w:val="0"/>
        <w:rPr>
          <w:rFonts w:hint="default"/>
        </w:rPr>
      </w:pPr>
      <w:r>
        <w:rPr>
          <w:rFonts w:hint="default"/>
        </w:rPr>
        <w:t xml:space="preserve">            "debtCcy": "USDC",</w:t>
      </w:r>
    </w:p>
    <w:p w14:paraId="18B6D47D">
      <w:pPr>
        <w:bidi w:val="0"/>
        <w:rPr>
          <w:rFonts w:hint="default"/>
        </w:rPr>
      </w:pPr>
      <w:r>
        <w:rPr>
          <w:rFonts w:hint="default"/>
        </w:rPr>
        <w:t xml:space="preserve">            "fillDebtSz": "6950.4865447900000000",</w:t>
      </w:r>
    </w:p>
    <w:p w14:paraId="3E2AE50C">
      <w:pPr>
        <w:bidi w:val="0"/>
        <w:rPr>
          <w:rFonts w:hint="default"/>
        </w:rPr>
      </w:pPr>
      <w:r>
        <w:rPr>
          <w:rFonts w:hint="default"/>
        </w:rPr>
        <w:t xml:space="preserve">            "fillRepaySz": "4.3067975995094930",</w:t>
      </w:r>
    </w:p>
    <w:p w14:paraId="1CB43906">
      <w:pPr>
        <w:bidi w:val="0"/>
        <w:rPr>
          <w:rFonts w:hint="default"/>
        </w:rPr>
      </w:pPr>
      <w:r>
        <w:rPr>
          <w:rFonts w:hint="default"/>
        </w:rPr>
        <w:t xml:space="preserve">            "repayCcy": "ETH",</w:t>
      </w:r>
    </w:p>
    <w:p w14:paraId="5D0E3FB3">
      <w:pPr>
        <w:bidi w:val="0"/>
        <w:rPr>
          <w:rFonts w:hint="default"/>
        </w:rPr>
      </w:pPr>
      <w:r>
        <w:rPr>
          <w:rFonts w:hint="default"/>
        </w:rPr>
        <w:t xml:space="preserve">            "status": "filled",</w:t>
      </w:r>
    </w:p>
    <w:p w14:paraId="7AB88F1B">
      <w:pPr>
        <w:bidi w:val="0"/>
        <w:rPr>
          <w:rFonts w:hint="default"/>
        </w:rPr>
      </w:pPr>
      <w:r>
        <w:rPr>
          <w:rFonts w:hint="default"/>
        </w:rPr>
        <w:t xml:space="preserve">            "uTime": "1661256148746"</w:t>
      </w:r>
    </w:p>
    <w:p w14:paraId="061D260A">
      <w:pPr>
        <w:bidi w:val="0"/>
        <w:rPr>
          <w:rFonts w:hint="default"/>
        </w:rPr>
      </w:pPr>
      <w:r>
        <w:rPr>
          <w:rFonts w:hint="default"/>
        </w:rPr>
        <w:t xml:space="preserve">        }</w:t>
      </w:r>
    </w:p>
    <w:p w14:paraId="79A48AB3">
      <w:pPr>
        <w:bidi w:val="0"/>
        <w:rPr>
          <w:rFonts w:hint="default"/>
        </w:rPr>
      </w:pPr>
      <w:r>
        <w:rPr>
          <w:rFonts w:hint="default"/>
        </w:rPr>
        <w:t xml:space="preserve">    ],</w:t>
      </w:r>
    </w:p>
    <w:p w14:paraId="786FB813">
      <w:pPr>
        <w:bidi w:val="0"/>
        <w:rPr>
          <w:rFonts w:hint="default"/>
        </w:rPr>
      </w:pPr>
      <w:r>
        <w:rPr>
          <w:rFonts w:hint="default"/>
        </w:rPr>
        <w:t xml:space="preserve">    "msg": ""}</w:t>
      </w:r>
    </w:p>
    <w:p w14:paraId="02DF244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46"/>
        <w:gridCol w:w="738"/>
        <w:gridCol w:w="5736"/>
      </w:tblGrid>
      <w:tr w14:paraId="1FB7633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8BE521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9FD40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7804038">
            <w:pPr>
              <w:bidi w:val="0"/>
              <w:rPr>
                <w:rFonts w:hint="default"/>
              </w:rPr>
            </w:pPr>
            <w:r>
              <w:rPr>
                <w:rFonts w:hint="default"/>
                <w:lang w:val="en-US" w:eastAsia="zh-CN"/>
              </w:rPr>
              <w:t>描述</w:t>
            </w:r>
          </w:p>
        </w:tc>
      </w:tr>
      <w:tr w14:paraId="660B4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172F43">
            <w:pPr>
              <w:bidi w:val="0"/>
              <w:rPr>
                <w:rFonts w:hint="default"/>
              </w:rPr>
            </w:pPr>
            <w:r>
              <w:rPr>
                <w:rFonts w:hint="default"/>
                <w:lang w:val="en-US" w:eastAsia="zh-CN"/>
              </w:rPr>
              <w:t>debtCcy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1B2E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325E02">
            <w:pPr>
              <w:bidi w:val="0"/>
              <w:rPr>
                <w:rFonts w:hint="default"/>
              </w:rPr>
            </w:pPr>
            <w:r>
              <w:rPr>
                <w:rFonts w:hint="default"/>
                <w:lang w:val="en-US" w:eastAsia="zh-CN"/>
              </w:rPr>
              <w:t>负债币种</w:t>
            </w:r>
          </w:p>
        </w:tc>
      </w:tr>
      <w:tr w14:paraId="47CE7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E387B8">
            <w:pPr>
              <w:bidi w:val="0"/>
              <w:rPr>
                <w:rFonts w:hint="default"/>
              </w:rPr>
            </w:pPr>
            <w:r>
              <w:rPr>
                <w:rFonts w:hint="default"/>
                <w:lang w:val="en-US" w:eastAsia="zh-CN"/>
              </w:rPr>
              <w:t>fillDebtSz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A422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4A08B5">
            <w:pPr>
              <w:bidi w:val="0"/>
              <w:rPr>
                <w:rFonts w:hint="default"/>
              </w:rPr>
            </w:pPr>
            <w:r>
              <w:rPr>
                <w:rFonts w:hint="default"/>
                <w:lang w:val="en-US" w:eastAsia="zh-CN"/>
              </w:rPr>
              <w:t>对应的负债币种成交数量</w:t>
            </w:r>
          </w:p>
        </w:tc>
      </w:tr>
      <w:tr w14:paraId="08038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1DFC45">
            <w:pPr>
              <w:bidi w:val="0"/>
              <w:rPr>
                <w:rFonts w:hint="default"/>
              </w:rPr>
            </w:pPr>
            <w:r>
              <w:rPr>
                <w:rFonts w:hint="default"/>
                <w:lang w:val="en-US" w:eastAsia="zh-CN"/>
              </w:rPr>
              <w:t>repayCcy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068EF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BD5B64">
            <w:pPr>
              <w:bidi w:val="0"/>
              <w:rPr>
                <w:rFonts w:hint="default"/>
              </w:rPr>
            </w:pPr>
            <w:r>
              <w:rPr>
                <w:rFonts w:hint="default"/>
                <w:lang w:val="en-US" w:eastAsia="zh-CN"/>
              </w:rPr>
              <w:t>偿还币种</w:t>
            </w:r>
          </w:p>
        </w:tc>
      </w:tr>
      <w:tr w14:paraId="49CAC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4C58E7">
            <w:pPr>
              <w:bidi w:val="0"/>
              <w:rPr>
                <w:rFonts w:hint="default"/>
              </w:rPr>
            </w:pPr>
            <w:r>
              <w:rPr>
                <w:rFonts w:hint="default"/>
                <w:lang w:val="en-US" w:eastAsia="zh-CN"/>
              </w:rPr>
              <w:t>fillRepaySz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8D501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137731">
            <w:pPr>
              <w:bidi w:val="0"/>
              <w:rPr>
                <w:rFonts w:hint="default"/>
              </w:rPr>
            </w:pPr>
            <w:r>
              <w:rPr>
                <w:rFonts w:hint="default"/>
                <w:lang w:val="en-US" w:eastAsia="zh-CN"/>
              </w:rPr>
              <w:t>偿还币种实际支付数量</w:t>
            </w:r>
          </w:p>
        </w:tc>
      </w:tr>
      <w:tr w14:paraId="6AFA0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EA1D1C">
            <w:pPr>
              <w:bidi w:val="0"/>
              <w:rPr>
                <w:rFonts w:hint="default"/>
              </w:rPr>
            </w:pPr>
            <w:r>
              <w:rPr>
                <w:rFonts w:hint="default"/>
                <w:lang w:val="en-US" w:eastAsia="zh-CN"/>
              </w:rPr>
              <w:t>status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6621D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63C3FD">
            <w:pPr>
              <w:bidi w:val="0"/>
              <w:rPr>
                <w:rFonts w:hint="default"/>
              </w:rPr>
            </w:pPr>
            <w:r>
              <w:rPr>
                <w:rFonts w:hint="default"/>
                <w:lang w:val="en-US" w:eastAsia="zh-CN"/>
              </w:rPr>
              <w:t>当前还债进度/状态</w:t>
            </w:r>
            <w:r>
              <w:rPr>
                <w:rFonts w:hint="default"/>
                <w:lang w:val="en-US" w:eastAsia="zh-CN"/>
              </w:rPr>
              <w:br w:type="textWrapping"/>
            </w:r>
            <w:r>
              <w:rPr>
                <w:rFonts w:hint="default"/>
                <w:lang w:val="en-US" w:eastAsia="zh-CN"/>
              </w:rPr>
              <w:t>running: 进行中</w:t>
            </w:r>
            <w:r>
              <w:rPr>
                <w:rFonts w:hint="default"/>
                <w:lang w:val="en-US" w:eastAsia="zh-CN"/>
              </w:rPr>
              <w:br w:type="textWrapping"/>
            </w:r>
            <w:r>
              <w:rPr>
                <w:rFonts w:hint="default"/>
                <w:lang w:val="en-US" w:eastAsia="zh-CN"/>
              </w:rPr>
              <w:t>filled: 已完成</w:t>
            </w:r>
            <w:r>
              <w:rPr>
                <w:rFonts w:hint="default"/>
                <w:lang w:val="en-US" w:eastAsia="zh-CN"/>
              </w:rPr>
              <w:br w:type="textWrapping"/>
            </w:r>
            <w:r>
              <w:rPr>
                <w:rFonts w:hint="default"/>
                <w:lang w:val="en-US" w:eastAsia="zh-CN"/>
              </w:rPr>
              <w:t>failed: 失败</w:t>
            </w:r>
          </w:p>
        </w:tc>
      </w:tr>
      <w:tr w14:paraId="60FD514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412BFD">
            <w:pPr>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3F745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91A720">
            <w:pPr>
              <w:bidi w:val="0"/>
              <w:rPr>
                <w:rFonts w:hint="default"/>
              </w:rPr>
            </w:pPr>
            <w:r>
              <w:rPr>
                <w:rFonts w:hint="default"/>
                <w:lang w:val="en-US" w:eastAsia="zh-CN"/>
              </w:rPr>
              <w:t>交易时间戳，Unix时间戳为毫秒数格式，如 1597026383085</w:t>
            </w:r>
          </w:p>
        </w:tc>
      </w:tr>
    </w:tbl>
    <w:p w14:paraId="42D14A73">
      <w:pPr>
        <w:bidi w:val="0"/>
        <w:rPr>
          <w:rFonts w:hint="default"/>
        </w:rPr>
      </w:pPr>
      <w:r>
        <w:rPr>
          <w:rFonts w:hint="default"/>
        </w:rPr>
        <w:t>GET / 获取一键还债币种列表(新)</w:t>
      </w:r>
    </w:p>
    <w:p w14:paraId="01E3F1E3">
      <w:pPr>
        <w:bidi w:val="0"/>
        <w:rPr>
          <w:rFonts w:hint="default"/>
        </w:rPr>
      </w:pPr>
      <w:r>
        <w:rPr>
          <w:rFonts w:hint="default"/>
        </w:rPr>
        <w:t>查询一键还债币种列表。仅适用于现货模式/跨币种保证金模式/组合保证金模式。</w:t>
      </w:r>
    </w:p>
    <w:p w14:paraId="0CCE0EA0">
      <w:pPr>
        <w:bidi w:val="0"/>
        <w:rPr>
          <w:rFonts w:hint="default"/>
        </w:rPr>
      </w:pPr>
      <w:r>
        <w:rPr>
          <w:rFonts w:hint="default"/>
        </w:rPr>
        <w:t>限速：1次/2s</w:t>
      </w:r>
    </w:p>
    <w:p w14:paraId="31C5CF4A">
      <w:pPr>
        <w:bidi w:val="0"/>
        <w:rPr>
          <w:rFonts w:hint="default"/>
        </w:rPr>
      </w:pPr>
      <w:r>
        <w:rPr>
          <w:rFonts w:hint="default"/>
        </w:rPr>
        <w:t>限速规则：User ID</w:t>
      </w:r>
    </w:p>
    <w:p w14:paraId="06C04512">
      <w:pPr>
        <w:bidi w:val="0"/>
        <w:rPr>
          <w:rFonts w:hint="default"/>
        </w:rPr>
      </w:pPr>
      <w:r>
        <w:rPr>
          <w:rFonts w:hint="default"/>
        </w:rPr>
        <w:t>权限：读取</w:t>
      </w:r>
    </w:p>
    <w:p w14:paraId="138D596F">
      <w:pPr>
        <w:bidi w:val="0"/>
        <w:rPr>
          <w:rFonts w:hint="default"/>
        </w:rPr>
      </w:pPr>
      <w:r>
        <w:rPr>
          <w:rFonts w:hint="default"/>
        </w:rPr>
        <w:t>HTTP 请求</w:t>
      </w:r>
    </w:p>
    <w:p w14:paraId="0CF2F318">
      <w:pPr>
        <w:bidi w:val="0"/>
        <w:rPr>
          <w:rFonts w:hint="default"/>
        </w:rPr>
      </w:pPr>
      <w:r>
        <w:rPr>
          <w:rFonts w:hint="default"/>
        </w:rPr>
        <w:t>GET /api/v5/trade/one-click-repay-currency-list-v2</w:t>
      </w:r>
    </w:p>
    <w:p w14:paraId="407F4C26">
      <w:pPr>
        <w:bidi w:val="0"/>
      </w:pPr>
      <w:r>
        <w:rPr>
          <w:rFonts w:hint="default"/>
        </w:rPr>
        <w:t>请求示例</w:t>
      </w:r>
    </w:p>
    <w:p w14:paraId="04516306">
      <w:pPr>
        <w:bidi w:val="0"/>
        <w:rPr>
          <w:rFonts w:hint="default"/>
        </w:rPr>
      </w:pPr>
      <w:r>
        <w:rPr>
          <w:rFonts w:hint="default"/>
        </w:rPr>
        <w:t>import okx.Trade as Trade</w:t>
      </w:r>
    </w:p>
    <w:p w14:paraId="602A73B2">
      <w:pPr>
        <w:bidi w:val="0"/>
        <w:rPr>
          <w:rFonts w:hint="default"/>
        </w:rPr>
      </w:pPr>
      <w:r>
        <w:rPr>
          <w:rFonts w:hint="default"/>
        </w:rPr>
        <w:t># API 初始化apikey = "YOUR_API_KEY"secretkey = "YOUR_SECRET_KEY"passphrase = "YOUR_PASSPHRASE"flag = "1"  # 实盘: 0, 模拟盘: 1tradeAPI = Trade.TradeAPI(apikey, secretkey, passphrase, False, flag,debug=True) result = tradeAPI.get_oneclick_repay_list_v2()print(result)</w:t>
      </w:r>
    </w:p>
    <w:p w14:paraId="4B67F042">
      <w:pPr>
        <w:bidi w:val="0"/>
      </w:pPr>
      <w:r>
        <w:rPr>
          <w:rFonts w:hint="default"/>
        </w:rPr>
        <w:t>返回结果</w:t>
      </w:r>
    </w:p>
    <w:p w14:paraId="48C27A81">
      <w:pPr>
        <w:bidi w:val="0"/>
        <w:rPr>
          <w:rFonts w:hint="default"/>
        </w:rPr>
      </w:pPr>
      <w:r>
        <w:rPr>
          <w:rFonts w:hint="default"/>
        </w:rPr>
        <w:t>{</w:t>
      </w:r>
    </w:p>
    <w:p w14:paraId="1DC78433">
      <w:pPr>
        <w:bidi w:val="0"/>
        <w:rPr>
          <w:rFonts w:hint="default"/>
        </w:rPr>
      </w:pPr>
      <w:r>
        <w:rPr>
          <w:rFonts w:hint="default"/>
        </w:rPr>
        <w:t xml:space="preserve">    "code": "0",</w:t>
      </w:r>
    </w:p>
    <w:p w14:paraId="500C94FE">
      <w:pPr>
        <w:bidi w:val="0"/>
        <w:rPr>
          <w:rFonts w:hint="default"/>
        </w:rPr>
      </w:pPr>
      <w:r>
        <w:rPr>
          <w:rFonts w:hint="default"/>
        </w:rPr>
        <w:t xml:space="preserve">    "data": [</w:t>
      </w:r>
    </w:p>
    <w:p w14:paraId="29380E98">
      <w:pPr>
        <w:bidi w:val="0"/>
        <w:rPr>
          <w:rFonts w:hint="default"/>
        </w:rPr>
      </w:pPr>
      <w:r>
        <w:rPr>
          <w:rFonts w:hint="default"/>
        </w:rPr>
        <w:t xml:space="preserve">        {</w:t>
      </w:r>
    </w:p>
    <w:p w14:paraId="3B4176B8">
      <w:pPr>
        <w:bidi w:val="0"/>
        <w:rPr>
          <w:rFonts w:hint="default"/>
        </w:rPr>
      </w:pPr>
      <w:r>
        <w:rPr>
          <w:rFonts w:hint="default"/>
        </w:rPr>
        <w:t xml:space="preserve">            "debtData": [</w:t>
      </w:r>
    </w:p>
    <w:p w14:paraId="529D3BFB">
      <w:pPr>
        <w:bidi w:val="0"/>
        <w:rPr>
          <w:rFonts w:hint="default"/>
        </w:rPr>
      </w:pPr>
      <w:r>
        <w:rPr>
          <w:rFonts w:hint="default"/>
        </w:rPr>
        <w:t xml:space="preserve">                {</w:t>
      </w:r>
    </w:p>
    <w:p w14:paraId="079661AB">
      <w:pPr>
        <w:bidi w:val="0"/>
        <w:rPr>
          <w:rFonts w:hint="default"/>
        </w:rPr>
      </w:pPr>
      <w:r>
        <w:rPr>
          <w:rFonts w:hint="default"/>
        </w:rPr>
        <w:t xml:space="preserve">                    "debtAmt": "100",</w:t>
      </w:r>
    </w:p>
    <w:p w14:paraId="2AAC2870">
      <w:pPr>
        <w:bidi w:val="0"/>
        <w:rPr>
          <w:rFonts w:hint="default"/>
        </w:rPr>
      </w:pPr>
      <w:r>
        <w:rPr>
          <w:rFonts w:hint="default"/>
        </w:rPr>
        <w:t xml:space="preserve">                    "debtCcy": "USDC"</w:t>
      </w:r>
    </w:p>
    <w:p w14:paraId="5CD6B258">
      <w:pPr>
        <w:bidi w:val="0"/>
        <w:rPr>
          <w:rFonts w:hint="default"/>
        </w:rPr>
      </w:pPr>
      <w:r>
        <w:rPr>
          <w:rFonts w:hint="default"/>
        </w:rPr>
        <w:t xml:space="preserve">                }</w:t>
      </w:r>
    </w:p>
    <w:p w14:paraId="17F96BD8">
      <w:pPr>
        <w:bidi w:val="0"/>
        <w:rPr>
          <w:rFonts w:hint="default"/>
        </w:rPr>
      </w:pPr>
      <w:r>
        <w:rPr>
          <w:rFonts w:hint="default"/>
        </w:rPr>
        <w:t xml:space="preserve">            ],</w:t>
      </w:r>
    </w:p>
    <w:p w14:paraId="49AF2613">
      <w:pPr>
        <w:bidi w:val="0"/>
        <w:rPr>
          <w:rFonts w:hint="default"/>
        </w:rPr>
      </w:pPr>
      <w:r>
        <w:rPr>
          <w:rFonts w:hint="default"/>
        </w:rPr>
        <w:t xml:space="preserve">            "repayData": [</w:t>
      </w:r>
    </w:p>
    <w:p w14:paraId="0DCE8DE3">
      <w:pPr>
        <w:bidi w:val="0"/>
        <w:rPr>
          <w:rFonts w:hint="default"/>
        </w:rPr>
      </w:pPr>
      <w:r>
        <w:rPr>
          <w:rFonts w:hint="default"/>
        </w:rPr>
        <w:t xml:space="preserve">                {</w:t>
      </w:r>
    </w:p>
    <w:p w14:paraId="37C1CC80">
      <w:pPr>
        <w:bidi w:val="0"/>
        <w:rPr>
          <w:rFonts w:hint="default"/>
        </w:rPr>
      </w:pPr>
      <w:r>
        <w:rPr>
          <w:rFonts w:hint="default"/>
        </w:rPr>
        <w:t xml:space="preserve">                    "repayAmt": "1.000022977",</w:t>
      </w:r>
    </w:p>
    <w:p w14:paraId="2CC92FF8">
      <w:pPr>
        <w:bidi w:val="0"/>
        <w:rPr>
          <w:rFonts w:hint="default"/>
        </w:rPr>
      </w:pPr>
      <w:r>
        <w:rPr>
          <w:rFonts w:hint="default"/>
        </w:rPr>
        <w:t xml:space="preserve">                    "repayCcy": "BTC"</w:t>
      </w:r>
    </w:p>
    <w:p w14:paraId="2B381022">
      <w:pPr>
        <w:bidi w:val="0"/>
        <w:rPr>
          <w:rFonts w:hint="default"/>
        </w:rPr>
      </w:pPr>
      <w:r>
        <w:rPr>
          <w:rFonts w:hint="default"/>
        </w:rPr>
        <w:t xml:space="preserve">                },</w:t>
      </w:r>
    </w:p>
    <w:p w14:paraId="5DBBE95C">
      <w:pPr>
        <w:bidi w:val="0"/>
        <w:rPr>
          <w:rFonts w:hint="default"/>
        </w:rPr>
      </w:pPr>
      <w:r>
        <w:rPr>
          <w:rFonts w:hint="default"/>
        </w:rPr>
        <w:t xml:space="preserve">                {</w:t>
      </w:r>
    </w:p>
    <w:p w14:paraId="6F0F31C3">
      <w:pPr>
        <w:bidi w:val="0"/>
        <w:rPr>
          <w:rFonts w:hint="default"/>
        </w:rPr>
      </w:pPr>
      <w:r>
        <w:rPr>
          <w:rFonts w:hint="default"/>
        </w:rPr>
        <w:t xml:space="preserve">                    "repayAmt": "4998.0002397",</w:t>
      </w:r>
    </w:p>
    <w:p w14:paraId="417F694C">
      <w:pPr>
        <w:bidi w:val="0"/>
        <w:rPr>
          <w:rFonts w:hint="default"/>
        </w:rPr>
      </w:pPr>
      <w:r>
        <w:rPr>
          <w:rFonts w:hint="default"/>
        </w:rPr>
        <w:t xml:space="preserve">                    "repayCcy": "USDT"</w:t>
      </w:r>
    </w:p>
    <w:p w14:paraId="0570703F">
      <w:pPr>
        <w:bidi w:val="0"/>
        <w:rPr>
          <w:rFonts w:hint="default"/>
        </w:rPr>
      </w:pPr>
      <w:r>
        <w:rPr>
          <w:rFonts w:hint="default"/>
        </w:rPr>
        <w:t xml:space="preserve">                },</w:t>
      </w:r>
    </w:p>
    <w:p w14:paraId="517CE7A6">
      <w:pPr>
        <w:bidi w:val="0"/>
        <w:rPr>
          <w:rFonts w:hint="default"/>
        </w:rPr>
      </w:pPr>
      <w:r>
        <w:rPr>
          <w:rFonts w:hint="default"/>
        </w:rPr>
        <w:t xml:space="preserve">                {</w:t>
      </w:r>
    </w:p>
    <w:p w14:paraId="4D7FF93D">
      <w:pPr>
        <w:bidi w:val="0"/>
        <w:rPr>
          <w:rFonts w:hint="default"/>
        </w:rPr>
      </w:pPr>
      <w:r>
        <w:rPr>
          <w:rFonts w:hint="default"/>
        </w:rPr>
        <w:t xml:space="preserve">                    "repayAmt": "100",</w:t>
      </w:r>
    </w:p>
    <w:p w14:paraId="00E210DD">
      <w:pPr>
        <w:bidi w:val="0"/>
        <w:rPr>
          <w:rFonts w:hint="default"/>
        </w:rPr>
      </w:pPr>
      <w:r>
        <w:rPr>
          <w:rFonts w:hint="default"/>
        </w:rPr>
        <w:t xml:space="preserve">                    "repayCcy": "OKB"</w:t>
      </w:r>
    </w:p>
    <w:p w14:paraId="1598DF4A">
      <w:pPr>
        <w:bidi w:val="0"/>
        <w:rPr>
          <w:rFonts w:hint="default"/>
        </w:rPr>
      </w:pPr>
      <w:r>
        <w:rPr>
          <w:rFonts w:hint="default"/>
        </w:rPr>
        <w:t xml:space="preserve">                },</w:t>
      </w:r>
    </w:p>
    <w:p w14:paraId="5ECDD17A">
      <w:pPr>
        <w:bidi w:val="0"/>
        <w:rPr>
          <w:rFonts w:hint="default"/>
        </w:rPr>
      </w:pPr>
      <w:r>
        <w:rPr>
          <w:rFonts w:hint="default"/>
        </w:rPr>
        <w:t xml:space="preserve">                {</w:t>
      </w:r>
    </w:p>
    <w:p w14:paraId="44BD8A55">
      <w:pPr>
        <w:bidi w:val="0"/>
        <w:rPr>
          <w:rFonts w:hint="default"/>
        </w:rPr>
      </w:pPr>
      <w:r>
        <w:rPr>
          <w:rFonts w:hint="default"/>
        </w:rPr>
        <w:t xml:space="preserve">                    "repayAmt": "1",</w:t>
      </w:r>
    </w:p>
    <w:p w14:paraId="4B1AE240">
      <w:pPr>
        <w:bidi w:val="0"/>
        <w:rPr>
          <w:rFonts w:hint="default"/>
        </w:rPr>
      </w:pPr>
      <w:r>
        <w:rPr>
          <w:rFonts w:hint="default"/>
        </w:rPr>
        <w:t xml:space="preserve">                    "repayCcy": "ETH"</w:t>
      </w:r>
    </w:p>
    <w:p w14:paraId="7F9D788C">
      <w:pPr>
        <w:bidi w:val="0"/>
        <w:rPr>
          <w:rFonts w:hint="default"/>
        </w:rPr>
      </w:pPr>
      <w:r>
        <w:rPr>
          <w:rFonts w:hint="default"/>
        </w:rPr>
        <w:t xml:space="preserve">                },</w:t>
      </w:r>
    </w:p>
    <w:p w14:paraId="0B1A72D8">
      <w:pPr>
        <w:bidi w:val="0"/>
        <w:rPr>
          <w:rFonts w:hint="default"/>
        </w:rPr>
      </w:pPr>
      <w:r>
        <w:rPr>
          <w:rFonts w:hint="default"/>
        </w:rPr>
        <w:t xml:space="preserve">                {</w:t>
      </w:r>
    </w:p>
    <w:p w14:paraId="5320261A">
      <w:pPr>
        <w:bidi w:val="0"/>
        <w:rPr>
          <w:rFonts w:hint="default"/>
        </w:rPr>
      </w:pPr>
      <w:r>
        <w:rPr>
          <w:rFonts w:hint="default"/>
        </w:rPr>
        <w:t xml:space="preserve">                    "repayAmt": "100",</w:t>
      </w:r>
    </w:p>
    <w:p w14:paraId="1E8D9DDF">
      <w:pPr>
        <w:bidi w:val="0"/>
        <w:rPr>
          <w:rFonts w:hint="default"/>
        </w:rPr>
      </w:pPr>
      <w:r>
        <w:rPr>
          <w:rFonts w:hint="default"/>
        </w:rPr>
        <w:t xml:space="preserve">                    "repayCcy": "USDC"</w:t>
      </w:r>
    </w:p>
    <w:p w14:paraId="6640E757">
      <w:pPr>
        <w:bidi w:val="0"/>
        <w:rPr>
          <w:rFonts w:hint="default"/>
        </w:rPr>
      </w:pPr>
      <w:r>
        <w:rPr>
          <w:rFonts w:hint="default"/>
        </w:rPr>
        <w:t xml:space="preserve">                }</w:t>
      </w:r>
    </w:p>
    <w:p w14:paraId="4FBEA19C">
      <w:pPr>
        <w:bidi w:val="0"/>
        <w:rPr>
          <w:rFonts w:hint="default"/>
        </w:rPr>
      </w:pPr>
      <w:r>
        <w:rPr>
          <w:rFonts w:hint="default"/>
        </w:rPr>
        <w:t xml:space="preserve">            ]</w:t>
      </w:r>
    </w:p>
    <w:p w14:paraId="16E8C3E2">
      <w:pPr>
        <w:bidi w:val="0"/>
        <w:rPr>
          <w:rFonts w:hint="default"/>
        </w:rPr>
      </w:pPr>
      <w:r>
        <w:rPr>
          <w:rFonts w:hint="default"/>
        </w:rPr>
        <w:t xml:space="preserve">        }</w:t>
      </w:r>
    </w:p>
    <w:p w14:paraId="17856D86">
      <w:pPr>
        <w:bidi w:val="0"/>
        <w:rPr>
          <w:rFonts w:hint="default"/>
        </w:rPr>
      </w:pPr>
      <w:r>
        <w:rPr>
          <w:rFonts w:hint="default"/>
        </w:rPr>
        <w:t xml:space="preserve">    ],</w:t>
      </w:r>
    </w:p>
    <w:p w14:paraId="4A4F3E97">
      <w:pPr>
        <w:bidi w:val="0"/>
        <w:rPr>
          <w:rFonts w:hint="default"/>
        </w:rPr>
      </w:pPr>
      <w:r>
        <w:rPr>
          <w:rFonts w:hint="default"/>
        </w:rPr>
        <w:t xml:space="preserve">    "msg": ""}</w:t>
      </w:r>
    </w:p>
    <w:p w14:paraId="5163E72D">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27"/>
        <w:gridCol w:w="1583"/>
        <w:gridCol w:w="3180"/>
      </w:tblGrid>
      <w:tr w14:paraId="015A4E1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6F6EF1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0E7BE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AB90328">
            <w:pPr>
              <w:bidi w:val="0"/>
              <w:rPr>
                <w:rFonts w:hint="default"/>
              </w:rPr>
            </w:pPr>
            <w:r>
              <w:rPr>
                <w:rFonts w:hint="default"/>
                <w:lang w:val="en-US" w:eastAsia="zh-CN"/>
              </w:rPr>
              <w:t>描述</w:t>
            </w:r>
          </w:p>
        </w:tc>
      </w:tr>
      <w:tr w14:paraId="33CDE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FFF2C6">
            <w:pPr>
              <w:bidi w:val="0"/>
              <w:rPr>
                <w:rFonts w:hint="default"/>
              </w:rPr>
            </w:pPr>
            <w:r>
              <w:rPr>
                <w:rFonts w:hint="default"/>
                <w:lang w:val="en-US" w:eastAsia="zh-CN"/>
              </w:rPr>
              <w:t>debtData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4301E4">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527EF6">
            <w:pPr>
              <w:bidi w:val="0"/>
              <w:rPr>
                <w:rFonts w:hint="default"/>
              </w:rPr>
            </w:pPr>
            <w:r>
              <w:rPr>
                <w:rFonts w:hint="default"/>
                <w:lang w:val="en-US" w:eastAsia="zh-CN"/>
              </w:rPr>
              <w:t>负债币种信息</w:t>
            </w:r>
          </w:p>
        </w:tc>
      </w:tr>
      <w:tr w14:paraId="76C68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0AB5B8">
            <w:pPr>
              <w:bidi w:val="0"/>
              <w:rPr>
                <w:rFonts w:hint="default"/>
              </w:rPr>
            </w:pPr>
            <w:r>
              <w:rPr>
                <w:rFonts w:hint="default"/>
                <w:lang w:val="en-US" w:eastAsia="zh-CN"/>
              </w:rPr>
              <w:t>&gt; debtCcy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DE0A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63BA18">
            <w:pPr>
              <w:bidi w:val="0"/>
              <w:rPr>
                <w:rFonts w:hint="default"/>
              </w:rPr>
            </w:pPr>
            <w:r>
              <w:rPr>
                <w:rFonts w:hint="default"/>
                <w:lang w:val="en-US" w:eastAsia="zh-CN"/>
              </w:rPr>
              <w:t>负债币种</w:t>
            </w:r>
          </w:p>
        </w:tc>
      </w:tr>
      <w:tr w14:paraId="068C8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055D2E">
            <w:pPr>
              <w:bidi w:val="0"/>
              <w:rPr>
                <w:rFonts w:hint="default"/>
              </w:rPr>
            </w:pPr>
            <w:r>
              <w:rPr>
                <w:rFonts w:hint="default"/>
                <w:lang w:val="en-US" w:eastAsia="zh-CN"/>
              </w:rPr>
              <w:t>&gt; debtAmt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D45F3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93910C">
            <w:pPr>
              <w:bidi w:val="0"/>
              <w:rPr>
                <w:rFonts w:hint="default"/>
              </w:rPr>
            </w:pPr>
            <w:r>
              <w:rPr>
                <w:rFonts w:hint="default"/>
                <w:lang w:val="en-US" w:eastAsia="zh-CN"/>
              </w:rPr>
              <w:t>可负债币种数量</w:t>
            </w:r>
            <w:r>
              <w:rPr>
                <w:rFonts w:hint="default"/>
                <w:lang w:val="en-US" w:eastAsia="zh-CN"/>
              </w:rPr>
              <w:br w:type="textWrapping"/>
            </w:r>
            <w:r>
              <w:rPr>
                <w:rFonts w:hint="default"/>
                <w:lang w:val="en-US" w:eastAsia="zh-CN"/>
              </w:rPr>
              <w:t>包括本金和利息</w:t>
            </w:r>
          </w:p>
        </w:tc>
      </w:tr>
      <w:tr w14:paraId="12FE6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4B3D2C">
            <w:pPr>
              <w:bidi w:val="0"/>
              <w:rPr>
                <w:rFonts w:hint="default"/>
              </w:rPr>
            </w:pPr>
            <w:r>
              <w:rPr>
                <w:rFonts w:hint="default"/>
                <w:lang w:val="en-US" w:eastAsia="zh-CN"/>
              </w:rPr>
              <w:t>repayData</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E1AA1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1E346F">
            <w:pPr>
              <w:bidi w:val="0"/>
              <w:rPr>
                <w:rFonts w:hint="default"/>
              </w:rPr>
            </w:pPr>
            <w:r>
              <w:rPr>
                <w:rFonts w:hint="default"/>
                <w:lang w:val="en-US" w:eastAsia="zh-CN"/>
              </w:rPr>
              <w:t>偿还币种信息</w:t>
            </w:r>
          </w:p>
        </w:tc>
      </w:tr>
      <w:tr w14:paraId="75D0F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B84B82">
            <w:pPr>
              <w:bidi w:val="0"/>
              <w:rPr>
                <w:rFonts w:hint="default"/>
              </w:rPr>
            </w:pPr>
            <w:r>
              <w:rPr>
                <w:rFonts w:hint="default"/>
                <w:lang w:val="en-US" w:eastAsia="zh-CN"/>
              </w:rPr>
              <w:t>&gt; repayCcy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A872B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4F4337">
            <w:pPr>
              <w:bidi w:val="0"/>
              <w:rPr>
                <w:rFonts w:hint="default"/>
              </w:rPr>
            </w:pPr>
            <w:r>
              <w:rPr>
                <w:rFonts w:hint="default"/>
                <w:lang w:val="en-US" w:eastAsia="zh-CN"/>
              </w:rPr>
              <w:t>可偿还负债的币种</w:t>
            </w:r>
          </w:p>
        </w:tc>
      </w:tr>
      <w:tr w14:paraId="009A49C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3646E1">
            <w:pPr>
              <w:bidi w:val="0"/>
              <w:rPr>
                <w:rFonts w:hint="default"/>
              </w:rPr>
            </w:pPr>
            <w:r>
              <w:rPr>
                <w:rFonts w:hint="default"/>
                <w:lang w:val="en-US" w:eastAsia="zh-CN"/>
              </w:rPr>
              <w:t>&gt; repayAmt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D4F7F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D90AAA">
            <w:pPr>
              <w:bidi w:val="0"/>
              <w:rPr>
                <w:rFonts w:hint="default"/>
              </w:rPr>
            </w:pPr>
            <w:r>
              <w:rPr>
                <w:rFonts w:hint="default"/>
                <w:lang w:val="en-US" w:eastAsia="zh-CN"/>
              </w:rPr>
              <w:t>可偿还负债的币种可用资产数量</w:t>
            </w:r>
          </w:p>
        </w:tc>
      </w:tr>
    </w:tbl>
    <w:p w14:paraId="12D27A18">
      <w:pPr>
        <w:bidi w:val="0"/>
        <w:rPr>
          <w:rFonts w:hint="default"/>
        </w:rPr>
      </w:pPr>
      <w:r>
        <w:rPr>
          <w:rFonts w:hint="default"/>
        </w:rPr>
        <w:t>POST / 一键还债交易(新)</w:t>
      </w:r>
    </w:p>
    <w:p w14:paraId="3BD4A630">
      <w:pPr>
        <w:bidi w:val="0"/>
        <w:rPr>
          <w:rFonts w:hint="default"/>
        </w:rPr>
      </w:pPr>
      <w:r>
        <w:rPr>
          <w:rFonts w:hint="default"/>
        </w:rPr>
        <w:t>交易一键偿还债务。仅适用于现货模式/跨币种保证金模式/组合保证金模式。</w:t>
      </w:r>
    </w:p>
    <w:p w14:paraId="66C91804">
      <w:pPr>
        <w:bidi w:val="0"/>
        <w:rPr>
          <w:rFonts w:hint="default"/>
        </w:rPr>
      </w:pPr>
      <w:r>
        <w:rPr>
          <w:rFonts w:hint="default"/>
        </w:rPr>
        <w:t>限速：1次/2s</w:t>
      </w:r>
    </w:p>
    <w:p w14:paraId="2ACA0539">
      <w:pPr>
        <w:bidi w:val="0"/>
        <w:rPr>
          <w:rFonts w:hint="default"/>
        </w:rPr>
      </w:pPr>
      <w:r>
        <w:rPr>
          <w:rFonts w:hint="default"/>
        </w:rPr>
        <w:t>限速规则：User ID</w:t>
      </w:r>
    </w:p>
    <w:p w14:paraId="26DA1F4B">
      <w:pPr>
        <w:bidi w:val="0"/>
        <w:rPr>
          <w:rFonts w:hint="default"/>
        </w:rPr>
      </w:pPr>
      <w:r>
        <w:rPr>
          <w:rFonts w:hint="default"/>
        </w:rPr>
        <w:t>权限：交易</w:t>
      </w:r>
    </w:p>
    <w:p w14:paraId="12748C88">
      <w:pPr>
        <w:bidi w:val="0"/>
        <w:rPr>
          <w:rFonts w:hint="default"/>
        </w:rPr>
      </w:pPr>
      <w:r>
        <w:rPr>
          <w:rFonts w:hint="default"/>
        </w:rPr>
        <w:t>HTTP 请求</w:t>
      </w:r>
    </w:p>
    <w:p w14:paraId="62B3CAF7">
      <w:pPr>
        <w:bidi w:val="0"/>
        <w:rPr>
          <w:rFonts w:hint="default"/>
        </w:rPr>
      </w:pPr>
      <w:r>
        <w:rPr>
          <w:rFonts w:hint="default"/>
        </w:rPr>
        <w:t>POST /api/v5/trade/one-click-repay-v2</w:t>
      </w:r>
    </w:p>
    <w:p w14:paraId="39857FC5">
      <w:pPr>
        <w:bidi w:val="0"/>
      </w:pPr>
      <w:r>
        <w:rPr>
          <w:rFonts w:hint="default"/>
        </w:rPr>
        <w:t>请求示例</w:t>
      </w:r>
    </w:p>
    <w:p w14:paraId="2914E41A">
      <w:pPr>
        <w:bidi w:val="0"/>
        <w:rPr>
          <w:rFonts w:hint="default"/>
        </w:rPr>
      </w:pPr>
      <w:r>
        <w:rPr>
          <w:rFonts w:hint="default"/>
        </w:rPr>
        <w:t>import okx.Trade as Trade</w:t>
      </w:r>
    </w:p>
    <w:p w14:paraId="245AC1F3">
      <w:pPr>
        <w:bidi w:val="0"/>
        <w:rPr>
          <w:rFonts w:hint="default"/>
        </w:rPr>
      </w:pPr>
      <w:r>
        <w:rPr>
          <w:rFonts w:hint="default"/>
        </w:rPr>
        <w:t># API 初始化apikey = "YOUR_API_KEY"secretkey = "YOUR_SECRET_KEY"passphrase = "YOUR_PASSPHRASE"flag = "1"  # 实盘: 0, 模拟盘: 1tradeAPI = Trade.TradeAPI(apikey, secretkey, passphrase, False, flag,debug=True)result = tradeAPI.oneclick_repay_v2("USDC",["USDC","BTC"])print(result)</w:t>
      </w:r>
    </w:p>
    <w:p w14:paraId="008BFAC4">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00"/>
        <w:gridCol w:w="1347"/>
        <w:gridCol w:w="922"/>
        <w:gridCol w:w="4977"/>
      </w:tblGrid>
      <w:tr w14:paraId="0F9D8EB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BFD8C45">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0AA780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38BB455">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76F3855">
            <w:pPr>
              <w:bidi w:val="0"/>
              <w:rPr>
                <w:rFonts w:hint="default"/>
              </w:rPr>
            </w:pPr>
            <w:r>
              <w:rPr>
                <w:rFonts w:hint="default"/>
                <w:lang w:val="en-US" w:eastAsia="zh-CN"/>
              </w:rPr>
              <w:t>描述</w:t>
            </w:r>
          </w:p>
        </w:tc>
      </w:tr>
      <w:tr w14:paraId="3D8C4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81E652">
            <w:pPr>
              <w:bidi w:val="0"/>
              <w:rPr>
                <w:rFonts w:hint="default"/>
              </w:rPr>
            </w:pPr>
            <w:r>
              <w:rPr>
                <w:rFonts w:hint="default"/>
                <w:lang w:val="en-US" w:eastAsia="zh-CN"/>
              </w:rPr>
              <w:t>debtCcy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1B942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D49F8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F4078B">
            <w:pPr>
              <w:bidi w:val="0"/>
              <w:rPr>
                <w:rFonts w:hint="default"/>
              </w:rPr>
            </w:pPr>
            <w:r>
              <w:rPr>
                <w:rFonts w:hint="default"/>
                <w:lang w:val="en-US" w:eastAsia="zh-CN"/>
              </w:rPr>
              <w:t>负债币种</w:t>
            </w:r>
          </w:p>
        </w:tc>
      </w:tr>
      <w:tr w14:paraId="504F6A5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1EE388">
            <w:pPr>
              <w:bidi w:val="0"/>
              <w:rPr>
                <w:rFonts w:hint="default"/>
              </w:rPr>
            </w:pPr>
            <w:r>
              <w:rPr>
                <w:rFonts w:hint="default"/>
                <w:lang w:val="en-US" w:eastAsia="zh-CN"/>
              </w:rPr>
              <w:t>repayCcyList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F754A9">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9E4E7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000A4B">
            <w:pPr>
              <w:bidi w:val="0"/>
              <w:rPr>
                <w:rFonts w:hint="default"/>
              </w:rPr>
            </w:pPr>
            <w:r>
              <w:rPr>
                <w:rFonts w:hint="default"/>
                <w:lang w:val="en-US" w:eastAsia="zh-CN"/>
              </w:rPr>
              <w:t>偿还币种列表，如 ["USDC","BTC"]</w:t>
            </w:r>
            <w:r>
              <w:rPr>
                <w:rFonts w:hint="default"/>
                <w:lang w:val="en-US" w:eastAsia="zh-CN"/>
              </w:rPr>
              <w:br w:type="textWrapping"/>
            </w:r>
            <w:r>
              <w:rPr>
                <w:rFonts w:hint="default"/>
                <w:lang w:val="en-US" w:eastAsia="zh-CN"/>
              </w:rPr>
              <w:t>资产还币优先级和数组中的排序一致（排第一的优先级最高）。</w:t>
            </w:r>
          </w:p>
        </w:tc>
      </w:tr>
    </w:tbl>
    <w:p w14:paraId="7FD9D85D">
      <w:pPr>
        <w:bidi w:val="0"/>
      </w:pPr>
      <w:r>
        <w:rPr>
          <w:rFonts w:hint="default"/>
        </w:rPr>
        <w:t>返回结果</w:t>
      </w:r>
    </w:p>
    <w:p w14:paraId="057E3299">
      <w:pPr>
        <w:bidi w:val="0"/>
        <w:rPr>
          <w:rFonts w:hint="default"/>
        </w:rPr>
      </w:pPr>
      <w:r>
        <w:rPr>
          <w:rFonts w:hint="default"/>
        </w:rPr>
        <w:t>{</w:t>
      </w:r>
    </w:p>
    <w:p w14:paraId="21C7DC71">
      <w:pPr>
        <w:bidi w:val="0"/>
        <w:rPr>
          <w:rFonts w:hint="default"/>
        </w:rPr>
      </w:pPr>
      <w:r>
        <w:rPr>
          <w:rFonts w:hint="default"/>
        </w:rPr>
        <w:t xml:space="preserve">    "code": "0",</w:t>
      </w:r>
    </w:p>
    <w:p w14:paraId="3C1A042C">
      <w:pPr>
        <w:bidi w:val="0"/>
        <w:rPr>
          <w:rFonts w:hint="default"/>
        </w:rPr>
      </w:pPr>
      <w:r>
        <w:rPr>
          <w:rFonts w:hint="default"/>
        </w:rPr>
        <w:t xml:space="preserve">    "data": [</w:t>
      </w:r>
    </w:p>
    <w:p w14:paraId="4B95C487">
      <w:pPr>
        <w:bidi w:val="0"/>
        <w:rPr>
          <w:rFonts w:hint="default"/>
        </w:rPr>
      </w:pPr>
      <w:r>
        <w:rPr>
          <w:rFonts w:hint="default"/>
        </w:rPr>
        <w:t xml:space="preserve">        {</w:t>
      </w:r>
    </w:p>
    <w:p w14:paraId="335A866B">
      <w:pPr>
        <w:bidi w:val="0"/>
        <w:rPr>
          <w:rFonts w:hint="default"/>
        </w:rPr>
      </w:pPr>
      <w:r>
        <w:rPr>
          <w:rFonts w:hint="default"/>
        </w:rPr>
        <w:t xml:space="preserve">            "debtCcy": "USDC",</w:t>
      </w:r>
    </w:p>
    <w:p w14:paraId="45DA0D66">
      <w:pPr>
        <w:bidi w:val="0"/>
        <w:rPr>
          <w:rFonts w:hint="default"/>
        </w:rPr>
      </w:pPr>
      <w:r>
        <w:rPr>
          <w:rFonts w:hint="default"/>
        </w:rPr>
        <w:t xml:space="preserve">            "repayCcyList": [</w:t>
      </w:r>
    </w:p>
    <w:p w14:paraId="4800C02E">
      <w:pPr>
        <w:bidi w:val="0"/>
        <w:rPr>
          <w:rFonts w:hint="default"/>
        </w:rPr>
      </w:pPr>
      <w:r>
        <w:rPr>
          <w:rFonts w:hint="default"/>
        </w:rPr>
        <w:t xml:space="preserve">                "USDC",</w:t>
      </w:r>
    </w:p>
    <w:p w14:paraId="6E0F14E8">
      <w:pPr>
        <w:bidi w:val="0"/>
        <w:rPr>
          <w:rFonts w:hint="default"/>
        </w:rPr>
      </w:pPr>
      <w:r>
        <w:rPr>
          <w:rFonts w:hint="default"/>
        </w:rPr>
        <w:t xml:space="preserve">                "BTC"</w:t>
      </w:r>
    </w:p>
    <w:p w14:paraId="04A2C75B">
      <w:pPr>
        <w:bidi w:val="0"/>
        <w:rPr>
          <w:rFonts w:hint="default"/>
        </w:rPr>
      </w:pPr>
      <w:r>
        <w:rPr>
          <w:rFonts w:hint="default"/>
        </w:rPr>
        <w:t xml:space="preserve">            ],</w:t>
      </w:r>
    </w:p>
    <w:p w14:paraId="3A1147A1">
      <w:pPr>
        <w:bidi w:val="0"/>
        <w:rPr>
          <w:rFonts w:hint="default"/>
        </w:rPr>
      </w:pPr>
      <w:r>
        <w:rPr>
          <w:rFonts w:hint="default"/>
        </w:rPr>
        <w:t xml:space="preserve">            "ts": "1742192217514"</w:t>
      </w:r>
    </w:p>
    <w:p w14:paraId="2DAAFB1B">
      <w:pPr>
        <w:bidi w:val="0"/>
        <w:rPr>
          <w:rFonts w:hint="default"/>
        </w:rPr>
      </w:pPr>
      <w:r>
        <w:rPr>
          <w:rFonts w:hint="default"/>
        </w:rPr>
        <w:t xml:space="preserve">        }</w:t>
      </w:r>
    </w:p>
    <w:p w14:paraId="2BFFF7B3">
      <w:pPr>
        <w:bidi w:val="0"/>
        <w:rPr>
          <w:rFonts w:hint="default"/>
        </w:rPr>
      </w:pPr>
      <w:r>
        <w:rPr>
          <w:rFonts w:hint="default"/>
        </w:rPr>
        <w:t xml:space="preserve">    ],</w:t>
      </w:r>
    </w:p>
    <w:p w14:paraId="26BDA41C">
      <w:pPr>
        <w:bidi w:val="0"/>
        <w:rPr>
          <w:rFonts w:hint="default"/>
        </w:rPr>
      </w:pPr>
      <w:r>
        <w:rPr>
          <w:rFonts w:hint="default"/>
        </w:rPr>
        <w:t xml:space="preserve">    "msg": ""}</w:t>
      </w:r>
    </w:p>
    <w:p w14:paraId="17705A6B">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00"/>
        <w:gridCol w:w="1469"/>
        <w:gridCol w:w="5777"/>
      </w:tblGrid>
      <w:tr w14:paraId="0B5F721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49DAB4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D6814F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D120B75">
            <w:pPr>
              <w:bidi w:val="0"/>
              <w:rPr>
                <w:rFonts w:hint="default"/>
              </w:rPr>
            </w:pPr>
            <w:r>
              <w:rPr>
                <w:rFonts w:hint="default"/>
                <w:lang w:val="en-US" w:eastAsia="zh-CN"/>
              </w:rPr>
              <w:t>描述</w:t>
            </w:r>
          </w:p>
        </w:tc>
      </w:tr>
      <w:tr w14:paraId="536C0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D82E6F">
            <w:pPr>
              <w:bidi w:val="0"/>
              <w:rPr>
                <w:rFonts w:hint="default"/>
              </w:rPr>
            </w:pPr>
            <w:r>
              <w:rPr>
                <w:rFonts w:hint="default"/>
                <w:lang w:val="en-US" w:eastAsia="zh-CN"/>
              </w:rPr>
              <w:t>debtCcy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A7182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FC5758">
            <w:pPr>
              <w:bidi w:val="0"/>
              <w:rPr>
                <w:rFonts w:hint="default"/>
              </w:rPr>
            </w:pPr>
            <w:r>
              <w:rPr>
                <w:rFonts w:hint="default"/>
                <w:lang w:val="en-US" w:eastAsia="zh-CN"/>
              </w:rPr>
              <w:t>负债币种</w:t>
            </w:r>
          </w:p>
        </w:tc>
      </w:tr>
      <w:tr w14:paraId="636F7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1EE6F1">
            <w:pPr>
              <w:bidi w:val="0"/>
              <w:rPr>
                <w:rFonts w:hint="default"/>
              </w:rPr>
            </w:pPr>
            <w:r>
              <w:rPr>
                <w:rFonts w:hint="default"/>
                <w:lang w:val="en-US" w:eastAsia="zh-CN"/>
              </w:rPr>
              <w:t>repayCcyList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8F62F6">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E10632">
            <w:pPr>
              <w:bidi w:val="0"/>
              <w:rPr>
                <w:rFonts w:hint="default"/>
              </w:rPr>
            </w:pPr>
            <w:r>
              <w:rPr>
                <w:rFonts w:hint="default"/>
                <w:lang w:val="en-US" w:eastAsia="zh-CN"/>
              </w:rPr>
              <w:t>偿还币种列表，如 ["USDC","BTC"]</w:t>
            </w:r>
            <w:r>
              <w:rPr>
                <w:rFonts w:hint="default"/>
                <w:lang w:val="en-US" w:eastAsia="zh-CN"/>
              </w:rPr>
              <w:br w:type="textWrapping"/>
            </w:r>
            <w:r>
              <w:rPr>
                <w:rFonts w:hint="default"/>
                <w:lang w:val="en-US" w:eastAsia="zh-CN"/>
              </w:rPr>
              <w:t>资产还币优先级和数组中的排序一致（排第一的优先级最高）。</w:t>
            </w:r>
          </w:p>
        </w:tc>
      </w:tr>
      <w:tr w14:paraId="477D3A9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3A782E">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39710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E00EC6">
            <w:pPr>
              <w:bidi w:val="0"/>
              <w:rPr>
                <w:rFonts w:hint="default"/>
              </w:rPr>
            </w:pPr>
            <w:r>
              <w:rPr>
                <w:rFonts w:hint="default"/>
                <w:lang w:val="en-US" w:eastAsia="zh-CN"/>
              </w:rPr>
              <w:t>请求时间，Unix时间戳为毫秒数格式，如 1597026383085</w:t>
            </w:r>
          </w:p>
        </w:tc>
      </w:tr>
    </w:tbl>
    <w:p w14:paraId="759DC376">
      <w:pPr>
        <w:bidi w:val="0"/>
        <w:rPr>
          <w:rFonts w:hint="default"/>
        </w:rPr>
      </w:pPr>
      <w:r>
        <w:rPr>
          <w:rFonts w:hint="default"/>
        </w:rPr>
        <w:t>GET / 获取一键还债历史记录(新)</w:t>
      </w:r>
    </w:p>
    <w:p w14:paraId="49D2C252">
      <w:pPr>
        <w:bidi w:val="0"/>
        <w:rPr>
          <w:rFonts w:hint="default"/>
        </w:rPr>
      </w:pPr>
      <w:r>
        <w:rPr>
          <w:rFonts w:hint="default"/>
        </w:rPr>
        <w:t>查询一键还债近7天的历史记录与进度状态。仅适用于现货模式。</w:t>
      </w:r>
    </w:p>
    <w:p w14:paraId="54D35232">
      <w:pPr>
        <w:bidi w:val="0"/>
        <w:rPr>
          <w:rFonts w:hint="default"/>
        </w:rPr>
      </w:pPr>
      <w:r>
        <w:rPr>
          <w:rFonts w:hint="default"/>
        </w:rPr>
        <w:t>限速：1次/2s</w:t>
      </w:r>
    </w:p>
    <w:p w14:paraId="32E21A38">
      <w:pPr>
        <w:bidi w:val="0"/>
        <w:rPr>
          <w:rFonts w:hint="default"/>
        </w:rPr>
      </w:pPr>
      <w:r>
        <w:rPr>
          <w:rFonts w:hint="default"/>
        </w:rPr>
        <w:t>限速规则：User ID</w:t>
      </w:r>
    </w:p>
    <w:p w14:paraId="7D181BE1">
      <w:pPr>
        <w:bidi w:val="0"/>
        <w:rPr>
          <w:rFonts w:hint="default"/>
        </w:rPr>
      </w:pPr>
      <w:r>
        <w:rPr>
          <w:rFonts w:hint="default"/>
        </w:rPr>
        <w:t>权限：读取</w:t>
      </w:r>
    </w:p>
    <w:p w14:paraId="29362C9D">
      <w:pPr>
        <w:bidi w:val="0"/>
        <w:rPr>
          <w:rFonts w:hint="default"/>
        </w:rPr>
      </w:pPr>
      <w:r>
        <w:rPr>
          <w:rFonts w:hint="default"/>
        </w:rPr>
        <w:t>HTTP 请求</w:t>
      </w:r>
    </w:p>
    <w:p w14:paraId="6049455C">
      <w:pPr>
        <w:bidi w:val="0"/>
        <w:rPr>
          <w:rFonts w:hint="default"/>
        </w:rPr>
      </w:pPr>
      <w:r>
        <w:rPr>
          <w:rFonts w:hint="default"/>
        </w:rPr>
        <w:t>GET /api/v5/trade/one-click-repay-history-v2</w:t>
      </w:r>
    </w:p>
    <w:p w14:paraId="446179F5">
      <w:pPr>
        <w:bidi w:val="0"/>
      </w:pPr>
      <w:r>
        <w:rPr>
          <w:rFonts w:hint="default"/>
        </w:rPr>
        <w:t>请求示例</w:t>
      </w:r>
    </w:p>
    <w:p w14:paraId="3B2949EF">
      <w:pPr>
        <w:bidi w:val="0"/>
        <w:rPr>
          <w:rFonts w:hint="default"/>
        </w:rPr>
      </w:pPr>
      <w:r>
        <w:rPr>
          <w:rFonts w:hint="default"/>
        </w:rPr>
        <w:t>import okx.Trade as Trade</w:t>
      </w:r>
    </w:p>
    <w:p w14:paraId="6954CA7A">
      <w:pPr>
        <w:bidi w:val="0"/>
        <w:rPr>
          <w:rFonts w:hint="default"/>
        </w:rPr>
      </w:pPr>
      <w:r>
        <w:rPr>
          <w:rFonts w:hint="default"/>
        </w:rPr>
        <w:t># API 初始化apikey = "YOUR_API_KEY"secretkey = "YOUR_SECRET_KEY"passphrase = "YOUR_PASSPHRASE"flag = "1"  # 实盘: 0, 模拟盘: 1tradeAPI = Trade.TradeAPI(apikey, secretkey, passphrase, False, flag)result = tradeAPI.oneclick_repay_history_v2()print(result)</w:t>
      </w:r>
    </w:p>
    <w:p w14:paraId="441FE9AC">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38"/>
        <w:gridCol w:w="738"/>
        <w:gridCol w:w="799"/>
        <w:gridCol w:w="6171"/>
      </w:tblGrid>
      <w:tr w14:paraId="0086433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F03EA42">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32449A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14CCAAD">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977E58">
            <w:pPr>
              <w:bidi w:val="0"/>
              <w:rPr>
                <w:rFonts w:hint="default"/>
              </w:rPr>
            </w:pPr>
            <w:r>
              <w:rPr>
                <w:rFonts w:hint="default"/>
                <w:lang w:val="en-US" w:eastAsia="zh-CN"/>
              </w:rPr>
              <w:t>描述</w:t>
            </w:r>
          </w:p>
        </w:tc>
      </w:tr>
      <w:tr w14:paraId="70CA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0A9D21">
            <w:pPr>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556E8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6B5F0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3085D0">
            <w:pPr>
              <w:bidi w:val="0"/>
              <w:rPr>
                <w:rFonts w:hint="default"/>
              </w:rPr>
            </w:pPr>
            <w:r>
              <w:rPr>
                <w:rFonts w:hint="default"/>
                <w:lang w:val="en-US" w:eastAsia="zh-CN"/>
              </w:rPr>
              <w:t>查询在指定请求时间ts之前(包含)的内容，值为时间戳，Unix时间戳为毫秒数格式，如 1597026383085</w:t>
            </w:r>
          </w:p>
        </w:tc>
      </w:tr>
      <w:tr w14:paraId="44878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B49959">
            <w:pPr>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6167B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F0379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0B56E2">
            <w:pPr>
              <w:bidi w:val="0"/>
              <w:rPr>
                <w:rFonts w:hint="default"/>
              </w:rPr>
            </w:pPr>
            <w:r>
              <w:rPr>
                <w:rFonts w:hint="default"/>
                <w:lang w:val="en-US" w:eastAsia="zh-CN"/>
              </w:rPr>
              <w:t>查询在指定请求时间ts之后(包含)的内容，值为时间戳，Unix时间戳为毫秒数格式，如 1597026383085</w:t>
            </w:r>
          </w:p>
        </w:tc>
      </w:tr>
      <w:tr w14:paraId="037542F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5CA136">
            <w:pPr>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4410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8DC1A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3F047D">
            <w:pPr>
              <w:bidi w:val="0"/>
              <w:rPr>
                <w:rFonts w:hint="default"/>
              </w:rPr>
            </w:pPr>
            <w:r>
              <w:rPr>
                <w:rFonts w:hint="default"/>
                <w:lang w:val="en-US" w:eastAsia="zh-CN"/>
              </w:rPr>
              <w:t>返回的结果集数量，默认为100，最大为100</w:t>
            </w:r>
          </w:p>
        </w:tc>
      </w:tr>
    </w:tbl>
    <w:p w14:paraId="4AF94E0E">
      <w:pPr>
        <w:bidi w:val="0"/>
      </w:pPr>
      <w:r>
        <w:rPr>
          <w:rFonts w:hint="default"/>
        </w:rPr>
        <w:t>返回结果</w:t>
      </w:r>
    </w:p>
    <w:p w14:paraId="12737302">
      <w:pPr>
        <w:bidi w:val="0"/>
        <w:rPr>
          <w:rFonts w:hint="default"/>
        </w:rPr>
      </w:pPr>
      <w:r>
        <w:rPr>
          <w:rFonts w:hint="default"/>
        </w:rPr>
        <w:t>{</w:t>
      </w:r>
    </w:p>
    <w:p w14:paraId="6356DB43">
      <w:pPr>
        <w:bidi w:val="0"/>
        <w:rPr>
          <w:rFonts w:hint="default"/>
        </w:rPr>
      </w:pPr>
      <w:r>
        <w:rPr>
          <w:rFonts w:hint="default"/>
        </w:rPr>
        <w:t xml:space="preserve">    "code": "0",</w:t>
      </w:r>
    </w:p>
    <w:p w14:paraId="1EBF4BD4">
      <w:pPr>
        <w:bidi w:val="0"/>
        <w:rPr>
          <w:rFonts w:hint="default"/>
        </w:rPr>
      </w:pPr>
      <w:r>
        <w:rPr>
          <w:rFonts w:hint="default"/>
        </w:rPr>
        <w:t xml:space="preserve">    "data": [</w:t>
      </w:r>
    </w:p>
    <w:p w14:paraId="08503D74">
      <w:pPr>
        <w:bidi w:val="0"/>
        <w:rPr>
          <w:rFonts w:hint="default"/>
        </w:rPr>
      </w:pPr>
      <w:r>
        <w:rPr>
          <w:rFonts w:hint="default"/>
        </w:rPr>
        <w:t xml:space="preserve">        {</w:t>
      </w:r>
    </w:p>
    <w:p w14:paraId="7A908D9F">
      <w:pPr>
        <w:bidi w:val="0"/>
        <w:rPr>
          <w:rFonts w:hint="default"/>
        </w:rPr>
      </w:pPr>
      <w:r>
        <w:rPr>
          <w:rFonts w:hint="default"/>
        </w:rPr>
        <w:t xml:space="preserve">            "debtCcy": "USDC",</w:t>
      </w:r>
    </w:p>
    <w:p w14:paraId="595BABB4">
      <w:pPr>
        <w:bidi w:val="0"/>
        <w:rPr>
          <w:rFonts w:hint="default"/>
        </w:rPr>
      </w:pPr>
      <w:r>
        <w:rPr>
          <w:rFonts w:hint="default"/>
        </w:rPr>
        <w:t xml:space="preserve">            "fillDebtSz": "9.079631989",</w:t>
      </w:r>
    </w:p>
    <w:p w14:paraId="7D36686B">
      <w:pPr>
        <w:bidi w:val="0"/>
        <w:rPr>
          <w:rFonts w:hint="default"/>
        </w:rPr>
      </w:pPr>
      <w:r>
        <w:rPr>
          <w:rFonts w:hint="default"/>
        </w:rPr>
        <w:t xml:space="preserve">            "ordIdInfo": [</w:t>
      </w:r>
    </w:p>
    <w:p w14:paraId="526E6F53">
      <w:pPr>
        <w:bidi w:val="0"/>
        <w:rPr>
          <w:rFonts w:hint="default"/>
        </w:rPr>
      </w:pPr>
      <w:r>
        <w:rPr>
          <w:rFonts w:hint="default"/>
        </w:rPr>
        <w:t xml:space="preserve">                {</w:t>
      </w:r>
    </w:p>
    <w:p w14:paraId="1F7DB5D4">
      <w:pPr>
        <w:bidi w:val="0"/>
        <w:rPr>
          <w:rFonts w:hint="default"/>
        </w:rPr>
      </w:pPr>
      <w:r>
        <w:rPr>
          <w:rFonts w:hint="default"/>
        </w:rPr>
        <w:t xml:space="preserve">                    "cTime": "1742194485439",</w:t>
      </w:r>
    </w:p>
    <w:p w14:paraId="0E9CED75">
      <w:pPr>
        <w:bidi w:val="0"/>
        <w:rPr>
          <w:rFonts w:hint="default"/>
        </w:rPr>
      </w:pPr>
      <w:r>
        <w:rPr>
          <w:rFonts w:hint="default"/>
        </w:rPr>
        <w:t xml:space="preserve">                    "fillPx": "1",</w:t>
      </w:r>
    </w:p>
    <w:p w14:paraId="4C6A887B">
      <w:pPr>
        <w:bidi w:val="0"/>
        <w:rPr>
          <w:rFonts w:hint="default"/>
        </w:rPr>
      </w:pPr>
      <w:r>
        <w:rPr>
          <w:rFonts w:hint="default"/>
        </w:rPr>
        <w:t xml:space="preserve">                    "fillSz": "9.088651",</w:t>
      </w:r>
    </w:p>
    <w:p w14:paraId="738541A9">
      <w:pPr>
        <w:bidi w:val="0"/>
        <w:rPr>
          <w:rFonts w:hint="default"/>
        </w:rPr>
      </w:pPr>
      <w:r>
        <w:rPr>
          <w:rFonts w:hint="default"/>
        </w:rPr>
        <w:t xml:space="preserve">                    "instId": "USDC-USDT",</w:t>
      </w:r>
    </w:p>
    <w:p w14:paraId="14C6B0BC">
      <w:pPr>
        <w:bidi w:val="0"/>
        <w:rPr>
          <w:rFonts w:hint="default"/>
        </w:rPr>
      </w:pPr>
      <w:r>
        <w:rPr>
          <w:rFonts w:hint="default"/>
        </w:rPr>
        <w:t xml:space="preserve">                    "ordId": "2338478342062235648",</w:t>
      </w:r>
    </w:p>
    <w:p w14:paraId="3D342CDB">
      <w:pPr>
        <w:bidi w:val="0"/>
        <w:rPr>
          <w:rFonts w:hint="default"/>
        </w:rPr>
      </w:pPr>
      <w:r>
        <w:rPr>
          <w:rFonts w:hint="default"/>
        </w:rPr>
        <w:t xml:space="preserve">                    "ordType": "ioc",</w:t>
      </w:r>
    </w:p>
    <w:p w14:paraId="0A8AC2B2">
      <w:pPr>
        <w:bidi w:val="0"/>
        <w:rPr>
          <w:rFonts w:hint="default"/>
        </w:rPr>
      </w:pPr>
      <w:r>
        <w:rPr>
          <w:rFonts w:hint="default"/>
        </w:rPr>
        <w:t xml:space="preserve">                    "px": "1.0049",</w:t>
      </w:r>
    </w:p>
    <w:p w14:paraId="3EE15039">
      <w:pPr>
        <w:bidi w:val="0"/>
        <w:rPr>
          <w:rFonts w:hint="default"/>
        </w:rPr>
      </w:pPr>
      <w:r>
        <w:rPr>
          <w:rFonts w:hint="default"/>
        </w:rPr>
        <w:t xml:space="preserve">                    "side": "buy",</w:t>
      </w:r>
    </w:p>
    <w:p w14:paraId="66D6FC95">
      <w:pPr>
        <w:bidi w:val="0"/>
        <w:rPr>
          <w:rFonts w:hint="default"/>
        </w:rPr>
      </w:pPr>
      <w:r>
        <w:rPr>
          <w:rFonts w:hint="default"/>
        </w:rPr>
        <w:t xml:space="preserve">                    "state": "filled",</w:t>
      </w:r>
    </w:p>
    <w:p w14:paraId="1F96C0A5">
      <w:pPr>
        <w:bidi w:val="0"/>
        <w:rPr>
          <w:rFonts w:hint="default"/>
        </w:rPr>
      </w:pPr>
      <w:r>
        <w:rPr>
          <w:rFonts w:hint="default"/>
        </w:rPr>
        <w:t xml:space="preserve">                    "sz": "9.0886514537313433"</w:t>
      </w:r>
    </w:p>
    <w:p w14:paraId="070F8634">
      <w:pPr>
        <w:bidi w:val="0"/>
        <w:rPr>
          <w:rFonts w:hint="default"/>
        </w:rPr>
      </w:pPr>
      <w:r>
        <w:rPr>
          <w:rFonts w:hint="default"/>
        </w:rPr>
        <w:t xml:space="preserve">                },</w:t>
      </w:r>
    </w:p>
    <w:p w14:paraId="7EF9516B">
      <w:pPr>
        <w:bidi w:val="0"/>
        <w:rPr>
          <w:rFonts w:hint="default"/>
        </w:rPr>
      </w:pPr>
      <w:r>
        <w:rPr>
          <w:rFonts w:hint="default"/>
        </w:rPr>
        <w:t xml:space="preserve">                {</w:t>
      </w:r>
    </w:p>
    <w:p w14:paraId="2E058F2E">
      <w:pPr>
        <w:bidi w:val="0"/>
        <w:rPr>
          <w:rFonts w:hint="default"/>
        </w:rPr>
      </w:pPr>
      <w:r>
        <w:rPr>
          <w:rFonts w:hint="default"/>
        </w:rPr>
        <w:t xml:space="preserve">                    "cTime": "1742194482326",</w:t>
      </w:r>
    </w:p>
    <w:p w14:paraId="10A26158">
      <w:pPr>
        <w:bidi w:val="0"/>
        <w:rPr>
          <w:rFonts w:hint="default"/>
        </w:rPr>
      </w:pPr>
      <w:r>
        <w:rPr>
          <w:rFonts w:hint="default"/>
        </w:rPr>
        <w:t xml:space="preserve">                    "fillPx": "83271.9",</w:t>
      </w:r>
    </w:p>
    <w:p w14:paraId="3F88F16A">
      <w:pPr>
        <w:bidi w:val="0"/>
        <w:rPr>
          <w:rFonts w:hint="default"/>
        </w:rPr>
      </w:pPr>
      <w:r>
        <w:rPr>
          <w:rFonts w:hint="default"/>
        </w:rPr>
        <w:t xml:space="preserve">                    "fillSz": "0.00010969",</w:t>
      </w:r>
    </w:p>
    <w:p w14:paraId="591BB357">
      <w:pPr>
        <w:bidi w:val="0"/>
        <w:rPr>
          <w:rFonts w:hint="default"/>
        </w:rPr>
      </w:pPr>
      <w:r>
        <w:rPr>
          <w:rFonts w:hint="default"/>
        </w:rPr>
        <w:t xml:space="preserve">                    "instId": "BTC-USDT",</w:t>
      </w:r>
    </w:p>
    <w:p w14:paraId="3AE260C6">
      <w:pPr>
        <w:bidi w:val="0"/>
        <w:rPr>
          <w:rFonts w:hint="default"/>
        </w:rPr>
      </w:pPr>
      <w:r>
        <w:rPr>
          <w:rFonts w:hint="default"/>
        </w:rPr>
        <w:t xml:space="preserve">                    "ordId": "2338478237607288832",</w:t>
      </w:r>
    </w:p>
    <w:p w14:paraId="0FA8309A">
      <w:pPr>
        <w:bidi w:val="0"/>
        <w:rPr>
          <w:rFonts w:hint="default"/>
        </w:rPr>
      </w:pPr>
      <w:r>
        <w:rPr>
          <w:rFonts w:hint="default"/>
        </w:rPr>
        <w:t xml:space="preserve">                    "ordType": "ioc",</w:t>
      </w:r>
    </w:p>
    <w:p w14:paraId="11B6347F">
      <w:pPr>
        <w:bidi w:val="0"/>
        <w:rPr>
          <w:rFonts w:hint="default"/>
        </w:rPr>
      </w:pPr>
      <w:r>
        <w:rPr>
          <w:rFonts w:hint="default"/>
        </w:rPr>
        <w:t xml:space="preserve">                    "px": "82856.7",</w:t>
      </w:r>
    </w:p>
    <w:p w14:paraId="765B63AC">
      <w:pPr>
        <w:bidi w:val="0"/>
        <w:rPr>
          <w:rFonts w:hint="default"/>
        </w:rPr>
      </w:pPr>
      <w:r>
        <w:rPr>
          <w:rFonts w:hint="default"/>
        </w:rPr>
        <w:t xml:space="preserve">                    "side": "sell",</w:t>
      </w:r>
    </w:p>
    <w:p w14:paraId="3A2AF6F9">
      <w:pPr>
        <w:bidi w:val="0"/>
        <w:rPr>
          <w:rFonts w:hint="default"/>
        </w:rPr>
      </w:pPr>
      <w:r>
        <w:rPr>
          <w:rFonts w:hint="default"/>
        </w:rPr>
        <w:t xml:space="preserve">                    "state": "filled",</w:t>
      </w:r>
    </w:p>
    <w:p w14:paraId="3AA0DDEA">
      <w:pPr>
        <w:bidi w:val="0"/>
        <w:rPr>
          <w:rFonts w:hint="default"/>
        </w:rPr>
      </w:pPr>
      <w:r>
        <w:rPr>
          <w:rFonts w:hint="default"/>
        </w:rPr>
        <w:t xml:space="preserve">                    "sz": "0.000109696512171"</w:t>
      </w:r>
    </w:p>
    <w:p w14:paraId="3A2926F4">
      <w:pPr>
        <w:bidi w:val="0"/>
        <w:rPr>
          <w:rFonts w:hint="default"/>
        </w:rPr>
      </w:pPr>
      <w:r>
        <w:rPr>
          <w:rFonts w:hint="default"/>
        </w:rPr>
        <w:t xml:space="preserve">                }</w:t>
      </w:r>
    </w:p>
    <w:p w14:paraId="7A090728">
      <w:pPr>
        <w:bidi w:val="0"/>
        <w:rPr>
          <w:rFonts w:hint="default"/>
        </w:rPr>
      </w:pPr>
      <w:r>
        <w:rPr>
          <w:rFonts w:hint="default"/>
        </w:rPr>
        <w:t xml:space="preserve">            ],</w:t>
      </w:r>
    </w:p>
    <w:p w14:paraId="73A63DA8">
      <w:pPr>
        <w:bidi w:val="0"/>
        <w:rPr>
          <w:rFonts w:hint="default"/>
        </w:rPr>
      </w:pPr>
      <w:r>
        <w:rPr>
          <w:rFonts w:hint="default"/>
        </w:rPr>
        <w:t xml:space="preserve">            "repayCcyList": [</w:t>
      </w:r>
    </w:p>
    <w:p w14:paraId="78636E8F">
      <w:pPr>
        <w:bidi w:val="0"/>
        <w:rPr>
          <w:rFonts w:hint="default"/>
        </w:rPr>
      </w:pPr>
      <w:r>
        <w:rPr>
          <w:rFonts w:hint="default"/>
        </w:rPr>
        <w:t xml:space="preserve">                "USDC",</w:t>
      </w:r>
    </w:p>
    <w:p w14:paraId="3C815646">
      <w:pPr>
        <w:bidi w:val="0"/>
        <w:rPr>
          <w:rFonts w:hint="default"/>
        </w:rPr>
      </w:pPr>
      <w:r>
        <w:rPr>
          <w:rFonts w:hint="default"/>
        </w:rPr>
        <w:t xml:space="preserve">                "BTC"</w:t>
      </w:r>
    </w:p>
    <w:p w14:paraId="7E4F7F79">
      <w:pPr>
        <w:bidi w:val="0"/>
        <w:rPr>
          <w:rFonts w:hint="default"/>
        </w:rPr>
      </w:pPr>
      <w:r>
        <w:rPr>
          <w:rFonts w:hint="default"/>
        </w:rPr>
        <w:t xml:space="preserve">            ],</w:t>
      </w:r>
    </w:p>
    <w:p w14:paraId="3855FBA5">
      <w:pPr>
        <w:bidi w:val="0"/>
        <w:rPr>
          <w:rFonts w:hint="default"/>
        </w:rPr>
      </w:pPr>
      <w:r>
        <w:rPr>
          <w:rFonts w:hint="default"/>
        </w:rPr>
        <w:t xml:space="preserve">            "status": "filled",</w:t>
      </w:r>
    </w:p>
    <w:p w14:paraId="52E190D2">
      <w:pPr>
        <w:bidi w:val="0"/>
        <w:rPr>
          <w:rFonts w:hint="default"/>
        </w:rPr>
      </w:pPr>
      <w:r>
        <w:rPr>
          <w:rFonts w:hint="default"/>
        </w:rPr>
        <w:t xml:space="preserve">            "ts": "1742194481852"</w:t>
      </w:r>
    </w:p>
    <w:p w14:paraId="36741562">
      <w:pPr>
        <w:bidi w:val="0"/>
        <w:rPr>
          <w:rFonts w:hint="default"/>
        </w:rPr>
      </w:pPr>
      <w:r>
        <w:rPr>
          <w:rFonts w:hint="default"/>
        </w:rPr>
        <w:t xml:space="preserve">        },</w:t>
      </w:r>
    </w:p>
    <w:p w14:paraId="740232A6">
      <w:pPr>
        <w:bidi w:val="0"/>
        <w:rPr>
          <w:rFonts w:hint="default"/>
        </w:rPr>
      </w:pPr>
      <w:r>
        <w:rPr>
          <w:rFonts w:hint="default"/>
        </w:rPr>
        <w:t xml:space="preserve">        {</w:t>
      </w:r>
    </w:p>
    <w:p w14:paraId="27787A73">
      <w:pPr>
        <w:bidi w:val="0"/>
        <w:rPr>
          <w:rFonts w:hint="default"/>
        </w:rPr>
      </w:pPr>
      <w:r>
        <w:rPr>
          <w:rFonts w:hint="default"/>
        </w:rPr>
        <w:t xml:space="preserve">            "debtCcy": "USDC",</w:t>
      </w:r>
    </w:p>
    <w:p w14:paraId="1A031FF8">
      <w:pPr>
        <w:bidi w:val="0"/>
        <w:rPr>
          <w:rFonts w:hint="default"/>
        </w:rPr>
      </w:pPr>
      <w:r>
        <w:rPr>
          <w:rFonts w:hint="default"/>
        </w:rPr>
        <w:t xml:space="preserve">            "fillDebtSz": "100",</w:t>
      </w:r>
    </w:p>
    <w:p w14:paraId="3CBCDDF6">
      <w:pPr>
        <w:bidi w:val="0"/>
        <w:rPr>
          <w:rFonts w:hint="default"/>
        </w:rPr>
      </w:pPr>
      <w:r>
        <w:rPr>
          <w:rFonts w:hint="default"/>
        </w:rPr>
        <w:t xml:space="preserve">            "ordIdInfo": [],</w:t>
      </w:r>
    </w:p>
    <w:p w14:paraId="0B51D54E">
      <w:pPr>
        <w:bidi w:val="0"/>
        <w:rPr>
          <w:rFonts w:hint="default"/>
        </w:rPr>
      </w:pPr>
      <w:r>
        <w:rPr>
          <w:rFonts w:hint="default"/>
        </w:rPr>
        <w:t xml:space="preserve">            "repayCcyList": [</w:t>
      </w:r>
    </w:p>
    <w:p w14:paraId="607FE6FE">
      <w:pPr>
        <w:bidi w:val="0"/>
        <w:rPr>
          <w:rFonts w:hint="default"/>
        </w:rPr>
      </w:pPr>
      <w:r>
        <w:rPr>
          <w:rFonts w:hint="default"/>
        </w:rPr>
        <w:t xml:space="preserve">                "USDC",</w:t>
      </w:r>
    </w:p>
    <w:p w14:paraId="4369B46C">
      <w:pPr>
        <w:bidi w:val="0"/>
        <w:rPr>
          <w:rFonts w:hint="default"/>
        </w:rPr>
      </w:pPr>
      <w:r>
        <w:rPr>
          <w:rFonts w:hint="default"/>
        </w:rPr>
        <w:t xml:space="preserve">                "BTC"</w:t>
      </w:r>
    </w:p>
    <w:p w14:paraId="3A027E01">
      <w:pPr>
        <w:bidi w:val="0"/>
        <w:rPr>
          <w:rFonts w:hint="default"/>
        </w:rPr>
      </w:pPr>
      <w:r>
        <w:rPr>
          <w:rFonts w:hint="default"/>
        </w:rPr>
        <w:t xml:space="preserve">            ],</w:t>
      </w:r>
    </w:p>
    <w:p w14:paraId="50CE63C7">
      <w:pPr>
        <w:bidi w:val="0"/>
        <w:rPr>
          <w:rFonts w:hint="default"/>
        </w:rPr>
      </w:pPr>
      <w:r>
        <w:rPr>
          <w:rFonts w:hint="default"/>
        </w:rPr>
        <w:t xml:space="preserve">            "status": "filled",</w:t>
      </w:r>
    </w:p>
    <w:p w14:paraId="75564334">
      <w:pPr>
        <w:bidi w:val="0"/>
        <w:rPr>
          <w:rFonts w:hint="default"/>
        </w:rPr>
      </w:pPr>
      <w:r>
        <w:rPr>
          <w:rFonts w:hint="default"/>
        </w:rPr>
        <w:t xml:space="preserve">            "ts": "1742192217511"</w:t>
      </w:r>
    </w:p>
    <w:p w14:paraId="54708FC4">
      <w:pPr>
        <w:bidi w:val="0"/>
        <w:rPr>
          <w:rFonts w:hint="default"/>
        </w:rPr>
      </w:pPr>
      <w:r>
        <w:rPr>
          <w:rFonts w:hint="default"/>
        </w:rPr>
        <w:t xml:space="preserve">        }</w:t>
      </w:r>
    </w:p>
    <w:p w14:paraId="635A1ACD">
      <w:pPr>
        <w:bidi w:val="0"/>
        <w:rPr>
          <w:rFonts w:hint="default"/>
        </w:rPr>
      </w:pPr>
      <w:r>
        <w:rPr>
          <w:rFonts w:hint="default"/>
        </w:rPr>
        <w:t xml:space="preserve">    ],</w:t>
      </w:r>
    </w:p>
    <w:p w14:paraId="707CF3C1">
      <w:pPr>
        <w:bidi w:val="0"/>
        <w:rPr>
          <w:rFonts w:hint="default"/>
        </w:rPr>
      </w:pPr>
      <w:r>
        <w:rPr>
          <w:rFonts w:hint="default"/>
        </w:rPr>
        <w:t xml:space="preserve">    "msg": ""}</w:t>
      </w:r>
    </w:p>
    <w:p w14:paraId="6758A0C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00"/>
        <w:gridCol w:w="1549"/>
        <w:gridCol w:w="5697"/>
      </w:tblGrid>
      <w:tr w14:paraId="30DFB14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905B8D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8FA0514">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AF20EC2">
            <w:pPr>
              <w:bidi w:val="0"/>
              <w:rPr>
                <w:rFonts w:hint="default"/>
              </w:rPr>
            </w:pPr>
            <w:r>
              <w:rPr>
                <w:rFonts w:hint="default"/>
                <w:lang w:val="en-US" w:eastAsia="zh-CN"/>
              </w:rPr>
              <w:t>描述</w:t>
            </w:r>
          </w:p>
        </w:tc>
      </w:tr>
      <w:tr w14:paraId="510B6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83F49C">
            <w:pPr>
              <w:bidi w:val="0"/>
              <w:rPr>
                <w:rFonts w:hint="default"/>
              </w:rPr>
            </w:pPr>
            <w:r>
              <w:rPr>
                <w:rFonts w:hint="default"/>
                <w:lang w:val="en-US" w:eastAsia="zh-CN"/>
              </w:rPr>
              <w:t>debtCcy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D070E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156256">
            <w:pPr>
              <w:bidi w:val="0"/>
              <w:rPr>
                <w:rFonts w:hint="default"/>
              </w:rPr>
            </w:pPr>
            <w:r>
              <w:rPr>
                <w:rFonts w:hint="default"/>
                <w:lang w:val="en-US" w:eastAsia="zh-CN"/>
              </w:rPr>
              <w:t>负债币种</w:t>
            </w:r>
          </w:p>
        </w:tc>
      </w:tr>
      <w:tr w14:paraId="39188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5795A0">
            <w:pPr>
              <w:bidi w:val="0"/>
              <w:rPr>
                <w:rFonts w:hint="default"/>
              </w:rPr>
            </w:pPr>
            <w:r>
              <w:rPr>
                <w:rFonts w:hint="default"/>
                <w:lang w:val="en-US" w:eastAsia="zh-CN"/>
              </w:rPr>
              <w:t>repayCcyList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C9900C">
            <w:pPr>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101AAA">
            <w:pPr>
              <w:bidi w:val="0"/>
              <w:rPr>
                <w:rFonts w:hint="default"/>
              </w:rPr>
            </w:pPr>
            <w:r>
              <w:rPr>
                <w:rFonts w:hint="default"/>
                <w:lang w:val="en-US" w:eastAsia="zh-CN"/>
              </w:rPr>
              <w:t>偿还币种列表，如 ["USDC","BTC"]</w:t>
            </w:r>
          </w:p>
        </w:tc>
      </w:tr>
      <w:tr w14:paraId="4CF88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FFB37D">
            <w:pPr>
              <w:bidi w:val="0"/>
              <w:rPr>
                <w:rFonts w:hint="default"/>
              </w:rPr>
            </w:pPr>
            <w:r>
              <w:rPr>
                <w:rFonts w:hint="default"/>
                <w:lang w:val="en-US" w:eastAsia="zh-CN"/>
              </w:rPr>
              <w:t>fillDebtSz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91677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841924">
            <w:pPr>
              <w:bidi w:val="0"/>
              <w:rPr>
                <w:rFonts w:hint="default"/>
              </w:rPr>
            </w:pPr>
            <w:r>
              <w:rPr>
                <w:rFonts w:hint="default"/>
                <w:lang w:val="en-US" w:eastAsia="zh-CN"/>
              </w:rPr>
              <w:t>对应的负债币种成交数量</w:t>
            </w:r>
          </w:p>
        </w:tc>
      </w:tr>
      <w:tr w14:paraId="414DB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866922">
            <w:pPr>
              <w:bidi w:val="0"/>
              <w:rPr>
                <w:rFonts w:hint="default"/>
              </w:rPr>
            </w:pPr>
            <w:r>
              <w:rPr>
                <w:rFonts w:hint="default"/>
                <w:lang w:val="en-US" w:eastAsia="zh-CN"/>
              </w:rPr>
              <w:t>status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9E554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8B9FBA">
            <w:pPr>
              <w:bidi w:val="0"/>
              <w:rPr>
                <w:rFonts w:hint="default"/>
              </w:rPr>
            </w:pPr>
            <w:r>
              <w:rPr>
                <w:rFonts w:hint="default"/>
                <w:lang w:val="en-US" w:eastAsia="zh-CN"/>
              </w:rPr>
              <w:t>当前还债进度/状态</w:t>
            </w:r>
            <w:r>
              <w:rPr>
                <w:rFonts w:hint="default"/>
                <w:lang w:val="en-US" w:eastAsia="zh-CN"/>
              </w:rPr>
              <w:br w:type="textWrapping"/>
            </w:r>
            <w:r>
              <w:rPr>
                <w:rFonts w:hint="default"/>
                <w:lang w:val="en-US" w:eastAsia="zh-CN"/>
              </w:rPr>
              <w:t>running：进行中</w:t>
            </w:r>
            <w:r>
              <w:rPr>
                <w:rFonts w:hint="default"/>
                <w:lang w:val="en-US" w:eastAsia="zh-CN"/>
              </w:rPr>
              <w:br w:type="textWrapping"/>
            </w:r>
            <w:r>
              <w:rPr>
                <w:rFonts w:hint="default"/>
                <w:lang w:val="en-US" w:eastAsia="zh-CN"/>
              </w:rPr>
              <w:t>filled：已完成</w:t>
            </w:r>
            <w:r>
              <w:rPr>
                <w:rFonts w:hint="default"/>
                <w:lang w:val="en-US" w:eastAsia="zh-CN"/>
              </w:rPr>
              <w:br w:type="textWrapping"/>
            </w:r>
            <w:r>
              <w:rPr>
                <w:rFonts w:hint="default"/>
                <w:lang w:val="en-US" w:eastAsia="zh-CN"/>
              </w:rPr>
              <w:t>failed：失败</w:t>
            </w:r>
          </w:p>
        </w:tc>
      </w:tr>
      <w:tr w14:paraId="4893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E57C1D">
            <w:pPr>
              <w:bidi w:val="0"/>
              <w:rPr>
                <w:rFonts w:hint="default"/>
              </w:rPr>
            </w:pPr>
            <w:r>
              <w:rPr>
                <w:rFonts w:hint="default"/>
                <w:lang w:val="en-US" w:eastAsia="zh-CN"/>
              </w:rPr>
              <w:t>ordIdInfo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73D4D1">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340C6F">
            <w:pPr>
              <w:bidi w:val="0"/>
              <w:rPr>
                <w:rFonts w:hint="default"/>
              </w:rPr>
            </w:pPr>
            <w:r>
              <w:rPr>
                <w:rFonts w:hint="default"/>
                <w:lang w:val="en-US" w:eastAsia="zh-CN"/>
              </w:rPr>
              <w:t>相关订单信息</w:t>
            </w:r>
          </w:p>
        </w:tc>
      </w:tr>
      <w:tr w14:paraId="7E6A4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81E631">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ED21F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6023DB">
            <w:pPr>
              <w:bidi w:val="0"/>
              <w:rPr>
                <w:rFonts w:hint="default"/>
              </w:rPr>
            </w:pPr>
            <w:r>
              <w:rPr>
                <w:rFonts w:hint="default"/>
                <w:lang w:val="en-US" w:eastAsia="zh-CN"/>
              </w:rPr>
              <w:t>订单ID</w:t>
            </w:r>
          </w:p>
        </w:tc>
      </w:tr>
      <w:tr w14:paraId="7551A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6C1219">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F0C9E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B1B190">
            <w:pPr>
              <w:bidi w:val="0"/>
              <w:rPr>
                <w:rFonts w:hint="default"/>
              </w:rPr>
            </w:pPr>
            <w:r>
              <w:rPr>
                <w:rFonts w:hint="default"/>
                <w:lang w:val="en-US" w:eastAsia="zh-CN"/>
              </w:rPr>
              <w:t>产品ID，如 BTC-USDT</w:t>
            </w:r>
          </w:p>
        </w:tc>
      </w:tr>
      <w:tr w14:paraId="4C579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6497DC">
            <w:pPr>
              <w:bidi w:val="0"/>
              <w:rPr>
                <w:rFonts w:hint="default"/>
              </w:rPr>
            </w:pPr>
            <w:r>
              <w:rPr>
                <w:rFonts w:hint="default"/>
                <w:lang w:val="en-US" w:eastAsia="zh-CN"/>
              </w:rPr>
              <w:t>&gt; ordType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8C87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66A43A">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ioc：立即成交并取消剩余</w:t>
            </w:r>
          </w:p>
        </w:tc>
      </w:tr>
      <w:tr w14:paraId="1A097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BC8463">
            <w:pPr>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23A19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EA7BBB">
            <w:pPr>
              <w:bidi w:val="0"/>
              <w:rPr>
                <w:rFonts w:hint="default"/>
              </w:rPr>
            </w:pPr>
            <w:r>
              <w:rPr>
                <w:rFonts w:hint="default"/>
                <w:lang w:val="en-US" w:eastAsia="zh-CN"/>
              </w:rPr>
              <w:t>订单方向</w:t>
            </w:r>
            <w:r>
              <w:rPr>
                <w:rFonts w:hint="default"/>
                <w:lang w:val="en-US" w:eastAsia="zh-CN"/>
              </w:rPr>
              <w:br w:type="textWrapping"/>
            </w:r>
            <w:r>
              <w:rPr>
                <w:rFonts w:hint="default"/>
                <w:lang w:val="en-US" w:eastAsia="zh-CN"/>
              </w:rPr>
              <w:t>buy</w:t>
            </w:r>
            <w:r>
              <w:rPr>
                <w:rFonts w:hint="default"/>
                <w:lang w:val="en-US" w:eastAsia="zh-CN"/>
              </w:rPr>
              <w:br w:type="textWrapping"/>
            </w:r>
            <w:r>
              <w:rPr>
                <w:rFonts w:hint="default"/>
                <w:lang w:val="en-US" w:eastAsia="zh-CN"/>
              </w:rPr>
              <w:t>sell</w:t>
            </w:r>
          </w:p>
        </w:tc>
      </w:tr>
      <w:tr w14:paraId="36B79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56E48E">
            <w:pPr>
              <w:bidi w:val="0"/>
              <w:rPr>
                <w:rFonts w:hint="default"/>
              </w:rPr>
            </w:pPr>
            <w:r>
              <w:rPr>
                <w:rFonts w:hint="default"/>
                <w:lang w:val="en-US" w:eastAsia="zh-CN"/>
              </w:rPr>
              <w:t>&gt; 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C8DE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6DFF28">
            <w:pPr>
              <w:bidi w:val="0"/>
              <w:rPr>
                <w:rFonts w:hint="default"/>
              </w:rPr>
            </w:pPr>
            <w:r>
              <w:rPr>
                <w:rFonts w:hint="default"/>
                <w:lang w:val="en-US" w:eastAsia="zh-CN"/>
              </w:rPr>
              <w:t>委托价格</w:t>
            </w:r>
          </w:p>
        </w:tc>
      </w:tr>
      <w:tr w14:paraId="54CF3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ACE05E">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D5F4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583381">
            <w:pPr>
              <w:bidi w:val="0"/>
              <w:rPr>
                <w:rFonts w:hint="default"/>
              </w:rPr>
            </w:pPr>
            <w:r>
              <w:rPr>
                <w:rFonts w:hint="default"/>
                <w:lang w:val="en-US" w:eastAsia="zh-CN"/>
              </w:rPr>
              <w:t>委托数量</w:t>
            </w:r>
          </w:p>
        </w:tc>
      </w:tr>
      <w:tr w14:paraId="3A395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1BCCAC">
            <w:pPr>
              <w:bidi w:val="0"/>
              <w:rPr>
                <w:rFonts w:hint="default"/>
              </w:rPr>
            </w:pPr>
            <w:r>
              <w:rPr>
                <w:rFonts w:hint="default"/>
                <w:lang w:val="en-US" w:eastAsia="zh-CN"/>
              </w:rPr>
              <w:t>&gt; 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3525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05A2E9">
            <w:pPr>
              <w:bidi w:val="0"/>
              <w:rPr>
                <w:rFonts w:hint="default"/>
              </w:rPr>
            </w:pPr>
            <w:r>
              <w:rPr>
                <w:rFonts w:hint="default"/>
                <w:lang w:val="en-US" w:eastAsia="zh-CN"/>
              </w:rPr>
              <w:t>最新成交价格</w:t>
            </w:r>
            <w:r>
              <w:rPr>
                <w:rFonts w:hint="default"/>
                <w:lang w:val="en-US" w:eastAsia="zh-CN"/>
              </w:rPr>
              <w:br w:type="textWrapping"/>
            </w:r>
            <w:r>
              <w:rPr>
                <w:rFonts w:hint="default"/>
                <w:lang w:val="en-US" w:eastAsia="zh-CN"/>
              </w:rPr>
              <w:t>如果成交数量为0，该字段为""</w:t>
            </w:r>
          </w:p>
        </w:tc>
      </w:tr>
      <w:tr w14:paraId="1B763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C9329B">
            <w:pPr>
              <w:bidi w:val="0"/>
              <w:rPr>
                <w:rFonts w:hint="default"/>
              </w:rPr>
            </w:pPr>
            <w:r>
              <w:rPr>
                <w:rFonts w:hint="default"/>
                <w:lang w:val="en-US" w:eastAsia="zh-CN"/>
              </w:rPr>
              <w:t>&gt; 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C22D2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742611">
            <w:pPr>
              <w:bidi w:val="0"/>
              <w:rPr>
                <w:rFonts w:hint="default"/>
              </w:rPr>
            </w:pPr>
            <w:r>
              <w:rPr>
                <w:rFonts w:hint="default"/>
                <w:lang w:val="en-US" w:eastAsia="zh-CN"/>
              </w:rPr>
              <w:t>最新成交数量</w:t>
            </w:r>
          </w:p>
        </w:tc>
      </w:tr>
      <w:tr w14:paraId="72C57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D150EC">
            <w:pPr>
              <w:bidi w:val="0"/>
              <w:rPr>
                <w:rFonts w:hint="default"/>
              </w:rPr>
            </w:pPr>
            <w:r>
              <w:rPr>
                <w:rFonts w:hint="default"/>
                <w:lang w:val="en-US" w:eastAsia="zh-CN"/>
              </w:rPr>
              <w:t>&gt; state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F3DB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BE3F3F">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filled：完全成交</w:t>
            </w:r>
            <w:r>
              <w:rPr>
                <w:rFonts w:hint="default"/>
                <w:lang w:val="en-US" w:eastAsia="zh-CN"/>
              </w:rPr>
              <w:br w:type="textWrapping"/>
            </w:r>
            <w:r>
              <w:rPr>
                <w:rFonts w:hint="default"/>
                <w:lang w:val="en-US" w:eastAsia="zh-CN"/>
              </w:rPr>
              <w:t>canceled：撤单成功</w:t>
            </w:r>
          </w:p>
        </w:tc>
      </w:tr>
      <w:tr w14:paraId="7F9DD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510933">
            <w:pPr>
              <w:bidi w:val="0"/>
              <w:rPr>
                <w:rFonts w:hint="default"/>
              </w:rPr>
            </w:pPr>
            <w:r>
              <w:rPr>
                <w:rFonts w:hint="default"/>
                <w:lang w:val="en-US" w:eastAsia="zh-CN"/>
              </w:rPr>
              <w:t>&gt; 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8D962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B9CF3C">
            <w:pPr>
              <w:bidi w:val="0"/>
              <w:rPr>
                <w:rFonts w:hint="default"/>
              </w:rPr>
            </w:pPr>
            <w:r>
              <w:rPr>
                <w:rFonts w:hint="default"/>
                <w:lang w:val="en-US" w:eastAsia="zh-CN"/>
              </w:rPr>
              <w:t>订单创建时间，Unix时间戳的毫秒数格式，如 1597026383085</w:t>
            </w:r>
          </w:p>
        </w:tc>
      </w:tr>
      <w:tr w14:paraId="362AF15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3C64B3">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1D98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A6E16F">
            <w:pPr>
              <w:bidi w:val="0"/>
              <w:rPr>
                <w:rFonts w:hint="default"/>
              </w:rPr>
            </w:pPr>
            <w:r>
              <w:rPr>
                <w:rFonts w:hint="default"/>
                <w:lang w:val="en-US" w:eastAsia="zh-CN"/>
              </w:rPr>
              <w:t>请求时间，Unix时间戳的毫秒数格式，如 1597026383085</w:t>
            </w:r>
          </w:p>
        </w:tc>
      </w:tr>
    </w:tbl>
    <w:p w14:paraId="19C882F9">
      <w:pPr>
        <w:bidi w:val="0"/>
        <w:rPr>
          <w:rFonts w:hint="default"/>
        </w:rPr>
      </w:pPr>
      <w:r>
        <w:rPr>
          <w:rFonts w:hint="default"/>
        </w:rPr>
        <w:t>POST / 撤销 MMP 订单</w:t>
      </w:r>
    </w:p>
    <w:p w14:paraId="74623335">
      <w:pPr>
        <w:bidi w:val="0"/>
        <w:rPr>
          <w:rFonts w:hint="default"/>
        </w:rPr>
      </w:pPr>
      <w:r>
        <w:rPr>
          <w:rFonts w:hint="default"/>
        </w:rPr>
        <w:t>撤销同一交易品种下用户所有的 MMP 挂单</w:t>
      </w:r>
      <w:r>
        <w:rPr>
          <w:rFonts w:hint="default"/>
        </w:rPr>
        <w:br w:type="textWrapping"/>
      </w:r>
      <w:r>
        <w:rPr>
          <w:rFonts w:hint="default"/>
        </w:rPr>
        <w:t>仅适用于组合保证金账户模式下的期权订单，且有 MMP 权限。</w:t>
      </w:r>
    </w:p>
    <w:p w14:paraId="18F2CBBF">
      <w:pPr>
        <w:bidi w:val="0"/>
        <w:rPr>
          <w:rFonts w:hint="default"/>
        </w:rPr>
      </w:pPr>
      <w:r>
        <w:rPr>
          <w:rFonts w:hint="default"/>
        </w:rPr>
        <w:t>限速：5次/2s</w:t>
      </w:r>
    </w:p>
    <w:p w14:paraId="6B0323D0">
      <w:pPr>
        <w:bidi w:val="0"/>
        <w:rPr>
          <w:rFonts w:hint="default"/>
        </w:rPr>
      </w:pPr>
      <w:r>
        <w:rPr>
          <w:rFonts w:hint="default"/>
        </w:rPr>
        <w:t>限速规则：User ID</w:t>
      </w:r>
    </w:p>
    <w:p w14:paraId="6B588280">
      <w:pPr>
        <w:bidi w:val="0"/>
        <w:rPr>
          <w:rFonts w:hint="default"/>
        </w:rPr>
      </w:pPr>
      <w:r>
        <w:rPr>
          <w:rFonts w:hint="default"/>
        </w:rPr>
        <w:t>权限：交易</w:t>
      </w:r>
    </w:p>
    <w:p w14:paraId="0649ED5A">
      <w:pPr>
        <w:bidi w:val="0"/>
        <w:rPr>
          <w:rFonts w:hint="default"/>
        </w:rPr>
      </w:pPr>
      <w:r>
        <w:rPr>
          <w:rFonts w:hint="default"/>
        </w:rPr>
        <w:t>HTTP请求</w:t>
      </w:r>
    </w:p>
    <w:p w14:paraId="2339FF5A">
      <w:pPr>
        <w:bidi w:val="0"/>
        <w:rPr>
          <w:rFonts w:hint="default"/>
        </w:rPr>
      </w:pPr>
      <w:r>
        <w:rPr>
          <w:rFonts w:hint="default"/>
        </w:rPr>
        <w:t>POST /api/v5/trade/mass-cancel</w:t>
      </w:r>
    </w:p>
    <w:p w14:paraId="24939961">
      <w:pPr>
        <w:bidi w:val="0"/>
      </w:pPr>
      <w:r>
        <w:rPr>
          <w:rFonts w:hint="default"/>
        </w:rPr>
        <w:t>请求示例</w:t>
      </w:r>
    </w:p>
    <w:p w14:paraId="244D6362">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33"/>
        <w:gridCol w:w="738"/>
        <w:gridCol w:w="870"/>
        <w:gridCol w:w="5705"/>
      </w:tblGrid>
      <w:tr w14:paraId="3430CAF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AD6556A">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63FDD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8CC013F">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8E4F8F9">
            <w:pPr>
              <w:bidi w:val="0"/>
              <w:rPr>
                <w:rFonts w:hint="default"/>
              </w:rPr>
            </w:pPr>
            <w:r>
              <w:rPr>
                <w:rFonts w:hint="default"/>
                <w:lang w:val="en-US" w:eastAsia="zh-CN"/>
              </w:rPr>
              <w:t>描述</w:t>
            </w:r>
          </w:p>
        </w:tc>
      </w:tr>
      <w:tr w14:paraId="3DE61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53924E">
            <w:pPr>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98E4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C3B39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DC917E">
            <w:pPr>
              <w:bidi w:val="0"/>
              <w:rPr>
                <w:rFonts w:hint="default"/>
              </w:rPr>
            </w:pPr>
            <w:r>
              <w:rPr>
                <w:rFonts w:hint="default"/>
                <w:lang w:val="en-US" w:eastAsia="zh-CN"/>
              </w:rPr>
              <w:t>交易产品类型</w:t>
            </w:r>
            <w:r>
              <w:rPr>
                <w:rFonts w:hint="default"/>
                <w:lang w:val="en-US" w:eastAsia="zh-CN"/>
              </w:rPr>
              <w:br w:type="textWrapping"/>
            </w:r>
            <w:r>
              <w:rPr>
                <w:rFonts w:hint="default"/>
                <w:lang w:val="en-US" w:eastAsia="zh-CN"/>
              </w:rPr>
              <w:t>OPTION:期权</w:t>
            </w:r>
          </w:p>
        </w:tc>
      </w:tr>
      <w:tr w14:paraId="3A935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47F5AE">
            <w:pPr>
              <w:bidi w:val="0"/>
              <w:rPr>
                <w:rFonts w:hint="default"/>
              </w:rPr>
            </w:pPr>
            <w:r>
              <w:rPr>
                <w:rFonts w:hint="default"/>
                <w:lang w:val="en-US" w:eastAsia="zh-CN"/>
              </w:rPr>
              <w:t>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64F2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1A48F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C55818">
            <w:pPr>
              <w:bidi w:val="0"/>
              <w:rPr>
                <w:rFonts w:hint="default"/>
              </w:rPr>
            </w:pPr>
            <w:r>
              <w:rPr>
                <w:rFonts w:hint="default"/>
                <w:lang w:val="en-US" w:eastAsia="zh-CN"/>
              </w:rPr>
              <w:t>交易品种</w:t>
            </w:r>
          </w:p>
        </w:tc>
      </w:tr>
      <w:tr w14:paraId="4006CEE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C43D1C">
            <w:pPr>
              <w:bidi w:val="0"/>
              <w:rPr>
                <w:rFonts w:hint="default"/>
              </w:rPr>
            </w:pPr>
            <w:r>
              <w:rPr>
                <w:rFonts w:hint="default"/>
                <w:lang w:val="en-US" w:eastAsia="zh-CN"/>
              </w:rPr>
              <w:t>lockInterval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CDA16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683B9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C83BA3">
            <w:pPr>
              <w:bidi w:val="0"/>
              <w:rPr>
                <w:rFonts w:hint="default"/>
              </w:rPr>
            </w:pPr>
            <w:r>
              <w:rPr>
                <w:rFonts w:hint="default"/>
                <w:lang w:val="en-US" w:eastAsia="zh-CN"/>
              </w:rPr>
              <w:t>锁定时长(毫秒)</w:t>
            </w:r>
            <w:r>
              <w:rPr>
                <w:rFonts w:hint="default"/>
                <w:lang w:val="en-US" w:eastAsia="zh-CN"/>
              </w:rPr>
              <w:br w:type="textWrapping"/>
            </w:r>
            <w:r>
              <w:rPr>
                <w:rFonts w:hint="default"/>
                <w:lang w:val="en-US" w:eastAsia="zh-CN"/>
              </w:rPr>
              <w:t>范围应为[0, 10 000]</w:t>
            </w:r>
            <w:r>
              <w:rPr>
                <w:rFonts w:hint="default"/>
                <w:lang w:val="en-US" w:eastAsia="zh-CN"/>
              </w:rPr>
              <w:br w:type="textWrapping"/>
            </w:r>
            <w:r>
              <w:rPr>
                <w:rFonts w:hint="default"/>
                <w:lang w:val="en-US" w:eastAsia="zh-CN"/>
              </w:rPr>
              <w:t>默认为 0. 如果想要立即解锁，您可以设置为 "0"</w:t>
            </w:r>
            <w:r>
              <w:rPr>
                <w:rFonts w:hint="default"/>
                <w:lang w:val="en-US" w:eastAsia="zh-CN"/>
              </w:rPr>
              <w:br w:type="textWrapping"/>
            </w:r>
            <w:r>
              <w:rPr>
                <w:rFonts w:hint="default"/>
                <w:lang w:val="en-US" w:eastAsia="zh-CN"/>
              </w:rPr>
              <w:t>下单时，如果在该锁定期间，会报错 54008，如果在 MMP 触发期间，会报错 51034</w:t>
            </w:r>
          </w:p>
        </w:tc>
      </w:tr>
    </w:tbl>
    <w:p w14:paraId="4F241504">
      <w:pPr>
        <w:bidi w:val="0"/>
      </w:pPr>
      <w:r>
        <w:rPr>
          <w:rFonts w:hint="default"/>
        </w:rPr>
        <w:t>返回结果</w:t>
      </w:r>
    </w:p>
    <w:p w14:paraId="6E09C4F7">
      <w:pPr>
        <w:bidi w:val="0"/>
        <w:rPr>
          <w:rFonts w:hint="default"/>
        </w:rPr>
      </w:pPr>
      <w:r>
        <w:rPr>
          <w:rFonts w:hint="default"/>
        </w:rPr>
        <w:t>{</w:t>
      </w:r>
    </w:p>
    <w:p w14:paraId="02AE2B0C">
      <w:pPr>
        <w:bidi w:val="0"/>
        <w:rPr>
          <w:rFonts w:hint="default"/>
        </w:rPr>
      </w:pPr>
      <w:r>
        <w:rPr>
          <w:rFonts w:hint="default"/>
        </w:rPr>
        <w:t xml:space="preserve">    "code":"0",</w:t>
      </w:r>
    </w:p>
    <w:p w14:paraId="668D9C73">
      <w:pPr>
        <w:bidi w:val="0"/>
        <w:rPr>
          <w:rFonts w:hint="default"/>
        </w:rPr>
      </w:pPr>
      <w:r>
        <w:rPr>
          <w:rFonts w:hint="default"/>
        </w:rPr>
        <w:t xml:space="preserve">    "msg":"",</w:t>
      </w:r>
    </w:p>
    <w:p w14:paraId="3D1A175D">
      <w:pPr>
        <w:bidi w:val="0"/>
        <w:rPr>
          <w:rFonts w:hint="default"/>
        </w:rPr>
      </w:pPr>
      <w:r>
        <w:rPr>
          <w:rFonts w:hint="default"/>
        </w:rPr>
        <w:t xml:space="preserve">    "data":[</w:t>
      </w:r>
    </w:p>
    <w:p w14:paraId="633C7FA4">
      <w:pPr>
        <w:bidi w:val="0"/>
        <w:rPr>
          <w:rFonts w:hint="default"/>
        </w:rPr>
      </w:pPr>
      <w:r>
        <w:rPr>
          <w:rFonts w:hint="default"/>
        </w:rPr>
        <w:t xml:space="preserve">        {</w:t>
      </w:r>
    </w:p>
    <w:p w14:paraId="7AAB3015">
      <w:pPr>
        <w:bidi w:val="0"/>
        <w:rPr>
          <w:rFonts w:hint="default"/>
        </w:rPr>
      </w:pPr>
      <w:r>
        <w:rPr>
          <w:rFonts w:hint="default"/>
        </w:rPr>
        <w:t xml:space="preserve">            "result":true</w:t>
      </w:r>
    </w:p>
    <w:p w14:paraId="5C5D655D">
      <w:pPr>
        <w:bidi w:val="0"/>
        <w:rPr>
          <w:rFonts w:hint="default"/>
        </w:rPr>
      </w:pPr>
      <w:r>
        <w:rPr>
          <w:rFonts w:hint="default"/>
        </w:rPr>
        <w:t xml:space="preserve">        }</w:t>
      </w:r>
    </w:p>
    <w:p w14:paraId="64C43A37">
      <w:pPr>
        <w:bidi w:val="0"/>
        <w:rPr>
          <w:rFonts w:hint="default"/>
        </w:rPr>
      </w:pPr>
      <w:r>
        <w:rPr>
          <w:rFonts w:hint="default"/>
        </w:rPr>
        <w:t xml:space="preserve">    ]}</w:t>
      </w:r>
    </w:p>
    <w:p w14:paraId="27D015E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0"/>
        <w:gridCol w:w="940"/>
        <w:gridCol w:w="2106"/>
      </w:tblGrid>
      <w:tr w14:paraId="457CCB8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2AA129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43020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850B71">
            <w:pPr>
              <w:bidi w:val="0"/>
              <w:rPr>
                <w:rFonts w:hint="default"/>
              </w:rPr>
            </w:pPr>
            <w:r>
              <w:rPr>
                <w:rFonts w:hint="default"/>
                <w:lang w:val="en-US" w:eastAsia="zh-CN"/>
              </w:rPr>
              <w:t>描述</w:t>
            </w:r>
          </w:p>
        </w:tc>
      </w:tr>
      <w:tr w14:paraId="56E27F4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AA9AF3">
            <w:pPr>
              <w:bidi w:val="0"/>
              <w:rPr>
                <w:rFonts w:hint="default"/>
              </w:rPr>
            </w:pPr>
            <w:r>
              <w:rPr>
                <w:rFonts w:hint="default"/>
                <w:lang w:val="en-US" w:eastAsia="zh-CN"/>
              </w:rPr>
              <w:t>result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C5091F">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746CE3">
            <w:pPr>
              <w:bidi w:val="0"/>
              <w:rPr>
                <w:rFonts w:hint="default"/>
              </w:rPr>
            </w:pPr>
            <w:r>
              <w:rPr>
                <w:rFonts w:hint="default"/>
                <w:lang w:val="en-US" w:eastAsia="zh-CN"/>
              </w:rPr>
              <w:t>撤单结果</w:t>
            </w:r>
            <w:r>
              <w:rPr>
                <w:rFonts w:hint="default"/>
                <w:lang w:val="en-US" w:eastAsia="zh-CN"/>
              </w:rPr>
              <w:br w:type="textWrapping"/>
            </w:r>
            <w:r>
              <w:rPr>
                <w:rFonts w:hint="default"/>
                <w:lang w:val="en-US" w:eastAsia="zh-CN"/>
              </w:rPr>
              <w:t>true：全部撤单成功</w:t>
            </w:r>
            <w:r>
              <w:rPr>
                <w:rFonts w:hint="default"/>
                <w:lang w:val="en-US" w:eastAsia="zh-CN"/>
              </w:rPr>
              <w:br w:type="textWrapping"/>
            </w:r>
            <w:r>
              <w:rPr>
                <w:rFonts w:hint="default"/>
                <w:lang w:val="en-US" w:eastAsia="zh-CN"/>
              </w:rPr>
              <w:t>false：全部撤单失败</w:t>
            </w:r>
          </w:p>
        </w:tc>
      </w:tr>
    </w:tbl>
    <w:p w14:paraId="45A54010">
      <w:pPr>
        <w:bidi w:val="0"/>
        <w:rPr>
          <w:rFonts w:hint="default"/>
        </w:rPr>
      </w:pPr>
      <w:r>
        <w:rPr>
          <w:rFonts w:hint="default"/>
        </w:rPr>
        <w:t>POST / 倒计时全部撤单</w:t>
      </w:r>
    </w:p>
    <w:p w14:paraId="20E68F41">
      <w:pPr>
        <w:bidi w:val="0"/>
        <w:rPr>
          <w:rFonts w:hint="default"/>
        </w:rPr>
      </w:pPr>
      <w:r>
        <w:rPr>
          <w:rFonts w:hint="default"/>
        </w:rPr>
        <w:t>在倒计时结束后，取消所有挂单。适用于所有撮合交易产品（不包括价差交易）。</w:t>
      </w:r>
    </w:p>
    <w:p w14:paraId="6065F861">
      <w:pPr>
        <w:bidi w:val="0"/>
        <w:rPr>
          <w:rFonts w:hint="default"/>
        </w:rPr>
      </w:pPr>
      <w:r>
        <w:rPr>
          <w:rFonts w:hint="default"/>
        </w:rPr>
        <w:t>限速：1次/s</w:t>
      </w:r>
    </w:p>
    <w:p w14:paraId="31BDFD70">
      <w:pPr>
        <w:bidi w:val="0"/>
        <w:rPr>
          <w:rFonts w:hint="default"/>
        </w:rPr>
      </w:pPr>
      <w:r>
        <w:rPr>
          <w:rFonts w:hint="default"/>
        </w:rPr>
        <w:t>限速规则：User ID + tag</w:t>
      </w:r>
    </w:p>
    <w:p w14:paraId="2E845B92">
      <w:pPr>
        <w:bidi w:val="0"/>
        <w:rPr>
          <w:rFonts w:hint="default"/>
        </w:rPr>
      </w:pPr>
      <w:r>
        <w:rPr>
          <w:rFonts w:hint="default"/>
        </w:rPr>
        <w:t>权限：交易</w:t>
      </w:r>
    </w:p>
    <w:p w14:paraId="5AD00DAE">
      <w:pPr>
        <w:bidi w:val="0"/>
        <w:rPr>
          <w:rFonts w:hint="default"/>
        </w:rPr>
      </w:pPr>
      <w:r>
        <w:rPr>
          <w:rFonts w:hint="default"/>
        </w:rPr>
        <w:t>HTTP请求</w:t>
      </w:r>
    </w:p>
    <w:p w14:paraId="7FF067B5">
      <w:pPr>
        <w:bidi w:val="0"/>
        <w:rPr>
          <w:rFonts w:hint="default"/>
        </w:rPr>
      </w:pPr>
      <w:r>
        <w:rPr>
          <w:rFonts w:hint="default"/>
        </w:rPr>
        <w:t>POST /api/v5/trade/cancel-all-after</w:t>
      </w:r>
    </w:p>
    <w:p w14:paraId="0CD25615">
      <w:pPr>
        <w:bidi w:val="0"/>
      </w:pPr>
      <w:r>
        <w:rPr>
          <w:rFonts w:hint="default"/>
        </w:rPr>
        <w:t>请求示例</w:t>
      </w:r>
    </w:p>
    <w:p w14:paraId="13AFE490">
      <w:pPr>
        <w:bidi w:val="0"/>
        <w:rPr>
          <w:rFonts w:hint="default"/>
        </w:rPr>
      </w:pPr>
      <w:r>
        <w:rPr>
          <w:rFonts w:hint="default"/>
        </w:rPr>
        <w:t>import okx.Trade as Trade</w:t>
      </w:r>
    </w:p>
    <w:p w14:paraId="05DEED2D">
      <w:pPr>
        <w:bidi w:val="0"/>
        <w:rPr>
          <w:rFonts w:hint="default"/>
        </w:rPr>
      </w:pPr>
      <w:r>
        <w:rPr>
          <w:rFonts w:hint="default"/>
        </w:rPr>
        <w:t># API 初始化apikey = "YOUR_API_KEY"secretkey = "YOUR_SECRET_KEY"passphrase = "YOUR_PASSPHRASE"</w:t>
      </w:r>
    </w:p>
    <w:p w14:paraId="69FA173A">
      <w:pPr>
        <w:bidi w:val="0"/>
        <w:rPr>
          <w:rFonts w:hint="default"/>
        </w:rPr>
      </w:pPr>
      <w:r>
        <w:rPr>
          <w:rFonts w:hint="default"/>
        </w:rPr>
        <w:t>flag = "1"  # 实盘: 0, 模拟盘: 1tradeAPI = Trade.TradeAPI(apikey, secretkey, passphrase, False, flag)</w:t>
      </w:r>
    </w:p>
    <w:p w14:paraId="0F03B5C3">
      <w:pPr>
        <w:bidi w:val="0"/>
        <w:rPr>
          <w:rFonts w:hint="default"/>
        </w:rPr>
      </w:pPr>
      <w:r>
        <w:rPr>
          <w:rFonts w:hint="default"/>
        </w:rPr>
        <w:t># 设置倒计时全部撤单result = tradeAPI.cancel_all_after(</w:t>
      </w:r>
    </w:p>
    <w:p w14:paraId="19789236">
      <w:pPr>
        <w:bidi w:val="0"/>
        <w:rPr>
          <w:rFonts w:hint="default"/>
        </w:rPr>
      </w:pPr>
      <w:r>
        <w:rPr>
          <w:rFonts w:hint="default"/>
        </w:rPr>
        <w:t xml:space="preserve">    timeOut="10")</w:t>
      </w:r>
    </w:p>
    <w:p w14:paraId="118A8F13">
      <w:pPr>
        <w:bidi w:val="0"/>
        <w:rPr>
          <w:rFonts w:hint="default"/>
        </w:rPr>
      </w:pPr>
      <w:r>
        <w:rPr>
          <w:rFonts w:hint="default"/>
        </w:rPr>
        <w:t>print(result)</w:t>
      </w:r>
    </w:p>
    <w:p w14:paraId="61359BA4">
      <w:pPr>
        <w:bidi w:val="0"/>
        <w:rPr>
          <w:rFonts w:hint="default"/>
        </w:rPr>
      </w:pPr>
    </w:p>
    <w:p w14:paraId="3536A1C2">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51"/>
        <w:gridCol w:w="738"/>
        <w:gridCol w:w="912"/>
        <w:gridCol w:w="5945"/>
      </w:tblGrid>
      <w:tr w14:paraId="5F347E4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548595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610C44A">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48D0182">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91C07D">
            <w:pPr>
              <w:bidi w:val="0"/>
              <w:rPr>
                <w:rFonts w:hint="default"/>
              </w:rPr>
            </w:pPr>
            <w:r>
              <w:rPr>
                <w:rFonts w:hint="default"/>
                <w:lang w:val="en-US" w:eastAsia="zh-CN"/>
              </w:rPr>
              <w:t>描述</w:t>
            </w:r>
          </w:p>
        </w:tc>
      </w:tr>
      <w:tr w14:paraId="1E60A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7DF758">
            <w:pPr>
              <w:bidi w:val="0"/>
              <w:rPr>
                <w:rFonts w:hint="default"/>
              </w:rPr>
            </w:pPr>
            <w:r>
              <w:rPr>
                <w:rFonts w:hint="default"/>
                <w:lang w:val="en-US" w:eastAsia="zh-CN"/>
              </w:rPr>
              <w:t>timeOut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1DC1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7BFB6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1D66F5">
            <w:pPr>
              <w:bidi w:val="0"/>
              <w:rPr>
                <w:rFonts w:hint="default"/>
              </w:rPr>
            </w:pPr>
            <w:r>
              <w:rPr>
                <w:rFonts w:hint="default"/>
                <w:lang w:val="en-US" w:eastAsia="zh-CN"/>
              </w:rPr>
              <w:t>取消挂单的倒计时，单位为秒</w:t>
            </w:r>
            <w:r>
              <w:rPr>
                <w:rFonts w:hint="default"/>
                <w:lang w:val="en-US" w:eastAsia="zh-CN"/>
              </w:rPr>
              <w:br w:type="textWrapping"/>
            </w:r>
            <w:r>
              <w:rPr>
                <w:rFonts w:hint="default"/>
                <w:lang w:val="en-US" w:eastAsia="zh-CN"/>
              </w:rPr>
              <w:t>取值范围为 0, [10, 120]</w:t>
            </w:r>
            <w:r>
              <w:rPr>
                <w:rFonts w:hint="default"/>
                <w:lang w:val="en-US" w:eastAsia="zh-CN"/>
              </w:rPr>
              <w:br w:type="textWrapping"/>
            </w:r>
            <w:r>
              <w:rPr>
                <w:rFonts w:hint="default"/>
                <w:lang w:val="en-US" w:eastAsia="zh-CN"/>
              </w:rPr>
              <w:t>0 代表不使用该功能</w:t>
            </w:r>
          </w:p>
        </w:tc>
      </w:tr>
      <w:tr w14:paraId="6DBFAFA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85AE2B">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26FA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68CDC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C059A1">
            <w:pPr>
              <w:bidi w:val="0"/>
              <w:rPr>
                <w:rFonts w:hint="default"/>
              </w:rPr>
            </w:pPr>
            <w:r>
              <w:rPr>
                <w:rFonts w:hint="default"/>
                <w:lang w:val="en-US" w:eastAsia="zh-CN"/>
              </w:rPr>
              <w:t>CAA订单标签</w:t>
            </w:r>
            <w:r>
              <w:rPr>
                <w:rFonts w:hint="default"/>
                <w:lang w:val="en-US" w:eastAsia="zh-CN"/>
              </w:rPr>
              <w:br w:type="textWrapping"/>
            </w:r>
            <w:r>
              <w:rPr>
                <w:rFonts w:hint="default"/>
                <w:lang w:val="en-US" w:eastAsia="zh-CN"/>
              </w:rPr>
              <w:t>字母（区分大小写）与数字的组合，可以是纯字母、纯数字，且长度在1-16位之间</w:t>
            </w:r>
          </w:p>
        </w:tc>
      </w:tr>
    </w:tbl>
    <w:p w14:paraId="67AEDC79">
      <w:pPr>
        <w:bidi w:val="0"/>
      </w:pPr>
      <w:r>
        <w:rPr>
          <w:rFonts w:hint="default"/>
        </w:rPr>
        <w:t>返回结果</w:t>
      </w:r>
    </w:p>
    <w:p w14:paraId="63DDB76C">
      <w:pPr>
        <w:bidi w:val="0"/>
        <w:rPr>
          <w:rFonts w:hint="default"/>
        </w:rPr>
      </w:pPr>
      <w:r>
        <w:rPr>
          <w:rFonts w:hint="default"/>
        </w:rPr>
        <w:t>{</w:t>
      </w:r>
    </w:p>
    <w:p w14:paraId="6BD7D267">
      <w:pPr>
        <w:bidi w:val="0"/>
        <w:rPr>
          <w:rFonts w:hint="default"/>
        </w:rPr>
      </w:pPr>
      <w:r>
        <w:rPr>
          <w:rFonts w:hint="default"/>
        </w:rPr>
        <w:t xml:space="preserve">    "code":"0",</w:t>
      </w:r>
    </w:p>
    <w:p w14:paraId="37940489">
      <w:pPr>
        <w:bidi w:val="0"/>
        <w:rPr>
          <w:rFonts w:hint="default"/>
        </w:rPr>
      </w:pPr>
      <w:r>
        <w:rPr>
          <w:rFonts w:hint="default"/>
        </w:rPr>
        <w:t xml:space="preserve">    "msg":"",</w:t>
      </w:r>
    </w:p>
    <w:p w14:paraId="7DE267CD">
      <w:pPr>
        <w:bidi w:val="0"/>
        <w:rPr>
          <w:rFonts w:hint="default"/>
        </w:rPr>
      </w:pPr>
      <w:r>
        <w:rPr>
          <w:rFonts w:hint="default"/>
        </w:rPr>
        <w:t xml:space="preserve">    "data":[</w:t>
      </w:r>
    </w:p>
    <w:p w14:paraId="6BFA0F25">
      <w:pPr>
        <w:bidi w:val="0"/>
        <w:rPr>
          <w:rFonts w:hint="default"/>
        </w:rPr>
      </w:pPr>
      <w:r>
        <w:rPr>
          <w:rFonts w:hint="default"/>
        </w:rPr>
        <w:t xml:space="preserve">        {</w:t>
      </w:r>
    </w:p>
    <w:p w14:paraId="224E3E8E">
      <w:pPr>
        <w:bidi w:val="0"/>
        <w:rPr>
          <w:rFonts w:hint="default"/>
        </w:rPr>
      </w:pPr>
      <w:r>
        <w:rPr>
          <w:rFonts w:hint="default"/>
        </w:rPr>
        <w:t xml:space="preserve">            "triggerTime":"1587971460",</w:t>
      </w:r>
    </w:p>
    <w:p w14:paraId="5DB9EA12">
      <w:pPr>
        <w:bidi w:val="0"/>
        <w:rPr>
          <w:rFonts w:hint="default"/>
        </w:rPr>
      </w:pPr>
      <w:r>
        <w:rPr>
          <w:rFonts w:hint="default"/>
        </w:rPr>
        <w:t xml:space="preserve">            "tag":"",</w:t>
      </w:r>
    </w:p>
    <w:p w14:paraId="3C3580F5">
      <w:pPr>
        <w:bidi w:val="0"/>
        <w:rPr>
          <w:rFonts w:hint="default"/>
        </w:rPr>
      </w:pPr>
      <w:r>
        <w:rPr>
          <w:rFonts w:hint="default"/>
        </w:rPr>
        <w:t xml:space="preserve">            "ts":"1587971400"</w:t>
      </w:r>
    </w:p>
    <w:p w14:paraId="60936475">
      <w:pPr>
        <w:bidi w:val="0"/>
        <w:rPr>
          <w:rFonts w:hint="default"/>
        </w:rPr>
      </w:pPr>
      <w:r>
        <w:rPr>
          <w:rFonts w:hint="default"/>
        </w:rPr>
        <w:t xml:space="preserve">        }</w:t>
      </w:r>
    </w:p>
    <w:p w14:paraId="674413BA">
      <w:pPr>
        <w:bidi w:val="0"/>
        <w:rPr>
          <w:rFonts w:hint="default"/>
        </w:rPr>
      </w:pPr>
      <w:r>
        <w:rPr>
          <w:rFonts w:hint="default"/>
        </w:rPr>
        <w:t xml:space="preserve">    ]}</w:t>
      </w:r>
    </w:p>
    <w:p w14:paraId="5396B939">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31"/>
        <w:gridCol w:w="738"/>
        <w:gridCol w:w="3227"/>
      </w:tblGrid>
      <w:tr w14:paraId="5C206E8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91BF57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36F952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0170F8">
            <w:pPr>
              <w:bidi w:val="0"/>
              <w:rPr>
                <w:rFonts w:hint="default"/>
              </w:rPr>
            </w:pPr>
            <w:r>
              <w:rPr>
                <w:rFonts w:hint="default"/>
                <w:lang w:val="en-US" w:eastAsia="zh-CN"/>
              </w:rPr>
              <w:t>描述</w:t>
            </w:r>
          </w:p>
        </w:tc>
      </w:tr>
      <w:tr w14:paraId="711EA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504D28">
            <w:pPr>
              <w:bidi w:val="0"/>
              <w:rPr>
                <w:rFonts w:hint="default"/>
              </w:rPr>
            </w:pPr>
            <w:r>
              <w:rPr>
                <w:rFonts w:hint="default"/>
                <w:lang w:val="en-US" w:eastAsia="zh-CN"/>
              </w:rPr>
              <w:t>triggerTime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FB5DB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B7071D">
            <w:pPr>
              <w:bidi w:val="0"/>
              <w:rPr>
                <w:rFonts w:hint="default"/>
              </w:rPr>
            </w:pPr>
            <w:r>
              <w:rPr>
                <w:rFonts w:hint="default"/>
                <w:lang w:val="en-US" w:eastAsia="zh-CN"/>
              </w:rPr>
              <w:t>触发撤单的时间</w:t>
            </w:r>
            <w:r>
              <w:rPr>
                <w:rFonts w:hint="default"/>
                <w:lang w:val="en-US" w:eastAsia="zh-CN"/>
              </w:rPr>
              <w:br w:type="textWrapping"/>
            </w:r>
            <w:r>
              <w:rPr>
                <w:rFonts w:hint="default"/>
                <w:lang w:val="en-US" w:eastAsia="zh-CN"/>
              </w:rPr>
              <w:t>triggerTime=0 代表未使用该功能</w:t>
            </w:r>
          </w:p>
        </w:tc>
      </w:tr>
      <w:tr w14:paraId="69181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A3D783">
            <w:pPr>
              <w:bidi w:val="0"/>
              <w:rPr>
                <w:rFonts w:hint="default"/>
              </w:rPr>
            </w:pPr>
            <w:r>
              <w:rPr>
                <w:rFonts w:hint="default"/>
                <w:lang w:val="en-US" w:eastAsia="zh-CN"/>
              </w:rPr>
              <w:t>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5DDF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ACF88F">
            <w:pPr>
              <w:bidi w:val="0"/>
              <w:rPr>
                <w:rFonts w:hint="default"/>
              </w:rPr>
            </w:pPr>
            <w:r>
              <w:rPr>
                <w:rFonts w:hint="default"/>
                <w:lang w:val="en-US" w:eastAsia="zh-CN"/>
              </w:rPr>
              <w:t>CAA订单标签</w:t>
            </w:r>
          </w:p>
        </w:tc>
      </w:tr>
      <w:tr w14:paraId="1BBC83A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998EF4">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328EE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AB2A95">
            <w:pPr>
              <w:bidi w:val="0"/>
              <w:rPr>
                <w:rFonts w:hint="default"/>
              </w:rPr>
            </w:pPr>
            <w:r>
              <w:rPr>
                <w:rFonts w:hint="default"/>
                <w:lang w:val="en-US" w:eastAsia="zh-CN"/>
              </w:rPr>
              <w:t>请求被接收到的时间</w:t>
            </w:r>
          </w:p>
        </w:tc>
      </w:tr>
    </w:tbl>
    <w:p w14:paraId="3669FD42">
      <w:pPr>
        <w:bidi w:val="0"/>
      </w:pPr>
      <w:r>
        <w:rPr>
          <w:lang w:val="en-US" w:eastAsia="zh-CN"/>
        </w:rPr>
        <w:t> 建议用户每一秒调用接口一次。当倒计时全部撤单被触发时，交易引擎将为用户逐一取消其挂单，该操作可能持续数秒。该功能起到保护用户的作用，不应作为交易策略使用。</w:t>
      </w:r>
      <w:r>
        <w:rPr>
          <w:lang w:val="en-US" w:eastAsia="zh-CN"/>
        </w:rPr>
        <w:br w:type="textWrapping"/>
      </w:r>
      <w:r>
        <w:rPr>
          <w:lang w:val="en-US" w:eastAsia="zh-CN"/>
        </w:rPr>
        <w:t>为使用标签维度倒计时全部撤单，首先，用户需使用现有下单接口的tag请求参数，为订单设置标签。调用CAA接口时，若不传入tag请求参数，则默认设置账户维度CAA，CAA触发时，撤销该子账户下的所有撮合交易产品挂单；若传入tag请求参数，则默认设置订单标签维度CAA，CAA触发时，带有此tag的撮合交易产品挂单将被撤销，带有其他tag或没有tag的订单将不受影响。</w:t>
      </w:r>
      <w:r>
        <w:rPr>
          <w:lang w:val="en-US" w:eastAsia="zh-CN"/>
        </w:rPr>
        <w:br w:type="textWrapping"/>
      </w:r>
      <w:r>
        <w:rPr>
          <w:lang w:val="en-US" w:eastAsia="zh-CN"/>
        </w:rPr>
        <w:br w:type="textWrapping"/>
      </w:r>
      <w:r>
        <w:rPr>
          <w:lang w:val="en-US" w:eastAsia="zh-CN"/>
        </w:rPr>
        <w:t>同一子账户下，用户最多能同时运行20个标签维度的CAA。系统仅计数活跃的标签维度CAA，已被触发或被用户主动撤销的将不被计入。超过限制时，用户将收到错误码51071。</w:t>
      </w:r>
    </w:p>
    <w:p w14:paraId="7B87828C">
      <w:pPr>
        <w:bidi w:val="0"/>
        <w:rPr>
          <w:rFonts w:hint="default"/>
        </w:rPr>
      </w:pPr>
      <w:r>
        <w:rPr>
          <w:rFonts w:hint="default"/>
        </w:rPr>
        <w:t>GET / 获取账户限速</w:t>
      </w:r>
    </w:p>
    <w:p w14:paraId="2D112C9B">
      <w:pPr>
        <w:bidi w:val="0"/>
        <w:rPr>
          <w:rFonts w:hint="default"/>
        </w:rPr>
      </w:pPr>
      <w:r>
        <w:rPr>
          <w:rFonts w:hint="default"/>
        </w:rPr>
        <w:t>获取账户限速相关信息</w:t>
      </w:r>
    </w:p>
    <w:p w14:paraId="720E7F65">
      <w:pPr>
        <w:bidi w:val="0"/>
        <w:rPr>
          <w:rFonts w:hint="default"/>
        </w:rPr>
      </w:pPr>
      <w:r>
        <w:rPr>
          <w:rFonts w:hint="default"/>
        </w:rPr>
        <w:t>仅有新订单及修改订单请求会被计入此限制。对于包含多个订单的批量请求，每个订单将被单独计数。</w:t>
      </w:r>
    </w:p>
    <w:p w14:paraId="4B837016">
      <w:pPr>
        <w:bidi w:val="0"/>
        <w:rPr>
          <w:rFonts w:hint="default"/>
        </w:rPr>
      </w:pPr>
      <w:r>
        <w:rPr>
          <w:rFonts w:hint="default"/>
        </w:rPr>
        <w:t>更多细节，请见 </w:t>
      </w:r>
      <w:r>
        <w:rPr>
          <w:rFonts w:hint="default"/>
        </w:rPr>
        <w:fldChar w:fldCharType="begin"/>
      </w:r>
      <w:r>
        <w:rPr>
          <w:rFonts w:hint="default"/>
        </w:rPr>
        <w:instrText xml:space="preserve"> HYPERLINK "https://www.okx.com/docs-v5/zh/" \l "overview-rate-limits-fill-ratio-based-sub-account-rate-limit"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p>
    <w:p w14:paraId="1C885744">
      <w:pPr>
        <w:bidi w:val="0"/>
        <w:rPr>
          <w:rFonts w:hint="default"/>
        </w:rPr>
      </w:pPr>
      <w:r>
        <w:rPr>
          <w:rFonts w:hint="default"/>
        </w:rPr>
        <w:t>限速：1次/s</w:t>
      </w:r>
    </w:p>
    <w:p w14:paraId="7A7A412B">
      <w:pPr>
        <w:bidi w:val="0"/>
        <w:rPr>
          <w:rFonts w:hint="default"/>
        </w:rPr>
      </w:pPr>
      <w:r>
        <w:rPr>
          <w:rFonts w:hint="default"/>
        </w:rPr>
        <w:t>限速规则：User ID</w:t>
      </w:r>
    </w:p>
    <w:p w14:paraId="77954703">
      <w:pPr>
        <w:bidi w:val="0"/>
        <w:rPr>
          <w:rFonts w:hint="default"/>
        </w:rPr>
      </w:pPr>
      <w:r>
        <w:rPr>
          <w:rFonts w:hint="default"/>
        </w:rPr>
        <w:t>权限：读取</w:t>
      </w:r>
    </w:p>
    <w:p w14:paraId="1568510C">
      <w:pPr>
        <w:bidi w:val="0"/>
        <w:rPr>
          <w:rFonts w:hint="default"/>
        </w:rPr>
      </w:pPr>
      <w:r>
        <w:rPr>
          <w:rFonts w:hint="default"/>
        </w:rPr>
        <w:t>HTTP请求</w:t>
      </w:r>
    </w:p>
    <w:p w14:paraId="60E91849">
      <w:pPr>
        <w:bidi w:val="0"/>
        <w:rPr>
          <w:rFonts w:hint="default"/>
        </w:rPr>
      </w:pPr>
      <w:r>
        <w:rPr>
          <w:rFonts w:hint="default"/>
        </w:rPr>
        <w:t>GET /api/v5/trade/account-rate-limit</w:t>
      </w:r>
    </w:p>
    <w:p w14:paraId="5246A77F">
      <w:pPr>
        <w:bidi w:val="0"/>
      </w:pPr>
      <w:r>
        <w:rPr>
          <w:rFonts w:hint="default"/>
        </w:rPr>
        <w:t>请求示例</w:t>
      </w:r>
    </w:p>
    <w:p w14:paraId="371EB316">
      <w:pPr>
        <w:bidi w:val="0"/>
        <w:rPr>
          <w:rFonts w:hint="default"/>
        </w:rPr>
      </w:pPr>
      <w:r>
        <w:rPr>
          <w:rFonts w:hint="default"/>
        </w:rPr>
        <w:t>请求参数</w:t>
      </w:r>
    </w:p>
    <w:p w14:paraId="63A02389">
      <w:pPr>
        <w:bidi w:val="0"/>
        <w:rPr>
          <w:rFonts w:hint="default"/>
        </w:rPr>
      </w:pPr>
      <w:r>
        <w:rPr>
          <w:rFonts w:hint="default"/>
        </w:rPr>
        <w:t>None</w:t>
      </w:r>
    </w:p>
    <w:p w14:paraId="5B6C6FED">
      <w:pPr>
        <w:bidi w:val="0"/>
      </w:pPr>
      <w:r>
        <w:rPr>
          <w:rFonts w:hint="default"/>
        </w:rPr>
        <w:t>返回结果</w:t>
      </w:r>
    </w:p>
    <w:p w14:paraId="4062F6FB">
      <w:pPr>
        <w:bidi w:val="0"/>
        <w:rPr>
          <w:rFonts w:hint="default"/>
        </w:rPr>
      </w:pPr>
      <w:r>
        <w:rPr>
          <w:rFonts w:hint="default"/>
        </w:rPr>
        <w:t>{</w:t>
      </w:r>
    </w:p>
    <w:p w14:paraId="316AC51B">
      <w:pPr>
        <w:bidi w:val="0"/>
        <w:rPr>
          <w:rFonts w:hint="default"/>
        </w:rPr>
      </w:pPr>
      <w:r>
        <w:rPr>
          <w:rFonts w:hint="default"/>
        </w:rPr>
        <w:t xml:space="preserve">   "code":"0",</w:t>
      </w:r>
    </w:p>
    <w:p w14:paraId="53341870">
      <w:pPr>
        <w:bidi w:val="0"/>
        <w:rPr>
          <w:rFonts w:hint="default"/>
        </w:rPr>
      </w:pPr>
      <w:r>
        <w:rPr>
          <w:rFonts w:hint="default"/>
        </w:rPr>
        <w:t xml:space="preserve">   "data":[</w:t>
      </w:r>
    </w:p>
    <w:p w14:paraId="1FB08D2C">
      <w:pPr>
        <w:bidi w:val="0"/>
        <w:rPr>
          <w:rFonts w:hint="default"/>
        </w:rPr>
      </w:pPr>
      <w:r>
        <w:rPr>
          <w:rFonts w:hint="default"/>
        </w:rPr>
        <w:t xml:space="preserve">      {</w:t>
      </w:r>
    </w:p>
    <w:p w14:paraId="7D80C70A">
      <w:pPr>
        <w:bidi w:val="0"/>
        <w:rPr>
          <w:rFonts w:hint="default"/>
        </w:rPr>
      </w:pPr>
      <w:r>
        <w:rPr>
          <w:rFonts w:hint="default"/>
        </w:rPr>
        <w:t xml:space="preserve">         "accRateLimit":"2000",</w:t>
      </w:r>
    </w:p>
    <w:p w14:paraId="55D29EC9">
      <w:pPr>
        <w:bidi w:val="0"/>
        <w:rPr>
          <w:rFonts w:hint="default"/>
        </w:rPr>
      </w:pPr>
      <w:r>
        <w:rPr>
          <w:rFonts w:hint="default"/>
        </w:rPr>
        <w:t xml:space="preserve">         "fillRatio":"0.1234",</w:t>
      </w:r>
    </w:p>
    <w:p w14:paraId="1E0C3918">
      <w:pPr>
        <w:bidi w:val="0"/>
        <w:rPr>
          <w:rFonts w:hint="default"/>
        </w:rPr>
      </w:pPr>
      <w:r>
        <w:rPr>
          <w:rFonts w:hint="default"/>
        </w:rPr>
        <w:t xml:space="preserve">         "mainFillRatio":"0.1234",</w:t>
      </w:r>
    </w:p>
    <w:p w14:paraId="45B2A043">
      <w:pPr>
        <w:bidi w:val="0"/>
        <w:rPr>
          <w:rFonts w:hint="default"/>
        </w:rPr>
      </w:pPr>
      <w:r>
        <w:rPr>
          <w:rFonts w:hint="default"/>
        </w:rPr>
        <w:t xml:space="preserve">         "nextAccRateLimit":"2000",</w:t>
      </w:r>
    </w:p>
    <w:p w14:paraId="2DE81BE4">
      <w:pPr>
        <w:bidi w:val="0"/>
        <w:rPr>
          <w:rFonts w:hint="default"/>
        </w:rPr>
      </w:pPr>
      <w:r>
        <w:rPr>
          <w:rFonts w:hint="default"/>
        </w:rPr>
        <w:t xml:space="preserve">         "ts":"123456789000"</w:t>
      </w:r>
    </w:p>
    <w:p w14:paraId="1676C0EE">
      <w:pPr>
        <w:bidi w:val="0"/>
        <w:rPr>
          <w:rFonts w:hint="default"/>
        </w:rPr>
      </w:pPr>
      <w:r>
        <w:rPr>
          <w:rFonts w:hint="default"/>
        </w:rPr>
        <w:t xml:space="preserve">      }</w:t>
      </w:r>
    </w:p>
    <w:p w14:paraId="3556A999">
      <w:pPr>
        <w:bidi w:val="0"/>
        <w:rPr>
          <w:rFonts w:hint="default"/>
        </w:rPr>
      </w:pPr>
      <w:r>
        <w:rPr>
          <w:rFonts w:hint="default"/>
        </w:rPr>
        <w:t xml:space="preserve">   ],</w:t>
      </w:r>
    </w:p>
    <w:p w14:paraId="49888DE3">
      <w:pPr>
        <w:bidi w:val="0"/>
        <w:rPr>
          <w:rFonts w:hint="default"/>
        </w:rPr>
      </w:pPr>
      <w:r>
        <w:rPr>
          <w:rFonts w:hint="default"/>
        </w:rPr>
        <w:t xml:space="preserve">   "msg":`""`}</w:t>
      </w:r>
    </w:p>
    <w:p w14:paraId="500BEB4A">
      <w:pPr>
        <w:bidi w:val="0"/>
        <w:rPr>
          <w:rFonts w:hint="default"/>
        </w:rPr>
      </w:pPr>
    </w:p>
    <w:p w14:paraId="54B2A664">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721"/>
        <w:gridCol w:w="738"/>
        <w:gridCol w:w="6087"/>
      </w:tblGrid>
      <w:tr w14:paraId="2BFB46F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4DC5FE8">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06B4F2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1736EDA">
            <w:pPr>
              <w:bidi w:val="0"/>
              <w:rPr>
                <w:rFonts w:hint="default"/>
              </w:rPr>
            </w:pPr>
            <w:r>
              <w:rPr>
                <w:rFonts w:hint="default"/>
                <w:lang w:val="en-US" w:eastAsia="zh-CN"/>
              </w:rPr>
              <w:t>描述</w:t>
            </w:r>
          </w:p>
        </w:tc>
      </w:tr>
      <w:tr w14:paraId="609E3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13BE68">
            <w:pPr>
              <w:bidi w:val="0"/>
              <w:rPr>
                <w:rFonts w:hint="default"/>
              </w:rPr>
            </w:pPr>
            <w:r>
              <w:rPr>
                <w:rFonts w:hint="default"/>
                <w:lang w:val="en-US" w:eastAsia="zh-CN"/>
              </w:rPr>
              <w:t>fillRatio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20A6F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7C4E02">
            <w:pPr>
              <w:bidi w:val="0"/>
              <w:rPr>
                <w:rFonts w:hint="default"/>
              </w:rPr>
            </w:pPr>
            <w:r>
              <w:rPr>
                <w:rFonts w:hint="default"/>
                <w:lang w:val="en-US" w:eastAsia="zh-CN"/>
              </w:rPr>
              <w:t>监测期内子账户的成交比率。</w:t>
            </w:r>
            <w:r>
              <w:rPr>
                <w:rFonts w:hint="default"/>
                <w:lang w:val="en-US" w:eastAsia="zh-CN"/>
              </w:rPr>
              <w:br w:type="textWrapping"/>
            </w:r>
            <w:r>
              <w:rPr>
                <w:rFonts w:hint="default"/>
                <w:lang w:val="en-US" w:eastAsia="zh-CN"/>
              </w:rPr>
              <w:t>适用于交易费等级 &gt;= VIP 5 的用户，其他用户返回 ""。</w:t>
            </w:r>
            <w:r>
              <w:rPr>
                <w:rFonts w:hint="default"/>
                <w:lang w:val="en-US" w:eastAsia="zh-CN"/>
              </w:rPr>
              <w:br w:type="textWrapping"/>
            </w:r>
            <w:r>
              <w:rPr>
                <w:rFonts w:hint="default"/>
                <w:lang w:val="en-US" w:eastAsia="zh-CN"/>
              </w:rPr>
              <w:t>若账户在过去 7 天内无任何成交数据，则返回 ""。</w:t>
            </w:r>
            <w:r>
              <w:rPr>
                <w:rFonts w:hint="default"/>
                <w:lang w:val="en-US" w:eastAsia="zh-CN"/>
              </w:rPr>
              <w:br w:type="textWrapping"/>
            </w:r>
            <w:r>
              <w:rPr>
                <w:rFonts w:hint="default"/>
                <w:lang w:val="en-US" w:eastAsia="zh-CN"/>
              </w:rPr>
              <w:t>若监测期内无成交量，则返回 "0"。</w:t>
            </w:r>
            <w:r>
              <w:rPr>
                <w:rFonts w:hint="default"/>
                <w:lang w:val="en-US" w:eastAsia="zh-CN"/>
              </w:rPr>
              <w:br w:type="textWrapping"/>
            </w:r>
            <w:r>
              <w:rPr>
                <w:rFonts w:hint="default"/>
                <w:lang w:val="en-US" w:eastAsia="zh-CN"/>
              </w:rPr>
              <w:t>若监测期内有成交量但无下单操作数，则返回 "9999"。</w:t>
            </w:r>
          </w:p>
        </w:tc>
      </w:tr>
      <w:tr w14:paraId="29B30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2B23C8">
            <w:pPr>
              <w:bidi w:val="0"/>
              <w:rPr>
                <w:rFonts w:hint="default"/>
              </w:rPr>
            </w:pPr>
            <w:r>
              <w:rPr>
                <w:rFonts w:hint="default"/>
                <w:lang w:val="en-US" w:eastAsia="zh-CN"/>
              </w:rPr>
              <w:t>mainFillRatio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411E1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C513F7">
            <w:pPr>
              <w:bidi w:val="0"/>
              <w:rPr>
                <w:rFonts w:hint="default"/>
              </w:rPr>
            </w:pPr>
            <w:r>
              <w:rPr>
                <w:rFonts w:hint="default"/>
                <w:lang w:val="en-US" w:eastAsia="zh-CN"/>
              </w:rPr>
              <w:t>监测期内母账户合计成交比率。</w:t>
            </w:r>
            <w:r>
              <w:rPr>
                <w:rFonts w:hint="default"/>
                <w:lang w:val="en-US" w:eastAsia="zh-CN"/>
              </w:rPr>
              <w:br w:type="textWrapping"/>
            </w:r>
            <w:r>
              <w:rPr>
                <w:rFonts w:hint="default"/>
                <w:lang w:val="en-US" w:eastAsia="zh-CN"/>
              </w:rPr>
              <w:t>适用于交易费等级 &gt;= VIP 5 的用户，其他用户返回 ""。</w:t>
            </w:r>
            <w:r>
              <w:rPr>
                <w:rFonts w:hint="default"/>
                <w:lang w:val="en-US" w:eastAsia="zh-CN"/>
              </w:rPr>
              <w:br w:type="textWrapping"/>
            </w:r>
            <w:r>
              <w:rPr>
                <w:rFonts w:hint="default"/>
                <w:lang w:val="en-US" w:eastAsia="zh-CN"/>
              </w:rPr>
              <w:t>若账户在过去 7 天内无任何成交数据，则返回 ""。</w:t>
            </w:r>
            <w:r>
              <w:rPr>
                <w:rFonts w:hint="default"/>
                <w:lang w:val="en-US" w:eastAsia="zh-CN"/>
              </w:rPr>
              <w:br w:type="textWrapping"/>
            </w:r>
            <w:r>
              <w:rPr>
                <w:rFonts w:hint="default"/>
                <w:lang w:val="en-US" w:eastAsia="zh-CN"/>
              </w:rPr>
              <w:t>若监测期内无成交量，则返回 "0"。</w:t>
            </w:r>
          </w:p>
        </w:tc>
      </w:tr>
      <w:tr w14:paraId="47C7D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1FC4BB">
            <w:pPr>
              <w:bidi w:val="0"/>
              <w:rPr>
                <w:rFonts w:hint="default"/>
              </w:rPr>
            </w:pPr>
            <w:r>
              <w:rPr>
                <w:rFonts w:hint="default"/>
                <w:lang w:val="en-US" w:eastAsia="zh-CN"/>
              </w:rPr>
              <w:t>accRateLimit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9947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69B30B">
            <w:pPr>
              <w:bidi w:val="0"/>
              <w:rPr>
                <w:rFonts w:hint="default"/>
              </w:rPr>
            </w:pPr>
            <w:r>
              <w:rPr>
                <w:rFonts w:hint="default"/>
                <w:lang w:val="en-US" w:eastAsia="zh-CN"/>
              </w:rPr>
              <w:t>当前子账户交易限速（每两秒）</w:t>
            </w:r>
          </w:p>
        </w:tc>
      </w:tr>
      <w:tr w14:paraId="6DCC8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01FF46">
            <w:pPr>
              <w:bidi w:val="0"/>
              <w:rPr>
                <w:rFonts w:hint="default"/>
              </w:rPr>
            </w:pPr>
            <w:r>
              <w:rPr>
                <w:rFonts w:hint="default"/>
                <w:lang w:val="en-US" w:eastAsia="zh-CN"/>
              </w:rPr>
              <w:t>nextAccRateLimit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D9ED1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EFC8A3">
            <w:pPr>
              <w:bidi w:val="0"/>
              <w:rPr>
                <w:rFonts w:hint="default"/>
              </w:rPr>
            </w:pPr>
            <w:r>
              <w:rPr>
                <w:rFonts w:hint="default"/>
                <w:lang w:val="en-US" w:eastAsia="zh-CN"/>
              </w:rPr>
              <w:t>下一评估周期预计的子账户交易限速（每两秒）。</w:t>
            </w:r>
            <w:r>
              <w:rPr>
                <w:rFonts w:hint="default"/>
                <w:lang w:val="en-US" w:eastAsia="zh-CN"/>
              </w:rPr>
              <w:br w:type="textWrapping"/>
            </w:r>
            <w:r>
              <w:rPr>
                <w:rFonts w:hint="default"/>
                <w:lang w:val="en-US" w:eastAsia="zh-CN"/>
              </w:rPr>
              <w:t>适用于交易费等级 &gt;= VIP 5的用户，其余用户返回 "" 。</w:t>
            </w:r>
          </w:p>
        </w:tc>
      </w:tr>
      <w:tr w14:paraId="3A08638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F692A8">
            <w:pPr>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73627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147577">
            <w:pPr>
              <w:bidi w:val="0"/>
              <w:rPr>
                <w:rFonts w:hint="default"/>
              </w:rPr>
            </w:pPr>
            <w:r>
              <w:rPr>
                <w:rFonts w:hint="default"/>
                <w:lang w:val="en-US" w:eastAsia="zh-CN"/>
              </w:rPr>
              <w:t>数据更新时间</w:t>
            </w:r>
            <w:r>
              <w:rPr>
                <w:rFonts w:hint="default"/>
                <w:lang w:val="en-US" w:eastAsia="zh-CN"/>
              </w:rPr>
              <w:br w:type="textWrapping"/>
            </w:r>
            <w:r>
              <w:rPr>
                <w:rFonts w:hint="default"/>
                <w:lang w:val="en-US" w:eastAsia="zh-CN"/>
              </w:rPr>
              <w:t>对于交易费等级&gt;= VIP 5的用户，数据将于每日 08:00（UTC）生成</w:t>
            </w:r>
            <w:r>
              <w:rPr>
                <w:rFonts w:hint="default"/>
                <w:lang w:val="en-US" w:eastAsia="zh-CN"/>
              </w:rPr>
              <w:br w:type="textWrapping"/>
            </w:r>
            <w:r>
              <w:rPr>
                <w:rFonts w:hint="default"/>
                <w:lang w:val="en-US" w:eastAsia="zh-CN"/>
              </w:rPr>
              <w:t>对于交易费等级 &lt; VIP 5的用户，返回当前时间戳 。</w:t>
            </w:r>
          </w:p>
        </w:tc>
      </w:tr>
    </w:tbl>
    <w:p w14:paraId="16956415">
      <w:pPr>
        <w:bidi w:val="0"/>
        <w:rPr>
          <w:rFonts w:hint="default"/>
        </w:rPr>
      </w:pPr>
      <w:r>
        <w:rPr>
          <w:rFonts w:hint="default"/>
        </w:rPr>
        <w:t>POST / 订单预检查</w:t>
      </w:r>
    </w:p>
    <w:p w14:paraId="3356B830">
      <w:pPr>
        <w:bidi w:val="0"/>
        <w:rPr>
          <w:rFonts w:hint="default"/>
        </w:rPr>
      </w:pPr>
      <w:r>
        <w:rPr>
          <w:rFonts w:hint="default"/>
        </w:rPr>
        <w:t>用来预先查看订单下单前后的账户的对比信息，仅适用于跨币种保证金模式和组合保证金模式。</w:t>
      </w:r>
    </w:p>
    <w:p w14:paraId="556551D8">
      <w:pPr>
        <w:bidi w:val="0"/>
        <w:rPr>
          <w:rFonts w:hint="default"/>
        </w:rPr>
      </w:pPr>
      <w:r>
        <w:rPr>
          <w:rFonts w:hint="default"/>
        </w:rPr>
        <w:t>限速：5次/2s</w:t>
      </w:r>
    </w:p>
    <w:p w14:paraId="54FA8546">
      <w:pPr>
        <w:bidi w:val="0"/>
        <w:rPr>
          <w:rFonts w:hint="default"/>
        </w:rPr>
      </w:pPr>
      <w:r>
        <w:rPr>
          <w:rFonts w:hint="default"/>
        </w:rPr>
        <w:t>限速规则：User ID</w:t>
      </w:r>
    </w:p>
    <w:p w14:paraId="0E091CF0">
      <w:pPr>
        <w:bidi w:val="0"/>
        <w:rPr>
          <w:rFonts w:hint="default"/>
        </w:rPr>
      </w:pPr>
      <w:r>
        <w:rPr>
          <w:rFonts w:hint="default"/>
        </w:rPr>
        <w:t>权限：交易</w:t>
      </w:r>
    </w:p>
    <w:p w14:paraId="0FD22641">
      <w:pPr>
        <w:bidi w:val="0"/>
        <w:rPr>
          <w:rFonts w:hint="default"/>
        </w:rPr>
      </w:pPr>
      <w:r>
        <w:rPr>
          <w:rFonts w:hint="default"/>
        </w:rPr>
        <w:t>HTTP请求</w:t>
      </w:r>
    </w:p>
    <w:p w14:paraId="33404147">
      <w:pPr>
        <w:bidi w:val="0"/>
        <w:rPr>
          <w:rFonts w:hint="default"/>
        </w:rPr>
      </w:pPr>
      <w:r>
        <w:rPr>
          <w:rFonts w:hint="default"/>
        </w:rPr>
        <w:t>POST /api/v5/trade/order-precheck</w:t>
      </w:r>
    </w:p>
    <w:p w14:paraId="3F693AEC">
      <w:pPr>
        <w:bidi w:val="0"/>
      </w:pPr>
      <w:r>
        <w:rPr>
          <w:rFonts w:hint="default"/>
        </w:rPr>
        <w:t>请求示例</w:t>
      </w:r>
    </w:p>
    <w:p w14:paraId="6B901AF3">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947"/>
        <w:gridCol w:w="1024"/>
        <w:gridCol w:w="533"/>
        <w:gridCol w:w="5042"/>
      </w:tblGrid>
      <w:tr w14:paraId="194A968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A9AA9F9">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4E8532">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F36B426">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B76BA3">
            <w:pPr>
              <w:bidi w:val="0"/>
              <w:rPr>
                <w:rFonts w:hint="default"/>
              </w:rPr>
            </w:pPr>
            <w:r>
              <w:rPr>
                <w:rFonts w:hint="default"/>
                <w:lang w:val="en-US" w:eastAsia="zh-CN"/>
              </w:rPr>
              <w:t>描述</w:t>
            </w:r>
          </w:p>
        </w:tc>
      </w:tr>
      <w:tr w14:paraId="132DF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01A0F2">
            <w:pPr>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C677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ADC22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0555F4">
            <w:pPr>
              <w:bidi w:val="0"/>
              <w:rPr>
                <w:rFonts w:hint="default"/>
              </w:rPr>
            </w:pPr>
            <w:r>
              <w:rPr>
                <w:rFonts w:hint="default"/>
                <w:lang w:val="en-US" w:eastAsia="zh-CN"/>
              </w:rPr>
              <w:t>产品ID，如 BTC-USDT</w:t>
            </w:r>
          </w:p>
        </w:tc>
      </w:tr>
      <w:tr w14:paraId="50845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1A528F">
            <w:pPr>
              <w:bidi w:val="0"/>
              <w:rPr>
                <w:rFonts w:hint="default"/>
              </w:rPr>
            </w:pPr>
            <w:r>
              <w:rPr>
                <w:rFonts w:hint="default"/>
                <w:lang w:val="en-US" w:eastAsia="zh-CN"/>
              </w:rPr>
              <w:t>tdMode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20A84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AC07F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BD9769">
            <w:pPr>
              <w:bidi w:val="0"/>
              <w:rPr>
                <w:rFonts w:hint="default"/>
              </w:rPr>
            </w:pPr>
            <w:r>
              <w:rPr>
                <w:rFonts w:hint="default"/>
                <w:lang w:val="en-US" w:eastAsia="zh-CN"/>
              </w:rPr>
              <w:t>交易模式</w:t>
            </w:r>
            <w:r>
              <w:rPr>
                <w:rFonts w:hint="default"/>
                <w:lang w:val="en-US" w:eastAsia="zh-CN"/>
              </w:rPr>
              <w:br w:type="textWrapping"/>
            </w:r>
            <w:r>
              <w:rPr>
                <w:rFonts w:hint="default"/>
                <w:lang w:val="en-US" w:eastAsia="zh-CN"/>
              </w:rPr>
              <w:t>保证金模式：isolated：逐仓 ；cross：全仓</w:t>
            </w:r>
            <w:r>
              <w:rPr>
                <w:rFonts w:hint="default"/>
                <w:lang w:val="en-US" w:eastAsia="zh-CN"/>
              </w:rPr>
              <w:br w:type="textWrapping"/>
            </w:r>
            <w:r>
              <w:rPr>
                <w:rFonts w:hint="default"/>
                <w:lang w:val="en-US" w:eastAsia="zh-CN"/>
              </w:rPr>
              <w:t>非保证金模式：cash：非保证金</w:t>
            </w:r>
            <w:r>
              <w:rPr>
                <w:rFonts w:hint="default"/>
                <w:lang w:val="en-US" w:eastAsia="zh-CN"/>
              </w:rPr>
              <w:br w:type="textWrapping"/>
            </w:r>
            <w:r>
              <w:rPr>
                <w:rFonts w:hint="default"/>
                <w:lang w:val="en-US" w:eastAsia="zh-CN"/>
              </w:rPr>
              <w:t>spot_isolated：现货逐仓(仅适用于现货带单) ，现货带单时，tdMode 的值需要指定为spot_isolated</w:t>
            </w:r>
          </w:p>
        </w:tc>
      </w:tr>
      <w:tr w14:paraId="3F06A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FDD722">
            <w:pPr>
              <w:bidi w:val="0"/>
              <w:rPr>
                <w:rFonts w:hint="default"/>
              </w:rPr>
            </w:pPr>
            <w:r>
              <w:rPr>
                <w:rFonts w:hint="default"/>
                <w:lang w:val="en-US" w:eastAsia="zh-CN"/>
              </w:rPr>
              <w:t>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BC44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BA09E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3595F7">
            <w:pPr>
              <w:bidi w:val="0"/>
              <w:rPr>
                <w:rFonts w:hint="default"/>
              </w:rPr>
            </w:pPr>
            <w:r>
              <w:rPr>
                <w:rFonts w:hint="default"/>
                <w:lang w:val="en-US" w:eastAsia="zh-CN"/>
              </w:rPr>
              <w:t>订单方向</w:t>
            </w:r>
            <w:r>
              <w:rPr>
                <w:rFonts w:hint="default"/>
                <w:lang w:val="en-US" w:eastAsia="zh-CN"/>
              </w:rPr>
              <w:br w:type="textWrapping"/>
            </w:r>
            <w:r>
              <w:rPr>
                <w:rFonts w:hint="default"/>
                <w:lang w:val="en-US" w:eastAsia="zh-CN"/>
              </w:rPr>
              <w:t>buy：买， sell：卖</w:t>
            </w:r>
          </w:p>
        </w:tc>
      </w:tr>
      <w:tr w14:paraId="306E9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113EFC">
            <w:pPr>
              <w:bidi w:val="0"/>
              <w:rPr>
                <w:rFonts w:hint="default"/>
              </w:rPr>
            </w:pPr>
            <w:r>
              <w:rPr>
                <w:rFonts w:hint="default"/>
                <w:lang w:val="en-US" w:eastAsia="zh-CN"/>
              </w:rPr>
              <w:t>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C88C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771CCC">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00A6AB">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在开平仓模式下必填，且仅可选择 long 或 short。 仅适用交割、永续。</w:t>
            </w:r>
          </w:p>
        </w:tc>
      </w:tr>
      <w:tr w14:paraId="3BDA6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F19424">
            <w:pPr>
              <w:bidi w:val="0"/>
              <w:rPr>
                <w:rFonts w:hint="default"/>
              </w:rPr>
            </w:pPr>
            <w:r>
              <w:rPr>
                <w:rFonts w:hint="default"/>
                <w:lang w:val="en-US" w:eastAsia="zh-CN"/>
              </w:rPr>
              <w:t>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26D04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065C4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308C12">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elp：流动性增强计划订单</w:t>
            </w:r>
          </w:p>
        </w:tc>
      </w:tr>
      <w:tr w14:paraId="1C72D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6B3BAF">
            <w:pPr>
              <w:bidi w:val="0"/>
              <w:rPr>
                <w:rFonts w:hint="default"/>
              </w:rPr>
            </w:pPr>
            <w:r>
              <w:rPr>
                <w:rFonts w:hint="default"/>
                <w:lang w:val="en-US" w:eastAsia="zh-CN"/>
              </w:rPr>
              <w:t>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0930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C4E2F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182C4C">
            <w:pPr>
              <w:bidi w:val="0"/>
              <w:rPr>
                <w:rFonts w:hint="default"/>
              </w:rPr>
            </w:pPr>
            <w:r>
              <w:rPr>
                <w:rFonts w:hint="default"/>
                <w:lang w:val="en-US" w:eastAsia="zh-CN"/>
              </w:rPr>
              <w:t>委托数量</w:t>
            </w:r>
          </w:p>
        </w:tc>
      </w:tr>
      <w:tr w14:paraId="0339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77802C">
            <w:pPr>
              <w:bidi w:val="0"/>
              <w:rPr>
                <w:rFonts w:hint="default"/>
              </w:rPr>
            </w:pPr>
            <w:r>
              <w:rPr>
                <w:rFonts w:hint="default"/>
                <w:lang w:val="en-US" w:eastAsia="zh-CN"/>
              </w:rPr>
              <w:t>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A5695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38E16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DC804A">
            <w:pPr>
              <w:bidi w:val="0"/>
              <w:rPr>
                <w:rFonts w:hint="default"/>
              </w:rPr>
            </w:pPr>
            <w:r>
              <w:rPr>
                <w:rFonts w:hint="default"/>
                <w:lang w:val="en-US" w:eastAsia="zh-CN"/>
              </w:rPr>
              <w:t>委托价格，仅适用于limit、post_only、fok、ioc类型的订单</w:t>
            </w:r>
          </w:p>
        </w:tc>
      </w:tr>
      <w:tr w14:paraId="6ED40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010DFD">
            <w:pPr>
              <w:bidi w:val="0"/>
              <w:rPr>
                <w:rFonts w:hint="default"/>
              </w:rPr>
            </w:pPr>
            <w:r>
              <w:rPr>
                <w:rFonts w:hint="default"/>
                <w:lang w:val="en-US" w:eastAsia="zh-CN"/>
              </w:rPr>
              <w:t>outcome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F027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BFC26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9FB13A">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EVENTS，且为必填</w:t>
            </w:r>
          </w:p>
        </w:tc>
      </w:tr>
      <w:tr w14:paraId="51FB3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EFC8E8">
            <w:pPr>
              <w:bidi w:val="0"/>
              <w:rPr>
                <w:rFonts w:hint="default"/>
              </w:rPr>
            </w:pPr>
            <w:r>
              <w:rPr>
                <w:rFonts w:hint="default"/>
                <w:lang w:val="en-US" w:eastAsia="zh-CN"/>
              </w:rPr>
              <w:t>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B4601C">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AF740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807E69">
            <w:pPr>
              <w:bidi w:val="0"/>
              <w:rPr>
                <w:rFonts w:hint="default"/>
              </w:rPr>
            </w:pPr>
            <w:r>
              <w:rPr>
                <w:rFonts w:hint="default"/>
                <w:lang w:val="en-US" w:eastAsia="zh-CN"/>
              </w:rPr>
              <w:t>是否只减仓，true 或 false，默认false</w:t>
            </w:r>
            <w:r>
              <w:rPr>
                <w:rFonts w:hint="default"/>
                <w:lang w:val="en-US" w:eastAsia="zh-CN"/>
              </w:rPr>
              <w:br w:type="textWrapping"/>
            </w:r>
            <w:r>
              <w:rPr>
                <w:rFonts w:hint="default"/>
                <w:lang w:val="en-US" w:eastAsia="zh-CN"/>
              </w:rPr>
              <w:t>仅适用于币币杠杆，以及买卖模式下的交割/永续</w:t>
            </w:r>
            <w:r>
              <w:rPr>
                <w:rFonts w:hint="default"/>
                <w:lang w:val="en-US" w:eastAsia="zh-CN"/>
              </w:rPr>
              <w:br w:type="textWrapping"/>
            </w:r>
            <w:r>
              <w:rPr>
                <w:rFonts w:hint="default"/>
                <w:lang w:val="en-US" w:eastAsia="zh-CN"/>
              </w:rPr>
              <w:t>仅适用于合约模式和跨币种保证金模式</w:t>
            </w:r>
          </w:p>
        </w:tc>
      </w:tr>
      <w:tr w14:paraId="118C8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03ECED">
            <w:pPr>
              <w:bidi w:val="0"/>
              <w:rPr>
                <w:rFonts w:hint="default"/>
              </w:rPr>
            </w:pPr>
            <w:r>
              <w:rPr>
                <w:rFonts w:hint="default"/>
                <w:lang w:val="en-US" w:eastAsia="zh-CN"/>
              </w:rPr>
              <w:t>tgtCcy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89A8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B24BE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01BCB0">
            <w:pPr>
              <w:bidi w:val="0"/>
              <w:rPr>
                <w:rFonts w:hint="default"/>
              </w:rPr>
            </w:pPr>
            <w:r>
              <w:rPr>
                <w:rFonts w:hint="default"/>
                <w:lang w:val="en-US" w:eastAsia="zh-CN"/>
              </w:rPr>
              <w:t>市价单委托数量sz的单位，仅适用于币币市价订单</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买单默认quote_ccy， 卖单默认base_ccy</w:t>
            </w:r>
          </w:p>
        </w:tc>
      </w:tr>
      <w:tr w14:paraId="00C02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F8DCD2">
            <w:pPr>
              <w:bidi w:val="0"/>
              <w:rPr>
                <w:rFonts w:hint="default"/>
              </w:rPr>
            </w:pPr>
            <w:r>
              <w:rPr>
                <w:rFonts w:hint="default"/>
                <w:lang w:val="en-US" w:eastAsia="zh-CN"/>
              </w:rPr>
              <w:t>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1A35C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1A367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FEFBFB">
            <w:pPr>
              <w:bidi w:val="0"/>
              <w:rPr>
                <w:rFonts w:hint="default"/>
              </w:rPr>
            </w:pPr>
            <w:r>
              <w:rPr>
                <w:rFonts w:hint="default"/>
                <w:lang w:val="en-US" w:eastAsia="zh-CN"/>
              </w:rPr>
              <w:t>附带止盈止损或移动止盈止损订单信息</w:t>
            </w:r>
          </w:p>
        </w:tc>
      </w:tr>
      <w:tr w14:paraId="2AEF5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AFC279">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A9942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2EC39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C5060B">
            <w:pPr>
              <w:bidi w:val="0"/>
              <w:rPr>
                <w:rFonts w:hint="default"/>
              </w:rPr>
            </w:pPr>
            <w:r>
              <w:rPr>
                <w:rFonts w:hint="default"/>
                <w:lang w:val="en-US" w:eastAsia="zh-CN"/>
              </w:rPr>
              <w:t>下单附带止盈止损或移动止盈止损时，客户自定义的策略订单ID</w:t>
            </w:r>
            <w:r>
              <w:rPr>
                <w:rFonts w:hint="default"/>
                <w:lang w:val="en-US" w:eastAsia="zh-CN"/>
              </w:rPr>
              <w:br w:type="textWrapping"/>
            </w:r>
            <w:r>
              <w:rPr>
                <w:rFonts w:hint="default"/>
                <w:lang w:val="en-US" w:eastAsia="zh-CN"/>
              </w:rPr>
              <w:t>字母（区分大小写）与数字的组合，可以是纯字母、纯数字且长度要在1-32位之间。</w:t>
            </w:r>
            <w:r>
              <w:rPr>
                <w:rFonts w:hint="default"/>
                <w:lang w:val="en-US" w:eastAsia="zh-CN"/>
              </w:rPr>
              <w:br w:type="textWrapping"/>
            </w:r>
            <w:r>
              <w:rPr>
                <w:rFonts w:hint="default"/>
                <w:lang w:val="en-US" w:eastAsia="zh-CN"/>
              </w:rPr>
              <w:t>订单完全成交，下附带策略委托单时，该值会传给algoClOrdId</w:t>
            </w:r>
          </w:p>
        </w:tc>
      </w:tr>
      <w:tr w14:paraId="39847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119D1A">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69FA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245C2C">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A57CC9">
            <w:pPr>
              <w:bidi w:val="0"/>
              <w:rPr>
                <w:rFonts w:hint="default"/>
              </w:rPr>
            </w:pPr>
            <w:r>
              <w:rPr>
                <w:rFonts w:hint="default"/>
                <w:lang w:val="en-US" w:eastAsia="zh-CN"/>
              </w:rPr>
              <w:t>止盈触发价</w:t>
            </w:r>
            <w:r>
              <w:rPr>
                <w:rFonts w:hint="default"/>
                <w:lang w:val="en-US" w:eastAsia="zh-CN"/>
              </w:rPr>
              <w:br w:type="textWrapping"/>
            </w:r>
            <w:r>
              <w:rPr>
                <w:rFonts w:hint="default"/>
                <w:lang w:val="en-US" w:eastAsia="zh-CN"/>
              </w:rPr>
              <w:t>对于条件止盈单，如果填写此参数，必须填写 止盈委托价</w:t>
            </w:r>
          </w:p>
        </w:tc>
      </w:tr>
      <w:tr w14:paraId="4B7E1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49EEDA">
            <w:pPr>
              <w:bidi w:val="0"/>
              <w:rPr>
                <w:rFonts w:hint="default"/>
              </w:rPr>
            </w:pPr>
            <w:r>
              <w:rPr>
                <w:rFonts w:hint="default"/>
                <w:lang w:val="en-US" w:eastAsia="zh-CN"/>
              </w:rPr>
              <w: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01008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E2978B">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9C4510">
            <w:pPr>
              <w:bidi w:val="0"/>
              <w:rPr>
                <w:rFonts w:hint="default"/>
              </w:rPr>
            </w:pPr>
            <w:r>
              <w:rPr>
                <w:rFonts w:hint="default"/>
                <w:lang w:val="en-US" w:eastAsia="zh-CN"/>
              </w:rPr>
              <w:t>止盈委托价</w:t>
            </w:r>
            <w:r>
              <w:rPr>
                <w:rFonts w:hint="default"/>
                <w:lang w:val="en-US" w:eastAsia="zh-CN"/>
              </w:rPr>
              <w:br w:type="textWrapping"/>
            </w:r>
            <w:r>
              <w:rPr>
                <w:rFonts w:hint="default"/>
                <w:lang w:val="en-US" w:eastAsia="zh-CN"/>
              </w:rPr>
              <w:t>对于条件止盈单，如果填写此参数，必须填写 止盈触发价</w:t>
            </w:r>
            <w:r>
              <w:rPr>
                <w:rFonts w:hint="default"/>
                <w:lang w:val="en-US" w:eastAsia="zh-CN"/>
              </w:rPr>
              <w:br w:type="textWrapping"/>
            </w:r>
            <w:r>
              <w:rPr>
                <w:rFonts w:hint="default"/>
                <w:lang w:val="en-US" w:eastAsia="zh-CN"/>
              </w:rPr>
              <w:t>对于限价止盈单，需填写此参数，不需要填写止盈触发价</w:t>
            </w:r>
            <w:r>
              <w:rPr>
                <w:rFonts w:hint="default"/>
                <w:lang w:val="en-US" w:eastAsia="zh-CN"/>
              </w:rPr>
              <w:br w:type="textWrapping"/>
            </w:r>
            <w:r>
              <w:rPr>
                <w:rFonts w:hint="default"/>
                <w:lang w:val="en-US" w:eastAsia="zh-CN"/>
              </w:rPr>
              <w:t>委托价格为-1时，执行市价止盈</w:t>
            </w:r>
          </w:p>
        </w:tc>
      </w:tr>
      <w:tr w14:paraId="0B608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028F48">
            <w:pPr>
              <w:bidi w:val="0"/>
              <w:rPr>
                <w:rFonts w:hint="default"/>
              </w:rPr>
            </w:pPr>
            <w:r>
              <w:rPr>
                <w:rFonts w:hint="default"/>
                <w:lang w:val="en-US" w:eastAsia="zh-CN"/>
              </w:rPr>
              <w:t>&gt; tpOrdKind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713C8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9C647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E4E2DC">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r>
              <w:rPr>
                <w:rFonts w:hint="default"/>
                <w:lang w:val="en-US" w:eastAsia="zh-CN"/>
              </w:rPr>
              <w:br w:type="textWrapping"/>
            </w:r>
            <w:r>
              <w:rPr>
                <w:rFonts w:hint="default"/>
                <w:lang w:val="en-US" w:eastAsia="zh-CN"/>
              </w:rPr>
              <w:t>默认为condition</w:t>
            </w:r>
          </w:p>
        </w:tc>
      </w:tr>
      <w:tr w14:paraId="34FFD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7D0994">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DA79C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6C2680">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100FA1">
            <w:pPr>
              <w:bidi w:val="0"/>
              <w:rPr>
                <w:rFonts w:hint="default"/>
              </w:rPr>
            </w:pPr>
            <w:r>
              <w:rPr>
                <w:rFonts w:hint="default"/>
                <w:lang w:val="en-US" w:eastAsia="zh-CN"/>
              </w:rPr>
              <w:t>止损触发价，如果填写此参数，必须填写 止损委托价</w:t>
            </w:r>
          </w:p>
        </w:tc>
      </w:tr>
      <w:tr w14:paraId="3491B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137EB8">
            <w:pPr>
              <w:bidi w:val="0"/>
              <w:rPr>
                <w:rFonts w:hint="default"/>
              </w:rPr>
            </w:pPr>
            <w:r>
              <w:rPr>
                <w:rFonts w:hint="default"/>
                <w:lang w:val="en-US" w:eastAsia="zh-CN"/>
              </w:rPr>
              <w: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96F5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6B130A">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94E5A1">
            <w:pPr>
              <w:bidi w:val="0"/>
              <w:rPr>
                <w:rFonts w:hint="default"/>
              </w:rPr>
            </w:pPr>
            <w:r>
              <w:rPr>
                <w:rFonts w:hint="default"/>
                <w:lang w:val="en-US" w:eastAsia="zh-CN"/>
              </w:rPr>
              <w:t>止损委托价，如果填写此参数，必须填写 止损触发价</w:t>
            </w:r>
            <w:r>
              <w:rPr>
                <w:rFonts w:hint="default"/>
                <w:lang w:val="en-US" w:eastAsia="zh-CN"/>
              </w:rPr>
              <w:br w:type="textWrapping"/>
            </w:r>
            <w:r>
              <w:rPr>
                <w:rFonts w:hint="default"/>
                <w:lang w:val="en-US" w:eastAsia="zh-CN"/>
              </w:rPr>
              <w:t>委托价格为-1时，执行市价止损</w:t>
            </w:r>
          </w:p>
        </w:tc>
      </w:tr>
      <w:tr w14:paraId="755E6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641864">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61DE6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BF158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8C62A6">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默认为last</w:t>
            </w:r>
          </w:p>
        </w:tc>
      </w:tr>
      <w:tr w14:paraId="0B427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C5B531">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4D82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EC086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B2A9B8">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r>
              <w:rPr>
                <w:rFonts w:hint="default"/>
                <w:lang w:val="en-US" w:eastAsia="zh-CN"/>
              </w:rPr>
              <w:br w:type="textWrapping"/>
            </w:r>
            <w:r>
              <w:rPr>
                <w:rFonts w:hint="default"/>
                <w:lang w:val="en-US" w:eastAsia="zh-CN"/>
              </w:rPr>
              <w:t>默认为last</w:t>
            </w:r>
          </w:p>
        </w:tc>
      </w:tr>
      <w:tr w14:paraId="0AD4E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393AF9">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C3D7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72E10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C37C99">
            <w:pPr>
              <w:bidi w:val="0"/>
              <w:rPr>
                <w:rFonts w:hint="default"/>
              </w:rPr>
            </w:pPr>
            <w:r>
              <w:rPr>
                <w:rFonts w:hint="default"/>
                <w:lang w:val="en-US" w:eastAsia="zh-CN"/>
              </w:rPr>
              <w:t>数量。仅适用于”多笔止盈”的止盈订单，且对于”多笔止盈”的止盈订单必填</w:t>
            </w:r>
          </w:p>
        </w:tc>
      </w:tr>
      <w:tr w14:paraId="62AC1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93D35E">
            <w:pPr>
              <w:bidi w:val="0"/>
              <w:rPr>
                <w:rFonts w:hint="default"/>
              </w:rPr>
            </w:pPr>
            <w:r>
              <w:rPr>
                <w:rFonts w:hint="default"/>
                <w:lang w:val="en-US" w:eastAsia="zh-CN"/>
              </w:rPr>
              <w:t>&gt; 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DC56F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63D59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3D3E48">
            <w:pPr>
              <w:bidi w:val="0"/>
              <w:rPr>
                <w:rFonts w:hint="default"/>
              </w:rPr>
            </w:pPr>
            <w:r>
              <w:rPr>
                <w:rFonts w:hint="default"/>
                <w:lang w:val="en-US" w:eastAsia="zh-CN"/>
              </w:rPr>
              <w:t>回调幅度的比例，如 0.05 代表 5%。</w:t>
            </w:r>
            <w:r>
              <w:rPr>
                <w:rFonts w:hint="default"/>
                <w:lang w:val="en-US" w:eastAsia="zh-CN"/>
              </w:rPr>
              <w:br w:type="textWrapping"/>
            </w:r>
            <w:r>
              <w:rPr>
                <w:rFonts w:hint="default"/>
                <w:lang w:val="en-US" w:eastAsia="zh-CN"/>
              </w:rPr>
              <w:t>callbackRatio 和 callbackSpread 必须传入其中一个，且只能传入一个。</w:t>
            </w:r>
            <w:r>
              <w:rPr>
                <w:rFonts w:hint="default"/>
                <w:lang w:val="en-US" w:eastAsia="zh-CN"/>
              </w:rPr>
              <w:br w:type="textWrapping"/>
            </w:r>
            <w:r>
              <w:rPr>
                <w:rFonts w:hint="default"/>
                <w:lang w:val="en-US" w:eastAsia="zh-CN"/>
              </w:rPr>
              <w:t>仅适用于 ordType = move_order_stop</w:t>
            </w:r>
          </w:p>
        </w:tc>
      </w:tr>
      <w:tr w14:paraId="64BB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68531C">
            <w:pPr>
              <w:bidi w:val="0"/>
              <w:rPr>
                <w:rFonts w:hint="default"/>
              </w:rPr>
            </w:pPr>
            <w:r>
              <w:rPr>
                <w:rFonts w:hint="default"/>
                <w:lang w:val="en-US" w:eastAsia="zh-CN"/>
              </w:rPr>
              <w:t>&gt; 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FCC0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354B2A">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DC56F9">
            <w:pPr>
              <w:bidi w:val="0"/>
              <w:rPr>
                <w:rFonts w:hint="default"/>
              </w:rPr>
            </w:pPr>
            <w:r>
              <w:rPr>
                <w:rFonts w:hint="default"/>
                <w:lang w:val="en-US" w:eastAsia="zh-CN"/>
              </w:rPr>
              <w:t>回调幅度的价距。</w:t>
            </w:r>
            <w:r>
              <w:rPr>
                <w:rFonts w:hint="default"/>
                <w:lang w:val="en-US" w:eastAsia="zh-CN"/>
              </w:rPr>
              <w:br w:type="textWrapping"/>
            </w:r>
            <w:r>
              <w:rPr>
                <w:rFonts w:hint="default"/>
                <w:lang w:val="en-US" w:eastAsia="zh-CN"/>
              </w:rPr>
              <w:t>callbackRatio 和 callbackSpread 必须传入其中一个，且只能传入一个。</w:t>
            </w:r>
            <w:r>
              <w:rPr>
                <w:rFonts w:hint="default"/>
                <w:lang w:val="en-US" w:eastAsia="zh-CN"/>
              </w:rPr>
              <w:br w:type="textWrapping"/>
            </w:r>
            <w:r>
              <w:rPr>
                <w:rFonts w:hint="default"/>
                <w:lang w:val="en-US" w:eastAsia="zh-CN"/>
              </w:rPr>
              <w:t>仅适用于 ordType = move_order_stop</w:t>
            </w:r>
          </w:p>
        </w:tc>
      </w:tr>
      <w:tr w14:paraId="0369EE6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72B615">
            <w:pPr>
              <w:bidi w:val="0"/>
              <w:rPr>
                <w:rFonts w:hint="default"/>
              </w:rPr>
            </w:pPr>
            <w:r>
              <w:rPr>
                <w:rFonts w:hint="default"/>
                <w:lang w:val="en-US" w:eastAsia="zh-CN"/>
              </w:rPr>
              <w:t>&gt; activePx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771BF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0A69C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A79845">
            <w:pPr>
              <w:bidi w:val="0"/>
              <w:rPr>
                <w:rFonts w:hint="default"/>
              </w:rPr>
            </w:pPr>
            <w:r>
              <w:rPr>
                <w:rFonts w:hint="default"/>
                <w:lang w:val="en-US" w:eastAsia="zh-CN"/>
              </w:rPr>
              <w:t>激活价格。</w:t>
            </w:r>
            <w:r>
              <w:rPr>
                <w:rFonts w:hint="default"/>
                <w:lang w:val="en-US" w:eastAsia="zh-CN"/>
              </w:rPr>
              <w:br w:type="textWrapping"/>
            </w:r>
            <w:r>
              <w:rPr>
                <w:rFonts w:hint="default"/>
                <w:lang w:val="en-US" w:eastAsia="zh-CN"/>
              </w:rPr>
              <w:t>激活价格是移动止盈止损的激活条件，当市场最新成交价达到或超过激活价格，委托被激活。激活后系统开始计算止盈止损的实际触发价格。如果不填写激活价格，即下单后就被激活。</w:t>
            </w:r>
            <w:r>
              <w:rPr>
                <w:rFonts w:hint="default"/>
                <w:lang w:val="en-US" w:eastAsia="zh-CN"/>
              </w:rPr>
              <w:br w:type="textWrapping"/>
            </w:r>
            <w:r>
              <w:rPr>
                <w:rFonts w:hint="default"/>
                <w:lang w:val="en-US" w:eastAsia="zh-CN"/>
              </w:rPr>
              <w:t>仅适用于 ordType = move_order_stop</w:t>
            </w:r>
          </w:p>
        </w:tc>
      </w:tr>
    </w:tbl>
    <w:p w14:paraId="7F73B8A2">
      <w:pPr>
        <w:bidi w:val="0"/>
      </w:pPr>
      <w:r>
        <w:rPr>
          <w:rFonts w:hint="default"/>
        </w:rPr>
        <w:t>返回结果</w:t>
      </w:r>
    </w:p>
    <w:p w14:paraId="30BA4E8B">
      <w:pPr>
        <w:bidi w:val="0"/>
        <w:rPr>
          <w:rFonts w:hint="default"/>
        </w:rPr>
      </w:pPr>
      <w:r>
        <w:rPr>
          <w:rFonts w:hint="default"/>
        </w:rPr>
        <w:t>{</w:t>
      </w:r>
    </w:p>
    <w:p w14:paraId="5322F45E">
      <w:pPr>
        <w:bidi w:val="0"/>
        <w:rPr>
          <w:rFonts w:hint="default"/>
        </w:rPr>
      </w:pPr>
      <w:r>
        <w:rPr>
          <w:rFonts w:hint="default"/>
        </w:rPr>
        <w:t xml:space="preserve">    "code": "0",</w:t>
      </w:r>
    </w:p>
    <w:p w14:paraId="5A163378">
      <w:pPr>
        <w:bidi w:val="0"/>
        <w:rPr>
          <w:rFonts w:hint="default"/>
        </w:rPr>
      </w:pPr>
      <w:r>
        <w:rPr>
          <w:rFonts w:hint="default"/>
        </w:rPr>
        <w:t xml:space="preserve">    "data": [</w:t>
      </w:r>
    </w:p>
    <w:p w14:paraId="11B58EEF">
      <w:pPr>
        <w:bidi w:val="0"/>
        <w:rPr>
          <w:rFonts w:hint="default"/>
        </w:rPr>
      </w:pPr>
      <w:r>
        <w:rPr>
          <w:rFonts w:hint="default"/>
        </w:rPr>
        <w:t xml:space="preserve">        {</w:t>
      </w:r>
    </w:p>
    <w:p w14:paraId="222A2605">
      <w:pPr>
        <w:bidi w:val="0"/>
        <w:rPr>
          <w:rFonts w:hint="default"/>
        </w:rPr>
      </w:pPr>
      <w:r>
        <w:rPr>
          <w:rFonts w:hint="default"/>
        </w:rPr>
        <w:t xml:space="preserve">            "adjEq": "41.94347460746277",</w:t>
      </w:r>
    </w:p>
    <w:p w14:paraId="7690A061">
      <w:pPr>
        <w:bidi w:val="0"/>
        <w:rPr>
          <w:rFonts w:hint="default"/>
        </w:rPr>
      </w:pPr>
      <w:r>
        <w:rPr>
          <w:rFonts w:hint="default"/>
        </w:rPr>
        <w:t xml:space="preserve">            "adjEqChg": "-226.05616481626",</w:t>
      </w:r>
    </w:p>
    <w:p w14:paraId="2B91FE19">
      <w:pPr>
        <w:bidi w:val="0"/>
        <w:rPr>
          <w:rFonts w:hint="default"/>
        </w:rPr>
      </w:pPr>
      <w:r>
        <w:rPr>
          <w:rFonts w:hint="default"/>
        </w:rPr>
        <w:t xml:space="preserve">            "availBal": "0",</w:t>
      </w:r>
    </w:p>
    <w:p w14:paraId="43A801C0">
      <w:pPr>
        <w:bidi w:val="0"/>
        <w:rPr>
          <w:rFonts w:hint="default"/>
        </w:rPr>
      </w:pPr>
      <w:r>
        <w:rPr>
          <w:rFonts w:hint="default"/>
        </w:rPr>
        <w:t xml:space="preserve">            "availBalChg": "0",</w:t>
      </w:r>
    </w:p>
    <w:p w14:paraId="6CD928A3">
      <w:pPr>
        <w:bidi w:val="0"/>
        <w:rPr>
          <w:rFonts w:hint="default"/>
        </w:rPr>
      </w:pPr>
      <w:r>
        <w:rPr>
          <w:rFonts w:hint="default"/>
        </w:rPr>
        <w:t xml:space="preserve">            "imr": "0",</w:t>
      </w:r>
    </w:p>
    <w:p w14:paraId="663B8A49">
      <w:pPr>
        <w:bidi w:val="0"/>
        <w:rPr>
          <w:rFonts w:hint="default"/>
        </w:rPr>
      </w:pPr>
      <w:r>
        <w:rPr>
          <w:rFonts w:hint="default"/>
        </w:rPr>
        <w:t xml:space="preserve">            "imrChg": "57.74709688430927",</w:t>
      </w:r>
    </w:p>
    <w:p w14:paraId="1752CE7C">
      <w:pPr>
        <w:bidi w:val="0"/>
        <w:rPr>
          <w:rFonts w:hint="default"/>
        </w:rPr>
      </w:pPr>
      <w:r>
        <w:rPr>
          <w:rFonts w:hint="default"/>
        </w:rPr>
        <w:t xml:space="preserve">            "liab": "0",</w:t>
      </w:r>
    </w:p>
    <w:p w14:paraId="730FB1FF">
      <w:pPr>
        <w:bidi w:val="0"/>
        <w:rPr>
          <w:rFonts w:hint="default"/>
        </w:rPr>
      </w:pPr>
      <w:r>
        <w:rPr>
          <w:rFonts w:hint="default"/>
        </w:rPr>
        <w:t xml:space="preserve">            "liabChg": "0",</w:t>
      </w:r>
    </w:p>
    <w:p w14:paraId="06CE50CB">
      <w:pPr>
        <w:bidi w:val="0"/>
        <w:rPr>
          <w:rFonts w:hint="default"/>
        </w:rPr>
      </w:pPr>
      <w:r>
        <w:rPr>
          <w:rFonts w:hint="default"/>
        </w:rPr>
        <w:t xml:space="preserve">            "liabChgCcy": "",</w:t>
      </w:r>
    </w:p>
    <w:p w14:paraId="1FBF25FD">
      <w:pPr>
        <w:bidi w:val="0"/>
        <w:rPr>
          <w:rFonts w:hint="default"/>
        </w:rPr>
      </w:pPr>
      <w:r>
        <w:rPr>
          <w:rFonts w:hint="default"/>
        </w:rPr>
        <w:t xml:space="preserve">            "liqPx": "6764.8556232031115",</w:t>
      </w:r>
    </w:p>
    <w:p w14:paraId="0148DB5F">
      <w:pPr>
        <w:bidi w:val="0"/>
        <w:rPr>
          <w:rFonts w:hint="default"/>
        </w:rPr>
      </w:pPr>
      <w:r>
        <w:rPr>
          <w:rFonts w:hint="default"/>
        </w:rPr>
        <w:t xml:space="preserve">            "liqPxDiff": "-57693.044376796888536773622035980224609375",</w:t>
      </w:r>
    </w:p>
    <w:p w14:paraId="79F691A4">
      <w:pPr>
        <w:bidi w:val="0"/>
        <w:rPr>
          <w:rFonts w:hint="default"/>
        </w:rPr>
      </w:pPr>
      <w:r>
        <w:rPr>
          <w:rFonts w:hint="default"/>
        </w:rPr>
        <w:t xml:space="preserve">            "liqPxDiffRatio": "-0.8950500152315991",</w:t>
      </w:r>
    </w:p>
    <w:p w14:paraId="7A050F33">
      <w:pPr>
        <w:bidi w:val="0"/>
        <w:rPr>
          <w:rFonts w:hint="default"/>
        </w:rPr>
      </w:pPr>
      <w:r>
        <w:rPr>
          <w:rFonts w:hint="default"/>
        </w:rPr>
        <w:t xml:space="preserve">            "mgnRatio": "0",</w:t>
      </w:r>
    </w:p>
    <w:p w14:paraId="09B841FD">
      <w:pPr>
        <w:bidi w:val="0"/>
        <w:rPr>
          <w:rFonts w:hint="default"/>
        </w:rPr>
      </w:pPr>
      <w:r>
        <w:rPr>
          <w:rFonts w:hint="default"/>
        </w:rPr>
        <w:t xml:space="preserve">            "mgnRatioChg": "0",</w:t>
      </w:r>
    </w:p>
    <w:p w14:paraId="4682178F">
      <w:pPr>
        <w:bidi w:val="0"/>
        <w:rPr>
          <w:rFonts w:hint="default"/>
        </w:rPr>
      </w:pPr>
      <w:r>
        <w:rPr>
          <w:rFonts w:hint="default"/>
        </w:rPr>
        <w:t xml:space="preserve">            "mmr": "0",</w:t>
      </w:r>
    </w:p>
    <w:p w14:paraId="5D748B7A">
      <w:pPr>
        <w:bidi w:val="0"/>
        <w:rPr>
          <w:rFonts w:hint="default"/>
        </w:rPr>
      </w:pPr>
      <w:r>
        <w:rPr>
          <w:rFonts w:hint="default"/>
        </w:rPr>
        <w:t xml:space="preserve">            "mmrChg": "0",</w:t>
      </w:r>
    </w:p>
    <w:p w14:paraId="2D6C9F31">
      <w:pPr>
        <w:bidi w:val="0"/>
        <w:rPr>
          <w:rFonts w:hint="default"/>
        </w:rPr>
      </w:pPr>
      <w:r>
        <w:rPr>
          <w:rFonts w:hint="default"/>
        </w:rPr>
        <w:t xml:space="preserve">            "posBal": "",</w:t>
      </w:r>
    </w:p>
    <w:p w14:paraId="5F6059D5">
      <w:pPr>
        <w:bidi w:val="0"/>
        <w:rPr>
          <w:rFonts w:hint="default"/>
        </w:rPr>
      </w:pPr>
      <w:r>
        <w:rPr>
          <w:rFonts w:hint="default"/>
        </w:rPr>
        <w:t xml:space="preserve">            "posBalChg": "",</w:t>
      </w:r>
    </w:p>
    <w:p w14:paraId="71A2DF3F">
      <w:pPr>
        <w:bidi w:val="0"/>
        <w:rPr>
          <w:rFonts w:hint="default"/>
        </w:rPr>
      </w:pPr>
      <w:r>
        <w:rPr>
          <w:rFonts w:hint="default"/>
        </w:rPr>
        <w:t xml:space="preserve">            "type": ""</w:t>
      </w:r>
    </w:p>
    <w:p w14:paraId="2F19E9D1">
      <w:pPr>
        <w:bidi w:val="0"/>
        <w:rPr>
          <w:rFonts w:hint="default"/>
        </w:rPr>
      </w:pPr>
      <w:r>
        <w:rPr>
          <w:rFonts w:hint="default"/>
        </w:rPr>
        <w:t xml:space="preserve">        }</w:t>
      </w:r>
    </w:p>
    <w:p w14:paraId="768E2376">
      <w:pPr>
        <w:bidi w:val="0"/>
        <w:rPr>
          <w:rFonts w:hint="default"/>
        </w:rPr>
      </w:pPr>
      <w:r>
        <w:rPr>
          <w:rFonts w:hint="default"/>
        </w:rPr>
        <w:t xml:space="preserve">    ],</w:t>
      </w:r>
    </w:p>
    <w:p w14:paraId="0983A796">
      <w:pPr>
        <w:bidi w:val="0"/>
        <w:rPr>
          <w:rFonts w:hint="default"/>
        </w:rPr>
      </w:pPr>
      <w:r>
        <w:rPr>
          <w:rFonts w:hint="default"/>
        </w:rPr>
        <w:t xml:space="preserve">    "msg": ""}</w:t>
      </w:r>
    </w:p>
    <w:p w14:paraId="548AF279">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92"/>
        <w:gridCol w:w="738"/>
        <w:gridCol w:w="6416"/>
      </w:tblGrid>
      <w:tr w14:paraId="47142BB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AC00451">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2F92FF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2C3E69F">
            <w:pPr>
              <w:bidi w:val="0"/>
              <w:rPr>
                <w:rFonts w:hint="default"/>
              </w:rPr>
            </w:pPr>
            <w:r>
              <w:rPr>
                <w:rFonts w:hint="default"/>
                <w:lang w:val="en-US" w:eastAsia="zh-CN"/>
              </w:rPr>
              <w:t>描述</w:t>
            </w:r>
          </w:p>
        </w:tc>
      </w:tr>
      <w:tr w14:paraId="64E34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8192B2">
            <w:pPr>
              <w:bidi w:val="0"/>
              <w:rPr>
                <w:rFonts w:hint="default"/>
              </w:rPr>
            </w:pPr>
            <w:r>
              <w:rPr>
                <w:rFonts w:hint="default"/>
                <w:lang w:val="en-US" w:eastAsia="zh-CN"/>
              </w:rPr>
              <w:t>adjEq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E44B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E10FBC">
            <w:pPr>
              <w:bidi w:val="0"/>
              <w:rPr>
                <w:rFonts w:hint="default"/>
              </w:rPr>
            </w:pPr>
            <w:r>
              <w:rPr>
                <w:rFonts w:hint="default"/>
                <w:lang w:val="en-US" w:eastAsia="zh-CN"/>
              </w:rPr>
              <w:t>当前美金层面有效保证金</w:t>
            </w:r>
          </w:p>
        </w:tc>
      </w:tr>
      <w:tr w14:paraId="01CCF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89D36B">
            <w:pPr>
              <w:bidi w:val="0"/>
              <w:rPr>
                <w:rFonts w:hint="default"/>
              </w:rPr>
            </w:pPr>
            <w:r>
              <w:rPr>
                <w:rFonts w:hint="default"/>
                <w:lang w:val="en-US" w:eastAsia="zh-CN"/>
              </w:rPr>
              <w:t>adjEqChg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D1D22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6221BB">
            <w:pPr>
              <w:bidi w:val="0"/>
              <w:rPr>
                <w:rFonts w:hint="default"/>
              </w:rPr>
            </w:pPr>
            <w:r>
              <w:rPr>
                <w:rFonts w:hint="default"/>
                <w:lang w:val="en-US" w:eastAsia="zh-CN"/>
              </w:rPr>
              <w:t>下单后，美金层面有效保证金的变动数量</w:t>
            </w:r>
          </w:p>
        </w:tc>
      </w:tr>
      <w:tr w14:paraId="1AB9F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1AD776">
            <w:pPr>
              <w:bidi w:val="0"/>
              <w:rPr>
                <w:rFonts w:hint="default"/>
              </w:rPr>
            </w:pPr>
            <w:r>
              <w:rPr>
                <w:rFonts w:hint="default"/>
                <w:lang w:val="en-US" w:eastAsia="zh-CN"/>
              </w:rPr>
              <w:t>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D18C1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A39F7B">
            <w:pPr>
              <w:bidi w:val="0"/>
              <w:rPr>
                <w:rFonts w:hint="default"/>
              </w:rPr>
            </w:pPr>
            <w:r>
              <w:rPr>
                <w:rFonts w:hint="default"/>
                <w:lang w:val="en-US" w:eastAsia="zh-CN"/>
              </w:rPr>
              <w:t>当前美金层面占用保证金</w:t>
            </w:r>
          </w:p>
        </w:tc>
      </w:tr>
      <w:tr w14:paraId="5E7E2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EC5AF2">
            <w:pPr>
              <w:bidi w:val="0"/>
              <w:rPr>
                <w:rFonts w:hint="default"/>
              </w:rPr>
            </w:pPr>
            <w:r>
              <w:rPr>
                <w:rFonts w:hint="default"/>
                <w:lang w:val="en-US" w:eastAsia="zh-CN"/>
              </w:rPr>
              <w:t>imrChg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E0639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5EE9B2">
            <w:pPr>
              <w:bidi w:val="0"/>
              <w:rPr>
                <w:rFonts w:hint="default"/>
              </w:rPr>
            </w:pPr>
            <w:r>
              <w:rPr>
                <w:rFonts w:hint="default"/>
                <w:lang w:val="en-US" w:eastAsia="zh-CN"/>
              </w:rPr>
              <w:t>下单后，美金层面占用保证金的变动数量</w:t>
            </w:r>
          </w:p>
        </w:tc>
      </w:tr>
      <w:tr w14:paraId="574B4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DD935D">
            <w:pPr>
              <w:bidi w:val="0"/>
              <w:rPr>
                <w:rFonts w:hint="default"/>
              </w:rPr>
            </w:pPr>
            <w:r>
              <w:rPr>
                <w:rFonts w:hint="default"/>
                <w:lang w:val="en-US" w:eastAsia="zh-CN"/>
              </w:rPr>
              <w:t>mmr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50901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748179">
            <w:pPr>
              <w:bidi w:val="0"/>
              <w:rPr>
                <w:rFonts w:hint="default"/>
              </w:rPr>
            </w:pPr>
            <w:r>
              <w:rPr>
                <w:rFonts w:hint="default"/>
                <w:lang w:val="en-US" w:eastAsia="zh-CN"/>
              </w:rPr>
              <w:t>当前美金层面维持保证金</w:t>
            </w:r>
          </w:p>
        </w:tc>
      </w:tr>
      <w:tr w14:paraId="4C594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6786C0">
            <w:pPr>
              <w:bidi w:val="0"/>
              <w:rPr>
                <w:rFonts w:hint="default"/>
              </w:rPr>
            </w:pPr>
            <w:r>
              <w:rPr>
                <w:rFonts w:hint="default"/>
                <w:lang w:val="en-US" w:eastAsia="zh-CN"/>
              </w:rPr>
              <w:t>mmrChg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35F3D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730C20">
            <w:pPr>
              <w:bidi w:val="0"/>
              <w:rPr>
                <w:rFonts w:hint="default"/>
              </w:rPr>
            </w:pPr>
            <w:r>
              <w:rPr>
                <w:rFonts w:hint="default"/>
                <w:lang w:val="en-US" w:eastAsia="zh-CN"/>
              </w:rPr>
              <w:t>下单后，美金层面维持保证金的变动数量</w:t>
            </w:r>
          </w:p>
        </w:tc>
      </w:tr>
      <w:tr w14:paraId="69C58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8CDA02">
            <w:pPr>
              <w:bidi w:val="0"/>
              <w:rPr>
                <w:rFonts w:hint="default"/>
              </w:rPr>
            </w:pPr>
            <w:r>
              <w:rPr>
                <w:rFonts w:hint="default"/>
                <w:lang w:val="en-US" w:eastAsia="zh-CN"/>
              </w:rPr>
              <w:t>mgnRatio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B448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65949B">
            <w:pPr>
              <w:bidi w:val="0"/>
              <w:rPr>
                <w:rFonts w:hint="default"/>
              </w:rPr>
            </w:pPr>
            <w:r>
              <w:rPr>
                <w:rFonts w:hint="default"/>
                <w:lang w:val="en-US" w:eastAsia="zh-CN"/>
              </w:rPr>
              <w:t>当前美金层面维持保证金率</w:t>
            </w:r>
          </w:p>
        </w:tc>
      </w:tr>
      <w:tr w14:paraId="16CE7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D7C7E7">
            <w:pPr>
              <w:bidi w:val="0"/>
              <w:rPr>
                <w:rFonts w:hint="default"/>
              </w:rPr>
            </w:pPr>
            <w:r>
              <w:rPr>
                <w:rFonts w:hint="default"/>
                <w:lang w:val="en-US" w:eastAsia="zh-CN"/>
              </w:rPr>
              <w:t>mgnRatioChg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78622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24AE78">
            <w:pPr>
              <w:bidi w:val="0"/>
              <w:rPr>
                <w:rFonts w:hint="default"/>
              </w:rPr>
            </w:pPr>
            <w:r>
              <w:rPr>
                <w:rFonts w:hint="default"/>
                <w:lang w:val="en-US" w:eastAsia="zh-CN"/>
              </w:rPr>
              <w:t>下单后，美金层面维持保证金率的变动数量</w:t>
            </w:r>
          </w:p>
        </w:tc>
      </w:tr>
      <w:tr w14:paraId="1A83A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0AD029">
            <w:pPr>
              <w:bidi w:val="0"/>
              <w:rPr>
                <w:rFonts w:hint="default"/>
              </w:rPr>
            </w:pPr>
            <w:r>
              <w:rPr>
                <w:rFonts w:hint="default"/>
                <w:lang w:val="en-US" w:eastAsia="zh-CN"/>
              </w:rPr>
              <w:t>availBal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AB55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379F56">
            <w:pPr>
              <w:bidi w:val="0"/>
              <w:rPr>
                <w:rFonts w:hint="default"/>
              </w:rPr>
            </w:pPr>
            <w:r>
              <w:rPr>
                <w:rFonts w:hint="default"/>
                <w:lang w:val="en-US" w:eastAsia="zh-CN"/>
              </w:rPr>
              <w:t>当前币种可用余额，仅适用于关闭自动借币时</w:t>
            </w:r>
          </w:p>
        </w:tc>
      </w:tr>
      <w:tr w14:paraId="4E08E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BA466D">
            <w:pPr>
              <w:bidi w:val="0"/>
              <w:rPr>
                <w:rFonts w:hint="default"/>
              </w:rPr>
            </w:pPr>
            <w:r>
              <w:rPr>
                <w:rFonts w:hint="default"/>
                <w:lang w:val="en-US" w:eastAsia="zh-CN"/>
              </w:rPr>
              <w:t>availBalChg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C1EBD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A39994">
            <w:pPr>
              <w:bidi w:val="0"/>
              <w:rPr>
                <w:rFonts w:hint="default"/>
              </w:rPr>
            </w:pPr>
            <w:r>
              <w:rPr>
                <w:rFonts w:hint="default"/>
                <w:lang w:val="en-US" w:eastAsia="zh-CN"/>
              </w:rPr>
              <w:t>下单后，币种可用余额的变动数量，仅适用于关闭自动借币时</w:t>
            </w:r>
          </w:p>
        </w:tc>
      </w:tr>
      <w:tr w14:paraId="0FD71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10E5E7">
            <w:pPr>
              <w:bidi w:val="0"/>
              <w:rPr>
                <w:rFonts w:hint="default"/>
              </w:rPr>
            </w:pPr>
            <w:r>
              <w:rPr>
                <w:rFonts w:hint="default"/>
                <w:lang w:val="en-US" w:eastAsia="zh-CN"/>
              </w:rPr>
              <w:t>liqPx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D050D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447519">
            <w:pPr>
              <w:bidi w:val="0"/>
              <w:rPr>
                <w:rFonts w:hint="default"/>
              </w:rPr>
            </w:pPr>
            <w:r>
              <w:rPr>
                <w:rFonts w:hint="default"/>
                <w:lang w:val="en-US" w:eastAsia="zh-CN"/>
              </w:rPr>
              <w:t>当前预估强平价</w:t>
            </w:r>
          </w:p>
        </w:tc>
      </w:tr>
      <w:tr w14:paraId="7D44B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20A8C0">
            <w:pPr>
              <w:bidi w:val="0"/>
              <w:rPr>
                <w:rFonts w:hint="default"/>
              </w:rPr>
            </w:pPr>
            <w:r>
              <w:rPr>
                <w:rFonts w:hint="default"/>
                <w:lang w:val="en-US" w:eastAsia="zh-CN"/>
              </w:rPr>
              <w:t>liqPxDiff</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409D4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7F3E1A">
            <w:pPr>
              <w:bidi w:val="0"/>
              <w:rPr>
                <w:rFonts w:hint="default"/>
              </w:rPr>
            </w:pPr>
            <w:r>
              <w:rPr>
                <w:rFonts w:hint="default"/>
                <w:lang w:val="en-US" w:eastAsia="zh-CN"/>
              </w:rPr>
              <w:t>下单后，预估强平价与标记价格的差距</w:t>
            </w:r>
          </w:p>
        </w:tc>
      </w:tr>
      <w:tr w14:paraId="33845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E0C304">
            <w:pPr>
              <w:bidi w:val="0"/>
              <w:rPr>
                <w:rFonts w:hint="default"/>
              </w:rPr>
            </w:pPr>
            <w:r>
              <w:rPr>
                <w:rFonts w:hint="default"/>
                <w:lang w:val="en-US" w:eastAsia="zh-CN"/>
              </w:rPr>
              <w:t>liqPxDiffRatio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F423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AB54E5">
            <w:pPr>
              <w:bidi w:val="0"/>
              <w:rPr>
                <w:rFonts w:hint="default"/>
              </w:rPr>
            </w:pPr>
            <w:r>
              <w:rPr>
                <w:rFonts w:hint="default"/>
                <w:lang w:val="en-US" w:eastAsia="zh-CN"/>
              </w:rPr>
              <w:t>下单后，预估强平价与标记价格的差距比率</w:t>
            </w:r>
          </w:p>
        </w:tc>
      </w:tr>
      <w:tr w14:paraId="3211B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5EA2AA">
            <w:pPr>
              <w:bidi w:val="0"/>
              <w:rPr>
                <w:rFonts w:hint="default"/>
              </w:rPr>
            </w:pPr>
            <w:r>
              <w:rPr>
                <w:rFonts w:hint="default"/>
                <w:lang w:val="en-US" w:eastAsia="zh-CN"/>
              </w:rPr>
              <w:t>posBal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01C0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DF7E5C">
            <w:pPr>
              <w:bidi w:val="0"/>
              <w:rPr>
                <w:rFonts w:hint="default"/>
              </w:rPr>
            </w:pPr>
            <w:r>
              <w:rPr>
                <w:rFonts w:hint="default"/>
                <w:lang w:val="en-US" w:eastAsia="zh-CN"/>
              </w:rPr>
              <w:t>当前杠杆逐仓仓位正资产，仅适用于逐仓杠杆</w:t>
            </w:r>
          </w:p>
        </w:tc>
      </w:tr>
      <w:tr w14:paraId="16FC1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E0AE5E">
            <w:pPr>
              <w:bidi w:val="0"/>
              <w:rPr>
                <w:rFonts w:hint="default"/>
              </w:rPr>
            </w:pPr>
            <w:r>
              <w:rPr>
                <w:rFonts w:hint="default"/>
                <w:lang w:val="en-US" w:eastAsia="zh-CN"/>
              </w:rPr>
              <w:t>posBalChg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4894F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5A0205">
            <w:pPr>
              <w:bidi w:val="0"/>
              <w:rPr>
                <w:rFonts w:hint="default"/>
              </w:rPr>
            </w:pPr>
            <w:r>
              <w:rPr>
                <w:rFonts w:hint="default"/>
                <w:lang w:val="en-US" w:eastAsia="zh-CN"/>
              </w:rPr>
              <w:t>下单后，杠杆逐仓仓位正资产的变动数量，仅适用于逐仓杠杆</w:t>
            </w:r>
          </w:p>
        </w:tc>
      </w:tr>
      <w:tr w14:paraId="00491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45CAF2">
            <w:pPr>
              <w:bidi w:val="0"/>
              <w:rPr>
                <w:rFonts w:hint="default"/>
              </w:rPr>
            </w:pPr>
            <w:r>
              <w:rPr>
                <w:rFonts w:hint="default"/>
                <w:lang w:val="en-US" w:eastAsia="zh-CN"/>
              </w:rPr>
              <w:t>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0A40C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62E442">
            <w:pPr>
              <w:bidi w:val="0"/>
              <w:rPr>
                <w:rFonts w:hint="default"/>
              </w:rPr>
            </w:pPr>
            <w:r>
              <w:rPr>
                <w:rFonts w:hint="default"/>
                <w:lang w:val="en-US" w:eastAsia="zh-CN"/>
              </w:rPr>
              <w:t>当前负债</w:t>
            </w:r>
            <w:r>
              <w:rPr>
                <w:rFonts w:hint="default"/>
                <w:lang w:val="en-US" w:eastAsia="zh-CN"/>
              </w:rPr>
              <w:br w:type="textWrapping"/>
            </w:r>
            <w:r>
              <w:rPr>
                <w:rFonts w:hint="default"/>
                <w:lang w:val="en-US" w:eastAsia="zh-CN"/>
              </w:rPr>
              <w:t>如果是全仓，对应全仓负债，如果是逐仓，对应逐仓负债</w:t>
            </w:r>
          </w:p>
        </w:tc>
      </w:tr>
      <w:tr w14:paraId="3D178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3B039E">
            <w:pPr>
              <w:bidi w:val="0"/>
              <w:rPr>
                <w:rFonts w:hint="default"/>
              </w:rPr>
            </w:pPr>
            <w:r>
              <w:rPr>
                <w:rFonts w:hint="default"/>
                <w:lang w:val="en-US" w:eastAsia="zh-CN"/>
              </w:rPr>
              <w:t>liabChg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CA0EC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610D39">
            <w:pPr>
              <w:bidi w:val="0"/>
              <w:rPr>
                <w:rFonts w:hint="default"/>
              </w:rPr>
            </w:pPr>
            <w:r>
              <w:rPr>
                <w:rFonts w:hint="default"/>
                <w:lang w:val="en-US" w:eastAsia="zh-CN"/>
              </w:rPr>
              <w:t>下单后，当前负债的变动数量</w:t>
            </w:r>
            <w:r>
              <w:rPr>
                <w:rFonts w:hint="default"/>
                <w:lang w:val="en-US" w:eastAsia="zh-CN"/>
              </w:rPr>
              <w:br w:type="textWrapping"/>
            </w:r>
            <w:r>
              <w:rPr>
                <w:rFonts w:hint="default"/>
                <w:lang w:val="en-US" w:eastAsia="zh-CN"/>
              </w:rPr>
              <w:t>如果是全仓，对应全仓负债，如果是逐仓，对应逐仓负债</w:t>
            </w:r>
          </w:p>
        </w:tc>
      </w:tr>
      <w:tr w14:paraId="3519E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935998">
            <w:pPr>
              <w:bidi w:val="0"/>
              <w:rPr>
                <w:rFonts w:hint="default"/>
              </w:rPr>
            </w:pPr>
            <w:r>
              <w:rPr>
                <w:rFonts w:hint="default"/>
                <w:lang w:val="en-US" w:eastAsia="zh-CN"/>
              </w:rPr>
              <w:t>liabChgCcy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97FD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27DB37">
            <w:pPr>
              <w:bidi w:val="0"/>
              <w:rPr>
                <w:rFonts w:hint="default"/>
              </w:rPr>
            </w:pPr>
            <w:r>
              <w:rPr>
                <w:rFonts w:hint="default"/>
                <w:lang w:val="en-US" w:eastAsia="zh-CN"/>
              </w:rPr>
              <w:t>下单后，当前负债变动数量的单位</w:t>
            </w:r>
            <w:r>
              <w:rPr>
                <w:rFonts w:hint="default"/>
                <w:lang w:val="en-US" w:eastAsia="zh-CN"/>
              </w:rPr>
              <w:br w:type="textWrapping"/>
            </w:r>
            <w:r>
              <w:rPr>
                <w:rFonts w:hint="default"/>
                <w:lang w:val="en-US" w:eastAsia="zh-CN"/>
              </w:rPr>
              <w:t>仅适用于全仓，开启自动借币时</w:t>
            </w:r>
          </w:p>
        </w:tc>
      </w:tr>
      <w:tr w14:paraId="2CAFE52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A21048">
            <w:pPr>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38AC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1AB674">
            <w:pPr>
              <w:bidi w:val="0"/>
              <w:rPr>
                <w:rFonts w:hint="default"/>
              </w:rPr>
            </w:pPr>
            <w:r>
              <w:rPr>
                <w:rFonts w:hint="default"/>
                <w:lang w:val="en-US" w:eastAsia="zh-CN"/>
              </w:rPr>
              <w:t>仓位正资产(posBal)的单位类型，仅适用于杠杆逐仓，用来确定posBal的单位</w:t>
            </w:r>
            <w:r>
              <w:rPr>
                <w:rFonts w:hint="default"/>
                <w:lang w:val="en-US" w:eastAsia="zh-CN"/>
              </w:rPr>
              <w:br w:type="textWrapping"/>
            </w:r>
            <w:r>
              <w:rPr>
                <w:rFonts w:hint="default"/>
                <w:lang w:val="en-US" w:eastAsia="zh-CN"/>
              </w:rPr>
              <w:t>1:下单前后都是交易货币</w:t>
            </w:r>
            <w:r>
              <w:rPr>
                <w:rFonts w:hint="default"/>
                <w:lang w:val="en-US" w:eastAsia="zh-CN"/>
              </w:rPr>
              <w:br w:type="textWrapping"/>
            </w:r>
            <w:r>
              <w:rPr>
                <w:rFonts w:hint="default"/>
                <w:lang w:val="en-US" w:eastAsia="zh-CN"/>
              </w:rPr>
              <w:t>2:下单前是交易货币，下单后是计价货币</w:t>
            </w:r>
            <w:r>
              <w:rPr>
                <w:rFonts w:hint="default"/>
                <w:lang w:val="en-US" w:eastAsia="zh-CN"/>
              </w:rPr>
              <w:br w:type="textWrapping"/>
            </w:r>
            <w:r>
              <w:rPr>
                <w:rFonts w:hint="default"/>
                <w:lang w:val="en-US" w:eastAsia="zh-CN"/>
              </w:rPr>
              <w:t>3:下单前是计价货币，下单后是交易货币</w:t>
            </w:r>
            <w:r>
              <w:rPr>
                <w:rFonts w:hint="default"/>
                <w:lang w:val="en-US" w:eastAsia="zh-CN"/>
              </w:rPr>
              <w:br w:type="textWrapping"/>
            </w:r>
            <w:r>
              <w:rPr>
                <w:rFonts w:hint="default"/>
                <w:lang w:val="en-US" w:eastAsia="zh-CN"/>
              </w:rPr>
              <w:t>4:下单前后都是计价货币</w:t>
            </w:r>
          </w:p>
        </w:tc>
      </w:tr>
    </w:tbl>
    <w:p w14:paraId="27CFC511">
      <w:pPr>
        <w:bidi w:val="0"/>
        <w:rPr>
          <w:rFonts w:hint="default"/>
        </w:rPr>
      </w:pPr>
      <w:r>
        <w:rPr>
          <w:rFonts w:hint="default"/>
        </w:rPr>
        <w:t>WS / 订单频道</w:t>
      </w:r>
    </w:p>
    <w:p w14:paraId="134C619C">
      <w:pPr>
        <w:bidi w:val="0"/>
        <w:rPr>
          <w:rFonts w:hint="default"/>
        </w:rPr>
      </w:pPr>
      <w:r>
        <w:rPr>
          <w:rFonts w:hint="default"/>
        </w:rPr>
        <w:t>获取订单信息，首次订阅不推送，只有当下单、订单变更时，推送数据</w:t>
      </w:r>
      <w:r>
        <w:rPr>
          <w:rFonts w:hint="default"/>
        </w:rPr>
        <w:br w:type="textWrapping"/>
      </w:r>
      <w:r>
        <w:rPr>
          <w:rFonts w:hint="default"/>
        </w:rPr>
        <w:t>该频道的并发连接受到如下规则限制：</w:t>
      </w:r>
      <w:r>
        <w:rPr>
          <w:rFonts w:hint="default"/>
        </w:rPr>
        <w:fldChar w:fldCharType="begin"/>
      </w:r>
      <w:r>
        <w:rPr>
          <w:rFonts w:hint="default"/>
        </w:rPr>
        <w:instrText xml:space="preserve"> HYPERLINK "https://www.okx.com/docs-v5/zh/" \l "overview-websocket-connection-count-limit"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WebSocket 连接限制</w:t>
      </w:r>
      <w:r>
        <w:rPr>
          <w:rFonts w:hint="default"/>
        </w:rPr>
        <w:fldChar w:fldCharType="end"/>
      </w:r>
    </w:p>
    <w:p w14:paraId="349A7F6A">
      <w:pPr>
        <w:bidi w:val="0"/>
        <w:rPr>
          <w:rFonts w:hint="default"/>
        </w:rPr>
      </w:pPr>
      <w:r>
        <w:rPr>
          <w:rFonts w:hint="default"/>
        </w:rPr>
        <w:t>服务地址</w:t>
      </w:r>
    </w:p>
    <w:p w14:paraId="1F8585EF">
      <w:pPr>
        <w:bidi w:val="0"/>
        <w:rPr>
          <w:rFonts w:hint="default"/>
        </w:rPr>
      </w:pPr>
      <w:r>
        <w:rPr>
          <w:rFonts w:hint="default"/>
        </w:rPr>
        <w:t>/ws/v5/private (需要登录)</w:t>
      </w:r>
    </w:p>
    <w:p w14:paraId="56263153">
      <w:pPr>
        <w:bidi w:val="0"/>
      </w:pPr>
      <w:r>
        <w:rPr>
          <w:rFonts w:hint="default"/>
        </w:rPr>
        <w:t>请求示例：单个</w:t>
      </w:r>
    </w:p>
    <w:p w14:paraId="6840A29D">
      <w:pPr>
        <w:bidi w:val="0"/>
        <w:rPr>
          <w:rFonts w:hint="default"/>
        </w:rPr>
      </w:pPr>
      <w:r>
        <w:rPr>
          <w:rFonts w:hint="default"/>
        </w:rPr>
        <w:t>import asyncio</w:t>
      </w:r>
    </w:p>
    <w:p w14:paraId="7447320E">
      <w:pPr>
        <w:bidi w:val="0"/>
        <w:rPr>
          <w:rFonts w:hint="default"/>
        </w:rPr>
      </w:pPr>
      <w:r>
        <w:rPr>
          <w:rFonts w:hint="default"/>
        </w:rPr>
        <w:t>from okx.websocket.WsPrivateAsync import WsPrivateAsync</w:t>
      </w:r>
    </w:p>
    <w:p w14:paraId="549C478C">
      <w:pPr>
        <w:bidi w:val="0"/>
        <w:rPr>
          <w:rFonts w:hint="default"/>
        </w:rPr>
      </w:pPr>
    </w:p>
    <w:p w14:paraId="46C36E35">
      <w:pPr>
        <w:bidi w:val="0"/>
        <w:rPr>
          <w:rFonts w:hint="default"/>
        </w:rPr>
      </w:pPr>
      <w:r>
        <w:rPr>
          <w:rFonts w:hint="default"/>
        </w:rPr>
        <w:t>def callbackFunc(message):</w:t>
      </w:r>
    </w:p>
    <w:p w14:paraId="286DA17B">
      <w:pPr>
        <w:bidi w:val="0"/>
        <w:rPr>
          <w:rFonts w:hint="default"/>
        </w:rPr>
      </w:pPr>
      <w:r>
        <w:rPr>
          <w:rFonts w:hint="default"/>
        </w:rPr>
        <w:t xml:space="preserve">    print(message)</w:t>
      </w:r>
    </w:p>
    <w:p w14:paraId="7481B462">
      <w:pPr>
        <w:bidi w:val="0"/>
        <w:rPr>
          <w:rFonts w:hint="default"/>
        </w:rPr>
      </w:pPr>
      <w:r>
        <w:rPr>
          <w:rFonts w:hint="default"/>
        </w:rPr>
        <w:t>async def main():</w:t>
      </w:r>
    </w:p>
    <w:p w14:paraId="5A588ADF">
      <w:pPr>
        <w:bidi w:val="0"/>
        <w:rPr>
          <w:rFonts w:hint="default"/>
        </w:rPr>
      </w:pPr>
    </w:p>
    <w:p w14:paraId="1F958B41">
      <w:pPr>
        <w:bidi w:val="0"/>
        <w:rPr>
          <w:rFonts w:hint="default"/>
        </w:rPr>
      </w:pPr>
      <w:r>
        <w:rPr>
          <w:rFonts w:hint="default"/>
        </w:rPr>
        <w:t xml:space="preserve">    ws = WsPrivateAsync(</w:t>
      </w:r>
    </w:p>
    <w:p w14:paraId="4FF83616">
      <w:pPr>
        <w:bidi w:val="0"/>
        <w:rPr>
          <w:rFonts w:hint="default"/>
        </w:rPr>
      </w:pPr>
      <w:r>
        <w:rPr>
          <w:rFonts w:hint="default"/>
        </w:rPr>
        <w:t xml:space="preserve">        apiKey = "YOUR_API_KEY",</w:t>
      </w:r>
    </w:p>
    <w:p w14:paraId="056682FA">
      <w:pPr>
        <w:bidi w:val="0"/>
        <w:rPr>
          <w:rFonts w:hint="default"/>
        </w:rPr>
      </w:pPr>
      <w:r>
        <w:rPr>
          <w:rFonts w:hint="default"/>
        </w:rPr>
        <w:t xml:space="preserve">        passphrase = "YOUR_PASSPHRASE",</w:t>
      </w:r>
    </w:p>
    <w:p w14:paraId="444D76DE">
      <w:pPr>
        <w:bidi w:val="0"/>
        <w:rPr>
          <w:rFonts w:hint="default"/>
        </w:rPr>
      </w:pPr>
      <w:r>
        <w:rPr>
          <w:rFonts w:hint="default"/>
        </w:rPr>
        <w:t xml:space="preserve">        secretKey = "YOUR_SECRET_KEY",</w:t>
      </w:r>
    </w:p>
    <w:p w14:paraId="1EEE293A">
      <w:pPr>
        <w:bidi w:val="0"/>
        <w:rPr>
          <w:rFonts w:hint="default"/>
        </w:rPr>
      </w:pPr>
      <w:r>
        <w:rPr>
          <w:rFonts w:hint="default"/>
        </w:rPr>
        <w:t xml:space="preserve">        url = "wss://ws.okx.com:8443/ws/v5/private",</w:t>
      </w:r>
    </w:p>
    <w:p w14:paraId="7020E731">
      <w:pPr>
        <w:bidi w:val="0"/>
        <w:rPr>
          <w:rFonts w:hint="default"/>
        </w:rPr>
      </w:pPr>
      <w:r>
        <w:rPr>
          <w:rFonts w:hint="default"/>
        </w:rPr>
        <w:t xml:space="preserve">        useServerTime=False</w:t>
      </w:r>
    </w:p>
    <w:p w14:paraId="32F76D75">
      <w:pPr>
        <w:bidi w:val="0"/>
        <w:rPr>
          <w:rFonts w:hint="default"/>
        </w:rPr>
      </w:pPr>
      <w:r>
        <w:rPr>
          <w:rFonts w:hint="default"/>
        </w:rPr>
        <w:t xml:space="preserve">    )</w:t>
      </w:r>
    </w:p>
    <w:p w14:paraId="375C33C3">
      <w:pPr>
        <w:bidi w:val="0"/>
        <w:rPr>
          <w:rFonts w:hint="default"/>
        </w:rPr>
      </w:pPr>
      <w:r>
        <w:rPr>
          <w:rFonts w:hint="default"/>
        </w:rPr>
        <w:t xml:space="preserve">    await ws.start()</w:t>
      </w:r>
    </w:p>
    <w:p w14:paraId="2810B9FF">
      <w:pPr>
        <w:bidi w:val="0"/>
        <w:rPr>
          <w:rFonts w:hint="default"/>
        </w:rPr>
      </w:pPr>
      <w:r>
        <w:rPr>
          <w:rFonts w:hint="default"/>
        </w:rPr>
        <w:t xml:space="preserve">    args = [{</w:t>
      </w:r>
    </w:p>
    <w:p w14:paraId="2F9DABCF">
      <w:pPr>
        <w:bidi w:val="0"/>
        <w:rPr>
          <w:rFonts w:hint="default"/>
        </w:rPr>
      </w:pPr>
      <w:r>
        <w:rPr>
          <w:rFonts w:hint="default"/>
        </w:rPr>
        <w:t xml:space="preserve">        "channel": "orders",</w:t>
      </w:r>
    </w:p>
    <w:p w14:paraId="10886AFA">
      <w:pPr>
        <w:bidi w:val="0"/>
        <w:rPr>
          <w:rFonts w:hint="default"/>
        </w:rPr>
      </w:pPr>
      <w:r>
        <w:rPr>
          <w:rFonts w:hint="default"/>
        </w:rPr>
        <w:t xml:space="preserve">        "instType": "FUTURES",</w:t>
      </w:r>
    </w:p>
    <w:p w14:paraId="57B1B05D">
      <w:pPr>
        <w:bidi w:val="0"/>
        <w:rPr>
          <w:rFonts w:hint="default"/>
        </w:rPr>
      </w:pPr>
      <w:r>
        <w:rPr>
          <w:rFonts w:hint="default"/>
        </w:rPr>
        <w:t xml:space="preserve">        "instId": "BTC-USD-200329"</w:t>
      </w:r>
    </w:p>
    <w:p w14:paraId="63EB14E1">
      <w:pPr>
        <w:bidi w:val="0"/>
        <w:rPr>
          <w:rFonts w:hint="default"/>
        </w:rPr>
      </w:pPr>
      <w:r>
        <w:rPr>
          <w:rFonts w:hint="default"/>
        </w:rPr>
        <w:t xml:space="preserve">    }]</w:t>
      </w:r>
    </w:p>
    <w:p w14:paraId="4D18B246">
      <w:pPr>
        <w:bidi w:val="0"/>
        <w:rPr>
          <w:rFonts w:hint="default"/>
        </w:rPr>
      </w:pPr>
    </w:p>
    <w:p w14:paraId="55271893">
      <w:pPr>
        <w:bidi w:val="0"/>
        <w:rPr>
          <w:rFonts w:hint="default"/>
        </w:rPr>
      </w:pPr>
      <w:r>
        <w:rPr>
          <w:rFonts w:hint="default"/>
        </w:rPr>
        <w:t xml:space="preserve">    await ws.subscribe(args, callback=callbackFunc)</w:t>
      </w:r>
    </w:p>
    <w:p w14:paraId="2B917EF0">
      <w:pPr>
        <w:bidi w:val="0"/>
        <w:rPr>
          <w:rFonts w:hint="default"/>
        </w:rPr>
      </w:pPr>
      <w:r>
        <w:rPr>
          <w:rFonts w:hint="default"/>
        </w:rPr>
        <w:t xml:space="preserve">    await asyncio.sleep(10)</w:t>
      </w:r>
    </w:p>
    <w:p w14:paraId="0CD1D567">
      <w:pPr>
        <w:bidi w:val="0"/>
        <w:rPr>
          <w:rFonts w:hint="default"/>
        </w:rPr>
      </w:pPr>
    </w:p>
    <w:p w14:paraId="744A9AB1">
      <w:pPr>
        <w:bidi w:val="0"/>
        <w:rPr>
          <w:rFonts w:hint="default"/>
        </w:rPr>
      </w:pPr>
      <w:r>
        <w:rPr>
          <w:rFonts w:hint="default"/>
        </w:rPr>
        <w:t xml:space="preserve">    await ws.unsubscribe(args, callback=callbackFunc)</w:t>
      </w:r>
    </w:p>
    <w:p w14:paraId="5E09BC74">
      <w:pPr>
        <w:bidi w:val="0"/>
        <w:rPr>
          <w:rFonts w:hint="default"/>
        </w:rPr>
      </w:pPr>
      <w:r>
        <w:rPr>
          <w:rFonts w:hint="default"/>
        </w:rPr>
        <w:t xml:space="preserve">    await asyncio.sleep(10)</w:t>
      </w:r>
    </w:p>
    <w:p w14:paraId="1E89A88D">
      <w:pPr>
        <w:bidi w:val="0"/>
        <w:rPr>
          <w:rFonts w:hint="default"/>
        </w:rPr>
      </w:pPr>
    </w:p>
    <w:p w14:paraId="43FF20C9">
      <w:pPr>
        <w:bidi w:val="0"/>
        <w:rPr>
          <w:rFonts w:hint="default"/>
        </w:rPr>
      </w:pPr>
      <w:r>
        <w:rPr>
          <w:rFonts w:hint="default"/>
        </w:rPr>
        <w:t>asyncio.run(main())</w:t>
      </w:r>
    </w:p>
    <w:p w14:paraId="3BD2570A">
      <w:pPr>
        <w:bidi w:val="0"/>
        <w:rPr>
          <w:rFonts w:hint="default"/>
        </w:rPr>
      </w:pPr>
    </w:p>
    <w:p w14:paraId="36D297A7">
      <w:pPr>
        <w:bidi w:val="0"/>
      </w:pPr>
      <w:r>
        <w:rPr>
          <w:rFonts w:hint="default"/>
        </w:rPr>
        <w:t>请求示例</w:t>
      </w:r>
    </w:p>
    <w:p w14:paraId="7AC81152">
      <w:pPr>
        <w:bidi w:val="0"/>
        <w:rPr>
          <w:rFonts w:hint="default"/>
        </w:rPr>
      </w:pPr>
      <w:r>
        <w:rPr>
          <w:rFonts w:hint="default"/>
        </w:rPr>
        <w:t>import asyncio</w:t>
      </w:r>
    </w:p>
    <w:p w14:paraId="3B1C730E">
      <w:pPr>
        <w:bidi w:val="0"/>
        <w:rPr>
          <w:rFonts w:hint="default"/>
        </w:rPr>
      </w:pPr>
      <w:r>
        <w:rPr>
          <w:rFonts w:hint="default"/>
        </w:rPr>
        <w:t>from okx.websocket.WsPrivateAsync import WsPrivateAsync</w:t>
      </w:r>
    </w:p>
    <w:p w14:paraId="3D9F8D90">
      <w:pPr>
        <w:bidi w:val="0"/>
        <w:rPr>
          <w:rFonts w:hint="default"/>
        </w:rPr>
      </w:pPr>
    </w:p>
    <w:p w14:paraId="73720053">
      <w:pPr>
        <w:bidi w:val="0"/>
        <w:rPr>
          <w:rFonts w:hint="default"/>
        </w:rPr>
      </w:pPr>
      <w:r>
        <w:rPr>
          <w:rFonts w:hint="default"/>
        </w:rPr>
        <w:t>def callbackFunc(message):</w:t>
      </w:r>
    </w:p>
    <w:p w14:paraId="25E7D4F3">
      <w:pPr>
        <w:bidi w:val="0"/>
        <w:rPr>
          <w:rFonts w:hint="default"/>
        </w:rPr>
      </w:pPr>
      <w:r>
        <w:rPr>
          <w:rFonts w:hint="default"/>
        </w:rPr>
        <w:t xml:space="preserve">    print(message)</w:t>
      </w:r>
    </w:p>
    <w:p w14:paraId="289AC1E1">
      <w:pPr>
        <w:bidi w:val="0"/>
        <w:rPr>
          <w:rFonts w:hint="default"/>
        </w:rPr>
      </w:pPr>
      <w:r>
        <w:rPr>
          <w:rFonts w:hint="default"/>
        </w:rPr>
        <w:t>async def main():</w:t>
      </w:r>
    </w:p>
    <w:p w14:paraId="46262916">
      <w:pPr>
        <w:bidi w:val="0"/>
        <w:rPr>
          <w:rFonts w:hint="default"/>
        </w:rPr>
      </w:pPr>
    </w:p>
    <w:p w14:paraId="07DD8FCB">
      <w:pPr>
        <w:bidi w:val="0"/>
        <w:rPr>
          <w:rFonts w:hint="default"/>
        </w:rPr>
      </w:pPr>
      <w:r>
        <w:rPr>
          <w:rFonts w:hint="default"/>
        </w:rPr>
        <w:t xml:space="preserve">    ws = WsPrivateAsync(</w:t>
      </w:r>
    </w:p>
    <w:p w14:paraId="5275CE29">
      <w:pPr>
        <w:bidi w:val="0"/>
        <w:rPr>
          <w:rFonts w:hint="default"/>
        </w:rPr>
      </w:pPr>
      <w:r>
        <w:rPr>
          <w:rFonts w:hint="default"/>
        </w:rPr>
        <w:t xml:space="preserve">        apiKey = "YOUR_API_KEY",</w:t>
      </w:r>
    </w:p>
    <w:p w14:paraId="5120F795">
      <w:pPr>
        <w:bidi w:val="0"/>
        <w:rPr>
          <w:rFonts w:hint="default"/>
        </w:rPr>
      </w:pPr>
      <w:r>
        <w:rPr>
          <w:rFonts w:hint="default"/>
        </w:rPr>
        <w:t xml:space="preserve">        passphrase = "YOUR_PASSPHRASE",</w:t>
      </w:r>
    </w:p>
    <w:p w14:paraId="353466EA">
      <w:pPr>
        <w:bidi w:val="0"/>
        <w:rPr>
          <w:rFonts w:hint="default"/>
        </w:rPr>
      </w:pPr>
      <w:r>
        <w:rPr>
          <w:rFonts w:hint="default"/>
        </w:rPr>
        <w:t xml:space="preserve">        secretKey = "YOUR_SECRET_KEY",</w:t>
      </w:r>
    </w:p>
    <w:p w14:paraId="3F7435CA">
      <w:pPr>
        <w:bidi w:val="0"/>
        <w:rPr>
          <w:rFonts w:hint="default"/>
        </w:rPr>
      </w:pPr>
      <w:r>
        <w:rPr>
          <w:rFonts w:hint="default"/>
        </w:rPr>
        <w:t xml:space="preserve">        url = "wss://ws.okx.com:8443/ws/v5/private",</w:t>
      </w:r>
    </w:p>
    <w:p w14:paraId="34766180">
      <w:pPr>
        <w:bidi w:val="0"/>
        <w:rPr>
          <w:rFonts w:hint="default"/>
        </w:rPr>
      </w:pPr>
      <w:r>
        <w:rPr>
          <w:rFonts w:hint="default"/>
        </w:rPr>
        <w:t xml:space="preserve">        useServerTime=False</w:t>
      </w:r>
    </w:p>
    <w:p w14:paraId="18383FC5">
      <w:pPr>
        <w:bidi w:val="0"/>
        <w:rPr>
          <w:rFonts w:hint="default"/>
        </w:rPr>
      </w:pPr>
      <w:r>
        <w:rPr>
          <w:rFonts w:hint="default"/>
        </w:rPr>
        <w:t xml:space="preserve">    )</w:t>
      </w:r>
    </w:p>
    <w:p w14:paraId="54657179">
      <w:pPr>
        <w:bidi w:val="0"/>
        <w:rPr>
          <w:rFonts w:hint="default"/>
        </w:rPr>
      </w:pPr>
      <w:r>
        <w:rPr>
          <w:rFonts w:hint="default"/>
        </w:rPr>
        <w:t xml:space="preserve">    await ws.start()</w:t>
      </w:r>
    </w:p>
    <w:p w14:paraId="71BF307E">
      <w:pPr>
        <w:bidi w:val="0"/>
        <w:rPr>
          <w:rFonts w:hint="default"/>
        </w:rPr>
      </w:pPr>
      <w:r>
        <w:rPr>
          <w:rFonts w:hint="default"/>
        </w:rPr>
        <w:t xml:space="preserve">    args = [{</w:t>
      </w:r>
    </w:p>
    <w:p w14:paraId="18D830DE">
      <w:pPr>
        <w:bidi w:val="0"/>
        <w:rPr>
          <w:rFonts w:hint="default"/>
        </w:rPr>
      </w:pPr>
      <w:r>
        <w:rPr>
          <w:rFonts w:hint="default"/>
        </w:rPr>
        <w:t xml:space="preserve">        "channel": "orders",</w:t>
      </w:r>
    </w:p>
    <w:p w14:paraId="6EAD10B1">
      <w:pPr>
        <w:bidi w:val="0"/>
        <w:rPr>
          <w:rFonts w:hint="default"/>
        </w:rPr>
      </w:pPr>
      <w:r>
        <w:rPr>
          <w:rFonts w:hint="default"/>
        </w:rPr>
        <w:t xml:space="preserve">        "instType": "FUTURES",</w:t>
      </w:r>
    </w:p>
    <w:p w14:paraId="64CC9A4B">
      <w:pPr>
        <w:bidi w:val="0"/>
        <w:rPr>
          <w:rFonts w:hint="default"/>
        </w:rPr>
      </w:pPr>
      <w:r>
        <w:rPr>
          <w:rFonts w:hint="default"/>
        </w:rPr>
        <w:t xml:space="preserve">        "instFamily": "BTC-USD"</w:t>
      </w:r>
    </w:p>
    <w:p w14:paraId="44E8959F">
      <w:pPr>
        <w:bidi w:val="0"/>
        <w:rPr>
          <w:rFonts w:hint="default"/>
        </w:rPr>
      </w:pPr>
      <w:r>
        <w:rPr>
          <w:rFonts w:hint="default"/>
        </w:rPr>
        <w:t xml:space="preserve">    }]</w:t>
      </w:r>
    </w:p>
    <w:p w14:paraId="2213A133">
      <w:pPr>
        <w:bidi w:val="0"/>
        <w:rPr>
          <w:rFonts w:hint="default"/>
        </w:rPr>
      </w:pPr>
    </w:p>
    <w:p w14:paraId="74FC3B2C">
      <w:pPr>
        <w:bidi w:val="0"/>
        <w:rPr>
          <w:rFonts w:hint="default"/>
        </w:rPr>
      </w:pPr>
      <w:r>
        <w:rPr>
          <w:rFonts w:hint="default"/>
        </w:rPr>
        <w:t xml:space="preserve">    await ws.subscribe(args, callback=callbackFunc)</w:t>
      </w:r>
    </w:p>
    <w:p w14:paraId="226336E3">
      <w:pPr>
        <w:bidi w:val="0"/>
        <w:rPr>
          <w:rFonts w:hint="default"/>
        </w:rPr>
      </w:pPr>
      <w:r>
        <w:rPr>
          <w:rFonts w:hint="default"/>
        </w:rPr>
        <w:t xml:space="preserve">    await asyncio.sleep(10)</w:t>
      </w:r>
    </w:p>
    <w:p w14:paraId="3FD8AB6B">
      <w:pPr>
        <w:bidi w:val="0"/>
        <w:rPr>
          <w:rFonts w:hint="default"/>
        </w:rPr>
      </w:pPr>
    </w:p>
    <w:p w14:paraId="0755A5BC">
      <w:pPr>
        <w:bidi w:val="0"/>
        <w:rPr>
          <w:rFonts w:hint="default"/>
        </w:rPr>
      </w:pPr>
      <w:r>
        <w:rPr>
          <w:rFonts w:hint="default"/>
        </w:rPr>
        <w:t xml:space="preserve">    await ws.unsubscribe(args, callback=callbackFunc)</w:t>
      </w:r>
    </w:p>
    <w:p w14:paraId="5BC916F0">
      <w:pPr>
        <w:bidi w:val="0"/>
        <w:rPr>
          <w:rFonts w:hint="default"/>
        </w:rPr>
      </w:pPr>
      <w:r>
        <w:rPr>
          <w:rFonts w:hint="default"/>
        </w:rPr>
        <w:t xml:space="preserve">    await asyncio.sleep(10)</w:t>
      </w:r>
    </w:p>
    <w:p w14:paraId="408EA7CB">
      <w:pPr>
        <w:bidi w:val="0"/>
        <w:rPr>
          <w:rFonts w:hint="default"/>
        </w:rPr>
      </w:pPr>
      <w:r>
        <w:rPr>
          <w:rFonts w:hint="default"/>
        </w:rPr>
        <w:t>asyncio.run(main())</w:t>
      </w:r>
    </w:p>
    <w:p w14:paraId="08383F95">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52"/>
        <w:gridCol w:w="1256"/>
        <w:gridCol w:w="796"/>
        <w:gridCol w:w="5242"/>
      </w:tblGrid>
      <w:tr w14:paraId="54209E7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DE40C0B">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D8148E8">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5C4A381">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AD05C01">
            <w:pPr>
              <w:bidi w:val="0"/>
              <w:rPr>
                <w:rFonts w:hint="default"/>
              </w:rPr>
            </w:pPr>
            <w:r>
              <w:rPr>
                <w:rFonts w:hint="default"/>
                <w:lang w:val="en-US" w:eastAsia="zh-CN"/>
              </w:rPr>
              <w:t>描述</w:t>
            </w:r>
          </w:p>
        </w:tc>
      </w:tr>
      <w:tr w14:paraId="22719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7D38EA">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FDD0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7FF34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79462F">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5DE7A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62517A">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CE415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A74CB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359F49">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16A73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520E53">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852C1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7BAF9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632E31">
            <w:pPr>
              <w:bidi w:val="0"/>
              <w:rPr>
                <w:rFonts w:hint="default"/>
              </w:rPr>
            </w:pPr>
            <w:r>
              <w:rPr>
                <w:rFonts w:hint="default"/>
                <w:lang w:val="en-US" w:eastAsia="zh-CN"/>
              </w:rPr>
              <w:t>请求订阅的频道列表</w:t>
            </w:r>
          </w:p>
        </w:tc>
      </w:tr>
      <w:tr w14:paraId="50372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7DC63E">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02691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90527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3E3489">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orders</w:t>
            </w:r>
          </w:p>
        </w:tc>
      </w:tr>
      <w:tr w14:paraId="0BEAF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BBA725">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3E74E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0030B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0BD78C">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r>
              <w:rPr>
                <w:rFonts w:hint="default"/>
                <w:lang w:val="en-US" w:eastAsia="zh-CN"/>
              </w:rPr>
              <w:br w:type="textWrapping"/>
            </w:r>
            <w:r>
              <w:rPr>
                <w:rFonts w:hint="default"/>
                <w:lang w:val="en-US" w:eastAsia="zh-CN"/>
              </w:rPr>
              <w:t>ANY：全部</w:t>
            </w:r>
          </w:p>
        </w:tc>
      </w:tr>
      <w:tr w14:paraId="3E6C3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C836D7">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17F4F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7F21D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52C6F4">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14D669E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2E3352">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54A7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D75F8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A786B8">
            <w:pPr>
              <w:bidi w:val="0"/>
              <w:rPr>
                <w:rFonts w:hint="default"/>
              </w:rPr>
            </w:pPr>
            <w:r>
              <w:rPr>
                <w:rFonts w:hint="default"/>
                <w:lang w:val="en-US" w:eastAsia="zh-CN"/>
              </w:rPr>
              <w:t>产品ID</w:t>
            </w:r>
          </w:p>
        </w:tc>
      </w:tr>
    </w:tbl>
    <w:p w14:paraId="72962911">
      <w:pPr>
        <w:bidi w:val="0"/>
      </w:pPr>
      <w:r>
        <w:rPr>
          <w:rFonts w:hint="default"/>
        </w:rPr>
        <w:t>成功返回示例：单个</w:t>
      </w:r>
    </w:p>
    <w:p w14:paraId="14F1DF31">
      <w:pPr>
        <w:bidi w:val="0"/>
        <w:rPr>
          <w:rFonts w:hint="default"/>
        </w:rPr>
      </w:pPr>
      <w:r>
        <w:rPr>
          <w:rFonts w:hint="default"/>
        </w:rPr>
        <w:t>{</w:t>
      </w:r>
    </w:p>
    <w:p w14:paraId="336B568D">
      <w:pPr>
        <w:bidi w:val="0"/>
        <w:rPr>
          <w:rFonts w:hint="default"/>
        </w:rPr>
      </w:pPr>
      <w:r>
        <w:rPr>
          <w:rFonts w:hint="default"/>
        </w:rPr>
        <w:t xml:space="preserve">    "id": "1512",</w:t>
      </w:r>
    </w:p>
    <w:p w14:paraId="78E58C50">
      <w:pPr>
        <w:bidi w:val="0"/>
        <w:rPr>
          <w:rFonts w:hint="default"/>
        </w:rPr>
      </w:pPr>
      <w:r>
        <w:rPr>
          <w:rFonts w:hint="default"/>
        </w:rPr>
        <w:t xml:space="preserve">    "event": "subscribe",</w:t>
      </w:r>
    </w:p>
    <w:p w14:paraId="1AA9657A">
      <w:pPr>
        <w:bidi w:val="0"/>
        <w:rPr>
          <w:rFonts w:hint="default"/>
        </w:rPr>
      </w:pPr>
      <w:r>
        <w:rPr>
          <w:rFonts w:hint="default"/>
        </w:rPr>
        <w:t xml:space="preserve">    "arg": {</w:t>
      </w:r>
    </w:p>
    <w:p w14:paraId="31B76647">
      <w:pPr>
        <w:bidi w:val="0"/>
        <w:rPr>
          <w:rFonts w:hint="default"/>
        </w:rPr>
      </w:pPr>
      <w:r>
        <w:rPr>
          <w:rFonts w:hint="default"/>
        </w:rPr>
        <w:t xml:space="preserve">        "channel": "orders",</w:t>
      </w:r>
    </w:p>
    <w:p w14:paraId="18D7400C">
      <w:pPr>
        <w:bidi w:val="0"/>
        <w:rPr>
          <w:rFonts w:hint="default"/>
        </w:rPr>
      </w:pPr>
      <w:r>
        <w:rPr>
          <w:rFonts w:hint="default"/>
        </w:rPr>
        <w:t xml:space="preserve">        "instType": "FUTURES",</w:t>
      </w:r>
    </w:p>
    <w:p w14:paraId="6C040C88">
      <w:pPr>
        <w:bidi w:val="0"/>
        <w:rPr>
          <w:rFonts w:hint="default"/>
        </w:rPr>
      </w:pPr>
      <w:r>
        <w:rPr>
          <w:rFonts w:hint="default"/>
        </w:rPr>
        <w:t xml:space="preserve">        "instId": "BTC-USD-200329"</w:t>
      </w:r>
    </w:p>
    <w:p w14:paraId="54C11688">
      <w:pPr>
        <w:bidi w:val="0"/>
        <w:rPr>
          <w:rFonts w:hint="default"/>
        </w:rPr>
      </w:pPr>
      <w:r>
        <w:rPr>
          <w:rFonts w:hint="default"/>
        </w:rPr>
        <w:t xml:space="preserve">    },</w:t>
      </w:r>
    </w:p>
    <w:p w14:paraId="58508BFB">
      <w:pPr>
        <w:bidi w:val="0"/>
        <w:rPr>
          <w:rFonts w:hint="default"/>
        </w:rPr>
      </w:pPr>
      <w:r>
        <w:rPr>
          <w:rFonts w:hint="default"/>
        </w:rPr>
        <w:t xml:space="preserve">    "connId": "a4d3ae55"}</w:t>
      </w:r>
    </w:p>
    <w:p w14:paraId="2F72D28D">
      <w:pPr>
        <w:bidi w:val="0"/>
      </w:pPr>
      <w:r>
        <w:rPr>
          <w:rFonts w:hint="default"/>
        </w:rPr>
        <w:t>成功返回示例</w:t>
      </w:r>
    </w:p>
    <w:p w14:paraId="1B4275E8">
      <w:pPr>
        <w:bidi w:val="0"/>
        <w:rPr>
          <w:rFonts w:hint="default"/>
        </w:rPr>
      </w:pPr>
      <w:r>
        <w:rPr>
          <w:rFonts w:hint="default"/>
        </w:rPr>
        <w:t>{</w:t>
      </w:r>
    </w:p>
    <w:p w14:paraId="09EFBBC5">
      <w:pPr>
        <w:bidi w:val="0"/>
        <w:rPr>
          <w:rFonts w:hint="default"/>
        </w:rPr>
      </w:pPr>
      <w:r>
        <w:rPr>
          <w:rFonts w:hint="default"/>
        </w:rPr>
        <w:t xml:space="preserve">    "id": "1512",</w:t>
      </w:r>
    </w:p>
    <w:p w14:paraId="753603AF">
      <w:pPr>
        <w:bidi w:val="0"/>
        <w:rPr>
          <w:rFonts w:hint="default"/>
        </w:rPr>
      </w:pPr>
      <w:r>
        <w:rPr>
          <w:rFonts w:hint="default"/>
        </w:rPr>
        <w:t xml:space="preserve">    "event": "subscribe",</w:t>
      </w:r>
    </w:p>
    <w:p w14:paraId="5B89F1A3">
      <w:pPr>
        <w:bidi w:val="0"/>
        <w:rPr>
          <w:rFonts w:hint="default"/>
        </w:rPr>
      </w:pPr>
      <w:r>
        <w:rPr>
          <w:rFonts w:hint="default"/>
        </w:rPr>
        <w:t xml:space="preserve">    "arg": {</w:t>
      </w:r>
    </w:p>
    <w:p w14:paraId="089D0D54">
      <w:pPr>
        <w:bidi w:val="0"/>
        <w:rPr>
          <w:rFonts w:hint="default"/>
        </w:rPr>
      </w:pPr>
      <w:r>
        <w:rPr>
          <w:rFonts w:hint="default"/>
        </w:rPr>
        <w:t xml:space="preserve">        "channel": "orders",</w:t>
      </w:r>
    </w:p>
    <w:p w14:paraId="0DF4D124">
      <w:pPr>
        <w:bidi w:val="0"/>
        <w:rPr>
          <w:rFonts w:hint="default"/>
        </w:rPr>
      </w:pPr>
      <w:r>
        <w:rPr>
          <w:rFonts w:hint="default"/>
        </w:rPr>
        <w:t xml:space="preserve">        "instType": "FUTURES",</w:t>
      </w:r>
    </w:p>
    <w:p w14:paraId="102BABF6">
      <w:pPr>
        <w:bidi w:val="0"/>
        <w:rPr>
          <w:rFonts w:hint="default"/>
        </w:rPr>
      </w:pPr>
      <w:r>
        <w:rPr>
          <w:rFonts w:hint="default"/>
        </w:rPr>
        <w:t xml:space="preserve">        "instFamily": "BTC-USD"</w:t>
      </w:r>
    </w:p>
    <w:p w14:paraId="3CCA16FF">
      <w:pPr>
        <w:bidi w:val="0"/>
        <w:rPr>
          <w:rFonts w:hint="default"/>
        </w:rPr>
      </w:pPr>
      <w:r>
        <w:rPr>
          <w:rFonts w:hint="default"/>
        </w:rPr>
        <w:t xml:space="preserve">    },</w:t>
      </w:r>
    </w:p>
    <w:p w14:paraId="2411E648">
      <w:pPr>
        <w:bidi w:val="0"/>
        <w:rPr>
          <w:rFonts w:hint="default"/>
        </w:rPr>
      </w:pPr>
      <w:r>
        <w:rPr>
          <w:rFonts w:hint="default"/>
        </w:rPr>
        <w:t xml:space="preserve">    "connId": "a4d3ae55"}</w:t>
      </w:r>
    </w:p>
    <w:p w14:paraId="6C8764C6">
      <w:pPr>
        <w:bidi w:val="0"/>
      </w:pPr>
      <w:r>
        <w:rPr>
          <w:rFonts w:hint="default"/>
        </w:rPr>
        <w:t>失败返回示例</w:t>
      </w:r>
    </w:p>
    <w:p w14:paraId="4172AEA2">
      <w:pPr>
        <w:bidi w:val="0"/>
        <w:rPr>
          <w:rFonts w:hint="default"/>
        </w:rPr>
      </w:pPr>
      <w:r>
        <w:rPr>
          <w:rFonts w:hint="default"/>
        </w:rPr>
        <w:t>{</w:t>
      </w:r>
    </w:p>
    <w:p w14:paraId="34D86641">
      <w:pPr>
        <w:bidi w:val="0"/>
        <w:rPr>
          <w:rFonts w:hint="default"/>
        </w:rPr>
      </w:pPr>
      <w:r>
        <w:rPr>
          <w:rFonts w:hint="default"/>
        </w:rPr>
        <w:t xml:space="preserve">    "id": "1512",</w:t>
      </w:r>
    </w:p>
    <w:p w14:paraId="488E2B5E">
      <w:pPr>
        <w:bidi w:val="0"/>
        <w:rPr>
          <w:rFonts w:hint="default"/>
        </w:rPr>
      </w:pPr>
      <w:r>
        <w:rPr>
          <w:rFonts w:hint="default"/>
        </w:rPr>
        <w:t xml:space="preserve">    "event": "error",</w:t>
      </w:r>
    </w:p>
    <w:p w14:paraId="06646105">
      <w:pPr>
        <w:bidi w:val="0"/>
        <w:rPr>
          <w:rFonts w:hint="default"/>
        </w:rPr>
      </w:pPr>
      <w:r>
        <w:rPr>
          <w:rFonts w:hint="default"/>
        </w:rPr>
        <w:t xml:space="preserve">    "code": "60012",</w:t>
      </w:r>
    </w:p>
    <w:p w14:paraId="261AB5A2">
      <w:pPr>
        <w:bidi w:val="0"/>
        <w:rPr>
          <w:rFonts w:hint="default"/>
        </w:rPr>
      </w:pPr>
      <w:r>
        <w:rPr>
          <w:rFonts w:hint="default"/>
        </w:rPr>
        <w:t xml:space="preserve">    "msg": "Invalid request: {\"op\": \"subscribe\", \"argss\":[{ \"channel\" : \"orders\", \"instType\" : \"FUTURES\"}]}",</w:t>
      </w:r>
    </w:p>
    <w:p w14:paraId="08BC5ACE">
      <w:pPr>
        <w:bidi w:val="0"/>
        <w:rPr>
          <w:rFonts w:hint="default"/>
        </w:rPr>
      </w:pPr>
      <w:r>
        <w:rPr>
          <w:rFonts w:hint="default"/>
        </w:rPr>
        <w:t xml:space="preserve">    "connId": "a4d3ae55"}</w:t>
      </w:r>
    </w:p>
    <w:p w14:paraId="721E9CCA">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252"/>
        <w:gridCol w:w="804"/>
        <w:gridCol w:w="1080"/>
        <w:gridCol w:w="2293"/>
      </w:tblGrid>
      <w:tr w14:paraId="3C149B0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C231A22">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BEAD45F">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0861387">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8F83627">
            <w:pPr>
              <w:bidi w:val="0"/>
              <w:rPr>
                <w:rFonts w:hint="default"/>
              </w:rPr>
            </w:pPr>
            <w:r>
              <w:rPr>
                <w:rFonts w:hint="default"/>
                <w:lang w:val="en-US" w:eastAsia="zh-CN"/>
              </w:rPr>
              <w:t>描述</w:t>
            </w:r>
          </w:p>
        </w:tc>
      </w:tr>
      <w:tr w14:paraId="393E0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2F2362">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634D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FF24F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B07C95">
            <w:pPr>
              <w:bidi w:val="0"/>
              <w:rPr>
                <w:rFonts w:hint="default"/>
              </w:rPr>
            </w:pPr>
            <w:r>
              <w:rPr>
                <w:rFonts w:hint="default"/>
                <w:lang w:val="en-US" w:eastAsia="zh-CN"/>
              </w:rPr>
              <w:t>消息的唯一标识</w:t>
            </w:r>
          </w:p>
        </w:tc>
      </w:tr>
      <w:tr w14:paraId="39AD1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A9BCCC">
            <w:pPr>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517C6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507A5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39501C">
            <w:pPr>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40738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0DB03E">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4E5BC7">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1BAA2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B1853F">
            <w:pPr>
              <w:bidi w:val="0"/>
              <w:rPr>
                <w:rFonts w:hint="default"/>
              </w:rPr>
            </w:pPr>
            <w:r>
              <w:rPr>
                <w:rFonts w:hint="default"/>
                <w:lang w:val="en-US" w:eastAsia="zh-CN"/>
              </w:rPr>
              <w:t>订阅的频道</w:t>
            </w:r>
          </w:p>
        </w:tc>
      </w:tr>
      <w:tr w14:paraId="3ABEE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1B77ED">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4090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3D446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276294">
            <w:pPr>
              <w:bidi w:val="0"/>
              <w:rPr>
                <w:rFonts w:hint="default"/>
              </w:rPr>
            </w:pPr>
            <w:r>
              <w:rPr>
                <w:rFonts w:hint="default"/>
                <w:lang w:val="en-US" w:eastAsia="zh-CN"/>
              </w:rPr>
              <w:t>频道名</w:t>
            </w:r>
          </w:p>
        </w:tc>
      </w:tr>
      <w:tr w14:paraId="61A79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F57A96">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1071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72132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17A590">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r>
              <w:rPr>
                <w:rFonts w:hint="default"/>
                <w:lang w:val="en-US" w:eastAsia="zh-CN"/>
              </w:rPr>
              <w:br w:type="textWrapping"/>
            </w:r>
            <w:r>
              <w:rPr>
                <w:rFonts w:hint="default"/>
                <w:lang w:val="en-US" w:eastAsia="zh-CN"/>
              </w:rPr>
              <w:t>ANY：全部</w:t>
            </w:r>
          </w:p>
        </w:tc>
      </w:tr>
      <w:tr w14:paraId="722E8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A78E9A">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DD88C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4119C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79950C">
            <w:pPr>
              <w:bidi w:val="0"/>
              <w:rPr>
                <w:rFonts w:hint="default"/>
              </w:rPr>
            </w:pPr>
            <w:r>
              <w:rPr>
                <w:rFonts w:hint="default"/>
                <w:lang w:val="en-US" w:eastAsia="zh-CN"/>
              </w:rPr>
              <w:t>交易品种</w:t>
            </w:r>
            <w:r>
              <w:rPr>
                <w:rFonts w:hint="default"/>
                <w:lang w:val="en-US" w:eastAsia="zh-CN"/>
              </w:rPr>
              <w:br w:type="textWrapping"/>
            </w:r>
            <w:r>
              <w:rPr>
                <w:rFonts w:hint="default"/>
                <w:lang w:val="en-US" w:eastAsia="zh-CN"/>
              </w:rPr>
              <w:t>适用于交割/永续/期权</w:t>
            </w:r>
          </w:p>
        </w:tc>
      </w:tr>
      <w:tr w14:paraId="07028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81C6CC">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8911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1165E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3EAE05">
            <w:pPr>
              <w:bidi w:val="0"/>
              <w:rPr>
                <w:rFonts w:hint="default"/>
              </w:rPr>
            </w:pPr>
            <w:r>
              <w:rPr>
                <w:rFonts w:hint="default"/>
                <w:lang w:val="en-US" w:eastAsia="zh-CN"/>
              </w:rPr>
              <w:t>产品ID</w:t>
            </w:r>
          </w:p>
        </w:tc>
      </w:tr>
      <w:tr w14:paraId="348E5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0B39FE">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9E155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F9F5E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226C52">
            <w:pPr>
              <w:bidi w:val="0"/>
              <w:rPr>
                <w:rFonts w:hint="default"/>
              </w:rPr>
            </w:pPr>
            <w:r>
              <w:rPr>
                <w:rFonts w:hint="default"/>
                <w:lang w:val="en-US" w:eastAsia="zh-CN"/>
              </w:rPr>
              <w:t>错误码</w:t>
            </w:r>
          </w:p>
        </w:tc>
      </w:tr>
      <w:tr w14:paraId="11002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5B89CE">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58CA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049F3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761FA5">
            <w:pPr>
              <w:bidi w:val="0"/>
              <w:rPr>
                <w:rFonts w:hint="default"/>
              </w:rPr>
            </w:pPr>
            <w:r>
              <w:rPr>
                <w:rFonts w:hint="default"/>
                <w:lang w:val="en-US" w:eastAsia="zh-CN"/>
              </w:rPr>
              <w:t>错误消息</w:t>
            </w:r>
          </w:p>
        </w:tc>
      </w:tr>
      <w:tr w14:paraId="30CB34C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07B31F">
            <w:pPr>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782E4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71C67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E8758A">
            <w:pPr>
              <w:bidi w:val="0"/>
              <w:rPr>
                <w:rFonts w:hint="default"/>
              </w:rPr>
            </w:pPr>
            <w:r>
              <w:rPr>
                <w:rFonts w:hint="default"/>
                <w:lang w:val="en-US" w:eastAsia="zh-CN"/>
              </w:rPr>
              <w:t>WebSocket连接ID</w:t>
            </w:r>
          </w:p>
        </w:tc>
      </w:tr>
    </w:tbl>
    <w:p w14:paraId="4F2CB78C">
      <w:pPr>
        <w:bidi w:val="0"/>
      </w:pPr>
      <w:r>
        <w:rPr>
          <w:rFonts w:hint="default"/>
        </w:rPr>
        <w:t>推送示例</w:t>
      </w:r>
    </w:p>
    <w:p w14:paraId="70C039F5">
      <w:pPr>
        <w:bidi w:val="0"/>
        <w:rPr>
          <w:rFonts w:hint="default"/>
        </w:rPr>
      </w:pPr>
      <w:r>
        <w:rPr>
          <w:rFonts w:hint="default"/>
        </w:rPr>
        <w:t>{</w:t>
      </w:r>
    </w:p>
    <w:p w14:paraId="644A5458">
      <w:pPr>
        <w:bidi w:val="0"/>
        <w:rPr>
          <w:rFonts w:hint="default"/>
        </w:rPr>
      </w:pPr>
      <w:r>
        <w:rPr>
          <w:rFonts w:hint="default"/>
        </w:rPr>
        <w:t xml:space="preserve">    "arg": {</w:t>
      </w:r>
    </w:p>
    <w:p w14:paraId="66361249">
      <w:pPr>
        <w:bidi w:val="0"/>
        <w:rPr>
          <w:rFonts w:hint="default"/>
        </w:rPr>
      </w:pPr>
      <w:r>
        <w:rPr>
          <w:rFonts w:hint="default"/>
        </w:rPr>
        <w:t xml:space="preserve">        "channel": "orders",</w:t>
      </w:r>
    </w:p>
    <w:p w14:paraId="52C266B2">
      <w:pPr>
        <w:bidi w:val="0"/>
        <w:rPr>
          <w:rFonts w:hint="default"/>
        </w:rPr>
      </w:pPr>
      <w:r>
        <w:rPr>
          <w:rFonts w:hint="default"/>
        </w:rPr>
        <w:t xml:space="preserve">        "instType": "SPOT",</w:t>
      </w:r>
    </w:p>
    <w:p w14:paraId="7F418349">
      <w:pPr>
        <w:bidi w:val="0"/>
        <w:rPr>
          <w:rFonts w:hint="default"/>
        </w:rPr>
      </w:pPr>
      <w:r>
        <w:rPr>
          <w:rFonts w:hint="default"/>
        </w:rPr>
        <w:t xml:space="preserve">        "instId": "BTC-USDT",</w:t>
      </w:r>
    </w:p>
    <w:p w14:paraId="45801E4A">
      <w:pPr>
        <w:bidi w:val="0"/>
        <w:rPr>
          <w:rFonts w:hint="default"/>
        </w:rPr>
      </w:pPr>
      <w:r>
        <w:rPr>
          <w:rFonts w:hint="default"/>
        </w:rPr>
        <w:t xml:space="preserve">        "uid": "614488474791936"</w:t>
      </w:r>
    </w:p>
    <w:p w14:paraId="47319FAF">
      <w:pPr>
        <w:bidi w:val="0"/>
        <w:rPr>
          <w:rFonts w:hint="default"/>
        </w:rPr>
      </w:pPr>
      <w:r>
        <w:rPr>
          <w:rFonts w:hint="default"/>
        </w:rPr>
        <w:t xml:space="preserve">    },</w:t>
      </w:r>
    </w:p>
    <w:p w14:paraId="074F887D">
      <w:pPr>
        <w:bidi w:val="0"/>
        <w:rPr>
          <w:rFonts w:hint="default"/>
        </w:rPr>
      </w:pPr>
      <w:r>
        <w:rPr>
          <w:rFonts w:hint="default"/>
        </w:rPr>
        <w:t xml:space="preserve">    "data": [</w:t>
      </w:r>
    </w:p>
    <w:p w14:paraId="1BFD2557">
      <w:pPr>
        <w:bidi w:val="0"/>
        <w:rPr>
          <w:rFonts w:hint="default"/>
        </w:rPr>
      </w:pPr>
      <w:r>
        <w:rPr>
          <w:rFonts w:hint="default"/>
        </w:rPr>
        <w:t xml:space="preserve">        {</w:t>
      </w:r>
    </w:p>
    <w:p w14:paraId="5C5ACCE7">
      <w:pPr>
        <w:bidi w:val="0"/>
        <w:rPr>
          <w:rFonts w:hint="default"/>
        </w:rPr>
      </w:pPr>
      <w:r>
        <w:rPr>
          <w:rFonts w:hint="default"/>
        </w:rPr>
        <w:t xml:space="preserve">            "accFillSz": "0.001",</w:t>
      </w:r>
    </w:p>
    <w:p w14:paraId="3532D98C">
      <w:pPr>
        <w:bidi w:val="0"/>
        <w:rPr>
          <w:rFonts w:hint="default"/>
        </w:rPr>
      </w:pPr>
      <w:r>
        <w:rPr>
          <w:rFonts w:hint="default"/>
        </w:rPr>
        <w:t xml:space="preserve">            "amendResult": "",</w:t>
      </w:r>
    </w:p>
    <w:p w14:paraId="3E0E5504">
      <w:pPr>
        <w:bidi w:val="0"/>
        <w:rPr>
          <w:rFonts w:hint="default"/>
        </w:rPr>
      </w:pPr>
      <w:r>
        <w:rPr>
          <w:rFonts w:hint="default"/>
        </w:rPr>
        <w:t xml:space="preserve">            "avgPx": "31527.1",</w:t>
      </w:r>
    </w:p>
    <w:p w14:paraId="0399E446">
      <w:pPr>
        <w:bidi w:val="0"/>
        <w:rPr>
          <w:rFonts w:hint="default"/>
        </w:rPr>
      </w:pPr>
      <w:r>
        <w:rPr>
          <w:rFonts w:hint="default"/>
        </w:rPr>
        <w:t xml:space="preserve">            "cTime": "1654084334977",</w:t>
      </w:r>
    </w:p>
    <w:p w14:paraId="31A75BEF">
      <w:pPr>
        <w:bidi w:val="0"/>
        <w:rPr>
          <w:rFonts w:hint="default"/>
        </w:rPr>
      </w:pPr>
      <w:r>
        <w:rPr>
          <w:rFonts w:hint="default"/>
        </w:rPr>
        <w:t xml:space="preserve">            "category": "normal",</w:t>
      </w:r>
    </w:p>
    <w:p w14:paraId="793442C2">
      <w:pPr>
        <w:bidi w:val="0"/>
        <w:rPr>
          <w:rFonts w:hint="default"/>
        </w:rPr>
      </w:pPr>
      <w:r>
        <w:rPr>
          <w:rFonts w:hint="default"/>
        </w:rPr>
        <w:t xml:space="preserve">            "ccy": "",</w:t>
      </w:r>
    </w:p>
    <w:p w14:paraId="1FC7C78A">
      <w:pPr>
        <w:bidi w:val="0"/>
        <w:rPr>
          <w:rFonts w:hint="default"/>
        </w:rPr>
      </w:pPr>
      <w:r>
        <w:rPr>
          <w:rFonts w:hint="default"/>
        </w:rPr>
        <w:t xml:space="preserve">            "clOrdId": "",</w:t>
      </w:r>
    </w:p>
    <w:p w14:paraId="2AC4D6E9">
      <w:pPr>
        <w:bidi w:val="0"/>
        <w:rPr>
          <w:rFonts w:hint="default"/>
        </w:rPr>
      </w:pPr>
      <w:r>
        <w:rPr>
          <w:rFonts w:hint="default"/>
        </w:rPr>
        <w:t xml:space="preserve">            "code": "0",</w:t>
      </w:r>
    </w:p>
    <w:p w14:paraId="7C6DACF5">
      <w:pPr>
        <w:bidi w:val="0"/>
        <w:rPr>
          <w:rFonts w:hint="default"/>
        </w:rPr>
      </w:pPr>
      <w:r>
        <w:rPr>
          <w:rFonts w:hint="default"/>
        </w:rPr>
        <w:t xml:space="preserve">            "execType": "M",</w:t>
      </w:r>
    </w:p>
    <w:p w14:paraId="3A6E3DD0">
      <w:pPr>
        <w:bidi w:val="0"/>
        <w:rPr>
          <w:rFonts w:hint="default"/>
        </w:rPr>
      </w:pPr>
      <w:r>
        <w:rPr>
          <w:rFonts w:hint="default"/>
        </w:rPr>
        <w:t xml:space="preserve">            "fee": "-0.02522168",</w:t>
      </w:r>
    </w:p>
    <w:p w14:paraId="7809D956">
      <w:pPr>
        <w:bidi w:val="0"/>
        <w:rPr>
          <w:rFonts w:hint="default"/>
        </w:rPr>
      </w:pPr>
      <w:r>
        <w:rPr>
          <w:rFonts w:hint="default"/>
        </w:rPr>
        <w:t xml:space="preserve">            "feeCcy": "USDT",</w:t>
      </w:r>
    </w:p>
    <w:p w14:paraId="455B9CE3">
      <w:pPr>
        <w:bidi w:val="0"/>
        <w:rPr>
          <w:rFonts w:hint="default"/>
        </w:rPr>
      </w:pPr>
      <w:r>
        <w:rPr>
          <w:rFonts w:hint="default"/>
        </w:rPr>
        <w:t xml:space="preserve">            "fillFee": "-0.02522168",</w:t>
      </w:r>
    </w:p>
    <w:p w14:paraId="7C9349D6">
      <w:pPr>
        <w:bidi w:val="0"/>
        <w:rPr>
          <w:rFonts w:hint="default"/>
        </w:rPr>
      </w:pPr>
      <w:r>
        <w:rPr>
          <w:rFonts w:hint="default"/>
        </w:rPr>
        <w:t xml:space="preserve">            "fillFeeCcy": "USDT",</w:t>
      </w:r>
    </w:p>
    <w:p w14:paraId="0D4F3075">
      <w:pPr>
        <w:bidi w:val="0"/>
        <w:rPr>
          <w:rFonts w:hint="default"/>
        </w:rPr>
      </w:pPr>
      <w:r>
        <w:rPr>
          <w:rFonts w:hint="default"/>
        </w:rPr>
        <w:t xml:space="preserve">            "fillNotionalUsd": "31.50818374",</w:t>
      </w:r>
    </w:p>
    <w:p w14:paraId="04253B74">
      <w:pPr>
        <w:bidi w:val="0"/>
        <w:rPr>
          <w:rFonts w:hint="default"/>
        </w:rPr>
      </w:pPr>
      <w:r>
        <w:rPr>
          <w:rFonts w:hint="default"/>
        </w:rPr>
        <w:t xml:space="preserve">            "fillPx": "31527.1",</w:t>
      </w:r>
    </w:p>
    <w:p w14:paraId="5DBA5B30">
      <w:pPr>
        <w:bidi w:val="0"/>
        <w:rPr>
          <w:rFonts w:hint="default"/>
        </w:rPr>
      </w:pPr>
      <w:r>
        <w:rPr>
          <w:rFonts w:hint="default"/>
        </w:rPr>
        <w:t xml:space="preserve">            "fillSz": "0.001",</w:t>
      </w:r>
    </w:p>
    <w:p w14:paraId="1C59BFA7">
      <w:pPr>
        <w:bidi w:val="0"/>
        <w:rPr>
          <w:rFonts w:hint="default"/>
        </w:rPr>
      </w:pPr>
      <w:r>
        <w:rPr>
          <w:rFonts w:hint="default"/>
        </w:rPr>
        <w:t xml:space="preserve">            "fillPnl": "0.01",</w:t>
      </w:r>
    </w:p>
    <w:p w14:paraId="6D3B17FA">
      <w:pPr>
        <w:bidi w:val="0"/>
        <w:rPr>
          <w:rFonts w:hint="default"/>
        </w:rPr>
      </w:pPr>
      <w:r>
        <w:rPr>
          <w:rFonts w:hint="default"/>
        </w:rPr>
        <w:t xml:space="preserve">            "fillTime": "1654084353263",</w:t>
      </w:r>
    </w:p>
    <w:p w14:paraId="545FD624">
      <w:pPr>
        <w:bidi w:val="0"/>
        <w:rPr>
          <w:rFonts w:hint="default"/>
        </w:rPr>
      </w:pPr>
      <w:r>
        <w:rPr>
          <w:rFonts w:hint="default"/>
        </w:rPr>
        <w:t xml:space="preserve">            "fillPxVol": "",</w:t>
      </w:r>
    </w:p>
    <w:p w14:paraId="791D0DD7">
      <w:pPr>
        <w:bidi w:val="0"/>
        <w:rPr>
          <w:rFonts w:hint="default"/>
        </w:rPr>
      </w:pPr>
      <w:r>
        <w:rPr>
          <w:rFonts w:hint="default"/>
        </w:rPr>
        <w:t xml:space="preserve">            "fillPxUsd": "",</w:t>
      </w:r>
    </w:p>
    <w:p w14:paraId="6796B126">
      <w:pPr>
        <w:bidi w:val="0"/>
        <w:rPr>
          <w:rFonts w:hint="default"/>
        </w:rPr>
      </w:pPr>
      <w:r>
        <w:rPr>
          <w:rFonts w:hint="default"/>
        </w:rPr>
        <w:t xml:space="preserve">            "fillMarkVol": "",</w:t>
      </w:r>
    </w:p>
    <w:p w14:paraId="63E38AA7">
      <w:pPr>
        <w:bidi w:val="0"/>
        <w:rPr>
          <w:rFonts w:hint="default"/>
        </w:rPr>
      </w:pPr>
      <w:r>
        <w:rPr>
          <w:rFonts w:hint="default"/>
        </w:rPr>
        <w:t xml:space="preserve">            "fillFwdPx": "",</w:t>
      </w:r>
    </w:p>
    <w:p w14:paraId="570CF720">
      <w:pPr>
        <w:bidi w:val="0"/>
        <w:rPr>
          <w:rFonts w:hint="default"/>
        </w:rPr>
      </w:pPr>
      <w:r>
        <w:rPr>
          <w:rFonts w:hint="default"/>
        </w:rPr>
        <w:t xml:space="preserve">            "fillMarkPx": "",</w:t>
      </w:r>
    </w:p>
    <w:p w14:paraId="61F2D726">
      <w:pPr>
        <w:bidi w:val="0"/>
        <w:rPr>
          <w:rFonts w:hint="default"/>
        </w:rPr>
      </w:pPr>
      <w:r>
        <w:rPr>
          <w:rFonts w:hint="default"/>
        </w:rPr>
        <w:t xml:space="preserve">            "fillIdxPx": "",</w:t>
      </w:r>
    </w:p>
    <w:p w14:paraId="51FDBB0E">
      <w:pPr>
        <w:bidi w:val="0"/>
        <w:rPr>
          <w:rFonts w:hint="default"/>
        </w:rPr>
      </w:pPr>
      <w:r>
        <w:rPr>
          <w:rFonts w:hint="default"/>
        </w:rPr>
        <w:t xml:space="preserve">            "instId": "BTC-USDT",</w:t>
      </w:r>
    </w:p>
    <w:p w14:paraId="1D403275">
      <w:pPr>
        <w:bidi w:val="0"/>
        <w:rPr>
          <w:rFonts w:hint="default"/>
        </w:rPr>
      </w:pPr>
      <w:r>
        <w:rPr>
          <w:rFonts w:hint="default"/>
        </w:rPr>
        <w:t xml:space="preserve">            "instType": "SPOT",</w:t>
      </w:r>
    </w:p>
    <w:p w14:paraId="1B0437BE">
      <w:pPr>
        <w:bidi w:val="0"/>
        <w:rPr>
          <w:rFonts w:hint="default"/>
        </w:rPr>
      </w:pPr>
      <w:r>
        <w:rPr>
          <w:rFonts w:hint="default"/>
        </w:rPr>
        <w:t xml:space="preserve">            "lever": "0",</w:t>
      </w:r>
    </w:p>
    <w:p w14:paraId="12240B66">
      <w:pPr>
        <w:bidi w:val="0"/>
        <w:rPr>
          <w:rFonts w:hint="default"/>
        </w:rPr>
      </w:pPr>
      <w:r>
        <w:rPr>
          <w:rFonts w:hint="default"/>
        </w:rPr>
        <w:t xml:space="preserve">            "msg": "",</w:t>
      </w:r>
    </w:p>
    <w:p w14:paraId="7A013407">
      <w:pPr>
        <w:bidi w:val="0"/>
        <w:rPr>
          <w:rFonts w:hint="default"/>
        </w:rPr>
      </w:pPr>
      <w:r>
        <w:rPr>
          <w:rFonts w:hint="default"/>
        </w:rPr>
        <w:t xml:space="preserve">            "notionalUsd": "31.50818374",</w:t>
      </w:r>
    </w:p>
    <w:p w14:paraId="1484047F">
      <w:pPr>
        <w:bidi w:val="0"/>
        <w:rPr>
          <w:rFonts w:hint="default"/>
        </w:rPr>
      </w:pPr>
      <w:r>
        <w:rPr>
          <w:rFonts w:hint="default"/>
        </w:rPr>
        <w:t xml:space="preserve">            "ordId": "452197707845865472",</w:t>
      </w:r>
    </w:p>
    <w:p w14:paraId="0CC5A15C">
      <w:pPr>
        <w:bidi w:val="0"/>
        <w:rPr>
          <w:rFonts w:hint="default"/>
        </w:rPr>
      </w:pPr>
      <w:r>
        <w:rPr>
          <w:rFonts w:hint="default"/>
        </w:rPr>
        <w:t xml:space="preserve">            "ordType": "limit",</w:t>
      </w:r>
    </w:p>
    <w:p w14:paraId="5620EA22">
      <w:pPr>
        <w:bidi w:val="0"/>
        <w:rPr>
          <w:rFonts w:hint="default"/>
        </w:rPr>
      </w:pPr>
      <w:r>
        <w:rPr>
          <w:rFonts w:hint="default"/>
        </w:rPr>
        <w:t xml:space="preserve">            "pnl": "0",</w:t>
      </w:r>
    </w:p>
    <w:p w14:paraId="3421FB72">
      <w:pPr>
        <w:bidi w:val="0"/>
        <w:rPr>
          <w:rFonts w:hint="default"/>
        </w:rPr>
      </w:pPr>
      <w:r>
        <w:rPr>
          <w:rFonts w:hint="default"/>
        </w:rPr>
        <w:t xml:space="preserve">            "posSide": "",</w:t>
      </w:r>
    </w:p>
    <w:p w14:paraId="1B00140A">
      <w:pPr>
        <w:bidi w:val="0"/>
        <w:rPr>
          <w:rFonts w:hint="default"/>
        </w:rPr>
      </w:pPr>
      <w:r>
        <w:rPr>
          <w:rFonts w:hint="default"/>
        </w:rPr>
        <w:t xml:space="preserve">            "px": "31527.1",</w:t>
      </w:r>
    </w:p>
    <w:p w14:paraId="1D702A1B">
      <w:pPr>
        <w:bidi w:val="0"/>
        <w:rPr>
          <w:rFonts w:hint="default"/>
        </w:rPr>
      </w:pPr>
      <w:r>
        <w:rPr>
          <w:rFonts w:hint="default"/>
        </w:rPr>
        <w:t xml:space="preserve">            "pxUsd":"",</w:t>
      </w:r>
    </w:p>
    <w:p w14:paraId="1F0777CD">
      <w:pPr>
        <w:bidi w:val="0"/>
        <w:rPr>
          <w:rFonts w:hint="default"/>
        </w:rPr>
      </w:pPr>
      <w:r>
        <w:rPr>
          <w:rFonts w:hint="default"/>
        </w:rPr>
        <w:t xml:space="preserve">            "pxVol":"",</w:t>
      </w:r>
    </w:p>
    <w:p w14:paraId="39804CD2">
      <w:pPr>
        <w:bidi w:val="0"/>
        <w:rPr>
          <w:rFonts w:hint="default"/>
        </w:rPr>
      </w:pPr>
      <w:r>
        <w:rPr>
          <w:rFonts w:hint="default"/>
        </w:rPr>
        <w:t xml:space="preserve">            "pxType":"",</w:t>
      </w:r>
    </w:p>
    <w:p w14:paraId="4B586C27">
      <w:pPr>
        <w:bidi w:val="0"/>
        <w:rPr>
          <w:rFonts w:hint="default"/>
        </w:rPr>
      </w:pPr>
      <w:r>
        <w:rPr>
          <w:rFonts w:hint="default"/>
        </w:rPr>
        <w:t xml:space="preserve">            "rebate": "0",</w:t>
      </w:r>
    </w:p>
    <w:p w14:paraId="576B353F">
      <w:pPr>
        <w:bidi w:val="0"/>
        <w:rPr>
          <w:rFonts w:hint="default"/>
        </w:rPr>
      </w:pPr>
      <w:r>
        <w:rPr>
          <w:rFonts w:hint="default"/>
        </w:rPr>
        <w:t xml:space="preserve">            "rebateCcy": "BTC",</w:t>
      </w:r>
    </w:p>
    <w:p w14:paraId="22264CD8">
      <w:pPr>
        <w:bidi w:val="0"/>
        <w:rPr>
          <w:rFonts w:hint="default"/>
        </w:rPr>
      </w:pPr>
      <w:r>
        <w:rPr>
          <w:rFonts w:hint="default"/>
        </w:rPr>
        <w:t xml:space="preserve">            "reduceOnly": "false",</w:t>
      </w:r>
    </w:p>
    <w:p w14:paraId="1F6F4044">
      <w:pPr>
        <w:bidi w:val="0"/>
        <w:rPr>
          <w:rFonts w:hint="default"/>
        </w:rPr>
      </w:pPr>
      <w:r>
        <w:rPr>
          <w:rFonts w:hint="default"/>
        </w:rPr>
        <w:t xml:space="preserve">            "reqId": "",</w:t>
      </w:r>
    </w:p>
    <w:p w14:paraId="070E98C7">
      <w:pPr>
        <w:bidi w:val="0"/>
        <w:rPr>
          <w:rFonts w:hint="default"/>
        </w:rPr>
      </w:pPr>
      <w:r>
        <w:rPr>
          <w:rFonts w:hint="default"/>
        </w:rPr>
        <w:t xml:space="preserve">            "side": "sell",</w:t>
      </w:r>
    </w:p>
    <w:p w14:paraId="175226F9">
      <w:pPr>
        <w:bidi w:val="0"/>
        <w:rPr>
          <w:rFonts w:hint="default"/>
        </w:rPr>
      </w:pPr>
      <w:r>
        <w:rPr>
          <w:rFonts w:hint="default"/>
        </w:rPr>
        <w:t xml:space="preserve">            "attachAlgoClOrdId": "",</w:t>
      </w:r>
    </w:p>
    <w:p w14:paraId="2481C740">
      <w:pPr>
        <w:bidi w:val="0"/>
        <w:rPr>
          <w:rFonts w:hint="default"/>
        </w:rPr>
      </w:pPr>
      <w:r>
        <w:rPr>
          <w:rFonts w:hint="default"/>
        </w:rPr>
        <w:t xml:space="preserve">            "slOrdPx": "",</w:t>
      </w:r>
    </w:p>
    <w:p w14:paraId="74010064">
      <w:pPr>
        <w:bidi w:val="0"/>
        <w:rPr>
          <w:rFonts w:hint="default"/>
        </w:rPr>
      </w:pPr>
      <w:r>
        <w:rPr>
          <w:rFonts w:hint="default"/>
        </w:rPr>
        <w:t xml:space="preserve">            "slTriggerPx": "",</w:t>
      </w:r>
    </w:p>
    <w:p w14:paraId="465A890C">
      <w:pPr>
        <w:bidi w:val="0"/>
        <w:rPr>
          <w:rFonts w:hint="default"/>
        </w:rPr>
      </w:pPr>
      <w:r>
        <w:rPr>
          <w:rFonts w:hint="default"/>
        </w:rPr>
        <w:t xml:space="preserve">            "slTriggerPxType": "last",</w:t>
      </w:r>
    </w:p>
    <w:p w14:paraId="15FB1560">
      <w:pPr>
        <w:bidi w:val="0"/>
        <w:rPr>
          <w:rFonts w:hint="default"/>
        </w:rPr>
      </w:pPr>
      <w:r>
        <w:rPr>
          <w:rFonts w:hint="default"/>
        </w:rPr>
        <w:t xml:space="preserve">            "source": "",</w:t>
      </w:r>
    </w:p>
    <w:p w14:paraId="2CF5FBAD">
      <w:pPr>
        <w:bidi w:val="0"/>
        <w:rPr>
          <w:rFonts w:hint="default"/>
        </w:rPr>
      </w:pPr>
      <w:r>
        <w:rPr>
          <w:rFonts w:hint="default"/>
        </w:rPr>
        <w:t xml:space="preserve">            "state": "filled",</w:t>
      </w:r>
    </w:p>
    <w:p w14:paraId="4BA7AD3B">
      <w:pPr>
        <w:bidi w:val="0"/>
        <w:rPr>
          <w:rFonts w:hint="default"/>
        </w:rPr>
      </w:pPr>
      <w:r>
        <w:rPr>
          <w:rFonts w:hint="default"/>
        </w:rPr>
        <w:t xml:space="preserve">            "stpId": "",</w:t>
      </w:r>
    </w:p>
    <w:p w14:paraId="42F9B0AE">
      <w:pPr>
        <w:bidi w:val="0"/>
        <w:rPr>
          <w:rFonts w:hint="default"/>
        </w:rPr>
      </w:pPr>
      <w:r>
        <w:rPr>
          <w:rFonts w:hint="default"/>
        </w:rPr>
        <w:t xml:space="preserve">            "stpMode": "",</w:t>
      </w:r>
    </w:p>
    <w:p w14:paraId="3673886E">
      <w:pPr>
        <w:bidi w:val="0"/>
        <w:rPr>
          <w:rFonts w:hint="default"/>
        </w:rPr>
      </w:pPr>
      <w:r>
        <w:rPr>
          <w:rFonts w:hint="default"/>
        </w:rPr>
        <w:t xml:space="preserve">            "sz": "0.001",</w:t>
      </w:r>
    </w:p>
    <w:p w14:paraId="7C7CC4DE">
      <w:pPr>
        <w:bidi w:val="0"/>
        <w:rPr>
          <w:rFonts w:hint="default"/>
        </w:rPr>
      </w:pPr>
      <w:r>
        <w:rPr>
          <w:rFonts w:hint="default"/>
        </w:rPr>
        <w:t xml:space="preserve">            "tag": "",</w:t>
      </w:r>
    </w:p>
    <w:p w14:paraId="7EC471F1">
      <w:pPr>
        <w:bidi w:val="0"/>
        <w:rPr>
          <w:rFonts w:hint="default"/>
        </w:rPr>
      </w:pPr>
      <w:r>
        <w:rPr>
          <w:rFonts w:hint="default"/>
        </w:rPr>
        <w:t xml:space="preserve">            "tdMode": "cash",</w:t>
      </w:r>
    </w:p>
    <w:p w14:paraId="560FB23A">
      <w:pPr>
        <w:bidi w:val="0"/>
        <w:rPr>
          <w:rFonts w:hint="default"/>
        </w:rPr>
      </w:pPr>
      <w:r>
        <w:rPr>
          <w:rFonts w:hint="default"/>
        </w:rPr>
        <w:t xml:space="preserve">            "tgtCcy": "",</w:t>
      </w:r>
    </w:p>
    <w:p w14:paraId="3BC86758">
      <w:pPr>
        <w:bidi w:val="0"/>
        <w:rPr>
          <w:rFonts w:hint="default"/>
        </w:rPr>
      </w:pPr>
      <w:r>
        <w:rPr>
          <w:rFonts w:hint="default"/>
        </w:rPr>
        <w:t xml:space="preserve">            "tpOrdPx": "",</w:t>
      </w:r>
    </w:p>
    <w:p w14:paraId="47ED2AC3">
      <w:pPr>
        <w:bidi w:val="0"/>
        <w:rPr>
          <w:rFonts w:hint="default"/>
        </w:rPr>
      </w:pPr>
      <w:r>
        <w:rPr>
          <w:rFonts w:hint="default"/>
        </w:rPr>
        <w:t xml:space="preserve">            "tpTriggerPx": "",</w:t>
      </w:r>
    </w:p>
    <w:p w14:paraId="5EC6CEA3">
      <w:pPr>
        <w:bidi w:val="0"/>
        <w:rPr>
          <w:rFonts w:hint="default"/>
        </w:rPr>
      </w:pPr>
      <w:r>
        <w:rPr>
          <w:rFonts w:hint="default"/>
        </w:rPr>
        <w:t xml:space="preserve">            "tpTriggerPxType": "last",</w:t>
      </w:r>
    </w:p>
    <w:p w14:paraId="083FC532">
      <w:pPr>
        <w:bidi w:val="0"/>
        <w:rPr>
          <w:rFonts w:hint="default"/>
        </w:rPr>
      </w:pPr>
      <w:r>
        <w:rPr>
          <w:rFonts w:hint="default"/>
        </w:rPr>
        <w:t xml:space="preserve">            "tradeId": "242589207",</w:t>
      </w:r>
    </w:p>
    <w:p w14:paraId="42E134C0">
      <w:pPr>
        <w:bidi w:val="0"/>
        <w:rPr>
          <w:rFonts w:hint="default"/>
        </w:rPr>
      </w:pPr>
      <w:r>
        <w:rPr>
          <w:rFonts w:hint="default"/>
        </w:rPr>
        <w:t xml:space="preserve">            "tradeQuoteCcy": "USDT",</w:t>
      </w:r>
    </w:p>
    <w:p w14:paraId="4290D56F">
      <w:pPr>
        <w:bidi w:val="0"/>
        <w:rPr>
          <w:rFonts w:hint="default"/>
        </w:rPr>
      </w:pPr>
      <w:r>
        <w:rPr>
          <w:rFonts w:hint="default"/>
        </w:rPr>
        <w:t xml:space="preserve">            "lastPx": "38892.2",</w:t>
      </w:r>
    </w:p>
    <w:p w14:paraId="7269FA21">
      <w:pPr>
        <w:bidi w:val="0"/>
        <w:rPr>
          <w:rFonts w:hint="default"/>
        </w:rPr>
      </w:pPr>
      <w:r>
        <w:rPr>
          <w:rFonts w:hint="default"/>
        </w:rPr>
        <w:t xml:space="preserve">            "quickMgnType": "",</w:t>
      </w:r>
    </w:p>
    <w:p w14:paraId="10646296">
      <w:pPr>
        <w:bidi w:val="0"/>
        <w:rPr>
          <w:rFonts w:hint="default"/>
        </w:rPr>
      </w:pPr>
      <w:r>
        <w:rPr>
          <w:rFonts w:hint="default"/>
        </w:rPr>
        <w:t xml:space="preserve">            "algoClOrdId": "",</w:t>
      </w:r>
    </w:p>
    <w:p w14:paraId="7E7AD245">
      <w:pPr>
        <w:bidi w:val="0"/>
        <w:rPr>
          <w:rFonts w:hint="default"/>
        </w:rPr>
      </w:pPr>
      <w:r>
        <w:rPr>
          <w:rFonts w:hint="default"/>
        </w:rPr>
        <w:t xml:space="preserve">            "attachAlgoOrds": [],</w:t>
      </w:r>
    </w:p>
    <w:p w14:paraId="3E1D2818">
      <w:pPr>
        <w:bidi w:val="0"/>
        <w:rPr>
          <w:rFonts w:hint="default"/>
        </w:rPr>
      </w:pPr>
      <w:r>
        <w:rPr>
          <w:rFonts w:hint="default"/>
        </w:rPr>
        <w:t xml:space="preserve">            "algoId": "",</w:t>
      </w:r>
    </w:p>
    <w:p w14:paraId="58D5AA73">
      <w:pPr>
        <w:bidi w:val="0"/>
        <w:rPr>
          <w:rFonts w:hint="default"/>
        </w:rPr>
      </w:pPr>
      <w:r>
        <w:rPr>
          <w:rFonts w:hint="default"/>
        </w:rPr>
        <w:t xml:space="preserve">            "amendSource": "",</w:t>
      </w:r>
    </w:p>
    <w:p w14:paraId="35478924">
      <w:pPr>
        <w:bidi w:val="0"/>
        <w:rPr>
          <w:rFonts w:hint="default"/>
        </w:rPr>
      </w:pPr>
      <w:r>
        <w:rPr>
          <w:rFonts w:hint="default"/>
        </w:rPr>
        <w:t xml:space="preserve">            "cancelSource": "",</w:t>
      </w:r>
    </w:p>
    <w:p w14:paraId="50333309">
      <w:pPr>
        <w:bidi w:val="0"/>
        <w:rPr>
          <w:rFonts w:hint="default"/>
        </w:rPr>
      </w:pPr>
      <w:r>
        <w:rPr>
          <w:rFonts w:hint="default"/>
        </w:rPr>
        <w:t xml:space="preserve">            "isTpLimit": "false",</w:t>
      </w:r>
    </w:p>
    <w:p w14:paraId="11FB6A92">
      <w:pPr>
        <w:bidi w:val="0"/>
        <w:rPr>
          <w:rFonts w:hint="default"/>
        </w:rPr>
      </w:pPr>
      <w:r>
        <w:rPr>
          <w:rFonts w:hint="default"/>
        </w:rPr>
        <w:t xml:space="preserve">            "uTime": "1654084353264",</w:t>
      </w:r>
    </w:p>
    <w:p w14:paraId="1B972379">
      <w:pPr>
        <w:bidi w:val="0"/>
        <w:rPr>
          <w:rFonts w:hint="default"/>
        </w:rPr>
      </w:pPr>
      <w:r>
        <w:rPr>
          <w:rFonts w:hint="default"/>
        </w:rPr>
        <w:t xml:space="preserve">            "linkedAlgoOrd": {</w:t>
      </w:r>
    </w:p>
    <w:p w14:paraId="08EEAAA0">
      <w:pPr>
        <w:bidi w:val="0"/>
        <w:rPr>
          <w:rFonts w:hint="default"/>
        </w:rPr>
      </w:pPr>
      <w:r>
        <w:rPr>
          <w:rFonts w:hint="default"/>
        </w:rPr>
        <w:t xml:space="preserve">                "algoId": ""</w:t>
      </w:r>
    </w:p>
    <w:p w14:paraId="7F1D6E69">
      <w:pPr>
        <w:bidi w:val="0"/>
        <w:rPr>
          <w:rFonts w:hint="default"/>
        </w:rPr>
      </w:pPr>
      <w:r>
        <w:rPr>
          <w:rFonts w:hint="default"/>
        </w:rPr>
        <w:t xml:space="preserve">            }</w:t>
      </w:r>
    </w:p>
    <w:p w14:paraId="1002E8F7">
      <w:pPr>
        <w:bidi w:val="0"/>
        <w:rPr>
          <w:rFonts w:hint="default"/>
        </w:rPr>
      </w:pPr>
      <w:r>
        <w:rPr>
          <w:rFonts w:hint="default"/>
        </w:rPr>
        <w:t xml:space="preserve">        }</w:t>
      </w:r>
    </w:p>
    <w:p w14:paraId="30E18070">
      <w:pPr>
        <w:bidi w:val="0"/>
        <w:rPr>
          <w:rFonts w:hint="default"/>
        </w:rPr>
      </w:pPr>
      <w:r>
        <w:rPr>
          <w:rFonts w:hint="default"/>
        </w:rPr>
        <w:t xml:space="preserve">    ]}</w:t>
      </w:r>
    </w:p>
    <w:p w14:paraId="29929639">
      <w:pPr>
        <w:bidi w:val="0"/>
        <w:rPr>
          <w:rFonts w:hint="default"/>
        </w:rPr>
      </w:pPr>
      <w:r>
        <w:rPr>
          <w:rFonts w:hint="default"/>
        </w:rPr>
        <w:t>推送数据参数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528"/>
        <w:gridCol w:w="977"/>
        <w:gridCol w:w="5041"/>
      </w:tblGrid>
      <w:tr w14:paraId="77214D5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BFD4D0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52E2A4B">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D86A106">
            <w:pPr>
              <w:bidi w:val="0"/>
              <w:rPr>
                <w:rFonts w:hint="default"/>
              </w:rPr>
            </w:pPr>
            <w:r>
              <w:rPr>
                <w:rFonts w:hint="default"/>
                <w:lang w:val="en-US" w:eastAsia="zh-CN"/>
              </w:rPr>
              <w:t>描述</w:t>
            </w:r>
          </w:p>
        </w:tc>
      </w:tr>
      <w:tr w14:paraId="4C812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07BB2C">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A5EB96">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FA837B">
            <w:pPr>
              <w:bidi w:val="0"/>
              <w:rPr>
                <w:rFonts w:hint="default"/>
              </w:rPr>
            </w:pPr>
            <w:r>
              <w:rPr>
                <w:rFonts w:hint="default"/>
                <w:lang w:val="en-US" w:eastAsia="zh-CN"/>
              </w:rPr>
              <w:t>订阅成功的频道</w:t>
            </w:r>
          </w:p>
        </w:tc>
      </w:tr>
      <w:tr w14:paraId="1298D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C15D79">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2C55F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7FE9F8">
            <w:pPr>
              <w:bidi w:val="0"/>
              <w:rPr>
                <w:rFonts w:hint="default"/>
              </w:rPr>
            </w:pPr>
            <w:r>
              <w:rPr>
                <w:rFonts w:hint="default"/>
                <w:lang w:val="en-US" w:eastAsia="zh-CN"/>
              </w:rPr>
              <w:t>频道名</w:t>
            </w:r>
          </w:p>
        </w:tc>
      </w:tr>
      <w:tr w14:paraId="04750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57A4D6">
            <w:pPr>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1A6E5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767B42">
            <w:pPr>
              <w:bidi w:val="0"/>
              <w:rPr>
                <w:rFonts w:hint="default"/>
              </w:rPr>
            </w:pPr>
            <w:r>
              <w:rPr>
                <w:rFonts w:hint="default"/>
                <w:lang w:val="en-US" w:eastAsia="zh-CN"/>
              </w:rPr>
              <w:t>用户标识</w:t>
            </w:r>
          </w:p>
        </w:tc>
      </w:tr>
      <w:tr w14:paraId="548B7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6153DF">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FF97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E8A6B0">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69871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B40406">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4A4A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739D0D">
            <w:pPr>
              <w:bidi w:val="0"/>
              <w:rPr>
                <w:rFonts w:hint="default"/>
              </w:rPr>
            </w:pPr>
            <w:r>
              <w:rPr>
                <w:rFonts w:hint="default"/>
                <w:lang w:val="en-US" w:eastAsia="zh-CN"/>
              </w:rPr>
              <w:t>交易品种</w:t>
            </w:r>
          </w:p>
        </w:tc>
      </w:tr>
      <w:tr w14:paraId="6801B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795356">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DE5F6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71ED5F">
            <w:pPr>
              <w:bidi w:val="0"/>
              <w:rPr>
                <w:rFonts w:hint="default"/>
              </w:rPr>
            </w:pPr>
            <w:r>
              <w:rPr>
                <w:rFonts w:hint="default"/>
                <w:lang w:val="en-US" w:eastAsia="zh-CN"/>
              </w:rPr>
              <w:t>产品ID</w:t>
            </w:r>
          </w:p>
        </w:tc>
      </w:tr>
      <w:tr w14:paraId="0BDFF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19BEDC">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DF20BD">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598E84">
            <w:pPr>
              <w:bidi w:val="0"/>
              <w:rPr>
                <w:rFonts w:hint="default"/>
              </w:rPr>
            </w:pPr>
            <w:r>
              <w:rPr>
                <w:rFonts w:hint="default"/>
                <w:lang w:val="en-US" w:eastAsia="zh-CN"/>
              </w:rPr>
              <w:t>订阅的数据</w:t>
            </w:r>
          </w:p>
        </w:tc>
      </w:tr>
      <w:tr w14:paraId="09C4D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52F48F">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1351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DCAC7D">
            <w:pPr>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MARGIN：币币杠杆</w:t>
            </w:r>
            <w:r>
              <w:rPr>
                <w:rFonts w:hint="default"/>
                <w:lang w:val="en-US" w:eastAsia="zh-CN"/>
              </w:rPr>
              <w:br w:type="textWrapping"/>
            </w:r>
            <w:r>
              <w:rPr>
                <w:rFonts w:hint="default"/>
                <w:lang w:val="en-US" w:eastAsia="zh-CN"/>
              </w:rPr>
              <w:t>SWAP：永续合约</w:t>
            </w:r>
            <w:r>
              <w:rPr>
                <w:rFonts w:hint="default"/>
                <w:lang w:val="en-US" w:eastAsia="zh-CN"/>
              </w:rPr>
              <w:br w:type="textWrapping"/>
            </w:r>
            <w:r>
              <w:rPr>
                <w:rFonts w:hint="default"/>
                <w:lang w:val="en-US" w:eastAsia="zh-CN"/>
              </w:rPr>
              <w:t>FUTURES：交割合约</w:t>
            </w:r>
            <w:r>
              <w:rPr>
                <w:rFonts w:hint="default"/>
                <w:lang w:val="en-US" w:eastAsia="zh-CN"/>
              </w:rPr>
              <w:br w:type="textWrapping"/>
            </w:r>
            <w:r>
              <w:rPr>
                <w:rFonts w:hint="default"/>
                <w:lang w:val="en-US" w:eastAsia="zh-CN"/>
              </w:rPr>
              <w:t>OPTION：期权</w:t>
            </w:r>
            <w:r>
              <w:rPr>
                <w:rFonts w:hint="default"/>
                <w:lang w:val="en-US" w:eastAsia="zh-CN"/>
              </w:rPr>
              <w:br w:type="textWrapping"/>
            </w:r>
            <w:r>
              <w:rPr>
                <w:rFonts w:hint="default"/>
                <w:lang w:val="en-US" w:eastAsia="zh-CN"/>
              </w:rPr>
              <w:t>EVENTS：事件合约</w:t>
            </w:r>
          </w:p>
        </w:tc>
      </w:tr>
      <w:tr w14:paraId="71528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BC24AA">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0EE5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BC0127">
            <w:pPr>
              <w:bidi w:val="0"/>
              <w:rPr>
                <w:rFonts w:hint="default"/>
              </w:rPr>
            </w:pPr>
            <w:r>
              <w:rPr>
                <w:rFonts w:hint="default"/>
                <w:lang w:val="en-US" w:eastAsia="zh-CN"/>
              </w:rPr>
              <w:t>产品ID</w:t>
            </w:r>
          </w:p>
        </w:tc>
      </w:tr>
      <w:tr w14:paraId="42DF2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8CDA01">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48B2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9024FF">
            <w:pPr>
              <w:bidi w:val="0"/>
              <w:rPr>
                <w:rFonts w:hint="default"/>
              </w:rPr>
            </w:pPr>
            <w:r>
              <w:rPr>
                <w:rFonts w:hint="default"/>
                <w:lang w:val="en-US" w:eastAsia="zh-CN"/>
              </w:rPr>
              <w:t>保证金币种，适用于逐仓杠杆及合约模式下的全仓杠杆订单以及交割、永续和期权合约订单。</w:t>
            </w:r>
          </w:p>
        </w:tc>
      </w:tr>
      <w:tr w14:paraId="0B328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DAF00D">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89FF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FEF90E">
            <w:pPr>
              <w:bidi w:val="0"/>
              <w:rPr>
                <w:rFonts w:hint="default"/>
              </w:rPr>
            </w:pPr>
            <w:r>
              <w:rPr>
                <w:rFonts w:hint="default"/>
                <w:lang w:val="en-US" w:eastAsia="zh-CN"/>
              </w:rPr>
              <w:t>订单ID</w:t>
            </w:r>
          </w:p>
        </w:tc>
      </w:tr>
      <w:tr w14:paraId="4036F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A0FF42">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BC6C5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B54306">
            <w:pPr>
              <w:bidi w:val="0"/>
              <w:rPr>
                <w:rFonts w:hint="default"/>
              </w:rPr>
            </w:pPr>
            <w:r>
              <w:rPr>
                <w:rFonts w:hint="default"/>
                <w:lang w:val="en-US" w:eastAsia="zh-CN"/>
              </w:rPr>
              <w:t>由用户设置的订单ID来识别您的订单</w:t>
            </w:r>
          </w:p>
        </w:tc>
      </w:tr>
      <w:tr w14:paraId="3962E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81BC7F">
            <w:pPr>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16BE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19F23C">
            <w:pPr>
              <w:bidi w:val="0"/>
              <w:rPr>
                <w:rFonts w:hint="default"/>
              </w:rPr>
            </w:pPr>
            <w:r>
              <w:rPr>
                <w:rFonts w:hint="default"/>
                <w:lang w:val="en-US" w:eastAsia="zh-CN"/>
              </w:rPr>
              <w:t>订单标签</w:t>
            </w:r>
          </w:p>
        </w:tc>
      </w:tr>
      <w:tr w14:paraId="6643D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CAF489">
            <w:pPr>
              <w:bidi w:val="0"/>
              <w:rPr>
                <w:rFonts w:hint="default"/>
              </w:rPr>
            </w:pPr>
            <w:r>
              <w:rPr>
                <w:rFonts w:hint="default"/>
                <w:lang w:val="en-US" w:eastAsia="zh-CN"/>
              </w:rPr>
              <w:t>&gt; 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86E8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B0DAF0">
            <w:pPr>
              <w:bidi w:val="0"/>
              <w:rPr>
                <w:rFonts w:hint="default"/>
              </w:rPr>
            </w:pPr>
            <w:r>
              <w:rPr>
                <w:rFonts w:hint="default"/>
                <w:lang w:val="en-US" w:eastAsia="zh-CN"/>
              </w:rPr>
              <w:t>委托价格，对于期权，以币(如BTC, ETH)为单位</w:t>
            </w:r>
          </w:p>
        </w:tc>
      </w:tr>
      <w:tr w14:paraId="0BE26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A705B8">
            <w:pPr>
              <w:bidi w:val="0"/>
              <w:rPr>
                <w:rFonts w:hint="default"/>
              </w:rPr>
            </w:pPr>
            <w:r>
              <w:rPr>
                <w:rFonts w:hint="default"/>
                <w:lang w:val="en-US" w:eastAsia="zh-CN"/>
              </w:rPr>
              <w:t>&gt; pxUsd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5589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70E301">
            <w:pPr>
              <w:bidi w:val="0"/>
              <w:rPr>
                <w:rFonts w:hint="default"/>
              </w:rPr>
            </w:pPr>
            <w:r>
              <w:rPr>
                <w:rFonts w:hint="default"/>
                <w:lang w:val="en-US" w:eastAsia="zh-CN"/>
              </w:rPr>
              <w:t>期权价格，以USD为单位</w:t>
            </w:r>
            <w:r>
              <w:rPr>
                <w:rFonts w:hint="default"/>
                <w:lang w:val="en-US" w:eastAsia="zh-CN"/>
              </w:rPr>
              <w:br w:type="textWrapping"/>
            </w:r>
            <w:r>
              <w:rPr>
                <w:rFonts w:hint="default"/>
                <w:lang w:val="en-US" w:eastAsia="zh-CN"/>
              </w:rPr>
              <w:t>仅适用于期权，其他业务线返回空字符串""</w:t>
            </w:r>
          </w:p>
        </w:tc>
      </w:tr>
      <w:tr w14:paraId="4F86B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1425B4">
            <w:pPr>
              <w:bidi w:val="0"/>
              <w:rPr>
                <w:rFonts w:hint="default"/>
              </w:rPr>
            </w:pPr>
            <w:r>
              <w:rPr>
                <w:rFonts w:hint="default"/>
                <w:lang w:val="en-US" w:eastAsia="zh-CN"/>
              </w:rPr>
              <w:t>&gt; pxVol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2DE03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F5952B">
            <w:pPr>
              <w:bidi w:val="0"/>
              <w:rPr>
                <w:rFonts w:hint="default"/>
              </w:rPr>
            </w:pPr>
            <w:r>
              <w:rPr>
                <w:rFonts w:hint="default"/>
                <w:lang w:val="en-US" w:eastAsia="zh-CN"/>
              </w:rPr>
              <w:t>期权订单的隐含波动率</w:t>
            </w:r>
            <w:r>
              <w:rPr>
                <w:rFonts w:hint="default"/>
                <w:lang w:val="en-US" w:eastAsia="zh-CN"/>
              </w:rPr>
              <w:br w:type="textWrapping"/>
            </w:r>
            <w:r>
              <w:rPr>
                <w:rFonts w:hint="default"/>
                <w:lang w:val="en-US" w:eastAsia="zh-CN"/>
              </w:rPr>
              <w:t>仅适用于期权，其他业务线返回空字符串""</w:t>
            </w:r>
          </w:p>
        </w:tc>
      </w:tr>
      <w:tr w14:paraId="100C8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7D59E4">
            <w:pPr>
              <w:bidi w:val="0"/>
              <w:rPr>
                <w:rFonts w:hint="default"/>
              </w:rPr>
            </w:pPr>
            <w:r>
              <w:rPr>
                <w:rFonts w:hint="default"/>
                <w:lang w:val="en-US" w:eastAsia="zh-CN"/>
              </w:rPr>
              <w:t>&gt; 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83EF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78582D">
            <w:pPr>
              <w:bidi w:val="0"/>
              <w:rPr>
                <w:rFonts w:hint="default"/>
              </w:rPr>
            </w:pPr>
            <w:r>
              <w:rPr>
                <w:rFonts w:hint="default"/>
                <w:lang w:val="en-US" w:eastAsia="zh-CN"/>
              </w:rPr>
              <w:t>期权的价格类型</w:t>
            </w:r>
            <w:r>
              <w:rPr>
                <w:rFonts w:hint="default"/>
                <w:lang w:val="en-US" w:eastAsia="zh-CN"/>
              </w:rPr>
              <w:br w:type="textWrapping"/>
            </w:r>
            <w:r>
              <w:rPr>
                <w:rFonts w:hint="default"/>
                <w:lang w:val="en-US" w:eastAsia="zh-CN"/>
              </w:rPr>
              <w:t>px：代表按价格下单，单位为币 (请求参数 px 的数值单位是BTC或ETH)</w:t>
            </w:r>
            <w:r>
              <w:rPr>
                <w:rFonts w:hint="default"/>
                <w:lang w:val="en-US" w:eastAsia="zh-CN"/>
              </w:rPr>
              <w:br w:type="textWrapping"/>
            </w:r>
            <w:r>
              <w:rPr>
                <w:rFonts w:hint="default"/>
                <w:lang w:val="en-US" w:eastAsia="zh-CN"/>
              </w:rPr>
              <w:t>pxVol：代表按pxVol下单</w:t>
            </w:r>
            <w:r>
              <w:rPr>
                <w:rFonts w:hint="default"/>
                <w:lang w:val="en-US" w:eastAsia="zh-CN"/>
              </w:rPr>
              <w:br w:type="textWrapping"/>
            </w:r>
            <w:r>
              <w:rPr>
                <w:rFonts w:hint="default"/>
                <w:lang w:val="en-US" w:eastAsia="zh-CN"/>
              </w:rPr>
              <w:t>pxUsd：代表按照pxUsd下单，单位为USD (请求参数px 的数值单位是USD)</w:t>
            </w:r>
          </w:p>
        </w:tc>
      </w:tr>
      <w:tr w14:paraId="74B39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419D0C">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17A1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B82034">
            <w:pPr>
              <w:bidi w:val="0"/>
              <w:rPr>
                <w:rFonts w:hint="default"/>
              </w:rPr>
            </w:pPr>
            <w:r>
              <w:rPr>
                <w:rFonts w:hint="default"/>
                <w:lang w:val="en-US" w:eastAsia="zh-CN"/>
              </w:rPr>
              <w:t>原始委托数量，币币/币币杠杆，以币为单位；交割/永续/期权 ，以张为单位</w:t>
            </w:r>
          </w:p>
        </w:tc>
      </w:tr>
      <w:tr w14:paraId="7532B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78CAF4">
            <w:pPr>
              <w:bidi w:val="0"/>
              <w:rPr>
                <w:rFonts w:hint="default"/>
              </w:rPr>
            </w:pPr>
            <w:r>
              <w:rPr>
                <w:rFonts w:hint="default"/>
                <w:lang w:val="en-US" w:eastAsia="zh-CN"/>
              </w:rPr>
              <w:t>&gt; 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92203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5D27A7">
            <w:pPr>
              <w:bidi w:val="0"/>
              <w:rPr>
                <w:rFonts w:hint="default"/>
              </w:rPr>
            </w:pPr>
            <w:r>
              <w:rPr>
                <w:rFonts w:hint="default"/>
                <w:lang w:val="en-US" w:eastAsia="zh-CN"/>
              </w:rPr>
              <w:t>委托单预估美元价值</w:t>
            </w:r>
          </w:p>
        </w:tc>
      </w:tr>
      <w:tr w14:paraId="146BE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3152AF">
            <w:pPr>
              <w:bidi w:val="0"/>
              <w:rPr>
                <w:rFonts w:hint="default"/>
              </w:rPr>
            </w:pPr>
            <w:r>
              <w:rPr>
                <w:rFonts w:hint="default"/>
                <w:lang w:val="en-US" w:eastAsia="zh-CN"/>
              </w:rPr>
              <w:t>&gt; fillNotionalUsd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F01D5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70F091">
            <w:pPr>
              <w:bidi w:val="0"/>
              <w:rPr>
                <w:rFonts w:hint="default"/>
              </w:rPr>
            </w:pPr>
            <w:r>
              <w:rPr>
                <w:rFonts w:hint="default"/>
                <w:lang w:val="en-US" w:eastAsia="zh-CN"/>
              </w:rPr>
              <w:t>委托单已成交的美元价值</w:t>
            </w:r>
          </w:p>
        </w:tc>
      </w:tr>
      <w:tr w14:paraId="3B634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3482A4">
            <w:pPr>
              <w:bidi w:val="0"/>
              <w:rPr>
                <w:rFonts w:hint="default"/>
              </w:rPr>
            </w:pPr>
            <w:r>
              <w:rPr>
                <w:rFonts w:hint="default"/>
                <w:lang w:val="en-US" w:eastAsia="zh-CN"/>
              </w:rPr>
              <w:t>&gt; 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4DAC1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497E42">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fok：全部成交或立即取消单</w:t>
            </w:r>
            <w:r>
              <w:rPr>
                <w:rFonts w:hint="default"/>
                <w:lang w:val="en-US" w:eastAsia="zh-CN"/>
              </w:rPr>
              <w:br w:type="textWrapping"/>
            </w:r>
            <w:r>
              <w:rPr>
                <w:rFonts w:hint="default"/>
                <w:lang w:val="en-US" w:eastAsia="zh-CN"/>
              </w:rPr>
              <w:t>ioc：立即成交并取消剩余单</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op_fok：期权简选（全部成交或立即取消）</w:t>
            </w:r>
            <w:r>
              <w:rPr>
                <w:rFonts w:hint="default"/>
                <w:lang w:val="en-US" w:eastAsia="zh-CN"/>
              </w:rPr>
              <w:br w:type="textWrapping"/>
            </w:r>
            <w:r>
              <w:rPr>
                <w:rFonts w:hint="default"/>
                <w:lang w:val="en-US" w:eastAsia="zh-CN"/>
              </w:rPr>
              <w:t>elp：流动性增强计划订单</w:t>
            </w:r>
          </w:p>
        </w:tc>
      </w:tr>
      <w:tr w14:paraId="161BD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9B6C19">
            <w:pPr>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88188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DAABA2">
            <w:pPr>
              <w:bidi w:val="0"/>
              <w:rPr>
                <w:rFonts w:hint="default"/>
              </w:rPr>
            </w:pPr>
            <w:r>
              <w:rPr>
                <w:rFonts w:hint="default"/>
                <w:lang w:val="en-US" w:eastAsia="zh-CN"/>
              </w:rPr>
              <w:t>订单方向，buy sell</w:t>
            </w:r>
          </w:p>
        </w:tc>
      </w:tr>
      <w:tr w14:paraId="69BAA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790571">
            <w:pPr>
              <w:bidi w:val="0"/>
              <w:rPr>
                <w:rFonts w:hint="default"/>
              </w:rPr>
            </w:pPr>
            <w:r>
              <w:rPr>
                <w:rFonts w:hint="default"/>
                <w:lang w:val="en-US" w:eastAsia="zh-CN"/>
              </w:rPr>
              <w: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2B7DF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ACEDB3">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long：开平仓模式开多</w:t>
            </w:r>
            <w:r>
              <w:rPr>
                <w:rFonts w:hint="default"/>
                <w:lang w:val="en-US" w:eastAsia="zh-CN"/>
              </w:rPr>
              <w:br w:type="textWrapping"/>
            </w:r>
            <w:r>
              <w:rPr>
                <w:rFonts w:hint="default"/>
                <w:lang w:val="en-US" w:eastAsia="zh-CN"/>
              </w:rPr>
              <w:t>short：开平仓模式开空</w:t>
            </w:r>
            <w:r>
              <w:rPr>
                <w:rFonts w:hint="default"/>
                <w:lang w:val="en-US" w:eastAsia="zh-CN"/>
              </w:rPr>
              <w:br w:type="textWrapping"/>
            </w:r>
            <w:r>
              <w:rPr>
                <w:rFonts w:hint="default"/>
                <w:lang w:val="en-US" w:eastAsia="zh-CN"/>
              </w:rPr>
              <w:t>net：买卖模式</w:t>
            </w:r>
          </w:p>
        </w:tc>
      </w:tr>
      <w:tr w14:paraId="723A8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9B0C94">
            <w:pPr>
              <w:bidi w:val="0"/>
              <w:rPr>
                <w:rFonts w:hint="default"/>
              </w:rPr>
            </w:pPr>
            <w:r>
              <w:rPr>
                <w:rFonts w:hint="default"/>
                <w:lang w:val="en-US" w:eastAsia="zh-CN"/>
              </w:rPr>
              <w:t>&gt; tdMode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791A2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1B203B">
            <w:pPr>
              <w:bidi w:val="0"/>
              <w:rPr>
                <w:rFonts w:hint="default"/>
              </w:rPr>
            </w:pPr>
            <w:r>
              <w:rPr>
                <w:rFonts w:hint="default"/>
                <w:lang w:val="en-US" w:eastAsia="zh-CN"/>
              </w:rPr>
              <w:t>交易模式</w:t>
            </w:r>
            <w:r>
              <w:rPr>
                <w:rFonts w:hint="default"/>
                <w:lang w:val="en-US" w:eastAsia="zh-CN"/>
              </w:rPr>
              <w:br w:type="textWrapping"/>
            </w:r>
            <w:r>
              <w:rPr>
                <w:rFonts w:hint="default"/>
                <w:lang w:val="en-US" w:eastAsia="zh-CN"/>
              </w:rPr>
              <w:t>保证金模式 isolated：逐仓 cross：全仓</w:t>
            </w:r>
            <w:r>
              <w:rPr>
                <w:rFonts w:hint="default"/>
                <w:lang w:val="en-US" w:eastAsia="zh-CN"/>
              </w:rPr>
              <w:br w:type="textWrapping"/>
            </w:r>
            <w:r>
              <w:rPr>
                <w:rFonts w:hint="default"/>
                <w:lang w:val="en-US" w:eastAsia="zh-CN"/>
              </w:rPr>
              <w:t>非保证金模式 cash：现金</w:t>
            </w:r>
          </w:p>
        </w:tc>
      </w:tr>
      <w:tr w14:paraId="168B9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4EA5C0">
            <w:pPr>
              <w:bidi w:val="0"/>
              <w:rPr>
                <w:rFonts w:hint="default"/>
              </w:rPr>
            </w:pPr>
            <w:r>
              <w:rPr>
                <w:rFonts w:hint="default"/>
                <w:lang w:val="en-US" w:eastAsia="zh-CN"/>
              </w:rPr>
              <w:t>&gt; tgtCcy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B61AF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94116A">
            <w:pPr>
              <w:bidi w:val="0"/>
              <w:rPr>
                <w:rFonts w:hint="default"/>
              </w:rPr>
            </w:pPr>
            <w:r>
              <w:rPr>
                <w:rFonts w:hint="default"/>
                <w:lang w:val="en-US" w:eastAsia="zh-CN"/>
              </w:rPr>
              <w:t>市价单委托数量sz的单位</w:t>
            </w:r>
            <w:r>
              <w:rPr>
                <w:rFonts w:hint="default"/>
                <w:lang w:val="en-US" w:eastAsia="zh-CN"/>
              </w:rPr>
              <w:br w:type="textWrapping"/>
            </w:r>
            <w:r>
              <w:rPr>
                <w:rFonts w:hint="default"/>
                <w:lang w:val="en-US" w:eastAsia="zh-CN"/>
              </w:rPr>
              <w:t>base_ccy: 交易货币 quote_ccy：计价货币</w:t>
            </w:r>
          </w:p>
        </w:tc>
      </w:tr>
      <w:tr w14:paraId="174F0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0373A1">
            <w:pPr>
              <w:bidi w:val="0"/>
              <w:rPr>
                <w:rFonts w:hint="default"/>
              </w:rPr>
            </w:pPr>
            <w:r>
              <w:rPr>
                <w:rFonts w:hint="default"/>
                <w:lang w:val="en-US" w:eastAsia="zh-CN"/>
              </w:rPr>
              <w:t>&gt; 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FFC2B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F82DE9">
            <w:pPr>
              <w:bidi w:val="0"/>
              <w:rPr>
                <w:rFonts w:hint="default"/>
              </w:rPr>
            </w:pPr>
            <w:r>
              <w:rPr>
                <w:rFonts w:hint="default"/>
                <w:lang w:val="en-US" w:eastAsia="zh-CN"/>
              </w:rPr>
              <w:t>当前推送消息的成交价格</w:t>
            </w:r>
          </w:p>
        </w:tc>
      </w:tr>
      <w:tr w14:paraId="73D57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F86816">
            <w:pPr>
              <w:bidi w:val="0"/>
              <w:rPr>
                <w:rFonts w:hint="default"/>
              </w:rPr>
            </w:pPr>
            <w:r>
              <w:rPr>
                <w:rFonts w:hint="default"/>
                <w:lang w:val="en-US" w:eastAsia="zh-CN"/>
              </w:rPr>
              <w: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B665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190ECC">
            <w:pPr>
              <w:bidi w:val="0"/>
              <w:rPr>
                <w:rFonts w:hint="default"/>
              </w:rPr>
            </w:pPr>
            <w:r>
              <w:rPr>
                <w:rFonts w:hint="default"/>
                <w:lang w:val="en-US" w:eastAsia="zh-CN"/>
              </w:rPr>
              <w:t>当前推送消息的成交ID</w:t>
            </w:r>
          </w:p>
        </w:tc>
      </w:tr>
      <w:tr w14:paraId="510D2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ACF0BE">
            <w:pPr>
              <w:bidi w:val="0"/>
              <w:rPr>
                <w:rFonts w:hint="default"/>
              </w:rPr>
            </w:pPr>
            <w:r>
              <w:rPr>
                <w:rFonts w:hint="default"/>
                <w:lang w:val="en-US" w:eastAsia="zh-CN"/>
              </w:rPr>
              <w:t>&gt; 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3741E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C6A3DB">
            <w:pPr>
              <w:bidi w:val="0"/>
              <w:rPr>
                <w:rFonts w:hint="default"/>
              </w:rPr>
            </w:pPr>
            <w:r>
              <w:rPr>
                <w:rFonts w:hint="default"/>
                <w:lang w:val="en-US" w:eastAsia="zh-CN"/>
              </w:rPr>
              <w:t>当前推送消息的成交数量</w:t>
            </w:r>
            <w:r>
              <w:rPr>
                <w:rFonts w:hint="default"/>
                <w:lang w:val="en-US" w:eastAsia="zh-CN"/>
              </w:rPr>
              <w:br w:type="textWrapping"/>
            </w:r>
            <w:r>
              <w:rPr>
                <w:rFonts w:hint="default"/>
                <w:lang w:val="en-US" w:eastAsia="zh-CN"/>
              </w:rPr>
              <w:t>对于币币和杠杆，单位为交易货币，如 BTC-USDT, 单位为 BTC；对于市价单，无论tgtCcy是base_ccy，还是quote_ccy，单位均为交易货币；</w:t>
            </w:r>
            <w:r>
              <w:rPr>
                <w:rFonts w:hint="default"/>
                <w:lang w:val="en-US" w:eastAsia="zh-CN"/>
              </w:rPr>
              <w:br w:type="textWrapping"/>
            </w:r>
            <w:r>
              <w:rPr>
                <w:rFonts w:hint="default"/>
                <w:lang w:val="en-US" w:eastAsia="zh-CN"/>
              </w:rPr>
              <w:t>对于交割、永续以及期权，单位为张。</w:t>
            </w:r>
          </w:p>
        </w:tc>
      </w:tr>
      <w:tr w14:paraId="1A0B2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2D604E">
            <w:pPr>
              <w:bidi w:val="0"/>
              <w:rPr>
                <w:rFonts w:hint="default"/>
              </w:rPr>
            </w:pPr>
            <w:r>
              <w:rPr>
                <w:rFonts w:hint="default"/>
                <w:lang w:val="en-US" w:eastAsia="zh-CN"/>
              </w:rPr>
              <w:t>&gt; fillPnl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85E5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112640">
            <w:pPr>
              <w:bidi w:val="0"/>
              <w:rPr>
                <w:rFonts w:hint="default"/>
              </w:rPr>
            </w:pPr>
            <w:r>
              <w:rPr>
                <w:rFonts w:hint="default"/>
                <w:lang w:val="en-US" w:eastAsia="zh-CN"/>
              </w:rPr>
              <w:t>当前推送消息的成交收益，适用于有成交的平仓订单。其他情况均为0。</w:t>
            </w:r>
          </w:p>
        </w:tc>
      </w:tr>
      <w:tr w14:paraId="4D161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E50AA1">
            <w:pPr>
              <w:bidi w:val="0"/>
              <w:rPr>
                <w:rFonts w:hint="default"/>
              </w:rPr>
            </w:pPr>
            <w:r>
              <w:rPr>
                <w:rFonts w:hint="default"/>
                <w:lang w:val="en-US" w:eastAsia="zh-CN"/>
              </w:rPr>
              <w:t>&gt; fillTime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4069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EC3C3D">
            <w:pPr>
              <w:bidi w:val="0"/>
              <w:rPr>
                <w:rFonts w:hint="default"/>
              </w:rPr>
            </w:pPr>
            <w:r>
              <w:rPr>
                <w:rFonts w:hint="default"/>
                <w:lang w:val="en-US" w:eastAsia="zh-CN"/>
              </w:rPr>
              <w:t>当前推送消息的成交时间</w:t>
            </w:r>
          </w:p>
        </w:tc>
      </w:tr>
      <w:tr w14:paraId="39E0E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3C720D">
            <w:pPr>
              <w:bidi w:val="0"/>
              <w:rPr>
                <w:rFonts w:hint="default"/>
              </w:rPr>
            </w:pPr>
            <w:r>
              <w:rPr>
                <w:rFonts w:hint="default"/>
                <w:lang w:val="en-US" w:eastAsia="zh-CN"/>
              </w:rPr>
              <w:t>&gt; fillFee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ACD7E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0DCFB6">
            <w:pPr>
              <w:bidi w:val="0"/>
              <w:rPr>
                <w:rFonts w:hint="default"/>
              </w:rPr>
            </w:pPr>
            <w:r>
              <w:rPr>
                <w:rFonts w:hint="default"/>
                <w:lang w:val="en-US" w:eastAsia="zh-CN"/>
              </w:rPr>
              <w:t>当前推送消息的成交手续费金额或者返佣金额：</w:t>
            </w:r>
            <w:r>
              <w:rPr>
                <w:rFonts w:hint="default"/>
                <w:lang w:val="en-US" w:eastAsia="zh-CN"/>
              </w:rPr>
              <w:br w:type="textWrapping"/>
            </w:r>
            <w:r>
              <w:rPr>
                <w:rFonts w:hint="default"/>
                <w:lang w:val="en-US" w:eastAsia="zh-CN"/>
              </w:rPr>
              <w:t>手续费扣除 为 ‘负数’，如 -0.01 ；</w:t>
            </w:r>
            <w:r>
              <w:rPr>
                <w:rFonts w:hint="default"/>
                <w:lang w:val="en-US" w:eastAsia="zh-CN"/>
              </w:rPr>
              <w:br w:type="textWrapping"/>
            </w:r>
            <w:r>
              <w:rPr>
                <w:rFonts w:hint="default"/>
                <w:lang w:val="en-US" w:eastAsia="zh-CN"/>
              </w:rPr>
              <w:t>手续费返佣 为 ‘正数’，如 0.01</w:t>
            </w:r>
          </w:p>
        </w:tc>
      </w:tr>
      <w:tr w14:paraId="50417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00696B">
            <w:pPr>
              <w:bidi w:val="0"/>
              <w:rPr>
                <w:rFonts w:hint="default"/>
              </w:rPr>
            </w:pPr>
            <w:r>
              <w:rPr>
                <w:rFonts w:hint="default"/>
                <w:lang w:val="en-US" w:eastAsia="zh-CN"/>
              </w:rPr>
              <w:t>&gt; fillFeeCcy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D3227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2FE748">
            <w:pPr>
              <w:bidi w:val="0"/>
              <w:rPr>
                <w:rFonts w:hint="default"/>
              </w:rPr>
            </w:pPr>
            <w:r>
              <w:rPr>
                <w:rFonts w:hint="default"/>
                <w:lang w:val="en-US" w:eastAsia="zh-CN"/>
              </w:rPr>
              <w:t>当前推送消息的成交手续费币种或者返佣币种。</w:t>
            </w:r>
            <w:r>
              <w:rPr>
                <w:rFonts w:hint="default"/>
                <w:lang w:val="en-US" w:eastAsia="zh-CN"/>
              </w:rPr>
              <w:br w:type="textWrapping"/>
            </w:r>
            <w:r>
              <w:rPr>
                <w:rFonts w:hint="default"/>
                <w:lang w:val="en-US" w:eastAsia="zh-CN"/>
              </w:rPr>
              <w:t>如果fillFee小于0，为手续费币种；如果fillFee大于等于0，为返佣币种</w:t>
            </w:r>
          </w:p>
        </w:tc>
      </w:tr>
      <w:tr w14:paraId="4DCCF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DDCA9C">
            <w:pPr>
              <w:bidi w:val="0"/>
              <w:rPr>
                <w:rFonts w:hint="default"/>
              </w:rPr>
            </w:pPr>
            <w:r>
              <w:rPr>
                <w:rFonts w:hint="default"/>
                <w:lang w:val="en-US" w:eastAsia="zh-CN"/>
              </w:rPr>
              <w:t>&gt; fillPxVol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536C4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D80503">
            <w:pPr>
              <w:bidi w:val="0"/>
              <w:rPr>
                <w:rFonts w:hint="default"/>
              </w:rPr>
            </w:pPr>
            <w:r>
              <w:rPr>
                <w:rFonts w:hint="default"/>
                <w:lang w:val="en-US" w:eastAsia="zh-CN"/>
              </w:rPr>
              <w:t>成交时的隐含波动率仅适用于期权，其他业务线返回空字符串""</w:t>
            </w:r>
          </w:p>
        </w:tc>
      </w:tr>
      <w:tr w14:paraId="7E6D3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ADDB52">
            <w:pPr>
              <w:bidi w:val="0"/>
              <w:rPr>
                <w:rFonts w:hint="default"/>
              </w:rPr>
            </w:pPr>
            <w:r>
              <w:rPr>
                <w:rFonts w:hint="default"/>
                <w:lang w:val="en-US" w:eastAsia="zh-CN"/>
              </w:rPr>
              <w:t>&gt; fillPxUsd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4DD65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2F17A8">
            <w:pPr>
              <w:bidi w:val="0"/>
              <w:rPr>
                <w:rFonts w:hint="default"/>
              </w:rPr>
            </w:pPr>
            <w:r>
              <w:rPr>
                <w:rFonts w:hint="default"/>
                <w:lang w:val="en-US" w:eastAsia="zh-CN"/>
              </w:rPr>
              <w:t>成交时的期权价格，以USD为单位仅适用于期权，其他业务线返回空字符串""</w:t>
            </w:r>
          </w:p>
        </w:tc>
      </w:tr>
      <w:tr w14:paraId="40B7F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47F1D3">
            <w:pPr>
              <w:bidi w:val="0"/>
              <w:rPr>
                <w:rFonts w:hint="default"/>
              </w:rPr>
            </w:pPr>
            <w:r>
              <w:rPr>
                <w:rFonts w:hint="default"/>
                <w:lang w:val="en-US" w:eastAsia="zh-CN"/>
              </w:rPr>
              <w:t>&gt; fillMarkVol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2FD4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FD7877">
            <w:pPr>
              <w:bidi w:val="0"/>
              <w:rPr>
                <w:rFonts w:hint="default"/>
              </w:rPr>
            </w:pPr>
            <w:r>
              <w:rPr>
                <w:rFonts w:hint="default"/>
                <w:lang w:val="en-US" w:eastAsia="zh-CN"/>
              </w:rPr>
              <w:t>成交时的标记波动率，仅适用于期权，其他业务线返回空字符串""</w:t>
            </w:r>
          </w:p>
        </w:tc>
      </w:tr>
      <w:tr w14:paraId="32EB1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0621A0">
            <w:pPr>
              <w:bidi w:val="0"/>
              <w:rPr>
                <w:rFonts w:hint="default"/>
              </w:rPr>
            </w:pPr>
            <w:r>
              <w:rPr>
                <w:rFonts w:hint="default"/>
                <w:lang w:val="en-US" w:eastAsia="zh-CN"/>
              </w:rPr>
              <w:t>&gt; fillFwdPx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768AE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89DCA2">
            <w:pPr>
              <w:bidi w:val="0"/>
              <w:rPr>
                <w:rFonts w:hint="default"/>
              </w:rPr>
            </w:pPr>
            <w:r>
              <w:rPr>
                <w:rFonts w:hint="default"/>
                <w:lang w:val="en-US" w:eastAsia="zh-CN"/>
              </w:rPr>
              <w:t>成交时的远期价格，仅适用于期权，其他业务线返回空字符串""</w:t>
            </w:r>
          </w:p>
        </w:tc>
      </w:tr>
      <w:tr w14:paraId="7C37B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A369AF">
            <w:pPr>
              <w:bidi w:val="0"/>
              <w:rPr>
                <w:rFonts w:hint="default"/>
              </w:rPr>
            </w:pPr>
            <w:r>
              <w:rPr>
                <w:rFonts w:hint="default"/>
                <w:lang w:val="en-US" w:eastAsia="zh-CN"/>
              </w:rPr>
              <w:t>&gt; fillMarkPx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9891D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0DD9FD">
            <w:pPr>
              <w:bidi w:val="0"/>
              <w:rPr>
                <w:rFonts w:hint="default"/>
              </w:rPr>
            </w:pPr>
            <w:r>
              <w:rPr>
                <w:rFonts w:hint="default"/>
                <w:lang w:val="en-US" w:eastAsia="zh-CN"/>
              </w:rPr>
              <w:t>成交时的标记价格，仅适用于 交割/永续/期权</w:t>
            </w:r>
          </w:p>
        </w:tc>
      </w:tr>
      <w:tr w14:paraId="3C214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C5EA23">
            <w:pPr>
              <w:bidi w:val="0"/>
              <w:rPr>
                <w:rFonts w:hint="default"/>
              </w:rPr>
            </w:pPr>
            <w:r>
              <w:rPr>
                <w:rFonts w:hint="default"/>
                <w:lang w:val="en-US" w:eastAsia="zh-CN"/>
              </w:rPr>
              <w:t>&gt; fillIdxPx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E3A7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2235FD">
            <w:pPr>
              <w:bidi w:val="0"/>
              <w:rPr>
                <w:rFonts w:hint="default"/>
              </w:rPr>
            </w:pPr>
            <w:r>
              <w:rPr>
                <w:rFonts w:hint="default"/>
                <w:lang w:val="en-US" w:eastAsia="zh-CN"/>
              </w:rPr>
              <w:t>交易执行时的指数价格</w:t>
            </w:r>
            <w:r>
              <w:rPr>
                <w:rFonts w:hint="default"/>
                <w:lang w:val="en-US" w:eastAsia="zh-CN"/>
              </w:rPr>
              <w:br w:type="textWrapping"/>
            </w:r>
            <w:r>
              <w:rPr>
                <w:rFonts w:hint="default"/>
                <w:lang w:val="en-US" w:eastAsia="zh-CN"/>
              </w:rPr>
              <w:t>对于交叉现货币对，返回 baseCcy-USDT 的指数价格。 例如LTC-ETH，该字段返回LTC-USDT的指数价格。</w:t>
            </w:r>
          </w:p>
        </w:tc>
      </w:tr>
      <w:tr w14:paraId="34779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AC7D4A">
            <w:pPr>
              <w:bidi w:val="0"/>
              <w:rPr>
                <w:rFonts w:hint="default"/>
              </w:rPr>
            </w:pPr>
            <w:r>
              <w:rPr>
                <w:rFonts w:hint="default"/>
                <w:lang w:val="en-US" w:eastAsia="zh-CN"/>
              </w:rPr>
              <w:t>&gt; execType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74B1D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C306CE">
            <w:pPr>
              <w:bidi w:val="0"/>
              <w:rPr>
                <w:rFonts w:hint="default"/>
              </w:rPr>
            </w:pPr>
            <w:r>
              <w:rPr>
                <w:rFonts w:hint="default"/>
                <w:lang w:val="en-US" w:eastAsia="zh-CN"/>
              </w:rPr>
              <w:t>当前推送消息成交的流动性方向 T：taker M：maker</w:t>
            </w:r>
          </w:p>
        </w:tc>
      </w:tr>
      <w:tr w14:paraId="4F6F7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2B98A7">
            <w:pPr>
              <w:bidi w:val="0"/>
              <w:rPr>
                <w:rFonts w:hint="default"/>
              </w:rPr>
            </w:pPr>
            <w:r>
              <w:rPr>
                <w:rFonts w:hint="default"/>
                <w:lang w:val="en-US" w:eastAsia="zh-CN"/>
              </w:rPr>
              <w:t>&gt; accFillSz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5FD7D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4863ED">
            <w:pPr>
              <w:bidi w:val="0"/>
              <w:rPr>
                <w:rFonts w:hint="default"/>
              </w:rPr>
            </w:pPr>
            <w:r>
              <w:rPr>
                <w:rFonts w:hint="default"/>
                <w:lang w:val="en-US" w:eastAsia="zh-CN"/>
              </w:rPr>
              <w:t>累计成交数量</w:t>
            </w:r>
            <w:r>
              <w:rPr>
                <w:rFonts w:hint="default"/>
                <w:lang w:val="en-US" w:eastAsia="zh-CN"/>
              </w:rPr>
              <w:br w:type="textWrapping"/>
            </w:r>
            <w:r>
              <w:rPr>
                <w:rFonts w:hint="default"/>
                <w:lang w:val="en-US" w:eastAsia="zh-CN"/>
              </w:rPr>
              <w:t>对于币币和杠杆，单位为交易货币，如 BTC-USDT, 单位为 BTC；对于市价单，无论tgtCcy是base_ccy，还是quote_ccy，单位均为交易货币；</w:t>
            </w:r>
            <w:r>
              <w:rPr>
                <w:rFonts w:hint="default"/>
                <w:lang w:val="en-US" w:eastAsia="zh-CN"/>
              </w:rPr>
              <w:br w:type="textWrapping"/>
            </w:r>
            <w:r>
              <w:rPr>
                <w:rFonts w:hint="default"/>
                <w:lang w:val="en-US" w:eastAsia="zh-CN"/>
              </w:rPr>
              <w:t>对于交割、永续以及期权，单位为张。</w:t>
            </w:r>
          </w:p>
        </w:tc>
      </w:tr>
      <w:tr w14:paraId="735ED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A35F5D">
            <w:pPr>
              <w:bidi w:val="0"/>
              <w:rPr>
                <w:rFonts w:hint="default"/>
              </w:rPr>
            </w:pPr>
            <w:r>
              <w:rPr>
                <w:rFonts w:hint="default"/>
                <w:lang w:val="en-US" w:eastAsia="zh-CN"/>
              </w:rPr>
              <w:t>&gt; 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84880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BB4DF9">
            <w:pPr>
              <w:bidi w:val="0"/>
              <w:rPr>
                <w:rFonts w:hint="default"/>
              </w:rPr>
            </w:pPr>
            <w:r>
              <w:rPr>
                <w:rFonts w:hint="default"/>
                <w:lang w:val="en-US" w:eastAsia="zh-CN"/>
              </w:rPr>
              <w:t>成交均价，如果成交数量为0，该字段也为0</w:t>
            </w:r>
          </w:p>
        </w:tc>
      </w:tr>
      <w:tr w14:paraId="47CBD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25BA1F">
            <w:pPr>
              <w:bidi w:val="0"/>
              <w:rPr>
                <w:rFonts w:hint="default"/>
              </w:rPr>
            </w:pPr>
            <w:r>
              <w:rPr>
                <w:rFonts w:hint="default"/>
                <w:lang w:val="en-US" w:eastAsia="zh-CN"/>
              </w:rPr>
              <w:t>&gt; state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120A4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034B2D">
            <w:pPr>
              <w:bidi w:val="0"/>
              <w:rPr>
                <w:rFonts w:hint="default"/>
              </w:rPr>
            </w:pPr>
            <w:r>
              <w:rPr>
                <w:rFonts w:hint="default"/>
                <w:lang w:val="en-US" w:eastAsia="zh-CN"/>
              </w:rPr>
              <w:t>订单状态</w:t>
            </w:r>
            <w:r>
              <w:rPr>
                <w:rFonts w:hint="default"/>
                <w:lang w:val="en-US" w:eastAsia="zh-CN"/>
              </w:rPr>
              <w:br w:type="textWrapping"/>
            </w:r>
            <w:r>
              <w:rPr>
                <w:rFonts w:hint="default"/>
                <w:lang w:val="en-US" w:eastAsia="zh-CN"/>
              </w:rPr>
              <w:t>canceled：撤单成功</w:t>
            </w:r>
            <w:r>
              <w:rPr>
                <w:rFonts w:hint="default"/>
                <w:lang w:val="en-US" w:eastAsia="zh-CN"/>
              </w:rPr>
              <w:br w:type="textWrapping"/>
            </w:r>
            <w:r>
              <w:rPr>
                <w:rFonts w:hint="default"/>
                <w:lang w:val="en-US" w:eastAsia="zh-CN"/>
              </w:rPr>
              <w:t>live：等待成交</w:t>
            </w:r>
            <w:r>
              <w:rPr>
                <w:rFonts w:hint="default"/>
                <w:lang w:val="en-US" w:eastAsia="zh-CN"/>
              </w:rPr>
              <w:br w:type="textWrapping"/>
            </w:r>
            <w:r>
              <w:rPr>
                <w:rFonts w:hint="default"/>
                <w:lang w:val="en-US" w:eastAsia="zh-CN"/>
              </w:rPr>
              <w:t>partially_filled：部分成交</w:t>
            </w:r>
            <w:r>
              <w:rPr>
                <w:rFonts w:hint="default"/>
                <w:lang w:val="en-US" w:eastAsia="zh-CN"/>
              </w:rPr>
              <w:br w:type="textWrapping"/>
            </w:r>
            <w:r>
              <w:rPr>
                <w:rFonts w:hint="default"/>
                <w:lang w:val="en-US" w:eastAsia="zh-CN"/>
              </w:rPr>
              <w:t>filled：完全成交</w:t>
            </w:r>
            <w:r>
              <w:rPr>
                <w:rFonts w:hint="default"/>
                <w:lang w:val="en-US" w:eastAsia="zh-CN"/>
              </w:rPr>
              <w:br w:type="textWrapping"/>
            </w:r>
            <w:r>
              <w:rPr>
                <w:rFonts w:hint="default"/>
                <w:lang w:val="en-US" w:eastAsia="zh-CN"/>
              </w:rPr>
              <w:t>mmp_canceled：做市商保护机制导致的自动撤单</w:t>
            </w:r>
          </w:p>
        </w:tc>
      </w:tr>
      <w:tr w14:paraId="16DFC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84A277">
            <w:pPr>
              <w:bidi w:val="0"/>
              <w:rPr>
                <w:rFonts w:hint="default"/>
              </w:rPr>
            </w:pPr>
            <w:r>
              <w:rPr>
                <w:rFonts w:hint="default"/>
                <w:lang w:val="en-US" w:eastAsia="zh-CN"/>
              </w:rPr>
              <w:t>&gt; 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6E4E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458A4D">
            <w:pPr>
              <w:bidi w:val="0"/>
              <w:rPr>
                <w:rFonts w:hint="default"/>
              </w:rPr>
            </w:pPr>
            <w:r>
              <w:rPr>
                <w:rFonts w:hint="default"/>
                <w:lang w:val="en-US" w:eastAsia="zh-CN"/>
              </w:rPr>
              <w:t>杠杆倍数，0.01到125之间的数值，仅适用于 币币杠杆/交割/永续</w:t>
            </w:r>
          </w:p>
        </w:tc>
      </w:tr>
      <w:tr w14:paraId="2F317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B19B7B">
            <w:pPr>
              <w:bidi w:val="0"/>
              <w:rPr>
                <w:rFonts w:hint="default"/>
              </w:rPr>
            </w:pPr>
            <w:r>
              <w:rPr>
                <w:rFonts w:hint="default"/>
                <w:lang w:val="en-US" w:eastAsia="zh-CN"/>
              </w:rPr>
              <w: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F37A9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037D7A">
            <w:pPr>
              <w:bidi w:val="0"/>
              <w:rPr>
                <w:rFonts w:hint="default"/>
              </w:rPr>
            </w:pPr>
            <w:r>
              <w:rPr>
                <w:rFonts w:hint="default"/>
                <w:lang w:val="en-US" w:eastAsia="zh-CN"/>
              </w:rPr>
              <w:t>下单附带止盈止损或移动止盈止损时，客户自定义的策略订单ID</w:t>
            </w:r>
          </w:p>
        </w:tc>
      </w:tr>
      <w:tr w14:paraId="755B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B140EF">
            <w:pPr>
              <w:bidi w:val="0"/>
              <w:rPr>
                <w:rFonts w:hint="default"/>
              </w:rPr>
            </w:pPr>
            <w:r>
              <w:rPr>
                <w:rFonts w:hint="default"/>
                <w:lang w:val="en-US" w:eastAsia="zh-CN"/>
              </w:rPr>
              <w: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6DA4D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2D4DBF">
            <w:pPr>
              <w:bidi w:val="0"/>
              <w:rPr>
                <w:rFonts w:hint="default"/>
              </w:rPr>
            </w:pPr>
            <w:r>
              <w:rPr>
                <w:rFonts w:hint="default"/>
                <w:lang w:val="en-US" w:eastAsia="zh-CN"/>
              </w:rPr>
              <w:t>止盈触发价</w:t>
            </w:r>
          </w:p>
        </w:tc>
      </w:tr>
      <w:tr w14:paraId="5D3A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FFA430">
            <w:pPr>
              <w:bidi w:val="0"/>
              <w:rPr>
                <w:rFonts w:hint="default"/>
              </w:rPr>
            </w:pPr>
            <w:r>
              <w:rPr>
                <w:rFonts w:hint="default"/>
                <w:lang w:val="en-US" w:eastAsia="zh-CN"/>
              </w:rPr>
              <w: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BF59E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90CE71">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64B57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F9968D">
            <w:pPr>
              <w:bidi w:val="0"/>
              <w:rPr>
                <w:rFonts w:hint="default"/>
              </w:rPr>
            </w:pPr>
            <w:r>
              <w:rPr>
                <w:rFonts w:hint="default"/>
                <w:lang w:val="en-US" w:eastAsia="zh-CN"/>
              </w:rPr>
              <w: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B263C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CC8A31">
            <w:pPr>
              <w:bidi w:val="0"/>
              <w:rPr>
                <w:rFonts w:hint="default"/>
              </w:rPr>
            </w:pPr>
            <w:r>
              <w:rPr>
                <w:rFonts w:hint="default"/>
                <w:lang w:val="en-US" w:eastAsia="zh-CN"/>
              </w:rPr>
              <w:t>止盈委托价，止盈委托价格为-1时，执行市价止盈</w:t>
            </w:r>
          </w:p>
        </w:tc>
      </w:tr>
      <w:tr w14:paraId="4D25A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9E2A60">
            <w:pPr>
              <w:bidi w:val="0"/>
              <w:rPr>
                <w:rFonts w:hint="default"/>
              </w:rPr>
            </w:pPr>
            <w:r>
              <w:rPr>
                <w:rFonts w:hint="default"/>
                <w:lang w:val="en-US" w:eastAsia="zh-CN"/>
              </w:rPr>
              <w: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80BB3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56B58E">
            <w:pPr>
              <w:bidi w:val="0"/>
              <w:rPr>
                <w:rFonts w:hint="default"/>
              </w:rPr>
            </w:pPr>
            <w:r>
              <w:rPr>
                <w:rFonts w:hint="default"/>
                <w:lang w:val="en-US" w:eastAsia="zh-CN"/>
              </w:rPr>
              <w:t>止损触发价</w:t>
            </w:r>
          </w:p>
        </w:tc>
      </w:tr>
      <w:tr w14:paraId="6147F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37D1AA">
            <w:pPr>
              <w:bidi w:val="0"/>
              <w:rPr>
                <w:rFonts w:hint="default"/>
              </w:rPr>
            </w:pPr>
            <w:r>
              <w:rPr>
                <w:rFonts w:hint="default"/>
                <w:lang w:val="en-US" w:eastAsia="zh-CN"/>
              </w:rPr>
              <w: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8D73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65C729">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1FBB7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C92C1C">
            <w:pPr>
              <w:bidi w:val="0"/>
              <w:rPr>
                <w:rFonts w:hint="default"/>
              </w:rPr>
            </w:pPr>
            <w:r>
              <w:rPr>
                <w:rFonts w:hint="default"/>
                <w:lang w:val="en-US" w:eastAsia="zh-CN"/>
              </w:rPr>
              <w: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DC441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043D5B">
            <w:pPr>
              <w:bidi w:val="0"/>
              <w:rPr>
                <w:rFonts w:hint="default"/>
              </w:rPr>
            </w:pPr>
            <w:r>
              <w:rPr>
                <w:rFonts w:hint="default"/>
                <w:lang w:val="en-US" w:eastAsia="zh-CN"/>
              </w:rPr>
              <w:t>止损委托价，止损委托价格为-1时，执行市价止损</w:t>
            </w:r>
          </w:p>
        </w:tc>
      </w:tr>
      <w:tr w14:paraId="5FAAB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0D2EC2">
            <w:pPr>
              <w:bidi w:val="0"/>
              <w:rPr>
                <w:rFonts w:hint="default"/>
              </w:rPr>
            </w:pPr>
            <w:r>
              <w:rPr>
                <w:rFonts w:hint="default"/>
                <w:lang w:val="en-US" w:eastAsia="zh-CN"/>
              </w:rPr>
              <w:t>&gt; attachAlgoOrds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78CD59">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253F74">
            <w:pPr>
              <w:bidi w:val="0"/>
              <w:rPr>
                <w:rFonts w:hint="default"/>
              </w:rPr>
            </w:pPr>
            <w:r>
              <w:rPr>
                <w:rFonts w:hint="default"/>
                <w:lang w:val="en-US" w:eastAsia="zh-CN"/>
              </w:rPr>
              <w:t>附带止盈止损或移动止盈止损订单信息</w:t>
            </w:r>
          </w:p>
        </w:tc>
      </w:tr>
      <w:tr w14:paraId="66942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631B36">
            <w:pPr>
              <w:bidi w:val="0"/>
              <w:rPr>
                <w:rFonts w:hint="default"/>
              </w:rPr>
            </w:pPr>
            <w:r>
              <w:rPr>
                <w:rFonts w:hint="default"/>
                <w:lang w:val="en-US" w:eastAsia="zh-CN"/>
              </w:rPr>
              <w:t>&gt;&gt; attachAlgoId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A68DB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B5E820">
            <w:pPr>
              <w:bidi w:val="0"/>
              <w:rPr>
                <w:rFonts w:hint="default"/>
              </w:rPr>
            </w:pPr>
            <w:r>
              <w:rPr>
                <w:rFonts w:hint="default"/>
                <w:lang w:val="en-US" w:eastAsia="zh-CN"/>
              </w:rPr>
              <w:t>附带止盈止损或移动止盈止损的订单ID，改单时，可用来标识该笔附带止盈止损订单。下附带策略委托单时，该值不会传给 algoId</w:t>
            </w:r>
          </w:p>
        </w:tc>
      </w:tr>
      <w:tr w14:paraId="133C2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361E8E">
            <w:pPr>
              <w:bidi w:val="0"/>
              <w:rPr>
                <w:rFonts w:hint="default"/>
              </w:rPr>
            </w:pPr>
            <w:r>
              <w:rPr>
                <w:rFonts w:hint="default"/>
                <w:lang w:val="en-US" w:eastAsia="zh-CN"/>
              </w:rPr>
              <w:t>&gt;&gt; attachAlgoClOrdId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F72E7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FD6B84">
            <w:pPr>
              <w:bidi w:val="0"/>
              <w:rPr>
                <w:rFonts w:hint="default"/>
              </w:rPr>
            </w:pPr>
            <w:r>
              <w:rPr>
                <w:rFonts w:hint="default"/>
                <w:lang w:val="en-US" w:eastAsia="zh-CN"/>
              </w:rPr>
              <w:t>下单附带止盈止损或移动止盈止损时，客户自定义的策略订单ID</w:t>
            </w:r>
          </w:p>
        </w:tc>
      </w:tr>
      <w:tr w14:paraId="687F3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CDE287">
            <w:pPr>
              <w:bidi w:val="0"/>
              <w:rPr>
                <w:rFonts w:hint="default"/>
              </w:rPr>
            </w:pPr>
            <w:r>
              <w:rPr>
                <w:rFonts w:hint="default"/>
                <w:lang w:val="en-US" w:eastAsia="zh-CN"/>
              </w:rPr>
              <w:t>&gt;&gt; tpOrdKind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99DFC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D1B4DA">
            <w:pPr>
              <w:bidi w:val="0"/>
              <w:rPr>
                <w:rFonts w:hint="default"/>
              </w:rPr>
            </w:pPr>
            <w:r>
              <w:rPr>
                <w:rFonts w:hint="default"/>
                <w:lang w:val="en-US" w:eastAsia="zh-CN"/>
              </w:rPr>
              <w:t>止盈订单类型</w:t>
            </w:r>
            <w:r>
              <w:rPr>
                <w:rFonts w:hint="default"/>
                <w:lang w:val="en-US" w:eastAsia="zh-CN"/>
              </w:rPr>
              <w:br w:type="textWrapping"/>
            </w:r>
            <w:r>
              <w:rPr>
                <w:rFonts w:hint="default"/>
                <w:lang w:val="en-US" w:eastAsia="zh-CN"/>
              </w:rPr>
              <w:t>condition: 条件单</w:t>
            </w:r>
            <w:r>
              <w:rPr>
                <w:rFonts w:hint="default"/>
                <w:lang w:val="en-US" w:eastAsia="zh-CN"/>
              </w:rPr>
              <w:br w:type="textWrapping"/>
            </w:r>
            <w:r>
              <w:rPr>
                <w:rFonts w:hint="default"/>
                <w:lang w:val="en-US" w:eastAsia="zh-CN"/>
              </w:rPr>
              <w:t>limit: 限价单</w:t>
            </w:r>
          </w:p>
        </w:tc>
      </w:tr>
      <w:tr w14:paraId="10DD5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E31F79">
            <w:pPr>
              <w:bidi w:val="0"/>
              <w:rPr>
                <w:rFonts w:hint="default"/>
              </w:rPr>
            </w:pPr>
            <w:r>
              <w:rPr>
                <w:rFonts w:hint="default"/>
                <w:lang w:val="en-US" w:eastAsia="zh-CN"/>
              </w:rPr>
              <w:t>&gt;&gt; tpTriggerPx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D80D6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38C714">
            <w:pPr>
              <w:bidi w:val="0"/>
              <w:rPr>
                <w:rFonts w:hint="default"/>
              </w:rPr>
            </w:pPr>
            <w:r>
              <w:rPr>
                <w:rFonts w:hint="default"/>
                <w:lang w:val="en-US" w:eastAsia="zh-CN"/>
              </w:rPr>
              <w:t>止盈触发价</w:t>
            </w:r>
          </w:p>
        </w:tc>
      </w:tr>
      <w:tr w14:paraId="442C0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678533">
            <w:pPr>
              <w:bidi w:val="0"/>
              <w:rPr>
                <w:rFonts w:hint="default"/>
              </w:rPr>
            </w:pPr>
            <w:r>
              <w:rPr>
                <w:rFonts w:hint="default"/>
                <w:lang w:val="en-US" w:eastAsia="zh-CN"/>
              </w:rPr>
              <w:t>&gt;&gt; tpTriggerRatio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EEA90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51B816">
            <w:pPr>
              <w:bidi w:val="0"/>
              <w:rPr>
                <w:rFonts w:hint="default"/>
              </w:rPr>
            </w:pPr>
            <w:r>
              <w:rPr>
                <w:rFonts w:hint="default"/>
                <w:lang w:val="en-US" w:eastAsia="zh-CN"/>
              </w:rPr>
              <w:t>止盈触发比例，0.3 代表 30%</w:t>
            </w:r>
            <w:r>
              <w:rPr>
                <w:rFonts w:hint="default"/>
                <w:lang w:val="en-US" w:eastAsia="zh-CN"/>
              </w:rPr>
              <w:br w:type="textWrapping"/>
            </w:r>
            <w:r>
              <w:rPr>
                <w:rFonts w:hint="default"/>
                <w:lang w:val="en-US" w:eastAsia="zh-CN"/>
              </w:rPr>
              <w:t>仅适用于交割/永续合约</w:t>
            </w:r>
          </w:p>
        </w:tc>
      </w:tr>
      <w:tr w14:paraId="0AA97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EF2A29">
            <w:pPr>
              <w:bidi w:val="0"/>
              <w:rPr>
                <w:rFonts w:hint="default"/>
              </w:rPr>
            </w:pPr>
            <w:r>
              <w:rPr>
                <w:rFonts w:hint="default"/>
                <w:lang w:val="en-US" w:eastAsia="zh-CN"/>
              </w:rPr>
              <w:t>&gt;&gt; tpTriggerPxType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26E4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CF7261">
            <w:pPr>
              <w:bidi w:val="0"/>
              <w:rPr>
                <w:rFonts w:hint="default"/>
              </w:rPr>
            </w:pPr>
            <w:r>
              <w:rPr>
                <w:rFonts w:hint="default"/>
                <w:lang w:val="en-US" w:eastAsia="zh-CN"/>
              </w:rPr>
              <w:t>止盈触发价类型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01C14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88B5B2">
            <w:pPr>
              <w:bidi w:val="0"/>
              <w:rPr>
                <w:rFonts w:hint="default"/>
              </w:rPr>
            </w:pPr>
            <w:r>
              <w:rPr>
                <w:rFonts w:hint="default"/>
                <w:lang w:val="en-US" w:eastAsia="zh-CN"/>
              </w:rPr>
              <w:t>&gt;&gt; tpOrdPx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636F4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E1B964">
            <w:pPr>
              <w:bidi w:val="0"/>
              <w:rPr>
                <w:rFonts w:hint="default"/>
              </w:rPr>
            </w:pPr>
            <w:r>
              <w:rPr>
                <w:rFonts w:hint="default"/>
                <w:lang w:val="en-US" w:eastAsia="zh-CN"/>
              </w:rPr>
              <w:t>止盈委托价</w:t>
            </w:r>
          </w:p>
        </w:tc>
      </w:tr>
      <w:tr w14:paraId="051AF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77AF2F">
            <w:pPr>
              <w:bidi w:val="0"/>
              <w:rPr>
                <w:rFonts w:hint="default"/>
              </w:rPr>
            </w:pPr>
            <w:r>
              <w:rPr>
                <w:rFonts w:hint="default"/>
                <w:lang w:val="en-US" w:eastAsia="zh-CN"/>
              </w:rPr>
              <w:t>&gt;&gt; slTriggerPx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0993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EC3928">
            <w:pPr>
              <w:bidi w:val="0"/>
              <w:rPr>
                <w:rFonts w:hint="default"/>
              </w:rPr>
            </w:pPr>
            <w:r>
              <w:rPr>
                <w:rFonts w:hint="default"/>
                <w:lang w:val="en-US" w:eastAsia="zh-CN"/>
              </w:rPr>
              <w:t>止损触发价</w:t>
            </w:r>
          </w:p>
        </w:tc>
      </w:tr>
      <w:tr w14:paraId="16A39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255FBF">
            <w:pPr>
              <w:bidi w:val="0"/>
              <w:rPr>
                <w:rFonts w:hint="default"/>
              </w:rPr>
            </w:pPr>
            <w:r>
              <w:rPr>
                <w:rFonts w:hint="default"/>
                <w:lang w:val="en-US" w:eastAsia="zh-CN"/>
              </w:rPr>
              <w:t>&gt;&gt; slTriggerRatio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2C078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776851">
            <w:pPr>
              <w:bidi w:val="0"/>
              <w:rPr>
                <w:rFonts w:hint="default"/>
              </w:rPr>
            </w:pPr>
            <w:r>
              <w:rPr>
                <w:rFonts w:hint="default"/>
                <w:lang w:val="en-US" w:eastAsia="zh-CN"/>
              </w:rPr>
              <w:t>止损触发比例，0.3 代表 30%</w:t>
            </w:r>
            <w:r>
              <w:rPr>
                <w:rFonts w:hint="default"/>
                <w:lang w:val="en-US" w:eastAsia="zh-CN"/>
              </w:rPr>
              <w:br w:type="textWrapping"/>
            </w:r>
            <w:r>
              <w:rPr>
                <w:rFonts w:hint="default"/>
                <w:lang w:val="en-US" w:eastAsia="zh-CN"/>
              </w:rPr>
              <w:t>仅适用于交割/永续合约</w:t>
            </w:r>
          </w:p>
        </w:tc>
      </w:tr>
      <w:tr w14:paraId="3DB2A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E733CB">
            <w:pPr>
              <w:bidi w:val="0"/>
              <w:rPr>
                <w:rFonts w:hint="default"/>
              </w:rPr>
            </w:pPr>
            <w:r>
              <w:rPr>
                <w:rFonts w:hint="default"/>
                <w:lang w:val="en-US" w:eastAsia="zh-CN"/>
              </w:rPr>
              <w:t>&gt;&gt; slTriggerPxType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7BDF3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0403BA">
            <w:pPr>
              <w:bidi w:val="0"/>
              <w:rPr>
                <w:rFonts w:hint="default"/>
              </w:rPr>
            </w:pPr>
            <w:r>
              <w:rPr>
                <w:rFonts w:hint="default"/>
                <w:lang w:val="en-US" w:eastAsia="zh-CN"/>
              </w:rPr>
              <w:t>止损触发价类型</w:t>
            </w:r>
            <w:r>
              <w:rPr>
                <w:rFonts w:hint="default"/>
                <w:lang w:val="en-US" w:eastAsia="zh-CN"/>
              </w:rPr>
              <w:br w:type="textWrapping"/>
            </w:r>
            <w:r>
              <w:rPr>
                <w:rFonts w:hint="default"/>
                <w:lang w:val="en-US" w:eastAsia="zh-CN"/>
              </w:rPr>
              <w:t>last：最新价格</w:t>
            </w:r>
            <w:r>
              <w:rPr>
                <w:rFonts w:hint="default"/>
                <w:lang w:val="en-US" w:eastAsia="zh-CN"/>
              </w:rPr>
              <w:br w:type="textWrapping"/>
            </w:r>
            <w:r>
              <w:rPr>
                <w:rFonts w:hint="default"/>
                <w:lang w:val="en-US" w:eastAsia="zh-CN"/>
              </w:rPr>
              <w:t>index：指数价格</w:t>
            </w:r>
            <w:r>
              <w:rPr>
                <w:rFonts w:hint="default"/>
                <w:lang w:val="en-US" w:eastAsia="zh-CN"/>
              </w:rPr>
              <w:br w:type="textWrapping"/>
            </w:r>
            <w:r>
              <w:rPr>
                <w:rFonts w:hint="default"/>
                <w:lang w:val="en-US" w:eastAsia="zh-CN"/>
              </w:rPr>
              <w:t>mark：标记价格</w:t>
            </w:r>
          </w:p>
        </w:tc>
      </w:tr>
      <w:tr w14:paraId="441AA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733CF3">
            <w:pPr>
              <w:bidi w:val="0"/>
              <w:rPr>
                <w:rFonts w:hint="default"/>
              </w:rPr>
            </w:pPr>
            <w:r>
              <w:rPr>
                <w:rFonts w:hint="default"/>
                <w:lang w:val="en-US" w:eastAsia="zh-CN"/>
              </w:rPr>
              <w:t>&gt;&gt; slOrdPx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B58DC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B24345">
            <w:pPr>
              <w:bidi w:val="0"/>
              <w:rPr>
                <w:rFonts w:hint="default"/>
              </w:rPr>
            </w:pPr>
            <w:r>
              <w:rPr>
                <w:rFonts w:hint="default"/>
                <w:lang w:val="en-US" w:eastAsia="zh-CN"/>
              </w:rPr>
              <w:t>止损委托价</w:t>
            </w:r>
          </w:p>
        </w:tc>
      </w:tr>
      <w:tr w14:paraId="57750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B62E48">
            <w:pPr>
              <w:bidi w:val="0"/>
              <w:rPr>
                <w:rFonts w:hint="default"/>
              </w:rPr>
            </w:pPr>
            <w:r>
              <w:rPr>
                <w:rFonts w:hint="default"/>
                <w:lang w:val="en-US" w:eastAsia="zh-CN"/>
              </w:rPr>
              <w:t>&gt;&gt; 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EF4A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80CA49">
            <w:pPr>
              <w:bidi w:val="0"/>
              <w:rPr>
                <w:rFonts w:hint="default"/>
              </w:rPr>
            </w:pPr>
            <w:r>
              <w:rPr>
                <w:rFonts w:hint="default"/>
                <w:lang w:val="en-US" w:eastAsia="zh-CN"/>
              </w:rPr>
              <w:t>张数。仅适用于“多笔止盈”的止盈订单</w:t>
            </w:r>
          </w:p>
        </w:tc>
      </w:tr>
      <w:tr w14:paraId="010E9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764BA3">
            <w:pPr>
              <w:bidi w:val="0"/>
              <w:rPr>
                <w:rFonts w:hint="default"/>
              </w:rPr>
            </w:pPr>
            <w:r>
              <w:rPr>
                <w:rFonts w:hint="default"/>
                <w:lang w:val="en-US" w:eastAsia="zh-CN"/>
              </w:rPr>
              <w:t>&gt;&gt; amendPxOnTriggerType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C9254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39C367">
            <w:pPr>
              <w:bidi w:val="0"/>
              <w:rPr>
                <w:rFonts w:hint="default"/>
              </w:rPr>
            </w:pPr>
            <w:r>
              <w:rPr>
                <w:rFonts w:hint="default"/>
                <w:lang w:val="en-US" w:eastAsia="zh-CN"/>
              </w:rPr>
              <w:t>是否启用开仓价止损，仅适用于分批止盈的止损订单</w:t>
            </w:r>
            <w:r>
              <w:rPr>
                <w:rFonts w:hint="default"/>
                <w:lang w:val="en-US" w:eastAsia="zh-CN"/>
              </w:rPr>
              <w:br w:type="textWrapping"/>
            </w:r>
            <w:r>
              <w:rPr>
                <w:rFonts w:hint="default"/>
                <w:lang w:val="en-US" w:eastAsia="zh-CN"/>
              </w:rPr>
              <w:t>0：不开启，默认值</w:t>
            </w:r>
            <w:r>
              <w:rPr>
                <w:rFonts w:hint="default"/>
                <w:lang w:val="en-US" w:eastAsia="zh-CN"/>
              </w:rPr>
              <w:br w:type="textWrapping"/>
            </w:r>
            <w:r>
              <w:rPr>
                <w:rFonts w:hint="default"/>
                <w:lang w:val="en-US" w:eastAsia="zh-CN"/>
              </w:rPr>
              <w:t>1：开启</w:t>
            </w:r>
          </w:p>
        </w:tc>
      </w:tr>
      <w:tr w14:paraId="505BC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67B508">
            <w:pPr>
              <w:bidi w:val="0"/>
              <w:rPr>
                <w:rFonts w:hint="default"/>
              </w:rPr>
            </w:pPr>
            <w:r>
              <w:rPr>
                <w:rFonts w:hint="default"/>
                <w:lang w:val="en-US" w:eastAsia="zh-CN"/>
              </w:rPr>
              <w:t>&gt;&gt; callbackRatio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036F2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BC0B29">
            <w:pPr>
              <w:bidi w:val="0"/>
              <w:rPr>
                <w:rFonts w:hint="default"/>
              </w:rPr>
            </w:pPr>
            <w:r>
              <w:rPr>
                <w:rFonts w:hint="default"/>
                <w:lang w:val="en-US" w:eastAsia="zh-CN"/>
              </w:rPr>
              <w:t>回调幅度的比例，如 0.05 代表 5%</w:t>
            </w:r>
          </w:p>
        </w:tc>
      </w:tr>
      <w:tr w14:paraId="57225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5DABC7">
            <w:pPr>
              <w:bidi w:val="0"/>
              <w:rPr>
                <w:rFonts w:hint="default"/>
              </w:rPr>
            </w:pPr>
            <w:r>
              <w:rPr>
                <w:rFonts w:hint="default"/>
                <w:lang w:val="en-US" w:eastAsia="zh-CN"/>
              </w:rPr>
              <w:t>&gt;&gt; callbackSpread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4959B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EF0721">
            <w:pPr>
              <w:bidi w:val="0"/>
              <w:rPr>
                <w:rFonts w:hint="default"/>
              </w:rPr>
            </w:pPr>
            <w:r>
              <w:rPr>
                <w:rFonts w:hint="default"/>
                <w:lang w:val="en-US" w:eastAsia="zh-CN"/>
              </w:rPr>
              <w:t>回调幅度的价距</w:t>
            </w:r>
          </w:p>
        </w:tc>
      </w:tr>
      <w:tr w14:paraId="388B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2ABAC3">
            <w:pPr>
              <w:bidi w:val="0"/>
              <w:rPr>
                <w:rFonts w:hint="default"/>
              </w:rPr>
            </w:pPr>
            <w:r>
              <w:rPr>
                <w:rFonts w:hint="default"/>
                <w:lang w:val="en-US" w:eastAsia="zh-CN"/>
              </w:rPr>
              <w:t>&gt;&gt; activePx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0D1E9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4D4CBB">
            <w:pPr>
              <w:bidi w:val="0"/>
              <w:rPr>
                <w:rFonts w:hint="default"/>
              </w:rPr>
            </w:pPr>
            <w:r>
              <w:rPr>
                <w:rFonts w:hint="default"/>
                <w:lang w:val="en-US" w:eastAsia="zh-CN"/>
              </w:rPr>
              <w:t>激活价格</w:t>
            </w:r>
          </w:p>
        </w:tc>
      </w:tr>
      <w:tr w14:paraId="258F0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69802F">
            <w:pPr>
              <w:bidi w:val="0"/>
              <w:rPr>
                <w:rFonts w:hint="default"/>
              </w:rPr>
            </w:pPr>
            <w:r>
              <w:rPr>
                <w:rFonts w:hint="default"/>
                <w:lang w:val="en-US" w:eastAsia="zh-CN"/>
              </w:rPr>
              <w:t>&gt; linkedAlgoOrd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54240A">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34F412">
            <w:pPr>
              <w:bidi w:val="0"/>
              <w:rPr>
                <w:rFonts w:hint="default"/>
              </w:rPr>
            </w:pPr>
            <w:r>
              <w:rPr>
                <w:rFonts w:hint="default"/>
                <w:lang w:val="en-US" w:eastAsia="zh-CN"/>
              </w:rPr>
              <w:t>止损订单信息，仅适用于包含限价止盈单的双向止盈止损订单，触发后生成的普通订单</w:t>
            </w:r>
          </w:p>
        </w:tc>
      </w:tr>
      <w:tr w14:paraId="55D61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72DE4B">
            <w:pPr>
              <w:bidi w:val="0"/>
              <w:rPr>
                <w:rFonts w:hint="default"/>
              </w:rPr>
            </w:pPr>
            <w:r>
              <w:rPr>
                <w:rFonts w:hint="default"/>
                <w:lang w:val="en-US" w:eastAsia="zh-CN"/>
              </w:rPr>
              <w:t>&gt;&gt; 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37D436">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B47F09">
            <w:pPr>
              <w:bidi w:val="0"/>
              <w:rPr>
                <w:rFonts w:hint="default"/>
              </w:rPr>
            </w:pPr>
            <w:r>
              <w:rPr>
                <w:rFonts w:hint="default"/>
                <w:lang w:val="en-US" w:eastAsia="zh-CN"/>
              </w:rPr>
              <w:t>策略订单唯一标识</w:t>
            </w:r>
          </w:p>
        </w:tc>
      </w:tr>
      <w:tr w14:paraId="6F892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3DD3F7">
            <w:pPr>
              <w:bidi w:val="0"/>
              <w:rPr>
                <w:rFonts w:hint="default"/>
              </w:rPr>
            </w:pPr>
            <w:r>
              <w:rPr>
                <w:rFonts w:hint="default"/>
                <w:lang w:val="en-US" w:eastAsia="zh-CN"/>
              </w:rPr>
              <w:t>&gt; stpId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91A80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D34FED">
            <w:pPr>
              <w:bidi w:val="0"/>
              <w:rPr>
                <w:rFonts w:hint="default"/>
              </w:rPr>
            </w:pPr>
            <w:del w:id="28">
              <w:r>
                <w:rPr>
                  <w:rFonts w:hint="default"/>
                  <w:lang w:val="en-US" w:eastAsia="zh-CN"/>
                </w:rPr>
                <w:delText>自成交保护ID</w:delText>
              </w:r>
            </w:del>
            <w:del w:id="29">
              <w:r>
                <w:rPr>
                  <w:rFonts w:hint="default"/>
                  <w:lang w:val="en-US" w:eastAsia="zh-CN"/>
                </w:rPr>
                <w:br w:type="textWrapping"/>
              </w:r>
            </w:del>
            <w:del w:id="30">
              <w:r>
                <w:rPr>
                  <w:rFonts w:hint="default"/>
                  <w:lang w:val="en-US" w:eastAsia="zh-CN"/>
                </w:rPr>
                <w:delText>如果自成交保护不适用则返回""</w:delText>
              </w:r>
            </w:del>
            <w:r>
              <w:rPr>
                <w:rFonts w:hint="default"/>
                <w:lang w:val="en-US" w:eastAsia="zh-CN"/>
              </w:rPr>
              <w:t>（已弃用）</w:t>
            </w:r>
          </w:p>
        </w:tc>
      </w:tr>
      <w:tr w14:paraId="46F41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D9F13C">
            <w:pPr>
              <w:bidi w:val="0"/>
              <w:rPr>
                <w:rFonts w:hint="default"/>
              </w:rPr>
            </w:pPr>
            <w:r>
              <w:rPr>
                <w:rFonts w:hint="default"/>
                <w:lang w:val="en-US" w:eastAsia="zh-CN"/>
              </w:rPr>
              <w:t>&gt; stpMode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C46EF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E61934">
            <w:pPr>
              <w:bidi w:val="0"/>
              <w:rPr>
                <w:rFonts w:hint="default"/>
              </w:rPr>
            </w:pPr>
            <w:r>
              <w:rPr>
                <w:rFonts w:hint="default"/>
                <w:lang w:val="en-US" w:eastAsia="zh-CN"/>
              </w:rPr>
              <w:t>自成交保护模式</w:t>
            </w:r>
          </w:p>
        </w:tc>
      </w:tr>
      <w:tr w14:paraId="04919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E89268">
            <w:pPr>
              <w:bidi w:val="0"/>
              <w:rPr>
                <w:rFonts w:hint="default"/>
              </w:rPr>
            </w:pPr>
            <w:r>
              <w:rPr>
                <w:rFonts w:hint="default"/>
                <w:lang w:val="en-US" w:eastAsia="zh-CN"/>
              </w:rPr>
              <w:t>&gt; feeCcy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5DA9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A3FE4D">
            <w:pPr>
              <w:bidi w:val="0"/>
              <w:rPr>
                <w:rFonts w:hint="default"/>
              </w:rPr>
            </w:pPr>
            <w:r>
              <w:rPr>
                <w:rFonts w:hint="default"/>
                <w:lang w:val="en-US" w:eastAsia="zh-CN"/>
              </w:rPr>
              <w:t>手续费币种</w:t>
            </w:r>
            <w:r>
              <w:rPr>
                <w:rFonts w:hint="default"/>
                <w:lang w:val="en-US" w:eastAsia="zh-CN"/>
              </w:rPr>
              <w:br w:type="textWrapping"/>
            </w:r>
            <w:r>
              <w:rPr>
                <w:rFonts w:hint="default"/>
                <w:lang w:val="en-US" w:eastAsia="zh-CN"/>
              </w:rPr>
              <w:t>对于币币和杠杆的挂单卖单，表示计价币种；其他情况下，表示收取手续费的币种</w:t>
            </w:r>
          </w:p>
        </w:tc>
      </w:tr>
      <w:tr w14:paraId="49807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BC2FB5">
            <w:pPr>
              <w:bidi w:val="0"/>
              <w:rPr>
                <w:rFonts w:hint="default"/>
              </w:rPr>
            </w:pPr>
            <w:r>
              <w:rPr>
                <w:rFonts w:hint="default"/>
                <w:lang w:val="en-US" w:eastAsia="zh-CN"/>
              </w:rPr>
              <w:t>&gt; fee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6A62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C5A494">
            <w:pPr>
              <w:bidi w:val="0"/>
              <w:rPr>
                <w:rFonts w:hint="default"/>
              </w:rPr>
            </w:pPr>
            <w:r>
              <w:rPr>
                <w:rFonts w:hint="default"/>
                <w:lang w:val="en-US" w:eastAsia="zh-CN"/>
              </w:rPr>
              <w:t>手续费金额</w:t>
            </w:r>
            <w:r>
              <w:rPr>
                <w:rFonts w:hint="default"/>
                <w:lang w:val="en-US" w:eastAsia="zh-CN"/>
              </w:rPr>
              <w:br w:type="textWrapping"/>
            </w:r>
            <w:r>
              <w:rPr>
                <w:rFonts w:hint="default"/>
                <w:lang w:val="en-US" w:eastAsia="zh-CN"/>
              </w:rPr>
              <w:t>对于币币和杠杆（除挂单卖单外）：平台收取的累计手续费，始终为负数。</w:t>
            </w:r>
            <w:r>
              <w:rPr>
                <w:rFonts w:hint="default"/>
                <w:lang w:val="en-US" w:eastAsia="zh-CN"/>
              </w:rPr>
              <w:br w:type="textWrapping"/>
            </w:r>
            <w:r>
              <w:rPr>
                <w:rFonts w:hint="default"/>
                <w:lang w:val="en-US" w:eastAsia="zh-CN"/>
              </w:rPr>
              <w:t>对于币币和杠杆的挂单卖单、交割、永续和期权：累计手续费和返佣（币币和杠杆挂单卖单始终以计价币种计算）</w:t>
            </w:r>
          </w:p>
        </w:tc>
      </w:tr>
      <w:tr w14:paraId="407F2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38B717">
            <w:pPr>
              <w:bidi w:val="0"/>
              <w:rPr>
                <w:rFonts w:hint="default"/>
              </w:rPr>
            </w:pPr>
            <w:r>
              <w:rPr>
                <w:rFonts w:hint="default"/>
                <w:lang w:val="en-US" w:eastAsia="zh-CN"/>
              </w:rPr>
              <w:t>&gt; rebateCcy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9832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D3A00B">
            <w:pPr>
              <w:bidi w:val="0"/>
              <w:rPr>
                <w:rFonts w:hint="default"/>
              </w:rPr>
            </w:pPr>
            <w:r>
              <w:rPr>
                <w:rFonts w:hint="default"/>
                <w:lang w:val="en-US" w:eastAsia="zh-CN"/>
              </w:rPr>
              <w:t>返佣币种</w:t>
            </w:r>
            <w:r>
              <w:rPr>
                <w:rFonts w:hint="default"/>
                <w:lang w:val="en-US" w:eastAsia="zh-CN"/>
              </w:rPr>
              <w:br w:type="textWrapping"/>
            </w:r>
            <w:r>
              <w:rPr>
                <w:rFonts w:hint="default"/>
                <w:lang w:val="en-US" w:eastAsia="zh-CN"/>
              </w:rPr>
              <w:t>对于币币和杠杆的挂单卖单，表示交易币种；其他情况下，表示支付返佣的币种</w:t>
            </w:r>
          </w:p>
        </w:tc>
      </w:tr>
      <w:tr w14:paraId="2A9AB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5E2051">
            <w:pPr>
              <w:bidi w:val="0"/>
              <w:rPr>
                <w:rFonts w:hint="default"/>
              </w:rPr>
            </w:pPr>
            <w:r>
              <w:rPr>
                <w:rFonts w:hint="default"/>
                <w:lang w:val="en-US" w:eastAsia="zh-CN"/>
              </w:rPr>
              <w:t>&gt; rebate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1A8F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6AAA2A">
            <w:pPr>
              <w:bidi w:val="0"/>
              <w:rPr>
                <w:rFonts w:hint="default"/>
              </w:rPr>
            </w:pPr>
            <w:r>
              <w:rPr>
                <w:rFonts w:hint="default"/>
                <w:lang w:val="en-US" w:eastAsia="zh-CN"/>
              </w:rPr>
              <w:t>返佣金额，仅适用于币币和杠杆</w:t>
            </w:r>
            <w:r>
              <w:rPr>
                <w:rFonts w:hint="default"/>
                <w:lang w:val="en-US" w:eastAsia="zh-CN"/>
              </w:rPr>
              <w:br w:type="textWrapping"/>
            </w:r>
            <w:r>
              <w:rPr>
                <w:rFonts w:hint="default"/>
                <w:lang w:val="en-US" w:eastAsia="zh-CN"/>
              </w:rPr>
              <w:t>对于挂单卖单：以交易币种为单位的</w:t>
            </w:r>
            <w:del w:id="31">
              <w:r>
                <w:rPr>
                  <w:rFonts w:hint="default"/>
                  <w:lang w:val="en-US" w:eastAsia="zh-CN"/>
                </w:rPr>
                <w:delText>累计手续费和</w:delText>
              </w:r>
            </w:del>
            <w:r>
              <w:rPr>
                <w:rFonts w:hint="default"/>
                <w:lang w:val="en-US" w:eastAsia="zh-CN"/>
              </w:rPr>
              <w:t>返佣金额。</w:t>
            </w:r>
            <w:r>
              <w:rPr>
                <w:rFonts w:hint="default"/>
                <w:lang w:val="en-US" w:eastAsia="zh-CN"/>
              </w:rPr>
              <w:br w:type="textWrapping"/>
            </w:r>
            <w:r>
              <w:rPr>
                <w:rFonts w:hint="default"/>
                <w:lang w:val="en-US" w:eastAsia="zh-CN"/>
              </w:rPr>
              <w:t>其他情况下，表示挂单返佣金额，始终为正数，如无返佣时返回""。</w:t>
            </w:r>
          </w:p>
        </w:tc>
      </w:tr>
      <w:tr w14:paraId="255C4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83F8E9">
            <w:pPr>
              <w:bidi w:val="0"/>
              <w:rPr>
                <w:rFonts w:hint="default"/>
              </w:rPr>
            </w:pPr>
            <w:r>
              <w:rPr>
                <w:rFonts w:hint="default"/>
                <w:lang w:val="en-US" w:eastAsia="zh-CN"/>
              </w:rPr>
              <w:t>&gt; pnl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3506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1B8AC7">
            <w:pPr>
              <w:bidi w:val="0"/>
              <w:rPr>
                <w:rFonts w:hint="default"/>
              </w:rPr>
            </w:pPr>
            <w:r>
              <w:rPr>
                <w:rFonts w:hint="default"/>
                <w:lang w:val="en-US" w:eastAsia="zh-CN"/>
              </w:rPr>
              <w:t>收益(不包括手续费)</w:t>
            </w:r>
            <w:r>
              <w:rPr>
                <w:rFonts w:hint="default"/>
                <w:lang w:val="en-US" w:eastAsia="zh-CN"/>
              </w:rPr>
              <w:br w:type="textWrapping"/>
            </w:r>
            <w:r>
              <w:rPr>
                <w:rFonts w:hint="default"/>
                <w:lang w:val="en-US" w:eastAsia="zh-CN"/>
              </w:rPr>
              <w:t>适用于有成交的平仓订单，其他情况均为0</w:t>
            </w:r>
            <w:r>
              <w:rPr>
                <w:rFonts w:hint="default"/>
                <w:lang w:val="en-US" w:eastAsia="zh-CN"/>
              </w:rPr>
              <w:br w:type="textWrapping"/>
            </w:r>
            <w:r>
              <w:rPr>
                <w:rFonts w:hint="default"/>
                <w:lang w:val="en-US" w:eastAsia="zh-CN"/>
              </w:rPr>
              <w:t>对于合约全仓爆仓，将包含相应强平惩罚金</w:t>
            </w:r>
          </w:p>
        </w:tc>
      </w:tr>
      <w:tr w14:paraId="5C629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8C002F">
            <w:pPr>
              <w:bidi w:val="0"/>
              <w:rPr>
                <w:rFonts w:hint="default"/>
              </w:rPr>
            </w:pPr>
            <w:r>
              <w:rPr>
                <w:rFonts w:hint="default"/>
                <w:lang w:val="en-US" w:eastAsia="zh-CN"/>
              </w:rPr>
              <w:t>&gt; 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E1F70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1A12B5">
            <w:pPr>
              <w:bidi w:val="0"/>
              <w:rPr>
                <w:rFonts w:hint="default"/>
              </w:rPr>
            </w:pPr>
            <w:r>
              <w:rPr>
                <w:rFonts w:hint="default"/>
                <w:lang w:val="en-US" w:eastAsia="zh-CN"/>
              </w:rPr>
              <w:t>订单来源</w:t>
            </w:r>
            <w:r>
              <w:rPr>
                <w:rFonts w:hint="default"/>
                <w:lang w:val="en-US" w:eastAsia="zh-CN"/>
              </w:rPr>
              <w:br w:type="textWrapping"/>
            </w:r>
            <w:r>
              <w:rPr>
                <w:rFonts w:hint="default"/>
                <w:lang w:val="en-US" w:eastAsia="zh-CN"/>
              </w:rPr>
              <w:t>6：计划委托策略触发后的生成的普通单</w:t>
            </w:r>
            <w:r>
              <w:rPr>
                <w:rFonts w:hint="default"/>
                <w:lang w:val="en-US" w:eastAsia="zh-CN"/>
              </w:rPr>
              <w:br w:type="textWrapping"/>
            </w:r>
            <w:r>
              <w:rPr>
                <w:rFonts w:hint="default"/>
                <w:lang w:val="en-US" w:eastAsia="zh-CN"/>
              </w:rPr>
              <w:t>7：止盈止损策略触发后的生成的普通单</w:t>
            </w:r>
            <w:r>
              <w:rPr>
                <w:rFonts w:hint="default"/>
                <w:lang w:val="en-US" w:eastAsia="zh-CN"/>
              </w:rPr>
              <w:br w:type="textWrapping"/>
            </w:r>
            <w:r>
              <w:rPr>
                <w:rFonts w:hint="default"/>
                <w:lang w:val="en-US" w:eastAsia="zh-CN"/>
              </w:rPr>
              <w:t>13：策略委托单触发后的生成的普通单</w:t>
            </w:r>
            <w:r>
              <w:rPr>
                <w:rFonts w:hint="default"/>
                <w:lang w:val="en-US" w:eastAsia="zh-CN"/>
              </w:rPr>
              <w:br w:type="textWrapping"/>
            </w:r>
            <w:r>
              <w:rPr>
                <w:rFonts w:hint="default"/>
                <w:lang w:val="en-US" w:eastAsia="zh-CN"/>
              </w:rPr>
              <w:t>25：移动止盈止损策略触发后的生成的普通单</w:t>
            </w:r>
            <w:r>
              <w:rPr>
                <w:rFonts w:hint="default"/>
                <w:lang w:val="en-US" w:eastAsia="zh-CN"/>
              </w:rPr>
              <w:br w:type="textWrapping"/>
            </w:r>
            <w:r>
              <w:rPr>
                <w:rFonts w:hint="default"/>
                <w:lang w:val="en-US" w:eastAsia="zh-CN"/>
              </w:rPr>
              <w:t>34: 追逐限价委托生成的普通单</w:t>
            </w:r>
          </w:p>
        </w:tc>
      </w:tr>
      <w:tr w14:paraId="5EAAA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1F326C">
            <w:pPr>
              <w:bidi w:val="0"/>
              <w:rPr>
                <w:rFonts w:hint="default"/>
              </w:rPr>
            </w:pPr>
            <w:r>
              <w:rPr>
                <w:rFonts w:hint="default"/>
                <w:lang w:val="en-US" w:eastAsia="zh-CN"/>
              </w:rPr>
              <w:t>&gt; cancelSource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D2F0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BD4328">
            <w:pPr>
              <w:bidi w:val="0"/>
              <w:rPr>
                <w:rFonts w:hint="default"/>
              </w:rPr>
            </w:pPr>
            <w:r>
              <w:rPr>
                <w:rFonts w:hint="default"/>
                <w:lang w:val="en-US" w:eastAsia="zh-CN"/>
              </w:rPr>
              <w:t>订单取消的来源</w:t>
            </w:r>
            <w:r>
              <w:rPr>
                <w:rFonts w:hint="default"/>
                <w:lang w:val="en-US" w:eastAsia="zh-CN"/>
              </w:rPr>
              <w:br w:type="textWrapping"/>
            </w:r>
            <w:r>
              <w:rPr>
                <w:rFonts w:hint="default"/>
                <w:lang w:val="en-US" w:eastAsia="zh-CN"/>
              </w:rPr>
              <w:t>有效值及对应的含义是：</w:t>
            </w:r>
            <w:r>
              <w:rPr>
                <w:rFonts w:hint="default"/>
                <w:lang w:val="en-US" w:eastAsia="zh-CN"/>
              </w:rPr>
              <w:br w:type="textWrapping"/>
            </w:r>
            <w:r>
              <w:rPr>
                <w:rFonts w:hint="default"/>
                <w:lang w:val="en-US" w:eastAsia="zh-CN"/>
              </w:rPr>
              <w:t>0: 已撤单：系统撤单</w:t>
            </w:r>
            <w:r>
              <w:rPr>
                <w:rFonts w:hint="default"/>
                <w:lang w:val="en-US" w:eastAsia="zh-CN"/>
              </w:rPr>
              <w:br w:type="textWrapping"/>
            </w:r>
            <w:r>
              <w:rPr>
                <w:rFonts w:hint="default"/>
                <w:lang w:val="en-US" w:eastAsia="zh-CN"/>
              </w:rPr>
              <w:t>1: 用户主动撤单</w:t>
            </w:r>
            <w:r>
              <w:rPr>
                <w:rFonts w:hint="default"/>
                <w:lang w:val="en-US" w:eastAsia="zh-CN"/>
              </w:rPr>
              <w:br w:type="textWrapping"/>
            </w:r>
            <w:r>
              <w:rPr>
                <w:rFonts w:hint="default"/>
                <w:lang w:val="en-US" w:eastAsia="zh-CN"/>
              </w:rPr>
              <w:t>2: 已撤单：预减仓撤单，用户保证金不足导致挂单被撤回</w:t>
            </w:r>
            <w:r>
              <w:rPr>
                <w:rFonts w:hint="default"/>
                <w:lang w:val="en-US" w:eastAsia="zh-CN"/>
              </w:rPr>
              <w:br w:type="textWrapping"/>
            </w:r>
            <w:r>
              <w:rPr>
                <w:rFonts w:hint="default"/>
                <w:lang w:val="en-US" w:eastAsia="zh-CN"/>
              </w:rPr>
              <w:t>3: 已撤单：风控撤单，用户保证金不足有爆仓风险，导致挂单被撤回</w:t>
            </w:r>
            <w:r>
              <w:rPr>
                <w:rFonts w:hint="default"/>
                <w:lang w:val="en-US" w:eastAsia="zh-CN"/>
              </w:rPr>
              <w:br w:type="textWrapping"/>
            </w:r>
            <w:r>
              <w:rPr>
                <w:rFonts w:hint="default"/>
                <w:lang w:val="en-US" w:eastAsia="zh-CN"/>
              </w:rPr>
              <w:t>4: 已撤单：币种借币量达到平台硬顶，系统已撤回该订单</w:t>
            </w:r>
            <w:r>
              <w:rPr>
                <w:rFonts w:hint="default"/>
                <w:lang w:val="en-US" w:eastAsia="zh-CN"/>
              </w:rPr>
              <w:br w:type="textWrapping"/>
            </w:r>
            <w:r>
              <w:rPr>
                <w:rFonts w:hint="default"/>
                <w:lang w:val="en-US" w:eastAsia="zh-CN"/>
              </w:rPr>
              <w:t>6: 已撤单：触发 ADL 撤单，用户维持保证金率较低且有爆仓风险，导致挂单被撤回</w:t>
            </w:r>
            <w:r>
              <w:rPr>
                <w:rFonts w:hint="default"/>
                <w:lang w:val="en-US" w:eastAsia="zh-CN"/>
              </w:rPr>
              <w:br w:type="textWrapping"/>
            </w:r>
            <w:r>
              <w:rPr>
                <w:rFonts w:hint="default"/>
                <w:lang w:val="en-US" w:eastAsia="zh-CN"/>
              </w:rPr>
              <w:t>7: 已撤单：交割合约到期</w:t>
            </w:r>
            <w:r>
              <w:rPr>
                <w:rFonts w:hint="default"/>
                <w:lang w:val="en-US" w:eastAsia="zh-CN"/>
              </w:rPr>
              <w:br w:type="textWrapping"/>
            </w:r>
            <w:r>
              <w:rPr>
                <w:rFonts w:hint="default"/>
                <w:lang w:val="en-US" w:eastAsia="zh-CN"/>
              </w:rPr>
              <w:t>9: 已撤单：扣除资金费用后可用余额不足，系统已撤回该订单</w:t>
            </w:r>
            <w:r>
              <w:rPr>
                <w:rFonts w:hint="default"/>
                <w:lang w:val="en-US" w:eastAsia="zh-CN"/>
              </w:rPr>
              <w:br w:type="textWrapping"/>
            </w:r>
            <w:r>
              <w:rPr>
                <w:rFonts w:hint="default"/>
                <w:lang w:val="en-US" w:eastAsia="zh-CN"/>
              </w:rPr>
              <w:t>10: 已撤单：期权合约到期</w:t>
            </w:r>
            <w:r>
              <w:rPr>
                <w:rFonts w:hint="default"/>
                <w:lang w:val="en-US" w:eastAsia="zh-CN"/>
              </w:rPr>
              <w:br w:type="textWrapping"/>
            </w:r>
            <w:r>
              <w:rPr>
                <w:rFonts w:hint="default"/>
                <w:lang w:val="en-US" w:eastAsia="zh-CN"/>
              </w:rPr>
              <w:t>13: 已撤单：FOK 委托订单未完全成交，导致挂单被完全撤回</w:t>
            </w:r>
            <w:r>
              <w:rPr>
                <w:rFonts w:hint="default"/>
                <w:lang w:val="en-US" w:eastAsia="zh-CN"/>
              </w:rPr>
              <w:br w:type="textWrapping"/>
            </w:r>
            <w:r>
              <w:rPr>
                <w:rFonts w:hint="default"/>
                <w:lang w:val="en-US" w:eastAsia="zh-CN"/>
              </w:rPr>
              <w:t>14: 已撤单：IOC 委托订单未完全成交，仅部分成交，导致部分挂单被撤回</w:t>
            </w:r>
            <w:r>
              <w:rPr>
                <w:rFonts w:hint="default"/>
                <w:lang w:val="en-US" w:eastAsia="zh-CN"/>
              </w:rPr>
              <w:br w:type="textWrapping"/>
            </w:r>
            <w:r>
              <w:rPr>
                <w:rFonts w:hint="default"/>
                <w:lang w:val="en-US" w:eastAsia="zh-CN"/>
              </w:rPr>
              <w:t>15: 已撤单：该订单委托价不在限价范围内</w:t>
            </w:r>
            <w:r>
              <w:rPr>
                <w:rFonts w:hint="default"/>
                <w:lang w:val="en-US" w:eastAsia="zh-CN"/>
              </w:rPr>
              <w:br w:type="textWrapping"/>
            </w:r>
            <w:r>
              <w:rPr>
                <w:rFonts w:hint="default"/>
                <w:lang w:val="en-US" w:eastAsia="zh-CN"/>
              </w:rPr>
              <w:t>17: 已撤单：平仓单被撤单，由于仓位已被市价全平</w:t>
            </w:r>
            <w:r>
              <w:rPr>
                <w:rFonts w:hint="default"/>
                <w:lang w:val="en-US" w:eastAsia="zh-CN"/>
              </w:rPr>
              <w:br w:type="textWrapping"/>
            </w:r>
            <w:r>
              <w:rPr>
                <w:rFonts w:hint="default"/>
                <w:lang w:val="en-US" w:eastAsia="zh-CN"/>
              </w:rPr>
              <w:t>20: 系统倒计时撤单</w:t>
            </w:r>
            <w:r>
              <w:rPr>
                <w:rFonts w:hint="default"/>
                <w:lang w:val="en-US" w:eastAsia="zh-CN"/>
              </w:rPr>
              <w:br w:type="textWrapping"/>
            </w:r>
            <w:r>
              <w:rPr>
                <w:rFonts w:hint="default"/>
                <w:lang w:val="en-US" w:eastAsia="zh-CN"/>
              </w:rPr>
              <w:t>21: 已撤单：相关仓位被完全平仓，系统已撤销该止盈止损订单</w:t>
            </w:r>
            <w:r>
              <w:rPr>
                <w:rFonts w:hint="default"/>
                <w:lang w:val="en-US" w:eastAsia="zh-CN"/>
              </w:rPr>
              <w:br w:type="textWrapping"/>
            </w:r>
            <w:r>
              <w:rPr>
                <w:rFonts w:hint="default"/>
                <w:lang w:val="en-US" w:eastAsia="zh-CN"/>
              </w:rPr>
              <w:t>22 已撤单：存在更优价格的同方向订单，系统自动撤销当前操作的只减仓订单</w:t>
            </w:r>
            <w:r>
              <w:rPr>
                <w:rFonts w:hint="default"/>
                <w:lang w:val="en-US" w:eastAsia="zh-CN"/>
              </w:rPr>
              <w:br w:type="textWrapping"/>
            </w:r>
            <w:r>
              <w:rPr>
                <w:rFonts w:hint="default"/>
                <w:lang w:val="en-US" w:eastAsia="zh-CN"/>
              </w:rPr>
              <w:t>23 已撤单：存在更优价格的同方向订单，系统自动撤销已存在的只减仓订单</w:t>
            </w:r>
            <w:r>
              <w:rPr>
                <w:rFonts w:hint="default"/>
                <w:lang w:val="en-US" w:eastAsia="zh-CN"/>
              </w:rPr>
              <w:br w:type="textWrapping"/>
            </w:r>
            <w:r>
              <w:rPr>
                <w:rFonts w:hint="default"/>
                <w:lang w:val="en-US" w:eastAsia="zh-CN"/>
              </w:rPr>
              <w:t>27: 成交滑点超过5%，触发成交差价保护导致系统撤单</w:t>
            </w:r>
            <w:r>
              <w:rPr>
                <w:rFonts w:hint="default"/>
                <w:lang w:val="en-US" w:eastAsia="zh-CN"/>
              </w:rPr>
              <w:br w:type="textWrapping"/>
            </w:r>
            <w:r>
              <w:rPr>
                <w:rFonts w:hint="default"/>
                <w:lang w:val="en-US" w:eastAsia="zh-CN"/>
              </w:rPr>
              <w:t>31: 当前只挂单订单 (Post only) 将会吃掉挂单深度</w:t>
            </w:r>
            <w:r>
              <w:rPr>
                <w:rFonts w:hint="default"/>
                <w:lang w:val="en-US" w:eastAsia="zh-CN"/>
              </w:rPr>
              <w:br w:type="textWrapping"/>
            </w:r>
            <w:r>
              <w:rPr>
                <w:rFonts w:hint="default"/>
                <w:lang w:val="en-US" w:eastAsia="zh-CN"/>
              </w:rPr>
              <w:t>32: 自成交保护</w:t>
            </w:r>
            <w:r>
              <w:rPr>
                <w:rFonts w:hint="default"/>
                <w:lang w:val="en-US" w:eastAsia="zh-CN"/>
              </w:rPr>
              <w:br w:type="textWrapping"/>
            </w:r>
            <w:r>
              <w:rPr>
                <w:rFonts w:hint="default"/>
                <w:lang w:val="en-US" w:eastAsia="zh-CN"/>
              </w:rPr>
              <w:t>33: 当前 taker 订单匹配的订单数量超过最大限制</w:t>
            </w:r>
            <w:r>
              <w:rPr>
                <w:rFonts w:hint="default"/>
                <w:lang w:val="en-US" w:eastAsia="zh-CN"/>
              </w:rPr>
              <w:br w:type="textWrapping"/>
            </w:r>
            <w:r>
              <w:rPr>
                <w:rFonts w:hint="default"/>
                <w:lang w:val="en-US" w:eastAsia="zh-CN"/>
              </w:rPr>
              <w:t>36: 关联止损被触发，撤销限价止盈</w:t>
            </w:r>
            <w:r>
              <w:rPr>
                <w:rFonts w:hint="default"/>
                <w:lang w:val="en-US" w:eastAsia="zh-CN"/>
              </w:rPr>
              <w:br w:type="textWrapping"/>
            </w:r>
            <w:r>
              <w:rPr>
                <w:rFonts w:hint="default"/>
                <w:lang w:val="en-US" w:eastAsia="zh-CN"/>
              </w:rPr>
              <w:t>37: 关联止损被撤销，撤销限价止盈</w:t>
            </w:r>
            <w:r>
              <w:rPr>
                <w:rFonts w:hint="default"/>
                <w:lang w:val="en-US" w:eastAsia="zh-CN"/>
              </w:rPr>
              <w:br w:type="textWrapping"/>
            </w:r>
            <w:r>
              <w:rPr>
                <w:rFonts w:hint="default"/>
                <w:lang w:val="en-US" w:eastAsia="zh-CN"/>
              </w:rPr>
              <w:t>38: 您已撤销做市商保护 (MMP) 类型订单</w:t>
            </w:r>
            <w:r>
              <w:rPr>
                <w:rFonts w:hint="default"/>
                <w:lang w:val="en-US" w:eastAsia="zh-CN"/>
              </w:rPr>
              <w:br w:type="textWrapping"/>
            </w:r>
            <w:r>
              <w:rPr>
                <w:rFonts w:hint="default"/>
                <w:lang w:val="en-US" w:eastAsia="zh-CN"/>
              </w:rPr>
              <w:t>39: 因做市商保护 (MMP) 被触发，该类型订单已被撤销</w:t>
            </w:r>
            <w:r>
              <w:rPr>
                <w:rFonts w:hint="default"/>
                <w:lang w:val="en-US" w:eastAsia="zh-CN"/>
              </w:rPr>
              <w:br w:type="textWrapping"/>
            </w:r>
            <w:r>
              <w:rPr>
                <w:rFonts w:hint="default"/>
                <w:lang w:val="en-US" w:eastAsia="zh-CN"/>
              </w:rPr>
              <w:t>42: 初始下单价格与最新的买一或卖一价已达到最大追逐距离，您的订单已被自动取消</w:t>
            </w:r>
            <w:r>
              <w:rPr>
                <w:rFonts w:hint="default"/>
                <w:lang w:val="en-US" w:eastAsia="zh-CN"/>
              </w:rPr>
              <w:br w:type="textWrapping"/>
            </w:r>
            <w:r>
              <w:rPr>
                <w:rFonts w:hint="default"/>
                <w:lang w:val="en-US" w:eastAsia="zh-CN"/>
              </w:rPr>
              <w:t>43: 由于买单价格高于指数价格或卖单价格低于指数价格，导致系统撤单</w:t>
            </w:r>
            <w:r>
              <w:rPr>
                <w:rFonts w:hint="default"/>
                <w:lang w:val="en-US" w:eastAsia="zh-CN"/>
              </w:rPr>
              <w:br w:type="textWrapping"/>
            </w:r>
            <w:r>
              <w:rPr>
                <w:rFonts w:hint="default"/>
                <w:lang w:val="en-US" w:eastAsia="zh-CN"/>
              </w:rPr>
              <w:t>44：由于该币种的可用余额不足，无法在触发自动换币后进行兑换，您的订单已撤销，撤销订单后恢复的余额将用于自动换币。当该币种的总抵押借贷量达到平台抵押借贷风控上限时，则会触发自动换币。</w:t>
            </w:r>
            <w:r>
              <w:rPr>
                <w:rFonts w:hint="default"/>
                <w:lang w:val="en-US" w:eastAsia="zh-CN"/>
              </w:rPr>
              <w:br w:type="textWrapping"/>
            </w:r>
            <w:r>
              <w:rPr>
                <w:rFonts w:hint="default"/>
                <w:lang w:val="en-US" w:eastAsia="zh-CN"/>
              </w:rPr>
              <w:t>45：ELP订单价格校验失败</w:t>
            </w:r>
            <w:r>
              <w:rPr>
                <w:rFonts w:hint="default"/>
                <w:lang w:val="en-US" w:eastAsia="zh-CN"/>
              </w:rPr>
              <w:br w:type="textWrapping"/>
            </w:r>
            <w:r>
              <w:rPr>
                <w:rFonts w:hint="default"/>
                <w:lang w:val="en-US" w:eastAsia="zh-CN"/>
              </w:rPr>
              <w:t>46：由于降低Delta而导致的撤单</w:t>
            </w:r>
          </w:p>
        </w:tc>
      </w:tr>
      <w:tr w14:paraId="00152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37BA0F">
            <w:pPr>
              <w:bidi w:val="0"/>
              <w:rPr>
                <w:rFonts w:hint="default"/>
              </w:rPr>
            </w:pPr>
            <w:r>
              <w:rPr>
                <w:rFonts w:hint="default"/>
                <w:lang w:val="en-US" w:eastAsia="zh-CN"/>
              </w:rPr>
              <w:t>&gt; amendSource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798E6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2BC0C5">
            <w:pPr>
              <w:bidi w:val="0"/>
              <w:rPr>
                <w:rFonts w:hint="default"/>
              </w:rPr>
            </w:pPr>
            <w:r>
              <w:rPr>
                <w:rFonts w:hint="default"/>
                <w:lang w:val="en-US" w:eastAsia="zh-CN"/>
              </w:rPr>
              <w:t>订单修改的来源</w:t>
            </w:r>
            <w:r>
              <w:rPr>
                <w:rFonts w:hint="default"/>
                <w:lang w:val="en-US" w:eastAsia="zh-CN"/>
              </w:rPr>
              <w:br w:type="textWrapping"/>
            </w:r>
            <w:r>
              <w:rPr>
                <w:rFonts w:hint="default"/>
                <w:lang w:val="en-US" w:eastAsia="zh-CN"/>
              </w:rPr>
              <w:t>1: 用户主动改单，改单成功</w:t>
            </w:r>
            <w:r>
              <w:rPr>
                <w:rFonts w:hint="default"/>
                <w:lang w:val="en-US" w:eastAsia="zh-CN"/>
              </w:rPr>
              <w:br w:type="textWrapping"/>
            </w:r>
            <w:r>
              <w:rPr>
                <w:rFonts w:hint="default"/>
                <w:lang w:val="en-US" w:eastAsia="zh-CN"/>
              </w:rPr>
              <w:t>2: 用户主动改单，并且当前这笔订单被只减仓修改，改单成功</w:t>
            </w:r>
            <w:r>
              <w:rPr>
                <w:rFonts w:hint="default"/>
                <w:lang w:val="en-US" w:eastAsia="zh-CN"/>
              </w:rPr>
              <w:br w:type="textWrapping"/>
            </w:r>
            <w:r>
              <w:rPr>
                <w:rFonts w:hint="default"/>
                <w:lang w:val="en-US" w:eastAsia="zh-CN"/>
              </w:rPr>
              <w:t>3: 用户主动下单，并且当前这笔订单被只减仓修改，改单成功</w:t>
            </w:r>
            <w:r>
              <w:rPr>
                <w:rFonts w:hint="default"/>
                <w:lang w:val="en-US" w:eastAsia="zh-CN"/>
              </w:rPr>
              <w:br w:type="textWrapping"/>
            </w:r>
            <w:r>
              <w:rPr>
                <w:rFonts w:hint="default"/>
                <w:lang w:val="en-US" w:eastAsia="zh-CN"/>
              </w:rPr>
              <w:t>4: 用户当前已存在的挂单（非当前操作的订单），被只减仓修改，改单成功</w:t>
            </w:r>
            <w:r>
              <w:rPr>
                <w:rFonts w:hint="default"/>
                <w:lang w:val="en-US" w:eastAsia="zh-CN"/>
              </w:rPr>
              <w:br w:type="textWrapping"/>
            </w:r>
            <w:r>
              <w:rPr>
                <w:rFonts w:hint="default"/>
                <w:lang w:val="en-US" w:eastAsia="zh-CN"/>
              </w:rPr>
              <w:t>5：期权 px, pxVol 或 pxUsd 的跟随变动导致的改单，比如 iv=60，USD，px 锚定iv=60 时，USD, px 产生变动时的改单</w:t>
            </w:r>
          </w:p>
        </w:tc>
      </w:tr>
      <w:tr w14:paraId="30E4B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2C3FA1">
            <w:pPr>
              <w:bidi w:val="0"/>
              <w:rPr>
                <w:rFonts w:hint="default"/>
              </w:rPr>
            </w:pPr>
            <w:r>
              <w:rPr>
                <w:rFonts w:hint="default"/>
                <w:lang w:val="en-US" w:eastAsia="zh-CN"/>
              </w:rPr>
              <w:t>&gt; category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52CE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110E7F">
            <w:pPr>
              <w:bidi w:val="0"/>
              <w:rPr>
                <w:rFonts w:hint="default"/>
              </w:rPr>
            </w:pPr>
            <w:r>
              <w:rPr>
                <w:rFonts w:hint="default"/>
                <w:lang w:val="en-US" w:eastAsia="zh-CN"/>
              </w:rPr>
              <w:t>订单种类分类</w:t>
            </w:r>
            <w:r>
              <w:rPr>
                <w:rFonts w:hint="default"/>
                <w:lang w:val="en-US" w:eastAsia="zh-CN"/>
              </w:rPr>
              <w:br w:type="textWrapping"/>
            </w:r>
            <w:r>
              <w:rPr>
                <w:rFonts w:hint="default"/>
                <w:lang w:val="en-US" w:eastAsia="zh-CN"/>
              </w:rPr>
              <w:t>normal：普通委托订单种类</w:t>
            </w:r>
            <w:r>
              <w:rPr>
                <w:rFonts w:hint="default"/>
                <w:lang w:val="en-US" w:eastAsia="zh-CN"/>
              </w:rPr>
              <w:br w:type="textWrapping"/>
            </w:r>
            <w:r>
              <w:rPr>
                <w:rFonts w:hint="default"/>
                <w:lang w:val="en-US" w:eastAsia="zh-CN"/>
              </w:rPr>
              <w:t>twap：TWAP订单种类</w:t>
            </w:r>
            <w:r>
              <w:rPr>
                <w:rFonts w:hint="default"/>
                <w:lang w:val="en-US" w:eastAsia="zh-CN"/>
              </w:rPr>
              <w:br w:type="textWrapping"/>
            </w:r>
            <w:r>
              <w:rPr>
                <w:rFonts w:hint="default"/>
                <w:lang w:val="en-US" w:eastAsia="zh-CN"/>
              </w:rPr>
              <w:t>adl：ADL订单种类</w:t>
            </w:r>
            <w:r>
              <w:rPr>
                <w:rFonts w:hint="default"/>
                <w:lang w:val="en-US" w:eastAsia="zh-CN"/>
              </w:rPr>
              <w:br w:type="textWrapping"/>
            </w:r>
            <w:r>
              <w:rPr>
                <w:rFonts w:hint="default"/>
                <w:lang w:val="en-US" w:eastAsia="zh-CN"/>
              </w:rPr>
              <w:t>full_liquidation：爆仓订单种类</w:t>
            </w:r>
            <w:r>
              <w:rPr>
                <w:rFonts w:hint="default"/>
                <w:lang w:val="en-US" w:eastAsia="zh-CN"/>
              </w:rPr>
              <w:br w:type="textWrapping"/>
            </w:r>
            <w:r>
              <w:rPr>
                <w:rFonts w:hint="default"/>
                <w:lang w:val="en-US" w:eastAsia="zh-CN"/>
              </w:rPr>
              <w:t>partial_liquidation：减仓订单种类</w:t>
            </w:r>
            <w:r>
              <w:rPr>
                <w:rFonts w:hint="default"/>
                <w:lang w:val="en-US" w:eastAsia="zh-CN"/>
              </w:rPr>
              <w:br w:type="textWrapping"/>
            </w:r>
            <w:r>
              <w:rPr>
                <w:rFonts w:hint="default"/>
                <w:lang w:val="en-US" w:eastAsia="zh-CN"/>
              </w:rPr>
              <w:t>delivery：交割</w:t>
            </w:r>
            <w:r>
              <w:rPr>
                <w:rFonts w:hint="default"/>
                <w:lang w:val="en-US" w:eastAsia="zh-CN"/>
              </w:rPr>
              <w:br w:type="textWrapping"/>
            </w:r>
            <w:r>
              <w:rPr>
                <w:rFonts w:hint="default"/>
                <w:lang w:val="en-US" w:eastAsia="zh-CN"/>
              </w:rPr>
              <w:t>ddh：对冲减仓类型订单</w:t>
            </w:r>
            <w:r>
              <w:rPr>
                <w:rFonts w:hint="default"/>
                <w:lang w:val="en-US" w:eastAsia="zh-CN"/>
              </w:rPr>
              <w:br w:type="textWrapping"/>
            </w:r>
            <w:r>
              <w:rPr>
                <w:rFonts w:hint="default"/>
                <w:lang w:val="en-US" w:eastAsia="zh-CN"/>
              </w:rPr>
              <w:t>auto_conversion：抵押借币自动还币订单</w:t>
            </w:r>
          </w:p>
        </w:tc>
      </w:tr>
      <w:tr w14:paraId="57FA1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CCA35A">
            <w:pPr>
              <w:bidi w:val="0"/>
              <w:rPr>
                <w:rFonts w:hint="default"/>
              </w:rPr>
            </w:pPr>
            <w:r>
              <w:rPr>
                <w:rFonts w:hint="default"/>
                <w:lang w:val="en-US" w:eastAsia="zh-CN"/>
              </w:rPr>
              <w:t>&gt; isTpLimit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0F44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ACE8A9">
            <w:pPr>
              <w:bidi w:val="0"/>
              <w:rPr>
                <w:rFonts w:hint="default"/>
              </w:rPr>
            </w:pPr>
            <w:r>
              <w:rPr>
                <w:rFonts w:hint="default"/>
                <w:lang w:val="en-US" w:eastAsia="zh-CN"/>
              </w:rPr>
              <w:t>是否为限价止盈，true 或 false.</w:t>
            </w:r>
          </w:p>
        </w:tc>
      </w:tr>
      <w:tr w14:paraId="1B85D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AEA378">
            <w:pPr>
              <w:bidi w:val="0"/>
              <w:rPr>
                <w:rFonts w:hint="default"/>
              </w:rPr>
            </w:pPr>
            <w:r>
              <w:rPr>
                <w:rFonts w:hint="default"/>
                <w:lang w:val="en-US" w:eastAsia="zh-CN"/>
              </w:rPr>
              <w: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874C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06D44A">
            <w:pPr>
              <w:bidi w:val="0"/>
              <w:rPr>
                <w:rFonts w:hint="default"/>
              </w:rPr>
            </w:pPr>
            <w:r>
              <w:rPr>
                <w:rFonts w:hint="default"/>
                <w:lang w:val="en-US" w:eastAsia="zh-CN"/>
              </w:rPr>
              <w:t>订单更新时间，Unix时间戳的毫秒数格式，如 1597026383085</w:t>
            </w:r>
          </w:p>
        </w:tc>
      </w:tr>
      <w:tr w14:paraId="48F7E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A09339">
            <w:pPr>
              <w:bidi w:val="0"/>
              <w:rPr>
                <w:rFonts w:hint="default"/>
              </w:rPr>
            </w:pPr>
            <w:r>
              <w:rPr>
                <w:rFonts w:hint="default"/>
                <w:lang w:val="en-US" w:eastAsia="zh-CN"/>
              </w:rPr>
              <w:t>&gt; cTime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003C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A9BE90">
            <w:pPr>
              <w:bidi w:val="0"/>
              <w:rPr>
                <w:rFonts w:hint="default"/>
              </w:rPr>
            </w:pPr>
            <w:r>
              <w:rPr>
                <w:rFonts w:hint="default"/>
                <w:lang w:val="en-US" w:eastAsia="zh-CN"/>
              </w:rPr>
              <w:t>订单创建时间，Unix时间戳的毫秒数格式，如 1597026383085</w:t>
            </w:r>
          </w:p>
        </w:tc>
      </w:tr>
      <w:tr w14:paraId="72456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E27734">
            <w:pPr>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4255A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FD23F1">
            <w:pPr>
              <w:bidi w:val="0"/>
              <w:rPr>
                <w:rFonts w:hint="default"/>
              </w:rPr>
            </w:pPr>
            <w:r>
              <w:rPr>
                <w:rFonts w:hint="default"/>
                <w:lang w:val="en-US" w:eastAsia="zh-CN"/>
              </w:rPr>
              <w:t>修改订单时使用的request ID，如果没有修改，该字段为""</w:t>
            </w:r>
          </w:p>
        </w:tc>
      </w:tr>
      <w:tr w14:paraId="1F77A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53A4B7">
            <w:pPr>
              <w:bidi w:val="0"/>
              <w:rPr>
                <w:rFonts w:hint="default"/>
              </w:rPr>
            </w:pPr>
            <w:r>
              <w:rPr>
                <w:rFonts w:hint="default"/>
                <w:lang w:val="en-US" w:eastAsia="zh-CN"/>
              </w:rPr>
              <w:t>&gt; amendResult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F3FB5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452017">
            <w:pPr>
              <w:bidi w:val="0"/>
              <w:rPr>
                <w:rFonts w:hint="default"/>
              </w:rPr>
            </w:pPr>
            <w:r>
              <w:rPr>
                <w:rFonts w:hint="default"/>
                <w:lang w:val="en-US" w:eastAsia="zh-CN"/>
              </w:rPr>
              <w:t>修改订单的结果</w:t>
            </w:r>
            <w:r>
              <w:rPr>
                <w:rFonts w:hint="default"/>
                <w:lang w:val="en-US" w:eastAsia="zh-CN"/>
              </w:rPr>
              <w:br w:type="textWrapping"/>
            </w:r>
            <w:r>
              <w:rPr>
                <w:rFonts w:hint="default"/>
                <w:lang w:val="en-US" w:eastAsia="zh-CN"/>
              </w:rPr>
              <w:t>-1：失败</w:t>
            </w:r>
            <w:r>
              <w:rPr>
                <w:rFonts w:hint="default"/>
                <w:lang w:val="en-US" w:eastAsia="zh-CN"/>
              </w:rPr>
              <w:br w:type="textWrapping"/>
            </w:r>
            <w:r>
              <w:rPr>
                <w:rFonts w:hint="default"/>
                <w:lang w:val="en-US" w:eastAsia="zh-CN"/>
              </w:rPr>
              <w:t>0：成功</w:t>
            </w:r>
            <w:r>
              <w:rPr>
                <w:rFonts w:hint="default"/>
                <w:lang w:val="en-US" w:eastAsia="zh-CN"/>
              </w:rPr>
              <w:br w:type="textWrapping"/>
            </w:r>
            <w:r>
              <w:rPr>
                <w:rFonts w:hint="default"/>
                <w:lang w:val="en-US" w:eastAsia="zh-CN"/>
              </w:rPr>
              <w:t>1：自动撤单（修改请求返回成功但最终改单失败导致自动撤销）</w:t>
            </w:r>
            <w:r>
              <w:rPr>
                <w:rFonts w:hint="default"/>
                <w:lang w:val="en-US" w:eastAsia="zh-CN"/>
              </w:rPr>
              <w:br w:type="textWrapping"/>
            </w:r>
            <w:r>
              <w:rPr>
                <w:rFonts w:hint="default"/>
                <w:lang w:val="en-US" w:eastAsia="zh-CN"/>
              </w:rPr>
              <w:t>2: 自动改单成功，仅适用于期权pxUsd和pxVol订单的自动改单</w:t>
            </w:r>
            <w:r>
              <w:rPr>
                <w:rFonts w:hint="default"/>
                <w:lang w:val="en-US" w:eastAsia="zh-CN"/>
              </w:rPr>
              <w:br w:type="textWrapping"/>
            </w:r>
            <w:r>
              <w:rPr>
                <w:rFonts w:hint="default"/>
                <w:lang w:val="en-US" w:eastAsia="zh-CN"/>
              </w:rPr>
              <w:t>通过API修改订单时，如果cxlOnFail设置为true且修改返回结果为失败时，则返回 ""</w:t>
            </w:r>
            <w:r>
              <w:rPr>
                <w:rFonts w:hint="default"/>
                <w:lang w:val="en-US" w:eastAsia="zh-CN"/>
              </w:rPr>
              <w:br w:type="textWrapping"/>
            </w:r>
            <w:r>
              <w:rPr>
                <w:rFonts w:hint="default"/>
                <w:lang w:val="en-US" w:eastAsia="zh-CN"/>
              </w:rPr>
              <w:t>通过API修改订单时，如果修改返回结果为成功但修改最终失败后，当cxlOnFail设置为false时返回 -1;当cxlOnFail设置为true时则返回1</w:t>
            </w:r>
            <w:r>
              <w:rPr>
                <w:rFonts w:hint="default"/>
                <w:lang w:val="en-US" w:eastAsia="zh-CN"/>
              </w:rPr>
              <w:br w:type="textWrapping"/>
            </w:r>
            <w:r>
              <w:rPr>
                <w:rFonts w:hint="default"/>
                <w:lang w:val="en-US" w:eastAsia="zh-CN"/>
              </w:rPr>
              <w:t>通过Web/APP修改订单时，如果修改失败后，则返回-1</w:t>
            </w:r>
          </w:p>
        </w:tc>
      </w:tr>
      <w:tr w14:paraId="366B6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D55463">
            <w:pPr>
              <w:bidi w:val="0"/>
              <w:rPr>
                <w:rFonts w:hint="default"/>
              </w:rPr>
            </w:pPr>
            <w:r>
              <w:rPr>
                <w:rFonts w:hint="default"/>
                <w:lang w:val="en-US" w:eastAsia="zh-CN"/>
              </w:rPr>
              <w:t>&gt; 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29A68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FBA104">
            <w:pPr>
              <w:bidi w:val="0"/>
              <w:rPr>
                <w:rFonts w:hint="default"/>
              </w:rPr>
            </w:pPr>
            <w:r>
              <w:rPr>
                <w:rFonts w:hint="default"/>
                <w:lang w:val="en-US" w:eastAsia="zh-CN"/>
              </w:rPr>
              <w:t>是否只减仓，true 或 false</w:t>
            </w:r>
          </w:p>
        </w:tc>
      </w:tr>
      <w:tr w14:paraId="703ED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281D51">
            <w:pPr>
              <w:bidi w:val="0"/>
              <w:rPr>
                <w:rFonts w:hint="default"/>
              </w:rPr>
            </w:pPr>
            <w:r>
              <w:rPr>
                <w:rFonts w:hint="default"/>
                <w:lang w:val="en-US" w:eastAsia="zh-CN"/>
              </w:rPr>
              <w:t>&gt; quickMgnType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4754F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E033F5">
            <w:pPr>
              <w:bidi w:val="0"/>
              <w:rPr>
                <w:rFonts w:hint="default"/>
              </w:rPr>
            </w:pPr>
            <w:del w:id="32">
              <w:r>
                <w:rPr>
                  <w:rFonts w:hint="default"/>
                  <w:lang w:val="en-US" w:eastAsia="zh-CN"/>
                </w:rPr>
                <w:delText>一键借币类型，仅适用于杠杆逐仓的一键借币模式</w:delText>
              </w:r>
            </w:del>
            <w:del w:id="33">
              <w:r>
                <w:rPr>
                  <w:rFonts w:hint="default"/>
                  <w:lang w:val="en-US" w:eastAsia="zh-CN"/>
                </w:rPr>
                <w:br w:type="textWrapping"/>
              </w:r>
            </w:del>
            <w:del w:id="34">
              <w:r>
                <w:rPr>
                  <w:rFonts w:hint="default"/>
                  <w:lang w:val="en-US" w:eastAsia="zh-CN"/>
                </w:rPr>
                <w:delText>manual：手动，auto_borrow：自动借币，auto_repay：自动还币</w:delText>
              </w:r>
            </w:del>
            <w:r>
              <w:rPr>
                <w:rFonts w:hint="default"/>
                <w:lang w:val="en-US" w:eastAsia="zh-CN"/>
              </w:rPr>
              <w:t>（已弃用）</w:t>
            </w:r>
          </w:p>
        </w:tc>
      </w:tr>
      <w:tr w14:paraId="1C30D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EF56C9">
            <w:pPr>
              <w:bidi w:val="0"/>
              <w:rPr>
                <w:rFonts w:hint="default"/>
              </w:rPr>
            </w:pPr>
            <w:r>
              <w:rPr>
                <w:rFonts w:hint="default"/>
                <w:lang w:val="en-US" w:eastAsia="zh-CN"/>
              </w:rPr>
              <w:t>&gt; algoClOrdId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D4CF4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5D39D1">
            <w:pPr>
              <w:bidi w:val="0"/>
              <w:rPr>
                <w:rFonts w:hint="default"/>
              </w:rPr>
            </w:pPr>
            <w:r>
              <w:rPr>
                <w:rFonts w:hint="default"/>
                <w:lang w:val="en-US" w:eastAsia="zh-CN"/>
              </w:rPr>
              <w:t>客户自定义策略订单ID。策略订单触发，且策略单有algoClOrdId时有值，否则为"",</w:t>
            </w:r>
          </w:p>
        </w:tc>
      </w:tr>
      <w:tr w14:paraId="76661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867848">
            <w:pPr>
              <w:bidi w:val="0"/>
              <w:rPr>
                <w:rFonts w:hint="default"/>
              </w:rPr>
            </w:pPr>
            <w:r>
              <w:rPr>
                <w:rFonts w:hint="default"/>
                <w:lang w:val="en-US" w:eastAsia="zh-CN"/>
              </w:rPr>
              <w:t>&gt; algoId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9480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6E6519">
            <w:pPr>
              <w:bidi w:val="0"/>
              <w:rPr>
                <w:rFonts w:hint="default"/>
              </w:rPr>
            </w:pPr>
            <w:r>
              <w:rPr>
                <w:rFonts w:hint="default"/>
                <w:lang w:val="en-US" w:eastAsia="zh-CN"/>
              </w:rPr>
              <w:t>策略委托单ID，策略订单触发时有值，否则为""</w:t>
            </w:r>
          </w:p>
        </w:tc>
      </w:tr>
      <w:tr w14:paraId="7D867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96A464">
            <w:pPr>
              <w:bidi w:val="0"/>
              <w:rPr>
                <w:rFonts w:hint="default"/>
              </w:rPr>
            </w:pPr>
            <w:r>
              <w:rPr>
                <w:rFonts w:hint="default"/>
                <w:lang w:val="en-US" w:eastAsia="zh-CN"/>
              </w:rPr>
              <w:t>&gt; lastPx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FE961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8C98C0">
            <w:pPr>
              <w:bidi w:val="0"/>
              <w:rPr>
                <w:rFonts w:hint="default"/>
              </w:rPr>
            </w:pPr>
            <w:r>
              <w:rPr>
                <w:rFonts w:hint="default"/>
                <w:lang w:val="en-US" w:eastAsia="zh-CN"/>
              </w:rPr>
              <w:t>最新成交价</w:t>
            </w:r>
          </w:p>
        </w:tc>
      </w:tr>
      <w:tr w14:paraId="1FDD3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849B4E">
            <w:pPr>
              <w:bidi w:val="0"/>
              <w:rPr>
                <w:rFonts w:hint="default"/>
              </w:rPr>
            </w:pPr>
            <w:r>
              <w:rPr>
                <w:rFonts w:hint="default"/>
                <w:lang w:val="en-US" w:eastAsia="zh-CN"/>
              </w:rPr>
              <w:t>&gt; 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6439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7FC828">
            <w:pPr>
              <w:bidi w:val="0"/>
              <w:rPr>
                <w:rFonts w:hint="default"/>
              </w:rPr>
            </w:pPr>
            <w:r>
              <w:rPr>
                <w:rFonts w:hint="default"/>
                <w:lang w:val="en-US" w:eastAsia="zh-CN"/>
              </w:rPr>
              <w:t>错误码，默认为0</w:t>
            </w:r>
          </w:p>
        </w:tc>
      </w:tr>
      <w:tr w14:paraId="50F13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80B880">
            <w:pPr>
              <w:bidi w:val="0"/>
              <w:rPr>
                <w:rFonts w:hint="default"/>
              </w:rPr>
            </w:pPr>
            <w:r>
              <w:rPr>
                <w:rFonts w:hint="default"/>
                <w:lang w:val="en-US" w:eastAsia="zh-CN"/>
              </w:rPr>
              <w:t>&gt; 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2FAD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A96D8D">
            <w:pPr>
              <w:bidi w:val="0"/>
              <w:rPr>
                <w:rFonts w:hint="default"/>
              </w:rPr>
            </w:pPr>
            <w:r>
              <w:rPr>
                <w:rFonts w:hint="default"/>
                <w:lang w:val="en-US" w:eastAsia="zh-CN"/>
              </w:rPr>
              <w:t>错误消息，默认为""</w:t>
            </w:r>
          </w:p>
        </w:tc>
      </w:tr>
      <w:tr w14:paraId="4AF61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341366">
            <w:pPr>
              <w:bidi w:val="0"/>
              <w:rPr>
                <w:rFonts w:hint="default"/>
              </w:rPr>
            </w:pPr>
            <w:r>
              <w:rPr>
                <w:rFonts w:hint="default"/>
                <w:lang w:val="en-US" w:eastAsia="zh-CN"/>
              </w:rPr>
              <w:t>&gt; 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417B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15570A">
            <w:pPr>
              <w:bidi w:val="0"/>
              <w:rPr>
                <w:rFonts w:hint="default"/>
              </w:rPr>
            </w:pPr>
            <w:r>
              <w:rPr>
                <w:rFonts w:hint="default"/>
                <w:lang w:val="en-US" w:eastAsia="zh-CN"/>
              </w:rPr>
              <w:t>用于交易的计价币种。</w:t>
            </w:r>
          </w:p>
        </w:tc>
      </w:tr>
      <w:tr w14:paraId="34FF994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A201E9">
            <w:pPr>
              <w:bidi w:val="0"/>
              <w:rPr>
                <w:rFonts w:hint="default"/>
              </w:rPr>
            </w:pPr>
            <w:r>
              <w:rPr>
                <w:rFonts w:hint="default"/>
                <w:lang w:val="en-US" w:eastAsia="zh-CN"/>
              </w:rPr>
              <w:t>&gt; outcome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2A09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3D7567">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w:t>
            </w:r>
          </w:p>
        </w:tc>
      </w:tr>
    </w:tbl>
    <w:p w14:paraId="688EA650">
      <w:pPr>
        <w:bidi w:val="0"/>
      </w:pPr>
      <w:r>
        <w:rPr>
          <w:lang w:val="en-US" w:eastAsia="zh-CN"/>
        </w:rPr>
        <w:t> 对于市价委托，订单频道推送消息会出现状态为“完全成交”，但最新成交数量 (fillSz) 为 0 的情况。 极端情况下，会出现同一条消息重复推送的情况（`uTime` 可能会不一样），建议做如下处理：</w:t>
      </w:r>
      <w:r>
        <w:rPr>
          <w:lang w:val="en-US" w:eastAsia="zh-CN"/>
        </w:rPr>
        <w:br w:type="textWrapping"/>
      </w:r>
      <w:r>
        <w:rPr>
          <w:lang w:val="en-US" w:eastAsia="zh-CN"/>
        </w:rPr>
        <w:br w:type="textWrapping"/>
      </w:r>
      <w:r>
        <w:rPr>
          <w:lang w:val="en-US" w:eastAsia="zh-CN"/>
        </w:rPr>
        <w:t>* 当`tradeId`有值时，代表成交，对于同一`tradeId`，请以第一条推送消息为准，忽略后续的推送消息；</w:t>
      </w:r>
      <w:r>
        <w:rPr>
          <w:lang w:val="en-US" w:eastAsia="zh-CN"/>
        </w:rPr>
        <w:br w:type="textWrapping"/>
      </w:r>
      <w:r>
        <w:rPr>
          <w:lang w:val="en-US" w:eastAsia="zh-CN"/>
        </w:rPr>
        <w:t>* 当`tradeId`没有值且 `state` 为`filled`时，代表币币/杠杆市价单关闭，对于同一`ordId`的完全成交（state:filled）推送消息，请以第一条成交推送消息为准，忽略后续的推送消息；</w:t>
      </w:r>
      <w:r>
        <w:rPr>
          <w:lang w:val="en-US" w:eastAsia="zh-CN"/>
        </w:rPr>
        <w:br w:type="textWrapping"/>
      </w:r>
      <w:r>
        <w:rPr>
          <w:lang w:val="en-US" w:eastAsia="zh-CN"/>
        </w:rPr>
        <w:t>* 当`state`为`canceled`或者`mmp_canceled`时，代表订单撤销，对于同一`ordId`的撤单推送消息，请以第一条推送消息为准，忽略后续的推送消息；</w:t>
      </w:r>
      <w:r>
        <w:rPr>
          <w:lang w:val="en-US" w:eastAsia="zh-CN"/>
        </w:rPr>
        <w:br w:type="textWrapping"/>
      </w:r>
      <w:r>
        <w:rPr>
          <w:lang w:val="en-US" w:eastAsia="zh-CN"/>
        </w:rPr>
        <w:t>* 当`reqId`有值时，代表用户改单，改单时建议使用唯一的`reqId`，对于同一`reqId`的改单推送消息，请以第一条推送消息为准，忽略后续的推送消息。 REST 订单信息接口和订单频道在 fillPx、tradeId、fillSz、fillPnl、fillTime、fillFee、fillFeeCcy 和 execType 的定义上存在差异。 与交割合约不同，期权持仓到期之后，期权持仓在到期后会自动行权或作废，持仓本身随即消失，不会产生任何平仓订单，因此，该频道不会推送期权到期的平仓订单信息。</w:t>
      </w:r>
    </w:p>
    <w:p w14:paraId="7C3A0338">
      <w:pPr>
        <w:bidi w:val="0"/>
        <w:rPr>
          <w:rFonts w:hint="default"/>
        </w:rPr>
      </w:pPr>
      <w:r>
        <w:rPr>
          <w:rFonts w:hint="default"/>
        </w:rPr>
        <w:t>WS / 成交频道</w:t>
      </w:r>
    </w:p>
    <w:p w14:paraId="16F73384">
      <w:pPr>
        <w:bidi w:val="0"/>
        <w:rPr>
          <w:rFonts w:hint="default"/>
        </w:rPr>
      </w:pPr>
      <w:r>
        <w:rPr>
          <w:rFonts w:hint="default"/>
        </w:rPr>
        <w:t>获取成交信息。该频道无首推，仅在订单簿成交相关事件触发时推送数据，tradeId &gt; 0。</w:t>
      </w:r>
    </w:p>
    <w:p w14:paraId="3AFAE1C1">
      <w:pPr>
        <w:bidi w:val="0"/>
        <w:rPr>
          <w:rFonts w:hint="default"/>
        </w:rPr>
      </w:pPr>
      <w:r>
        <w:rPr>
          <w:rFonts w:hint="default"/>
        </w:rPr>
        <w:t>该频道仅适用于交易等级VIP4及以上的用户，其他用户接入将收到错误码64003。其他用户请使用</w:t>
      </w:r>
      <w:r>
        <w:rPr>
          <w:rFonts w:hint="default"/>
        </w:rPr>
        <w:fldChar w:fldCharType="begin"/>
      </w:r>
      <w:r>
        <w:rPr>
          <w:rFonts w:hint="default"/>
        </w:rPr>
        <w:instrText xml:space="preserve"> HYPERLINK "https://www.okx.com/docs-v5/zh/" \l "order-book-trading-trade-ws-order-channel"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WS / 订单频道</w:t>
      </w:r>
      <w:r>
        <w:rPr>
          <w:rFonts w:hint="default"/>
        </w:rPr>
        <w:fldChar w:fldCharType="end"/>
      </w:r>
      <w:r>
        <w:rPr>
          <w:rFonts w:hint="default"/>
        </w:rPr>
        <w:t>。</w:t>
      </w:r>
    </w:p>
    <w:p w14:paraId="2F99C87A">
      <w:pPr>
        <w:bidi w:val="0"/>
        <w:rPr>
          <w:rFonts w:hint="default"/>
        </w:rPr>
      </w:pPr>
      <w:r>
        <w:rPr>
          <w:rFonts w:hint="default"/>
        </w:rPr>
        <w:t>对于 EVENTS，无论实际订单是否为 YES 或 NO 方向，仅推送 YES 侧成交数据。</w:t>
      </w:r>
    </w:p>
    <w:p w14:paraId="0CA4A192">
      <w:pPr>
        <w:bidi w:val="0"/>
        <w:rPr>
          <w:rFonts w:hint="default"/>
        </w:rPr>
      </w:pPr>
      <w:r>
        <w:rPr>
          <w:rFonts w:hint="default"/>
        </w:rPr>
        <w:t>服务地址</w:t>
      </w:r>
    </w:p>
    <w:p w14:paraId="1D5874D4">
      <w:pPr>
        <w:bidi w:val="0"/>
        <w:rPr>
          <w:rFonts w:hint="default"/>
        </w:rPr>
      </w:pPr>
      <w:r>
        <w:rPr>
          <w:rFonts w:hint="default"/>
        </w:rPr>
        <w:t>/ws/v5/private (需要登录)</w:t>
      </w:r>
    </w:p>
    <w:p w14:paraId="508962FE">
      <w:pPr>
        <w:bidi w:val="0"/>
      </w:pPr>
      <w:r>
        <w:rPr>
          <w:rFonts w:hint="default"/>
        </w:rPr>
        <w:t>请求示例：单个</w:t>
      </w:r>
    </w:p>
    <w:p w14:paraId="10AF5804">
      <w:pPr>
        <w:bidi w:val="0"/>
        <w:rPr>
          <w:rFonts w:hint="default"/>
        </w:rPr>
      </w:pPr>
      <w:r>
        <w:rPr>
          <w:rFonts w:hint="default"/>
        </w:rPr>
        <w:t>import asyncio</w:t>
      </w:r>
    </w:p>
    <w:p w14:paraId="23C5EB92">
      <w:pPr>
        <w:bidi w:val="0"/>
        <w:rPr>
          <w:rFonts w:hint="default"/>
        </w:rPr>
      </w:pPr>
      <w:r>
        <w:rPr>
          <w:rFonts w:hint="default"/>
        </w:rPr>
        <w:t>from okx.websocket.WsPrivateAsync import WsPrivateAsync</w:t>
      </w:r>
    </w:p>
    <w:p w14:paraId="2D52865A">
      <w:pPr>
        <w:bidi w:val="0"/>
        <w:rPr>
          <w:rFonts w:hint="default"/>
        </w:rPr>
      </w:pPr>
    </w:p>
    <w:p w14:paraId="56A7B8B8">
      <w:pPr>
        <w:bidi w:val="0"/>
        <w:rPr>
          <w:rFonts w:hint="default"/>
        </w:rPr>
      </w:pPr>
      <w:r>
        <w:rPr>
          <w:rFonts w:hint="default"/>
        </w:rPr>
        <w:t>def callbackFunc(message):</w:t>
      </w:r>
    </w:p>
    <w:p w14:paraId="4CD95886">
      <w:pPr>
        <w:bidi w:val="0"/>
        <w:rPr>
          <w:rFonts w:hint="default"/>
        </w:rPr>
      </w:pPr>
      <w:r>
        <w:rPr>
          <w:rFonts w:hint="default"/>
        </w:rPr>
        <w:t xml:space="preserve">    print(message)</w:t>
      </w:r>
    </w:p>
    <w:p w14:paraId="24C653BB">
      <w:pPr>
        <w:bidi w:val="0"/>
        <w:rPr>
          <w:rFonts w:hint="default"/>
        </w:rPr>
      </w:pPr>
      <w:r>
        <w:rPr>
          <w:rFonts w:hint="default"/>
        </w:rPr>
        <w:t>async def main():</w:t>
      </w:r>
    </w:p>
    <w:p w14:paraId="4EDEA62A">
      <w:pPr>
        <w:bidi w:val="0"/>
        <w:rPr>
          <w:rFonts w:hint="default"/>
        </w:rPr>
      </w:pPr>
    </w:p>
    <w:p w14:paraId="66CBA8E6">
      <w:pPr>
        <w:bidi w:val="0"/>
        <w:rPr>
          <w:rFonts w:hint="default"/>
        </w:rPr>
      </w:pPr>
      <w:r>
        <w:rPr>
          <w:rFonts w:hint="default"/>
        </w:rPr>
        <w:t xml:space="preserve">    ws = WsPrivateAsync(</w:t>
      </w:r>
    </w:p>
    <w:p w14:paraId="5089C878">
      <w:pPr>
        <w:bidi w:val="0"/>
        <w:rPr>
          <w:rFonts w:hint="default"/>
        </w:rPr>
      </w:pPr>
      <w:r>
        <w:rPr>
          <w:rFonts w:hint="default"/>
        </w:rPr>
        <w:t xml:space="preserve">        apiKey = "YOUR_API_KEY",</w:t>
      </w:r>
    </w:p>
    <w:p w14:paraId="4EA438A4">
      <w:pPr>
        <w:bidi w:val="0"/>
        <w:rPr>
          <w:rFonts w:hint="default"/>
        </w:rPr>
      </w:pPr>
      <w:r>
        <w:rPr>
          <w:rFonts w:hint="default"/>
        </w:rPr>
        <w:t xml:space="preserve">        passphrase = "YOUR_PASSPHRASE",</w:t>
      </w:r>
    </w:p>
    <w:p w14:paraId="62A497DE">
      <w:pPr>
        <w:bidi w:val="0"/>
        <w:rPr>
          <w:rFonts w:hint="default"/>
        </w:rPr>
      </w:pPr>
      <w:r>
        <w:rPr>
          <w:rFonts w:hint="default"/>
        </w:rPr>
        <w:t xml:space="preserve">        secretKey = "YOUR_SECRET_KEY",</w:t>
      </w:r>
    </w:p>
    <w:p w14:paraId="3AF64A5D">
      <w:pPr>
        <w:bidi w:val="0"/>
        <w:rPr>
          <w:rFonts w:hint="default"/>
        </w:rPr>
      </w:pPr>
      <w:r>
        <w:rPr>
          <w:rFonts w:hint="default"/>
        </w:rPr>
        <w:t xml:space="preserve">        url = "wss://ws.okx.com:8443/ws/v5/private",</w:t>
      </w:r>
    </w:p>
    <w:p w14:paraId="794A76D3">
      <w:pPr>
        <w:bidi w:val="0"/>
        <w:rPr>
          <w:rFonts w:hint="default"/>
        </w:rPr>
      </w:pPr>
      <w:r>
        <w:rPr>
          <w:rFonts w:hint="default"/>
        </w:rPr>
        <w:t xml:space="preserve">        useServerTime=False</w:t>
      </w:r>
    </w:p>
    <w:p w14:paraId="4B43BB5E">
      <w:pPr>
        <w:bidi w:val="0"/>
        <w:rPr>
          <w:rFonts w:hint="default"/>
        </w:rPr>
      </w:pPr>
      <w:r>
        <w:rPr>
          <w:rFonts w:hint="default"/>
        </w:rPr>
        <w:t xml:space="preserve">    )</w:t>
      </w:r>
    </w:p>
    <w:p w14:paraId="4C6990F2">
      <w:pPr>
        <w:bidi w:val="0"/>
        <w:rPr>
          <w:rFonts w:hint="default"/>
        </w:rPr>
      </w:pPr>
      <w:r>
        <w:rPr>
          <w:rFonts w:hint="default"/>
        </w:rPr>
        <w:t xml:space="preserve">    await ws.start()</w:t>
      </w:r>
    </w:p>
    <w:p w14:paraId="6E2E038D">
      <w:pPr>
        <w:bidi w:val="0"/>
        <w:rPr>
          <w:rFonts w:hint="default"/>
        </w:rPr>
      </w:pPr>
      <w:r>
        <w:rPr>
          <w:rFonts w:hint="default"/>
        </w:rPr>
        <w:t xml:space="preserve">    args = [</w:t>
      </w:r>
    </w:p>
    <w:p w14:paraId="0558F6D3">
      <w:pPr>
        <w:bidi w:val="0"/>
        <w:rPr>
          <w:rFonts w:hint="default"/>
        </w:rPr>
      </w:pPr>
      <w:r>
        <w:rPr>
          <w:rFonts w:hint="default"/>
        </w:rPr>
        <w:t xml:space="preserve">        {</w:t>
      </w:r>
    </w:p>
    <w:p w14:paraId="69B02658">
      <w:pPr>
        <w:bidi w:val="0"/>
        <w:rPr>
          <w:rFonts w:hint="default"/>
        </w:rPr>
      </w:pPr>
      <w:r>
        <w:rPr>
          <w:rFonts w:hint="default"/>
        </w:rPr>
        <w:t xml:space="preserve">            "channel": "fills",</w:t>
      </w:r>
    </w:p>
    <w:p w14:paraId="65258AF7">
      <w:pPr>
        <w:bidi w:val="0"/>
        <w:rPr>
          <w:rFonts w:hint="default"/>
        </w:rPr>
      </w:pPr>
      <w:r>
        <w:rPr>
          <w:rFonts w:hint="default"/>
        </w:rPr>
        <w:t xml:space="preserve">            "instId": "BTC-USDT-SWAP"</w:t>
      </w:r>
    </w:p>
    <w:p w14:paraId="5B7313B4">
      <w:pPr>
        <w:bidi w:val="0"/>
        <w:rPr>
          <w:rFonts w:hint="default"/>
        </w:rPr>
      </w:pPr>
      <w:r>
        <w:rPr>
          <w:rFonts w:hint="default"/>
        </w:rPr>
        <w:t xml:space="preserve">        }</w:t>
      </w:r>
    </w:p>
    <w:p w14:paraId="1545AD32">
      <w:pPr>
        <w:bidi w:val="0"/>
        <w:rPr>
          <w:rFonts w:hint="default"/>
        </w:rPr>
      </w:pPr>
      <w:r>
        <w:rPr>
          <w:rFonts w:hint="default"/>
        </w:rPr>
        <w:t xml:space="preserve">    ]</w:t>
      </w:r>
    </w:p>
    <w:p w14:paraId="12CBAF95">
      <w:pPr>
        <w:bidi w:val="0"/>
        <w:rPr>
          <w:rFonts w:hint="default"/>
        </w:rPr>
      </w:pPr>
    </w:p>
    <w:p w14:paraId="259FCACC">
      <w:pPr>
        <w:bidi w:val="0"/>
        <w:rPr>
          <w:rFonts w:hint="default"/>
        </w:rPr>
      </w:pPr>
      <w:r>
        <w:rPr>
          <w:rFonts w:hint="default"/>
        </w:rPr>
        <w:t xml:space="preserve">    await ws.subscribe(args, callback=callbackFunc)</w:t>
      </w:r>
    </w:p>
    <w:p w14:paraId="40C0594D">
      <w:pPr>
        <w:bidi w:val="0"/>
        <w:rPr>
          <w:rFonts w:hint="default"/>
        </w:rPr>
      </w:pPr>
      <w:r>
        <w:rPr>
          <w:rFonts w:hint="default"/>
        </w:rPr>
        <w:t xml:space="preserve">    await asyncio.sleep(10)</w:t>
      </w:r>
    </w:p>
    <w:p w14:paraId="3C582635">
      <w:pPr>
        <w:bidi w:val="0"/>
        <w:rPr>
          <w:rFonts w:hint="default"/>
        </w:rPr>
      </w:pPr>
    </w:p>
    <w:p w14:paraId="56EB76BB">
      <w:pPr>
        <w:bidi w:val="0"/>
        <w:rPr>
          <w:rFonts w:hint="default"/>
        </w:rPr>
      </w:pPr>
      <w:r>
        <w:rPr>
          <w:rFonts w:hint="default"/>
        </w:rPr>
        <w:t xml:space="preserve">    await ws.unsubscribe(args, callback=callbackFunc)</w:t>
      </w:r>
    </w:p>
    <w:p w14:paraId="60EA3606">
      <w:pPr>
        <w:bidi w:val="0"/>
        <w:rPr>
          <w:rFonts w:hint="default"/>
        </w:rPr>
      </w:pPr>
      <w:r>
        <w:rPr>
          <w:rFonts w:hint="default"/>
        </w:rPr>
        <w:t xml:space="preserve">    await asyncio.sleep(10)</w:t>
      </w:r>
    </w:p>
    <w:p w14:paraId="3A26E5A7">
      <w:pPr>
        <w:bidi w:val="0"/>
        <w:rPr>
          <w:rFonts w:hint="default"/>
        </w:rPr>
      </w:pPr>
    </w:p>
    <w:p w14:paraId="4840FB56">
      <w:pPr>
        <w:bidi w:val="0"/>
        <w:rPr>
          <w:rFonts w:hint="default"/>
        </w:rPr>
      </w:pPr>
      <w:r>
        <w:rPr>
          <w:rFonts w:hint="default"/>
        </w:rPr>
        <w:t>asyncio.run(main())</w:t>
      </w:r>
    </w:p>
    <w:p w14:paraId="281D6A56">
      <w:pPr>
        <w:bidi w:val="0"/>
      </w:pPr>
      <w:r>
        <w:rPr>
          <w:rFonts w:hint="default"/>
        </w:rPr>
        <w:t>请求示例</w:t>
      </w:r>
    </w:p>
    <w:p w14:paraId="1D8DFDD4">
      <w:pPr>
        <w:bidi w:val="0"/>
        <w:rPr>
          <w:rFonts w:hint="default"/>
        </w:rPr>
      </w:pPr>
      <w:r>
        <w:rPr>
          <w:rFonts w:hint="default"/>
        </w:rPr>
        <w:t>import asyncio</w:t>
      </w:r>
    </w:p>
    <w:p w14:paraId="265E9F67">
      <w:pPr>
        <w:bidi w:val="0"/>
        <w:rPr>
          <w:rFonts w:hint="default"/>
        </w:rPr>
      </w:pPr>
      <w:r>
        <w:rPr>
          <w:rFonts w:hint="default"/>
        </w:rPr>
        <w:t>from okx.websocket.WsPrivateAsync import WsPrivateAsync</w:t>
      </w:r>
    </w:p>
    <w:p w14:paraId="19B96258">
      <w:pPr>
        <w:bidi w:val="0"/>
        <w:rPr>
          <w:rFonts w:hint="default"/>
        </w:rPr>
      </w:pPr>
    </w:p>
    <w:p w14:paraId="2869310A">
      <w:pPr>
        <w:bidi w:val="0"/>
        <w:rPr>
          <w:rFonts w:hint="default"/>
        </w:rPr>
      </w:pPr>
      <w:r>
        <w:rPr>
          <w:rFonts w:hint="default"/>
        </w:rPr>
        <w:t>def callbackFunc(message):</w:t>
      </w:r>
    </w:p>
    <w:p w14:paraId="4CBABA5B">
      <w:pPr>
        <w:bidi w:val="0"/>
        <w:rPr>
          <w:rFonts w:hint="default"/>
        </w:rPr>
      </w:pPr>
      <w:r>
        <w:rPr>
          <w:rFonts w:hint="default"/>
        </w:rPr>
        <w:t xml:space="preserve">    print(message)</w:t>
      </w:r>
    </w:p>
    <w:p w14:paraId="28DD4E31">
      <w:pPr>
        <w:bidi w:val="0"/>
        <w:rPr>
          <w:rFonts w:hint="default"/>
        </w:rPr>
      </w:pPr>
      <w:r>
        <w:rPr>
          <w:rFonts w:hint="default"/>
        </w:rPr>
        <w:t>async def main():</w:t>
      </w:r>
    </w:p>
    <w:p w14:paraId="6B373F51">
      <w:pPr>
        <w:bidi w:val="0"/>
        <w:rPr>
          <w:rFonts w:hint="default"/>
        </w:rPr>
      </w:pPr>
    </w:p>
    <w:p w14:paraId="407928AD">
      <w:pPr>
        <w:bidi w:val="0"/>
        <w:rPr>
          <w:rFonts w:hint="default"/>
        </w:rPr>
      </w:pPr>
      <w:r>
        <w:rPr>
          <w:rFonts w:hint="default"/>
        </w:rPr>
        <w:t xml:space="preserve">    ws = WsPrivateAsync(</w:t>
      </w:r>
    </w:p>
    <w:p w14:paraId="77AAA944">
      <w:pPr>
        <w:bidi w:val="0"/>
        <w:rPr>
          <w:rFonts w:hint="default"/>
        </w:rPr>
      </w:pPr>
      <w:r>
        <w:rPr>
          <w:rFonts w:hint="default"/>
        </w:rPr>
        <w:t xml:space="preserve">        apiKey = "YOUR_API_KEY",</w:t>
      </w:r>
    </w:p>
    <w:p w14:paraId="47593B43">
      <w:pPr>
        <w:bidi w:val="0"/>
        <w:rPr>
          <w:rFonts w:hint="default"/>
        </w:rPr>
      </w:pPr>
      <w:r>
        <w:rPr>
          <w:rFonts w:hint="default"/>
        </w:rPr>
        <w:t xml:space="preserve">        passphrase = "YOUR_PASSPHRASE",</w:t>
      </w:r>
    </w:p>
    <w:p w14:paraId="34CDB57D">
      <w:pPr>
        <w:bidi w:val="0"/>
        <w:rPr>
          <w:rFonts w:hint="default"/>
        </w:rPr>
      </w:pPr>
      <w:r>
        <w:rPr>
          <w:rFonts w:hint="default"/>
        </w:rPr>
        <w:t xml:space="preserve">        secretKey = "YOUR_SECRET_KEY",</w:t>
      </w:r>
    </w:p>
    <w:p w14:paraId="651F24FE">
      <w:pPr>
        <w:bidi w:val="0"/>
        <w:rPr>
          <w:rFonts w:hint="default"/>
        </w:rPr>
      </w:pPr>
      <w:r>
        <w:rPr>
          <w:rFonts w:hint="default"/>
        </w:rPr>
        <w:t xml:space="preserve">        url = "wss://ws.okx.com:8443/ws/v5/private",</w:t>
      </w:r>
    </w:p>
    <w:p w14:paraId="58667DCC">
      <w:pPr>
        <w:bidi w:val="0"/>
        <w:rPr>
          <w:rFonts w:hint="default"/>
        </w:rPr>
      </w:pPr>
      <w:r>
        <w:rPr>
          <w:rFonts w:hint="default"/>
        </w:rPr>
        <w:t xml:space="preserve">        useServerTime=False</w:t>
      </w:r>
    </w:p>
    <w:p w14:paraId="630EE426">
      <w:pPr>
        <w:bidi w:val="0"/>
        <w:rPr>
          <w:rFonts w:hint="default"/>
        </w:rPr>
      </w:pPr>
      <w:r>
        <w:rPr>
          <w:rFonts w:hint="default"/>
        </w:rPr>
        <w:t xml:space="preserve">    )</w:t>
      </w:r>
    </w:p>
    <w:p w14:paraId="74D915DA">
      <w:pPr>
        <w:bidi w:val="0"/>
        <w:rPr>
          <w:rFonts w:hint="default"/>
        </w:rPr>
      </w:pPr>
      <w:r>
        <w:rPr>
          <w:rFonts w:hint="default"/>
        </w:rPr>
        <w:t xml:space="preserve">    await ws.start()</w:t>
      </w:r>
    </w:p>
    <w:p w14:paraId="48DA0085">
      <w:pPr>
        <w:bidi w:val="0"/>
        <w:rPr>
          <w:rFonts w:hint="default"/>
        </w:rPr>
      </w:pPr>
      <w:r>
        <w:rPr>
          <w:rFonts w:hint="default"/>
        </w:rPr>
        <w:t xml:space="preserve">    args = [</w:t>
      </w:r>
    </w:p>
    <w:p w14:paraId="0ECC5771">
      <w:pPr>
        <w:bidi w:val="0"/>
        <w:rPr>
          <w:rFonts w:hint="default"/>
        </w:rPr>
      </w:pPr>
      <w:r>
        <w:rPr>
          <w:rFonts w:hint="default"/>
        </w:rPr>
        <w:t xml:space="preserve">        {</w:t>
      </w:r>
    </w:p>
    <w:p w14:paraId="6EC32D8F">
      <w:pPr>
        <w:bidi w:val="0"/>
        <w:rPr>
          <w:rFonts w:hint="default"/>
        </w:rPr>
      </w:pPr>
      <w:r>
        <w:rPr>
          <w:rFonts w:hint="default"/>
        </w:rPr>
        <w:t xml:space="preserve">            "channel": "fills"</w:t>
      </w:r>
    </w:p>
    <w:p w14:paraId="3D0EFD89">
      <w:pPr>
        <w:bidi w:val="0"/>
        <w:rPr>
          <w:rFonts w:hint="default"/>
        </w:rPr>
      </w:pPr>
      <w:r>
        <w:rPr>
          <w:rFonts w:hint="default"/>
        </w:rPr>
        <w:t xml:space="preserve">        }</w:t>
      </w:r>
    </w:p>
    <w:p w14:paraId="66A62E42">
      <w:pPr>
        <w:bidi w:val="0"/>
        <w:rPr>
          <w:rFonts w:hint="default"/>
        </w:rPr>
      </w:pPr>
      <w:r>
        <w:rPr>
          <w:rFonts w:hint="default"/>
        </w:rPr>
        <w:t xml:space="preserve">    ]</w:t>
      </w:r>
    </w:p>
    <w:p w14:paraId="05FA97D4">
      <w:pPr>
        <w:bidi w:val="0"/>
        <w:rPr>
          <w:rFonts w:hint="default"/>
        </w:rPr>
      </w:pPr>
    </w:p>
    <w:p w14:paraId="1D3AE832">
      <w:pPr>
        <w:bidi w:val="0"/>
        <w:rPr>
          <w:rFonts w:hint="default"/>
        </w:rPr>
      </w:pPr>
      <w:r>
        <w:rPr>
          <w:rFonts w:hint="default"/>
        </w:rPr>
        <w:t xml:space="preserve">    await ws.subscribe(args, callback=callbackFunc)</w:t>
      </w:r>
    </w:p>
    <w:p w14:paraId="7AA7EC79">
      <w:pPr>
        <w:bidi w:val="0"/>
        <w:rPr>
          <w:rFonts w:hint="default"/>
        </w:rPr>
      </w:pPr>
      <w:r>
        <w:rPr>
          <w:rFonts w:hint="default"/>
        </w:rPr>
        <w:t xml:space="preserve">    await asyncio.sleep(10)</w:t>
      </w:r>
    </w:p>
    <w:p w14:paraId="16EBEB89">
      <w:pPr>
        <w:bidi w:val="0"/>
        <w:rPr>
          <w:rFonts w:hint="default"/>
        </w:rPr>
      </w:pPr>
    </w:p>
    <w:p w14:paraId="69541CC0">
      <w:pPr>
        <w:bidi w:val="0"/>
        <w:rPr>
          <w:rFonts w:hint="default"/>
        </w:rPr>
      </w:pPr>
      <w:r>
        <w:rPr>
          <w:rFonts w:hint="default"/>
        </w:rPr>
        <w:t xml:space="preserve">    await ws.unsubscribe(args, callback=callbackFunc)</w:t>
      </w:r>
    </w:p>
    <w:p w14:paraId="55E3D135">
      <w:pPr>
        <w:bidi w:val="0"/>
        <w:rPr>
          <w:rFonts w:hint="default"/>
        </w:rPr>
      </w:pPr>
      <w:r>
        <w:rPr>
          <w:rFonts w:hint="default"/>
        </w:rPr>
        <w:t xml:space="preserve">    await asyncio.sleep(10)</w:t>
      </w:r>
    </w:p>
    <w:p w14:paraId="0B5E5EF6">
      <w:pPr>
        <w:bidi w:val="0"/>
        <w:rPr>
          <w:rFonts w:hint="default"/>
        </w:rPr>
      </w:pPr>
    </w:p>
    <w:p w14:paraId="42D69123">
      <w:pPr>
        <w:bidi w:val="0"/>
        <w:rPr>
          <w:rFonts w:hint="default"/>
        </w:rPr>
      </w:pPr>
      <w:r>
        <w:rPr>
          <w:rFonts w:hint="default"/>
        </w:rPr>
        <w:t>asyncio.run(main())</w:t>
      </w:r>
    </w:p>
    <w:p w14:paraId="0398C1CE">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66"/>
        <w:gridCol w:w="1272"/>
        <w:gridCol w:w="810"/>
        <w:gridCol w:w="5398"/>
      </w:tblGrid>
      <w:tr w14:paraId="7E87B68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0000D4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D694A81">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C229ED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383E1B2">
            <w:pPr>
              <w:bidi w:val="0"/>
              <w:rPr>
                <w:rFonts w:hint="default"/>
              </w:rPr>
            </w:pPr>
            <w:r>
              <w:rPr>
                <w:rFonts w:hint="default"/>
                <w:lang w:val="en-US" w:eastAsia="zh-CN"/>
              </w:rPr>
              <w:t>描述</w:t>
            </w:r>
          </w:p>
        </w:tc>
      </w:tr>
      <w:tr w14:paraId="1D1AF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0AE767">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4EC37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96810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8274A2">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0F68D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788458">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2BA44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9BE6CE">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646135">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p>
        </w:tc>
      </w:tr>
      <w:tr w14:paraId="2CD7E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8D82CE">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EACF55">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92CC4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D40489">
            <w:pPr>
              <w:bidi w:val="0"/>
              <w:rPr>
                <w:rFonts w:hint="default"/>
              </w:rPr>
            </w:pPr>
            <w:r>
              <w:rPr>
                <w:rFonts w:hint="default"/>
                <w:lang w:val="en-US" w:eastAsia="zh-CN"/>
              </w:rPr>
              <w:t>订阅的频道</w:t>
            </w:r>
          </w:p>
        </w:tc>
      </w:tr>
      <w:tr w14:paraId="3B19B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EC74BC">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F26B7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9E7CB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DABB47">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fills</w:t>
            </w:r>
          </w:p>
        </w:tc>
      </w:tr>
      <w:tr w14:paraId="1269DF8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A370B4">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DF78B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CFA72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50247E">
            <w:pPr>
              <w:bidi w:val="0"/>
              <w:rPr>
                <w:rFonts w:hint="default"/>
              </w:rPr>
            </w:pPr>
            <w:r>
              <w:rPr>
                <w:rFonts w:hint="default"/>
                <w:lang w:val="en-US" w:eastAsia="zh-CN"/>
              </w:rPr>
              <w:t>产品ID</w:t>
            </w:r>
          </w:p>
        </w:tc>
      </w:tr>
    </w:tbl>
    <w:p w14:paraId="4CFCA40A">
      <w:pPr>
        <w:bidi w:val="0"/>
      </w:pPr>
      <w:r>
        <w:rPr>
          <w:rFonts w:hint="default"/>
        </w:rPr>
        <w:t>成功返回示例：单个</w:t>
      </w:r>
    </w:p>
    <w:p w14:paraId="172ADCB8">
      <w:pPr>
        <w:bidi w:val="0"/>
        <w:rPr>
          <w:rFonts w:hint="default"/>
        </w:rPr>
      </w:pPr>
      <w:r>
        <w:rPr>
          <w:rFonts w:hint="default"/>
        </w:rPr>
        <w:t>{</w:t>
      </w:r>
    </w:p>
    <w:p w14:paraId="69C95AC6">
      <w:pPr>
        <w:bidi w:val="0"/>
        <w:rPr>
          <w:rFonts w:hint="default"/>
        </w:rPr>
      </w:pPr>
      <w:r>
        <w:rPr>
          <w:rFonts w:hint="default"/>
        </w:rPr>
        <w:t xml:space="preserve">  "id": "1512",</w:t>
      </w:r>
    </w:p>
    <w:p w14:paraId="2912B436">
      <w:pPr>
        <w:bidi w:val="0"/>
        <w:rPr>
          <w:rFonts w:hint="default"/>
        </w:rPr>
      </w:pPr>
      <w:r>
        <w:rPr>
          <w:rFonts w:hint="default"/>
        </w:rPr>
        <w:t xml:space="preserve">  "event": "subscribe",</w:t>
      </w:r>
    </w:p>
    <w:p w14:paraId="30861BB2">
      <w:pPr>
        <w:bidi w:val="0"/>
        <w:rPr>
          <w:rFonts w:hint="default"/>
        </w:rPr>
      </w:pPr>
      <w:r>
        <w:rPr>
          <w:rFonts w:hint="default"/>
        </w:rPr>
        <w:t xml:space="preserve">  "arg": {</w:t>
      </w:r>
    </w:p>
    <w:p w14:paraId="5A5D1294">
      <w:pPr>
        <w:bidi w:val="0"/>
        <w:rPr>
          <w:rFonts w:hint="default"/>
        </w:rPr>
      </w:pPr>
      <w:r>
        <w:rPr>
          <w:rFonts w:hint="default"/>
        </w:rPr>
        <w:t xml:space="preserve">    "channel": "fills",</w:t>
      </w:r>
    </w:p>
    <w:p w14:paraId="5860968A">
      <w:pPr>
        <w:bidi w:val="0"/>
        <w:rPr>
          <w:rFonts w:hint="default"/>
        </w:rPr>
      </w:pPr>
      <w:r>
        <w:rPr>
          <w:rFonts w:hint="default"/>
        </w:rPr>
        <w:t xml:space="preserve">    "instId": "BTC-USDT-SWAP"</w:t>
      </w:r>
    </w:p>
    <w:p w14:paraId="245472DE">
      <w:pPr>
        <w:bidi w:val="0"/>
        <w:rPr>
          <w:rFonts w:hint="default"/>
        </w:rPr>
      </w:pPr>
      <w:r>
        <w:rPr>
          <w:rFonts w:hint="default"/>
        </w:rPr>
        <w:t xml:space="preserve">  },</w:t>
      </w:r>
    </w:p>
    <w:p w14:paraId="14A1A62B">
      <w:pPr>
        <w:bidi w:val="0"/>
        <w:rPr>
          <w:rFonts w:hint="default"/>
        </w:rPr>
      </w:pPr>
      <w:r>
        <w:rPr>
          <w:rFonts w:hint="default"/>
        </w:rPr>
        <w:t xml:space="preserve">  "connId": "a4d3ae55"}</w:t>
      </w:r>
    </w:p>
    <w:p w14:paraId="07E46B85">
      <w:pPr>
        <w:bidi w:val="0"/>
        <w:rPr>
          <w:rFonts w:hint="default"/>
        </w:rPr>
      </w:pPr>
    </w:p>
    <w:p w14:paraId="3646EB8A">
      <w:pPr>
        <w:bidi w:val="0"/>
      </w:pPr>
      <w:r>
        <w:rPr>
          <w:rFonts w:hint="default"/>
        </w:rPr>
        <w:t>成功返回示例</w:t>
      </w:r>
    </w:p>
    <w:p w14:paraId="46071EC1">
      <w:pPr>
        <w:bidi w:val="0"/>
        <w:rPr>
          <w:rFonts w:hint="default"/>
        </w:rPr>
      </w:pPr>
      <w:r>
        <w:rPr>
          <w:rFonts w:hint="default"/>
        </w:rPr>
        <w:t>{</w:t>
      </w:r>
    </w:p>
    <w:p w14:paraId="0F94A0C1">
      <w:pPr>
        <w:bidi w:val="0"/>
        <w:rPr>
          <w:rFonts w:hint="default"/>
        </w:rPr>
      </w:pPr>
      <w:r>
        <w:rPr>
          <w:rFonts w:hint="default"/>
        </w:rPr>
        <w:t xml:space="preserve">  "id": "1512",</w:t>
      </w:r>
    </w:p>
    <w:p w14:paraId="3A73DD7D">
      <w:pPr>
        <w:bidi w:val="0"/>
        <w:rPr>
          <w:rFonts w:hint="default"/>
        </w:rPr>
      </w:pPr>
      <w:r>
        <w:rPr>
          <w:rFonts w:hint="default"/>
        </w:rPr>
        <w:t xml:space="preserve">  "event": "subscribe",</w:t>
      </w:r>
    </w:p>
    <w:p w14:paraId="3223FD8B">
      <w:pPr>
        <w:bidi w:val="0"/>
        <w:rPr>
          <w:rFonts w:hint="default"/>
        </w:rPr>
      </w:pPr>
      <w:r>
        <w:rPr>
          <w:rFonts w:hint="default"/>
        </w:rPr>
        <w:t xml:space="preserve">  "arg": {</w:t>
      </w:r>
    </w:p>
    <w:p w14:paraId="30C02D1D">
      <w:pPr>
        <w:bidi w:val="0"/>
        <w:rPr>
          <w:rFonts w:hint="default"/>
        </w:rPr>
      </w:pPr>
      <w:r>
        <w:rPr>
          <w:rFonts w:hint="default"/>
        </w:rPr>
        <w:t xml:space="preserve">    "channel": "fills"</w:t>
      </w:r>
    </w:p>
    <w:p w14:paraId="784BA371">
      <w:pPr>
        <w:bidi w:val="0"/>
        <w:rPr>
          <w:rFonts w:hint="default"/>
        </w:rPr>
      </w:pPr>
      <w:r>
        <w:rPr>
          <w:rFonts w:hint="default"/>
        </w:rPr>
        <w:t xml:space="preserve">  },</w:t>
      </w:r>
    </w:p>
    <w:p w14:paraId="743CD9D6">
      <w:pPr>
        <w:bidi w:val="0"/>
        <w:rPr>
          <w:rFonts w:hint="default"/>
        </w:rPr>
      </w:pPr>
      <w:r>
        <w:rPr>
          <w:rFonts w:hint="default"/>
        </w:rPr>
        <w:t xml:space="preserve">  "connId": "a4d3ae55"}</w:t>
      </w:r>
    </w:p>
    <w:p w14:paraId="414EB640">
      <w:pPr>
        <w:bidi w:val="0"/>
        <w:rPr>
          <w:rFonts w:hint="default"/>
        </w:rPr>
      </w:pPr>
    </w:p>
    <w:p w14:paraId="28A0DD2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66"/>
        <w:gridCol w:w="804"/>
        <w:gridCol w:w="1080"/>
        <w:gridCol w:w="1900"/>
      </w:tblGrid>
      <w:tr w14:paraId="7366429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B3BC68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245577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5AA09FC">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B9C2990">
            <w:pPr>
              <w:bidi w:val="0"/>
              <w:rPr>
                <w:rFonts w:hint="default"/>
              </w:rPr>
            </w:pPr>
            <w:r>
              <w:rPr>
                <w:rFonts w:hint="default"/>
                <w:lang w:val="en-US" w:eastAsia="zh-CN"/>
              </w:rPr>
              <w:t>描述</w:t>
            </w:r>
          </w:p>
        </w:tc>
      </w:tr>
      <w:tr w14:paraId="20BC9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DC00C3">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B2EE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841AB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2CF5F2">
            <w:pPr>
              <w:bidi w:val="0"/>
              <w:rPr>
                <w:rFonts w:hint="default"/>
              </w:rPr>
            </w:pPr>
            <w:r>
              <w:rPr>
                <w:rFonts w:hint="default"/>
                <w:lang w:val="en-US" w:eastAsia="zh-CN"/>
              </w:rPr>
              <w:t>消息的唯一标识</w:t>
            </w:r>
          </w:p>
        </w:tc>
      </w:tr>
      <w:tr w14:paraId="71036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8EE3DA">
            <w:pPr>
              <w:bidi w:val="0"/>
              <w:rPr>
                <w:rFonts w:hint="default"/>
              </w:rPr>
            </w:pPr>
            <w:r>
              <w:rPr>
                <w:rFonts w:hint="default"/>
                <w:lang w:val="en-US" w:eastAsia="zh-CN"/>
              </w:rPr>
              <w:t>event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883A0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F5316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A8DDA2">
            <w:pPr>
              <w:bidi w:val="0"/>
              <w:rPr>
                <w:rFonts w:hint="default"/>
              </w:rPr>
            </w:pPr>
            <w:r>
              <w:rPr>
                <w:rFonts w:hint="default"/>
                <w:lang w:val="en-US" w:eastAsia="zh-CN"/>
              </w:rPr>
              <w:t>事件</w:t>
            </w:r>
            <w:r>
              <w:rPr>
                <w:rFonts w:hint="default"/>
                <w:lang w:val="en-US" w:eastAsia="zh-CN"/>
              </w:rPr>
              <w:br w:type="textWrapping"/>
            </w:r>
            <w:r>
              <w:rPr>
                <w:rFonts w:hint="default"/>
                <w:lang w:val="en-US" w:eastAsia="zh-CN"/>
              </w:rPr>
              <w:t>subscribe</w:t>
            </w:r>
            <w:r>
              <w:rPr>
                <w:rFonts w:hint="default"/>
                <w:lang w:val="en-US" w:eastAsia="zh-CN"/>
              </w:rPr>
              <w:br w:type="textWrapping"/>
            </w:r>
            <w:r>
              <w:rPr>
                <w:rFonts w:hint="default"/>
                <w:lang w:val="en-US" w:eastAsia="zh-CN"/>
              </w:rPr>
              <w:t>unsubscribe</w:t>
            </w:r>
            <w:r>
              <w:rPr>
                <w:rFonts w:hint="default"/>
                <w:lang w:val="en-US" w:eastAsia="zh-CN"/>
              </w:rPr>
              <w:br w:type="textWrapping"/>
            </w:r>
            <w:r>
              <w:rPr>
                <w:rFonts w:hint="default"/>
                <w:lang w:val="en-US" w:eastAsia="zh-CN"/>
              </w:rPr>
              <w:t>error</w:t>
            </w:r>
          </w:p>
        </w:tc>
      </w:tr>
      <w:tr w14:paraId="734B8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356405">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D50FF0">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F9FB0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252859">
            <w:pPr>
              <w:bidi w:val="0"/>
              <w:rPr>
                <w:rFonts w:hint="default"/>
              </w:rPr>
            </w:pPr>
            <w:r>
              <w:rPr>
                <w:rFonts w:hint="default"/>
                <w:lang w:val="en-US" w:eastAsia="zh-CN"/>
              </w:rPr>
              <w:t>订阅的频道</w:t>
            </w:r>
          </w:p>
        </w:tc>
      </w:tr>
      <w:tr w14:paraId="3BE8A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D5CAD8">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4CDC5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E0892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360A53">
            <w:pPr>
              <w:bidi w:val="0"/>
              <w:rPr>
                <w:rFonts w:hint="default"/>
              </w:rPr>
            </w:pPr>
            <w:r>
              <w:rPr>
                <w:rFonts w:hint="default"/>
                <w:lang w:val="en-US" w:eastAsia="zh-CN"/>
              </w:rPr>
              <w:t>频道名</w:t>
            </w:r>
            <w:r>
              <w:rPr>
                <w:rFonts w:hint="default"/>
                <w:lang w:val="en-US" w:eastAsia="zh-CN"/>
              </w:rPr>
              <w:br w:type="textWrapping"/>
            </w:r>
            <w:r>
              <w:rPr>
                <w:rFonts w:hint="default"/>
                <w:lang w:val="en-US" w:eastAsia="zh-CN"/>
              </w:rPr>
              <w:t>fills</w:t>
            </w:r>
          </w:p>
        </w:tc>
      </w:tr>
      <w:tr w14:paraId="46F18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42CC0D4">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E9731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6EC42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A49EF9">
            <w:pPr>
              <w:bidi w:val="0"/>
              <w:rPr>
                <w:rFonts w:hint="default"/>
              </w:rPr>
            </w:pPr>
            <w:r>
              <w:rPr>
                <w:rFonts w:hint="default"/>
                <w:lang w:val="en-US" w:eastAsia="zh-CN"/>
              </w:rPr>
              <w:t>产品ID</w:t>
            </w:r>
          </w:p>
        </w:tc>
      </w:tr>
      <w:tr w14:paraId="759A8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EE1F24">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849A9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A7D3D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60369B">
            <w:pPr>
              <w:bidi w:val="0"/>
              <w:rPr>
                <w:rFonts w:hint="default"/>
              </w:rPr>
            </w:pPr>
            <w:r>
              <w:rPr>
                <w:rFonts w:hint="default"/>
                <w:lang w:val="en-US" w:eastAsia="zh-CN"/>
              </w:rPr>
              <w:t>错误码</w:t>
            </w:r>
          </w:p>
        </w:tc>
      </w:tr>
      <w:tr w14:paraId="13853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94663F">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D2605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080F4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F4FD1D">
            <w:pPr>
              <w:bidi w:val="0"/>
              <w:rPr>
                <w:rFonts w:hint="default"/>
              </w:rPr>
            </w:pPr>
            <w:r>
              <w:rPr>
                <w:rFonts w:hint="default"/>
                <w:lang w:val="en-US" w:eastAsia="zh-CN"/>
              </w:rPr>
              <w:t>错误消息</w:t>
            </w:r>
          </w:p>
        </w:tc>
      </w:tr>
      <w:tr w14:paraId="4D04FBA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48CAAF">
            <w:pPr>
              <w:bidi w:val="0"/>
              <w:rPr>
                <w:rFonts w:hint="default"/>
              </w:rPr>
            </w:pPr>
            <w:r>
              <w:rPr>
                <w:rFonts w:hint="default"/>
                <w:lang w:val="en-US" w:eastAsia="zh-CN"/>
              </w:rPr>
              <w:t>connId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418B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2C68A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8C83D9">
            <w:pPr>
              <w:bidi w:val="0"/>
              <w:rPr>
                <w:rFonts w:hint="default"/>
              </w:rPr>
            </w:pPr>
            <w:r>
              <w:rPr>
                <w:rFonts w:hint="default"/>
                <w:lang w:val="en-US" w:eastAsia="zh-CN"/>
              </w:rPr>
              <w:t>WebSocket连接ID</w:t>
            </w:r>
          </w:p>
        </w:tc>
      </w:tr>
    </w:tbl>
    <w:p w14:paraId="3D42994E">
      <w:pPr>
        <w:bidi w:val="0"/>
      </w:pPr>
      <w:r>
        <w:rPr>
          <w:rFonts w:hint="default"/>
        </w:rPr>
        <w:t>推送示例：单个</w:t>
      </w:r>
    </w:p>
    <w:p w14:paraId="1414089A">
      <w:pPr>
        <w:bidi w:val="0"/>
        <w:rPr>
          <w:rFonts w:hint="default"/>
        </w:rPr>
      </w:pPr>
      <w:r>
        <w:rPr>
          <w:rFonts w:hint="default"/>
        </w:rPr>
        <w:t>{</w:t>
      </w:r>
    </w:p>
    <w:p w14:paraId="4C61F919">
      <w:pPr>
        <w:bidi w:val="0"/>
        <w:rPr>
          <w:rFonts w:hint="default"/>
        </w:rPr>
      </w:pPr>
      <w:r>
        <w:rPr>
          <w:rFonts w:hint="default"/>
        </w:rPr>
        <w:t xml:space="preserve">    "arg": {</w:t>
      </w:r>
    </w:p>
    <w:p w14:paraId="6FBE4A13">
      <w:pPr>
        <w:bidi w:val="0"/>
        <w:rPr>
          <w:rFonts w:hint="default"/>
        </w:rPr>
      </w:pPr>
      <w:r>
        <w:rPr>
          <w:rFonts w:hint="default"/>
        </w:rPr>
        <w:t xml:space="preserve">        "channel": "fills",</w:t>
      </w:r>
    </w:p>
    <w:p w14:paraId="5BC30A0E">
      <w:pPr>
        <w:bidi w:val="0"/>
        <w:rPr>
          <w:rFonts w:hint="default"/>
        </w:rPr>
      </w:pPr>
      <w:r>
        <w:rPr>
          <w:rFonts w:hint="default"/>
        </w:rPr>
        <w:t xml:space="preserve">        "instId": "BTC-USDT-SWAP",</w:t>
      </w:r>
    </w:p>
    <w:p w14:paraId="6E6F9EB1">
      <w:pPr>
        <w:bidi w:val="0"/>
        <w:rPr>
          <w:rFonts w:hint="default"/>
        </w:rPr>
      </w:pPr>
      <w:r>
        <w:rPr>
          <w:rFonts w:hint="default"/>
        </w:rPr>
        <w:t xml:space="preserve">        "uid": "614488474791111"</w:t>
      </w:r>
    </w:p>
    <w:p w14:paraId="0B8457CD">
      <w:pPr>
        <w:bidi w:val="0"/>
        <w:rPr>
          <w:rFonts w:hint="default"/>
        </w:rPr>
      </w:pPr>
      <w:r>
        <w:rPr>
          <w:rFonts w:hint="default"/>
        </w:rPr>
        <w:t xml:space="preserve">    },</w:t>
      </w:r>
    </w:p>
    <w:p w14:paraId="1FBE8A88">
      <w:pPr>
        <w:bidi w:val="0"/>
        <w:rPr>
          <w:rFonts w:hint="default"/>
        </w:rPr>
      </w:pPr>
      <w:r>
        <w:rPr>
          <w:rFonts w:hint="default"/>
        </w:rPr>
        <w:t xml:space="preserve">    "data":[</w:t>
      </w:r>
    </w:p>
    <w:p w14:paraId="65462496">
      <w:pPr>
        <w:bidi w:val="0"/>
        <w:rPr>
          <w:rFonts w:hint="default"/>
        </w:rPr>
      </w:pPr>
      <w:r>
        <w:rPr>
          <w:rFonts w:hint="default"/>
        </w:rPr>
        <w:t xml:space="preserve">        {</w:t>
      </w:r>
    </w:p>
    <w:p w14:paraId="1E906161">
      <w:pPr>
        <w:bidi w:val="0"/>
        <w:rPr>
          <w:rFonts w:hint="default"/>
        </w:rPr>
      </w:pPr>
      <w:r>
        <w:rPr>
          <w:rFonts w:hint="default"/>
        </w:rPr>
        <w:t xml:space="preserve">            "instId": "BTC-USDT-SWAP",</w:t>
      </w:r>
    </w:p>
    <w:p w14:paraId="14AF8BA5">
      <w:pPr>
        <w:bidi w:val="0"/>
        <w:rPr>
          <w:rFonts w:hint="default"/>
        </w:rPr>
      </w:pPr>
      <w:r>
        <w:rPr>
          <w:rFonts w:hint="default"/>
        </w:rPr>
        <w:t xml:space="preserve">            "fillSz": "100",</w:t>
      </w:r>
    </w:p>
    <w:p w14:paraId="25F7F5FE">
      <w:pPr>
        <w:bidi w:val="0"/>
        <w:rPr>
          <w:rFonts w:hint="default"/>
        </w:rPr>
      </w:pPr>
      <w:r>
        <w:rPr>
          <w:rFonts w:hint="default"/>
        </w:rPr>
        <w:t xml:space="preserve">            "fillPx": "70000",</w:t>
      </w:r>
    </w:p>
    <w:p w14:paraId="6FB321F6">
      <w:pPr>
        <w:bidi w:val="0"/>
        <w:rPr>
          <w:rFonts w:hint="default"/>
        </w:rPr>
      </w:pPr>
      <w:r>
        <w:rPr>
          <w:rFonts w:hint="default"/>
        </w:rPr>
        <w:t xml:space="preserve">            "side": "buy",</w:t>
      </w:r>
    </w:p>
    <w:p w14:paraId="57E8ECDB">
      <w:pPr>
        <w:bidi w:val="0"/>
        <w:rPr>
          <w:rFonts w:hint="default"/>
        </w:rPr>
      </w:pPr>
      <w:r>
        <w:rPr>
          <w:rFonts w:hint="default"/>
        </w:rPr>
        <w:t xml:space="preserve">            "ts": "1705449605015",</w:t>
      </w:r>
    </w:p>
    <w:p w14:paraId="565E6E57">
      <w:pPr>
        <w:bidi w:val="0"/>
        <w:rPr>
          <w:rFonts w:hint="default"/>
        </w:rPr>
      </w:pPr>
      <w:r>
        <w:rPr>
          <w:rFonts w:hint="default"/>
        </w:rPr>
        <w:t xml:space="preserve">            "ordId": "680800019749904384",</w:t>
      </w:r>
    </w:p>
    <w:p w14:paraId="245E1D6F">
      <w:pPr>
        <w:bidi w:val="0"/>
        <w:rPr>
          <w:rFonts w:hint="default"/>
        </w:rPr>
      </w:pPr>
      <w:r>
        <w:rPr>
          <w:rFonts w:hint="default"/>
        </w:rPr>
        <w:t xml:space="preserve">            "clOrdId": "1234567890",</w:t>
      </w:r>
    </w:p>
    <w:p w14:paraId="759C04E4">
      <w:pPr>
        <w:bidi w:val="0"/>
        <w:rPr>
          <w:rFonts w:hint="default"/>
        </w:rPr>
      </w:pPr>
      <w:r>
        <w:rPr>
          <w:rFonts w:hint="default"/>
        </w:rPr>
        <w:t xml:space="preserve">            "tradeId": "12345",</w:t>
      </w:r>
    </w:p>
    <w:p w14:paraId="4C5A720F">
      <w:pPr>
        <w:bidi w:val="0"/>
        <w:rPr>
          <w:rFonts w:hint="default"/>
        </w:rPr>
      </w:pPr>
      <w:r>
        <w:rPr>
          <w:rFonts w:hint="default"/>
        </w:rPr>
        <w:t xml:space="preserve">            "execType": "T",</w:t>
      </w:r>
    </w:p>
    <w:p w14:paraId="48040390">
      <w:pPr>
        <w:bidi w:val="0"/>
        <w:rPr>
          <w:rFonts w:hint="default"/>
        </w:rPr>
      </w:pPr>
      <w:r>
        <w:rPr>
          <w:rFonts w:hint="default"/>
        </w:rPr>
        <w:t xml:space="preserve">            "count": "10"</w:t>
      </w:r>
    </w:p>
    <w:p w14:paraId="5DB14BAD">
      <w:pPr>
        <w:bidi w:val="0"/>
        <w:rPr>
          <w:rFonts w:hint="default"/>
        </w:rPr>
      </w:pPr>
      <w:r>
        <w:rPr>
          <w:rFonts w:hint="default"/>
        </w:rPr>
        <w:t xml:space="preserve">        }</w:t>
      </w:r>
    </w:p>
    <w:p w14:paraId="5FC4B364">
      <w:pPr>
        <w:bidi w:val="0"/>
        <w:rPr>
          <w:rFonts w:hint="default"/>
        </w:rPr>
      </w:pPr>
      <w:r>
        <w:rPr>
          <w:rFonts w:hint="default"/>
        </w:rPr>
        <w:t xml:space="preserve">    ]}</w:t>
      </w:r>
    </w:p>
    <w:p w14:paraId="22B68D86">
      <w:pPr>
        <w:bidi w:val="0"/>
        <w:rPr>
          <w:rFonts w:hint="default"/>
        </w:rPr>
      </w:pPr>
    </w:p>
    <w:p w14:paraId="719DDA36">
      <w:pPr>
        <w:bidi w:val="0"/>
        <w:rPr>
          <w:rFonts w:hint="default"/>
        </w:rPr>
      </w:pPr>
      <w:r>
        <w:rPr>
          <w:rFonts w:hint="default"/>
        </w:rPr>
        <w:t>推送数据参数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75"/>
        <w:gridCol w:w="1466"/>
        <w:gridCol w:w="5905"/>
      </w:tblGrid>
      <w:tr w14:paraId="42B3275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6670F7E">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1BBFC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E8C7F8E">
            <w:pPr>
              <w:bidi w:val="0"/>
              <w:rPr>
                <w:rFonts w:hint="default"/>
              </w:rPr>
            </w:pPr>
            <w:r>
              <w:rPr>
                <w:rFonts w:hint="default"/>
                <w:lang w:val="en-US" w:eastAsia="zh-CN"/>
              </w:rPr>
              <w:t>描述</w:t>
            </w:r>
          </w:p>
        </w:tc>
      </w:tr>
      <w:tr w14:paraId="0006B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3718B4">
            <w:pPr>
              <w:bidi w:val="0"/>
              <w:rPr>
                <w:rFonts w:hint="default"/>
              </w:rPr>
            </w:pPr>
            <w:r>
              <w:rPr>
                <w:rFonts w:hint="default"/>
                <w:lang w:val="en-US" w:eastAsia="zh-CN"/>
              </w:rPr>
              <w:t>arg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E63D50">
            <w:pPr>
              <w:bidi w:val="0"/>
              <w:rPr>
                <w:rFonts w:hint="default"/>
              </w:rPr>
            </w:pPr>
            <w:r>
              <w:rPr>
                <w:rFonts w:hint="default"/>
                <w:lang w:val="en-US" w:eastAsia="zh-CN"/>
              </w:rPr>
              <w:t>Object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323EF4">
            <w:pPr>
              <w:bidi w:val="0"/>
              <w:rPr>
                <w:rFonts w:hint="default"/>
              </w:rPr>
            </w:pPr>
            <w:r>
              <w:rPr>
                <w:rFonts w:hint="default"/>
                <w:lang w:val="en-US" w:eastAsia="zh-CN"/>
              </w:rPr>
              <w:t>订阅成功的频道</w:t>
            </w:r>
          </w:p>
        </w:tc>
      </w:tr>
      <w:tr w14:paraId="35B6E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E7B4F2">
            <w:pPr>
              <w:bidi w:val="0"/>
              <w:rPr>
                <w:rFonts w:hint="default"/>
              </w:rPr>
            </w:pPr>
            <w:r>
              <w:rPr>
                <w:rFonts w:hint="default"/>
                <w:lang w:val="en-US" w:eastAsia="zh-CN"/>
              </w:rPr>
              <w:t>&gt; channel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A541C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2B2E26">
            <w:pPr>
              <w:bidi w:val="0"/>
              <w:rPr>
                <w:rFonts w:hint="default"/>
              </w:rPr>
            </w:pPr>
            <w:r>
              <w:rPr>
                <w:rFonts w:hint="default"/>
                <w:lang w:val="en-US" w:eastAsia="zh-CN"/>
              </w:rPr>
              <w:t>频道名</w:t>
            </w:r>
          </w:p>
        </w:tc>
      </w:tr>
      <w:tr w14:paraId="7ED0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87B864">
            <w:pPr>
              <w:bidi w:val="0"/>
              <w:rPr>
                <w:rFonts w:hint="default"/>
              </w:rPr>
            </w:pPr>
            <w:r>
              <w:rPr>
                <w:rFonts w:hint="default"/>
                <w:lang w:val="en-US" w:eastAsia="zh-CN"/>
              </w:rPr>
              <w:t>&gt; 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986B5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DB2F53">
            <w:pPr>
              <w:bidi w:val="0"/>
              <w:rPr>
                <w:rFonts w:hint="default"/>
              </w:rPr>
            </w:pPr>
            <w:r>
              <w:rPr>
                <w:rFonts w:hint="default"/>
                <w:lang w:val="en-US" w:eastAsia="zh-CN"/>
              </w:rPr>
              <w:t>用户标识</w:t>
            </w:r>
          </w:p>
        </w:tc>
      </w:tr>
      <w:tr w14:paraId="62F2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F0FF6C">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5AA5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EEFC26">
            <w:pPr>
              <w:bidi w:val="0"/>
              <w:rPr>
                <w:rFonts w:hint="default"/>
              </w:rPr>
            </w:pPr>
            <w:r>
              <w:rPr>
                <w:rFonts w:hint="default"/>
                <w:lang w:val="en-US" w:eastAsia="zh-CN"/>
              </w:rPr>
              <w:t>产品ID</w:t>
            </w:r>
          </w:p>
        </w:tc>
      </w:tr>
      <w:tr w14:paraId="429F1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5B0649">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BD66A4">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79E7D7">
            <w:pPr>
              <w:bidi w:val="0"/>
              <w:rPr>
                <w:rFonts w:hint="default"/>
              </w:rPr>
            </w:pPr>
            <w:r>
              <w:rPr>
                <w:rFonts w:hint="default"/>
                <w:lang w:val="en-US" w:eastAsia="zh-CN"/>
              </w:rPr>
              <w:t>订阅的数据</w:t>
            </w:r>
          </w:p>
        </w:tc>
      </w:tr>
      <w:tr w14:paraId="0207E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233A56">
            <w:pPr>
              <w:bidi w:val="0"/>
              <w:rPr>
                <w:rFonts w:hint="default"/>
              </w:rPr>
            </w:pPr>
            <w:r>
              <w:rPr>
                <w:rFonts w:hint="default"/>
                <w:lang w:val="en-US" w:eastAsia="zh-CN"/>
              </w:rPr>
              <w:t>&gt; instId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85BD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E0C4C1">
            <w:pPr>
              <w:bidi w:val="0"/>
              <w:rPr>
                <w:rFonts w:hint="default"/>
              </w:rPr>
            </w:pPr>
            <w:r>
              <w:rPr>
                <w:rFonts w:hint="default"/>
                <w:lang w:val="en-US" w:eastAsia="zh-CN"/>
              </w:rPr>
              <w:t>产品ID</w:t>
            </w:r>
          </w:p>
        </w:tc>
      </w:tr>
      <w:tr w14:paraId="3D07E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8E41B7">
            <w:pPr>
              <w:bidi w:val="0"/>
              <w:rPr>
                <w:rFonts w:hint="default"/>
              </w:rPr>
            </w:pPr>
            <w:r>
              <w:rPr>
                <w:rFonts w:hint="default"/>
                <w:lang w:val="en-US" w:eastAsia="zh-CN"/>
              </w:rPr>
              <w:t>&gt; fillSz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EBDF1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70E809">
            <w:pPr>
              <w:bidi w:val="0"/>
              <w:rPr>
                <w:rFonts w:hint="default"/>
              </w:rPr>
            </w:pPr>
            <w:r>
              <w:rPr>
                <w:rFonts w:hint="default"/>
                <w:lang w:val="en-US" w:eastAsia="zh-CN"/>
              </w:rPr>
              <w:t>成交数量，若这笔成交有聚合，则成交数量为聚合后的数量</w:t>
            </w:r>
          </w:p>
        </w:tc>
      </w:tr>
      <w:tr w14:paraId="70F2C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5F5727">
            <w:pPr>
              <w:bidi w:val="0"/>
              <w:rPr>
                <w:rFonts w:hint="default"/>
              </w:rPr>
            </w:pPr>
            <w:r>
              <w:rPr>
                <w:rFonts w:hint="default"/>
                <w:lang w:val="en-US" w:eastAsia="zh-CN"/>
              </w:rPr>
              <w:t>&gt; fillPx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19D5E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E2CE67">
            <w:pPr>
              <w:bidi w:val="0"/>
              <w:rPr>
                <w:rFonts w:hint="default"/>
              </w:rPr>
            </w:pPr>
            <w:r>
              <w:rPr>
                <w:rFonts w:hint="default"/>
                <w:lang w:val="en-US" w:eastAsia="zh-CN"/>
              </w:rPr>
              <w:t>成交价格</w:t>
            </w:r>
          </w:p>
        </w:tc>
      </w:tr>
      <w:tr w14:paraId="1281F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2A3321">
            <w:pPr>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2AEC2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C80540">
            <w:pPr>
              <w:bidi w:val="0"/>
              <w:rPr>
                <w:rFonts w:hint="default"/>
              </w:rPr>
            </w:pPr>
            <w:r>
              <w:rPr>
                <w:rFonts w:hint="default"/>
                <w:lang w:val="en-US" w:eastAsia="zh-CN"/>
              </w:rPr>
              <w:t>订单方向</w:t>
            </w:r>
            <w:r>
              <w:rPr>
                <w:rFonts w:hint="default"/>
                <w:lang w:val="en-US" w:eastAsia="zh-CN"/>
              </w:rPr>
              <w:br w:type="textWrapping"/>
            </w:r>
            <w:r>
              <w:rPr>
                <w:rFonts w:hint="default"/>
                <w:lang w:val="en-US" w:eastAsia="zh-CN"/>
              </w:rPr>
              <w:t>buy</w:t>
            </w:r>
            <w:r>
              <w:rPr>
                <w:rFonts w:hint="default"/>
                <w:lang w:val="en-US" w:eastAsia="zh-CN"/>
              </w:rPr>
              <w:br w:type="textWrapping"/>
            </w:r>
            <w:r>
              <w:rPr>
                <w:rFonts w:hint="default"/>
                <w:lang w:val="en-US" w:eastAsia="zh-CN"/>
              </w:rPr>
              <w:t>sell</w:t>
            </w:r>
          </w:p>
        </w:tc>
      </w:tr>
      <w:tr w14:paraId="2E035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C0AF70">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C29CA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F11444">
            <w:pPr>
              <w:bidi w:val="0"/>
              <w:rPr>
                <w:rFonts w:hint="default"/>
              </w:rPr>
            </w:pPr>
            <w:r>
              <w:rPr>
                <w:rFonts w:hint="default"/>
                <w:lang w:val="en-US" w:eastAsia="zh-CN"/>
              </w:rPr>
              <w:t>成交时间</w:t>
            </w:r>
          </w:p>
        </w:tc>
      </w:tr>
      <w:tr w14:paraId="08E9C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DAC2F6">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7B0B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B43942">
            <w:pPr>
              <w:bidi w:val="0"/>
              <w:rPr>
                <w:rFonts w:hint="default"/>
              </w:rPr>
            </w:pPr>
            <w:r>
              <w:rPr>
                <w:rFonts w:hint="default"/>
                <w:lang w:val="en-US" w:eastAsia="zh-CN"/>
              </w:rPr>
              <w:t>订单ID</w:t>
            </w:r>
          </w:p>
        </w:tc>
      </w:tr>
      <w:tr w14:paraId="19DDE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AC2ECF">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4BE22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BBB51C">
            <w:pPr>
              <w:bidi w:val="0"/>
              <w:rPr>
                <w:rFonts w:hint="default"/>
              </w:rPr>
            </w:pPr>
            <w:r>
              <w:rPr>
                <w:rFonts w:hint="default"/>
                <w:lang w:val="en-US" w:eastAsia="zh-CN"/>
              </w:rPr>
              <w:t>由用户设置的订单ID</w:t>
            </w:r>
          </w:p>
        </w:tc>
      </w:tr>
      <w:tr w14:paraId="5FFAD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9A450B">
            <w:pPr>
              <w:bidi w:val="0"/>
              <w:rPr>
                <w:rFonts w:hint="default"/>
              </w:rPr>
            </w:pPr>
            <w:r>
              <w:rPr>
                <w:rFonts w:hint="default"/>
                <w:lang w:val="en-US" w:eastAsia="zh-CN"/>
              </w:rPr>
              <w:t>&gt; tradeId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A4495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7D70E5">
            <w:pPr>
              <w:bidi w:val="0"/>
              <w:rPr>
                <w:rFonts w:hint="default"/>
              </w:rPr>
            </w:pPr>
            <w:r>
              <w:rPr>
                <w:rFonts w:hint="default"/>
                <w:lang w:val="en-US" w:eastAsia="zh-CN"/>
              </w:rPr>
              <w:t>成交ID</w:t>
            </w:r>
            <w:r>
              <w:rPr>
                <w:rFonts w:hint="default"/>
                <w:lang w:val="en-US" w:eastAsia="zh-CN"/>
              </w:rPr>
              <w:br w:type="textWrapping"/>
            </w:r>
            <w:r>
              <w:rPr>
                <w:rFonts w:hint="default"/>
                <w:lang w:val="en-US" w:eastAsia="zh-CN"/>
              </w:rPr>
              <w:t>若为taker订单且有聚合，则为聚合的多笔交易中最新一笔交易的成交ID</w:t>
            </w:r>
          </w:p>
        </w:tc>
      </w:tr>
      <w:tr w14:paraId="0C4C6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38A0CD">
            <w:pPr>
              <w:bidi w:val="0"/>
              <w:rPr>
                <w:rFonts w:hint="default"/>
              </w:rPr>
            </w:pPr>
            <w:r>
              <w:rPr>
                <w:rFonts w:hint="default"/>
                <w:lang w:val="en-US" w:eastAsia="zh-CN"/>
              </w:rPr>
              <w:t>&gt; execType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F0DA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54F789">
            <w:pPr>
              <w:bidi w:val="0"/>
              <w:rPr>
                <w:rFonts w:hint="default"/>
              </w:rPr>
            </w:pPr>
            <w:r>
              <w:rPr>
                <w:rFonts w:hint="default"/>
                <w:lang w:val="en-US" w:eastAsia="zh-CN"/>
              </w:rPr>
              <w:t>流动性方向</w:t>
            </w:r>
            <w:r>
              <w:rPr>
                <w:rFonts w:hint="default"/>
                <w:lang w:val="en-US" w:eastAsia="zh-CN"/>
              </w:rPr>
              <w:br w:type="textWrapping"/>
            </w:r>
            <w:r>
              <w:rPr>
                <w:rFonts w:hint="default"/>
                <w:lang w:val="en-US" w:eastAsia="zh-CN"/>
              </w:rPr>
              <w:t>T：taker</w:t>
            </w:r>
            <w:r>
              <w:rPr>
                <w:rFonts w:hint="default"/>
                <w:lang w:val="en-US" w:eastAsia="zh-CN"/>
              </w:rPr>
              <w:br w:type="textWrapping"/>
            </w:r>
            <w:r>
              <w:rPr>
                <w:rFonts w:hint="default"/>
                <w:lang w:val="en-US" w:eastAsia="zh-CN"/>
              </w:rPr>
              <w:t>M：maker</w:t>
            </w:r>
          </w:p>
        </w:tc>
      </w:tr>
      <w:tr w14:paraId="5E000D5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9BCB70">
            <w:pPr>
              <w:bidi w:val="0"/>
              <w:rPr>
                <w:rFonts w:hint="default"/>
              </w:rPr>
            </w:pPr>
            <w:r>
              <w:rPr>
                <w:rFonts w:hint="default"/>
                <w:lang w:val="en-US" w:eastAsia="zh-CN"/>
              </w:rPr>
              <w:t>&gt; count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D7B1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6200AA">
            <w:pPr>
              <w:bidi w:val="0"/>
              <w:rPr>
                <w:rFonts w:hint="default"/>
              </w:rPr>
            </w:pPr>
            <w:r>
              <w:rPr>
                <w:rFonts w:hint="default"/>
                <w:lang w:val="en-US" w:eastAsia="zh-CN"/>
              </w:rPr>
              <w:t>聚合的订单匹配数量</w:t>
            </w:r>
          </w:p>
        </w:tc>
      </w:tr>
    </w:tbl>
    <w:p w14:paraId="3857ED70">
      <w:pPr>
        <w:bidi w:val="0"/>
      </w:pPr>
      <w:r>
        <w:rPr>
          <w:lang w:val="en-US" w:eastAsia="zh-CN"/>
        </w:rPr>
        <w:t> - 该频道仅适用于交易等级VIP4及以上的用户，其他用户接入将收到错误码64003</w:t>
      </w:r>
      <w:r>
        <w:rPr>
          <w:lang w:val="en-US" w:eastAsia="zh-CN"/>
        </w:rPr>
        <w:br w:type="textWrapping"/>
      </w:r>
      <w:r>
        <w:rPr>
          <w:lang w:val="en-US" w:eastAsia="zh-CN"/>
        </w:rPr>
        <w:t>- 该频道只推送部分订单频道的信息，与大宗交易、价差速递相关的成交，强平、自动减仓等非订单簿事件不会通过该频道推送。用户应同时关注订单频道，对订单做最终确认</w:t>
      </w:r>
      <w:r>
        <w:rPr>
          <w:lang w:val="en-US" w:eastAsia="zh-CN"/>
        </w:rPr>
        <w:br w:type="textWrapping"/>
      </w:r>
      <w:r>
        <w:rPr>
          <w:lang w:val="en-US" w:eastAsia="zh-CN"/>
        </w:rPr>
        <w:t>- 该频道接收到成交推送时，账户余额、保证金、持仓等信息可能仍未发生变化</w:t>
      </w:r>
      <w:r>
        <w:rPr>
          <w:lang w:val="en-US" w:eastAsia="zh-CN"/>
        </w:rPr>
        <w:br w:type="textWrapping"/>
      </w:r>
      <w:r>
        <w:rPr>
          <w:lang w:val="en-US" w:eastAsia="zh-CN"/>
        </w:rPr>
        <w:t>- taker订单将根据不同成交价格进行聚合，有聚合时，count字段表示聚合的订单匹配数量，tradeId代表聚合的多笔交易中最新一笔交易的ID；maker订单不会聚合</w:t>
      </w:r>
      <w:r>
        <w:rPr>
          <w:lang w:val="en-US" w:eastAsia="zh-CN"/>
        </w:rPr>
        <w:br w:type="textWrapping"/>
      </w:r>
      <w:r>
        <w:rPr>
          <w:lang w:val="en-US" w:eastAsia="zh-CN"/>
        </w:rPr>
        <w:t>- 用户可以在下单时指定clOrdId，成交时会返回该字段。请注意，成交频道仅在用户输入的clOrdId符合带符号int64正整数格式（1-9223372036854775807, 2^63-1）时返回该字段；若用户未输入该字段，或clOrdId不符合格式要求，该字段将返回"0"。订单接口及频道将照常返回用户传入的clOrdId。所有请求及返回参数均为字符串类型。</w:t>
      </w:r>
      <w:r>
        <w:rPr>
          <w:lang w:val="en-US" w:eastAsia="zh-CN"/>
        </w:rPr>
        <w:br w:type="textWrapping"/>
      </w:r>
      <w:r>
        <w:rPr>
          <w:lang w:val="en-US" w:eastAsia="zh-CN"/>
        </w:rPr>
        <w:t>- 未来，该频道将施加连接数量限制，子账户维度，订阅成交频道的最大连接数为20个。我们建议用户始终低于限制使用该频道，以免限制上线后对策略造成影响</w:t>
      </w:r>
    </w:p>
    <w:p w14:paraId="1618D579">
      <w:pPr>
        <w:bidi w:val="0"/>
        <w:rPr>
          <w:rFonts w:hint="default"/>
        </w:rPr>
      </w:pPr>
      <w:r>
        <w:rPr>
          <w:rFonts w:hint="default"/>
        </w:rPr>
        <w:t>WS / 下单</w:t>
      </w:r>
    </w:p>
    <w:p w14:paraId="632B9785">
      <w:pPr>
        <w:bidi w:val="0"/>
        <w:rPr>
          <w:rFonts w:hint="default"/>
        </w:rPr>
      </w:pPr>
      <w:r>
        <w:rPr>
          <w:rFonts w:hint="default"/>
        </w:rPr>
        <w:t>只有当您的账户有足够的资金才能下单。一旦下单，您的账户资金将在订单生命周期内被冻结。被冻结的资金以及数量取决于订单指定的类型和参数</w:t>
      </w:r>
    </w:p>
    <w:p w14:paraId="09CEBF74">
      <w:pPr>
        <w:bidi w:val="0"/>
        <w:rPr>
          <w:rFonts w:hint="default"/>
        </w:rPr>
      </w:pPr>
      <w:r>
        <w:rPr>
          <w:rFonts w:hint="default"/>
        </w:rPr>
        <w:t>服务地址</w:t>
      </w:r>
    </w:p>
    <w:p w14:paraId="5176EE32">
      <w:pPr>
        <w:bidi w:val="0"/>
        <w:rPr>
          <w:rFonts w:hint="default"/>
        </w:rPr>
      </w:pPr>
      <w:r>
        <w:rPr>
          <w:rFonts w:hint="default"/>
        </w:rPr>
        <w:t>/ws/v5/private (需要登录)</w:t>
      </w:r>
    </w:p>
    <w:p w14:paraId="08AF1AD8">
      <w:pPr>
        <w:bidi w:val="0"/>
        <w:rPr>
          <w:rFonts w:hint="default"/>
        </w:rPr>
      </w:pPr>
      <w:r>
        <w:rPr>
          <w:rFonts w:hint="default"/>
        </w:rPr>
        <w:t>限速：60次/2s</w:t>
      </w:r>
    </w:p>
    <w:p w14:paraId="6279634D">
      <w:pPr>
        <w:bidi w:val="0"/>
        <w:rPr>
          <w:rFonts w:hint="default"/>
        </w:rPr>
      </w:pPr>
      <w:r>
        <w:rPr>
          <w:rFonts w:hint="default"/>
        </w:rPr>
        <w:t>跟单交易带单员带单产品的限速：4次/2s</w:t>
      </w:r>
    </w:p>
    <w:p w14:paraId="100DAA56">
      <w:pPr>
        <w:bidi w:val="0"/>
        <w:rPr>
          <w:rFonts w:hint="default"/>
        </w:rPr>
      </w:pPr>
      <w:r>
        <w:rPr>
          <w:rFonts w:hint="default"/>
        </w:rPr>
        <w:t>限速规则（期权以外）：User ID + Instrument ID</w:t>
      </w:r>
    </w:p>
    <w:p w14:paraId="035AB67F">
      <w:pPr>
        <w:bidi w:val="0"/>
        <w:rPr>
          <w:rFonts w:hint="default"/>
        </w:rPr>
      </w:pPr>
      <w:r>
        <w:rPr>
          <w:rFonts w:hint="default"/>
        </w:rPr>
        <w:t>限速规则（只限期权）：User ID + Instrument Family</w:t>
      </w:r>
    </w:p>
    <w:p w14:paraId="77E6EE5C">
      <w:pPr>
        <w:bidi w:val="0"/>
        <w:rPr>
          <w:rFonts w:hint="default"/>
        </w:rPr>
      </w:pPr>
      <w:r>
        <w:rPr>
          <w:rFonts w:hint="default"/>
        </w:rPr>
        <w:t>该接口限速同时受到 </w:t>
      </w:r>
      <w:r>
        <w:rPr>
          <w:rFonts w:hint="default"/>
        </w:rPr>
        <w:fldChar w:fldCharType="begin"/>
      </w:r>
      <w:r>
        <w:rPr>
          <w:rFonts w:hint="default"/>
        </w:rPr>
        <w:instrText xml:space="preserve"> HYPERLINK "https://www.okx.com/docs-v5/log_zh/" \l "upcoming-changes-sub-account-rate-limit"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子账户限速</w:t>
      </w:r>
      <w:r>
        <w:rPr>
          <w:rFonts w:hint="default"/>
        </w:rPr>
        <w:fldChar w:fldCharType="end"/>
      </w:r>
      <w:r>
        <w:rPr>
          <w:rFonts w:hint="default"/>
        </w:rPr>
        <w:t> 及 </w:t>
      </w:r>
      <w:r>
        <w:rPr>
          <w:rFonts w:hint="default"/>
        </w:rPr>
        <w:fldChar w:fldCharType="begin"/>
      </w:r>
      <w:r>
        <w:rPr>
          <w:rFonts w:hint="default"/>
        </w:rPr>
        <w:instrText xml:space="preserve"> HYPERLINK "https://www.okx.com/docs-v5/log_zh/" \l "upcoming-changes-fill-ratio-based-sub-account-rate-limit"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r>
        <w:rPr>
          <w:rFonts w:hint="default"/>
        </w:rPr>
        <w:t> 限速规则的影响。</w:t>
      </w:r>
    </w:p>
    <w:p w14:paraId="046495B8">
      <w:pPr>
        <w:bidi w:val="0"/>
      </w:pPr>
      <w:r>
        <w:rPr>
          <w:lang w:val="en-US" w:eastAsia="zh-CN"/>
        </w:rPr>
        <w:t> 同`下单` REST API 共享限速</w:t>
      </w:r>
    </w:p>
    <w:p w14:paraId="1D35C184">
      <w:pPr>
        <w:bidi w:val="0"/>
      </w:pPr>
      <w:r>
        <w:rPr>
          <w:rFonts w:hint="default"/>
        </w:rPr>
        <w:t>请求示例</w:t>
      </w:r>
    </w:p>
    <w:p w14:paraId="6D1D8B6E">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05"/>
        <w:gridCol w:w="1013"/>
        <w:gridCol w:w="522"/>
        <w:gridCol w:w="5206"/>
      </w:tblGrid>
      <w:tr w14:paraId="0E35768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0644582">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D3D8805">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A6DD1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4F5747">
            <w:pPr>
              <w:bidi w:val="0"/>
              <w:rPr>
                <w:rFonts w:hint="default"/>
              </w:rPr>
            </w:pPr>
            <w:r>
              <w:rPr>
                <w:rFonts w:hint="default"/>
                <w:lang w:val="en-US" w:eastAsia="zh-CN"/>
              </w:rPr>
              <w:t>描述</w:t>
            </w:r>
          </w:p>
        </w:tc>
      </w:tr>
      <w:tr w14:paraId="3F0A6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FA3B89">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F0C11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BE008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15EAA3">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22C20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AE9128">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0756A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25029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983083">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order</w:t>
            </w:r>
          </w:p>
        </w:tc>
      </w:tr>
      <w:tr w14:paraId="695DB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ED24B8">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79660A">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3D0F1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7CF6A7">
            <w:pPr>
              <w:bidi w:val="0"/>
              <w:rPr>
                <w:rFonts w:hint="default"/>
              </w:rPr>
            </w:pPr>
            <w:r>
              <w:rPr>
                <w:rFonts w:hint="default"/>
                <w:lang w:val="en-US" w:eastAsia="zh-CN"/>
              </w:rPr>
              <w:t>请求参数</w:t>
            </w:r>
          </w:p>
        </w:tc>
      </w:tr>
      <w:tr w14:paraId="337E5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DC6E81">
            <w:pPr>
              <w:bidi w:val="0"/>
              <w:rPr>
                <w:rFonts w:hint="default"/>
              </w:rPr>
            </w:pPr>
            <w:r>
              <w:rPr>
                <w:rFonts w:hint="default"/>
                <w:lang w:val="en-US" w:eastAsia="zh-CN"/>
              </w:rPr>
              <w:t>&gt; instIdCode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4B75B3">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A40BB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63F9A8">
            <w:pPr>
              <w:bidi w:val="0"/>
              <w:rPr>
                <w:rFonts w:hint="default"/>
              </w:rPr>
            </w:pPr>
            <w:r>
              <w:rPr>
                <w:rFonts w:hint="default"/>
                <w:lang w:val="en-US" w:eastAsia="zh-CN"/>
              </w:rPr>
              <w:t>产品唯一标识代码。</w:t>
            </w:r>
          </w:p>
        </w:tc>
      </w:tr>
      <w:tr w14:paraId="649A7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3D8B10">
            <w:pPr>
              <w:bidi w:val="0"/>
              <w:rPr>
                <w:rFonts w:hint="default"/>
              </w:rPr>
            </w:pPr>
            <w:r>
              <w:rPr>
                <w:rFonts w:hint="default"/>
                <w:lang w:val="en-US" w:eastAsia="zh-CN"/>
              </w:rPr>
              <w:t>&gt; tdMode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E488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0272D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A7187E">
            <w:pPr>
              <w:bidi w:val="0"/>
              <w:rPr>
                <w:rFonts w:hint="default"/>
              </w:rPr>
            </w:pPr>
            <w:r>
              <w:rPr>
                <w:rFonts w:hint="default"/>
                <w:lang w:val="en-US" w:eastAsia="zh-CN"/>
              </w:rPr>
              <w:t>交易模式</w:t>
            </w:r>
            <w:r>
              <w:rPr>
                <w:rFonts w:hint="default"/>
                <w:lang w:val="en-US" w:eastAsia="zh-CN"/>
              </w:rPr>
              <w:br w:type="textWrapping"/>
            </w:r>
            <w:r>
              <w:rPr>
                <w:rFonts w:hint="default"/>
                <w:lang w:val="en-US" w:eastAsia="zh-CN"/>
              </w:rPr>
              <w:t>保证金模式 isolated：逐仓 cross：全仓</w:t>
            </w:r>
            <w:r>
              <w:rPr>
                <w:rFonts w:hint="default"/>
                <w:lang w:val="en-US" w:eastAsia="zh-CN"/>
              </w:rPr>
              <w:br w:type="textWrapping"/>
            </w:r>
            <w:r>
              <w:rPr>
                <w:rFonts w:hint="default"/>
                <w:lang w:val="en-US" w:eastAsia="zh-CN"/>
              </w:rPr>
              <w:t>非保证金模式 cash：现金</w:t>
            </w:r>
            <w:r>
              <w:rPr>
                <w:rFonts w:hint="default"/>
                <w:lang w:val="en-US" w:eastAsia="zh-CN"/>
              </w:rPr>
              <w:br w:type="textWrapping"/>
            </w:r>
            <w:r>
              <w:rPr>
                <w:rFonts w:hint="default"/>
                <w:lang w:val="en-US" w:eastAsia="zh-CN"/>
              </w:rPr>
              <w:t>spot_isolated：现货逐仓(仅适用于现货带单) ，现货带单时，tdMode 的值需要指定为spot_isolated</w:t>
            </w:r>
            <w:r>
              <w:rPr>
                <w:rFonts w:hint="default"/>
                <w:lang w:val="en-US" w:eastAsia="zh-CN"/>
              </w:rPr>
              <w:br w:type="textWrapping"/>
            </w:r>
            <w:r>
              <w:rPr>
                <w:rFonts w:hint="default"/>
                <w:lang w:val="en-US" w:eastAsia="zh-CN"/>
              </w:rPr>
              <w:br w:type="textWrapping"/>
            </w:r>
            <w:r>
              <w:rPr>
                <w:rFonts w:hint="default"/>
                <w:lang w:val="en-US" w:eastAsia="zh-CN"/>
              </w:rPr>
              <w:t>事件合约对应交易产品仅支持isolated逐仓下单</w:t>
            </w:r>
          </w:p>
        </w:tc>
      </w:tr>
      <w:tr w14:paraId="3B6FA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EE2535">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5935C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3F852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8FF454">
            <w:pPr>
              <w:bidi w:val="0"/>
              <w:rPr>
                <w:rFonts w:hint="default"/>
              </w:rPr>
            </w:pPr>
            <w:r>
              <w:rPr>
                <w:rFonts w:hint="default"/>
                <w:lang w:val="en-US" w:eastAsia="zh-CN"/>
              </w:rPr>
              <w:t>保证金币种，适用于逐仓杠杆及合约模式下的全仓杠杆订单</w:t>
            </w:r>
          </w:p>
        </w:tc>
      </w:tr>
      <w:tr w14:paraId="3202A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8CE8C9">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6E6AB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595AF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3E3A08">
            <w:pPr>
              <w:bidi w:val="0"/>
              <w:rPr>
                <w:rFonts w:hint="default"/>
              </w:rPr>
            </w:pPr>
            <w:r>
              <w:rPr>
                <w:rFonts w:hint="default"/>
                <w:lang w:val="en-US" w:eastAsia="zh-CN"/>
              </w:rPr>
              <w:t>由用户设置的订单ID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3BDEE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9B2566">
            <w:pPr>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BA8B1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2C55A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22F11F">
            <w:pPr>
              <w:bidi w:val="0"/>
              <w:rPr>
                <w:rFonts w:hint="default"/>
              </w:rPr>
            </w:pPr>
            <w:r>
              <w:rPr>
                <w:rFonts w:hint="default"/>
                <w:lang w:val="en-US" w:eastAsia="zh-CN"/>
              </w:rPr>
              <w:t>订单标签</w:t>
            </w:r>
            <w:r>
              <w:rPr>
                <w:rFonts w:hint="default"/>
                <w:lang w:val="en-US" w:eastAsia="zh-CN"/>
              </w:rPr>
              <w:br w:type="textWrapping"/>
            </w:r>
            <w:r>
              <w:rPr>
                <w:rFonts w:hint="default"/>
                <w:lang w:val="en-US" w:eastAsia="zh-CN"/>
              </w:rPr>
              <w:t>字母（区分大小写）与数字的组合，可以是纯字母、纯数字且长度要在1-16位之间。</w:t>
            </w:r>
          </w:p>
        </w:tc>
      </w:tr>
      <w:tr w14:paraId="12082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63625C">
            <w:pPr>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758CD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08AD4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F0C158">
            <w:pPr>
              <w:bidi w:val="0"/>
              <w:rPr>
                <w:rFonts w:hint="default"/>
              </w:rPr>
            </w:pPr>
            <w:r>
              <w:rPr>
                <w:rFonts w:hint="default"/>
                <w:lang w:val="en-US" w:eastAsia="zh-CN"/>
              </w:rPr>
              <w:t>订单方向，buy sell</w:t>
            </w:r>
          </w:p>
        </w:tc>
      </w:tr>
      <w:tr w14:paraId="032DC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2C409E">
            <w:pPr>
              <w:bidi w:val="0"/>
              <w:rPr>
                <w:rFonts w:hint="default"/>
              </w:rPr>
            </w:pPr>
            <w:r>
              <w:rPr>
                <w:rFonts w:hint="default"/>
                <w:lang w:val="en-US" w:eastAsia="zh-CN"/>
              </w:rPr>
              <w: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5815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7E55E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7985CA">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在买卖模式下，默认 net</w:t>
            </w:r>
            <w:r>
              <w:rPr>
                <w:rFonts w:hint="default"/>
                <w:lang w:val="en-US" w:eastAsia="zh-CN"/>
              </w:rPr>
              <w:br w:type="textWrapping"/>
            </w:r>
            <w:r>
              <w:rPr>
                <w:rFonts w:hint="default"/>
                <w:lang w:val="en-US" w:eastAsia="zh-CN"/>
              </w:rPr>
              <w:t>在开平仓模式下必填，且仅可选择 long 或 short，仅适用于交割/永续</w:t>
            </w:r>
          </w:p>
        </w:tc>
      </w:tr>
      <w:tr w14:paraId="2A123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6BD026">
            <w:pPr>
              <w:bidi w:val="0"/>
              <w:rPr>
                <w:rFonts w:hint="default"/>
              </w:rPr>
            </w:pPr>
            <w:r>
              <w:rPr>
                <w:rFonts w:hint="default"/>
                <w:lang w:val="en-US" w:eastAsia="zh-CN"/>
              </w:rPr>
              <w:t>&gt; 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62DD4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09F32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958D52">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market：市价单，仅适用于币币/杠杆/交割/永续</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w:t>
            </w:r>
            <w:r>
              <w:rPr>
                <w:rFonts w:hint="default"/>
                <w:lang w:val="en-US" w:eastAsia="zh-CN"/>
              </w:rPr>
              <w:br w:type="textWrapping"/>
            </w:r>
            <w:r>
              <w:rPr>
                <w:rFonts w:hint="default"/>
                <w:lang w:val="en-US" w:eastAsia="zh-CN"/>
              </w:rPr>
              <w:t>ioc：立即成交并取消剩余</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elp：流动性增强计划订单</w:t>
            </w:r>
          </w:p>
        </w:tc>
      </w:tr>
      <w:tr w14:paraId="2C64F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1F921E">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14B2E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D08E2B">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153B5E">
            <w:pPr>
              <w:bidi w:val="0"/>
              <w:rPr>
                <w:rFonts w:hint="default"/>
              </w:rPr>
            </w:pPr>
            <w:r>
              <w:rPr>
                <w:rFonts w:hint="default"/>
                <w:lang w:val="en-US" w:eastAsia="zh-CN"/>
              </w:rPr>
              <w:t>委托数量</w:t>
            </w:r>
          </w:p>
        </w:tc>
      </w:tr>
      <w:tr w14:paraId="0C18A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1AC563">
            <w:pPr>
              <w:bidi w:val="0"/>
              <w:rPr>
                <w:rFonts w:hint="default"/>
              </w:rPr>
            </w:pPr>
            <w:r>
              <w:rPr>
                <w:rFonts w:hint="default"/>
                <w:lang w:val="en-US" w:eastAsia="zh-CN"/>
              </w:rPr>
              <w:t>&gt; 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DFA69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7A4A76">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98EAFC">
            <w:pPr>
              <w:bidi w:val="0"/>
              <w:rPr>
                <w:rFonts w:hint="default"/>
              </w:rPr>
            </w:pPr>
            <w:r>
              <w:rPr>
                <w:rFonts w:hint="default"/>
                <w:lang w:val="en-US" w:eastAsia="zh-CN"/>
              </w:rPr>
              <w:t>委托价格，仅适用于limit、post_only、fok、ioc、mmp、mmp_and_post_only类型的订单</w:t>
            </w:r>
            <w:r>
              <w:rPr>
                <w:rFonts w:hint="default"/>
                <w:lang w:val="en-US" w:eastAsia="zh-CN"/>
              </w:rPr>
              <w:br w:type="textWrapping"/>
            </w:r>
            <w:r>
              <w:rPr>
                <w:rFonts w:hint="default"/>
                <w:lang w:val="en-US" w:eastAsia="zh-CN"/>
              </w:rPr>
              <w:t>期权下单时，px/pxUsd/pxVol 只能填一个</w:t>
            </w:r>
          </w:p>
        </w:tc>
      </w:tr>
      <w:tr w14:paraId="2358A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92DA05">
            <w:pPr>
              <w:bidi w:val="0"/>
              <w:rPr>
                <w:rFonts w:hint="default"/>
              </w:rPr>
            </w:pPr>
            <w:r>
              <w:rPr>
                <w:rFonts w:hint="default"/>
                <w:lang w:val="en-US" w:eastAsia="zh-CN"/>
              </w:rPr>
              <w:t>&gt; speedBump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AB4A8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A93143">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859F09">
            <w:pPr>
              <w:bidi w:val="0"/>
              <w:rPr>
                <w:rFonts w:hint="default"/>
              </w:rPr>
            </w:pPr>
            <w:r>
              <w:rPr>
                <w:rFonts w:hint="default"/>
                <w:lang w:val="en-US" w:eastAsia="zh-CN"/>
              </w:rPr>
              <w:t>减速带</w:t>
            </w:r>
            <w:r>
              <w:rPr>
                <w:rFonts w:hint="default"/>
                <w:lang w:val="en-US" w:eastAsia="zh-CN"/>
              </w:rPr>
              <w:br w:type="textWrapping"/>
            </w:r>
            <w:r>
              <w:rPr>
                <w:rFonts w:hint="default"/>
                <w:lang w:val="en-US" w:eastAsia="zh-CN"/>
              </w:rPr>
              <w:t>1：事件合约速度限制（延迟可能因市场情况调整，不提前通知）。对 EVENTS 产品的非只挂单操作为必填。</w:t>
            </w:r>
          </w:p>
        </w:tc>
      </w:tr>
      <w:tr w14:paraId="029C7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F9A0A3">
            <w:pPr>
              <w:bidi w:val="0"/>
              <w:rPr>
                <w:rFonts w:hint="default"/>
              </w:rPr>
            </w:pPr>
            <w:r>
              <w:rPr>
                <w:rFonts w:hint="default"/>
                <w:lang w:val="en-US" w:eastAsia="zh-CN"/>
              </w:rPr>
              <w:t>&gt; outcome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1F71F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62F4E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E533AB">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EVENTS，且为必填</w:t>
            </w:r>
          </w:p>
        </w:tc>
      </w:tr>
      <w:tr w14:paraId="0D910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9A88EC">
            <w:pPr>
              <w:bidi w:val="0"/>
              <w:rPr>
                <w:rFonts w:hint="default"/>
              </w:rPr>
            </w:pPr>
            <w:r>
              <w:rPr>
                <w:rFonts w:hint="default"/>
                <w:lang w:val="en-US" w:eastAsia="zh-CN"/>
              </w:rPr>
              <w:t>&gt; 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BA5E0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727D92">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AEC952">
            <w:pPr>
              <w:bidi w:val="0"/>
              <w:rPr>
                <w:rFonts w:hint="default"/>
              </w:rPr>
            </w:pPr>
            <w:r>
              <w:rPr>
                <w:rFonts w:hint="default"/>
                <w:lang w:val="en-US" w:eastAsia="zh-CN"/>
              </w:rPr>
              <w:t>以USD价格进行期权下单</w:t>
            </w:r>
            <w:r>
              <w:rPr>
                <w:rFonts w:hint="default"/>
                <w:lang w:val="en-US" w:eastAsia="zh-CN"/>
              </w:rPr>
              <w:br w:type="textWrapping"/>
            </w:r>
            <w:r>
              <w:rPr>
                <w:rFonts w:hint="default"/>
                <w:lang w:val="en-US" w:eastAsia="zh-CN"/>
              </w:rPr>
              <w:t>仅适用于期权</w:t>
            </w:r>
            <w:r>
              <w:rPr>
                <w:rFonts w:hint="default"/>
                <w:lang w:val="en-US" w:eastAsia="zh-CN"/>
              </w:rPr>
              <w:br w:type="textWrapping"/>
            </w:r>
            <w:r>
              <w:rPr>
                <w:rFonts w:hint="default"/>
                <w:lang w:val="en-US" w:eastAsia="zh-CN"/>
              </w:rPr>
              <w:t>期权下单时 px/pxUsd/pxVol 必填一个，且只能填一个</w:t>
            </w:r>
          </w:p>
        </w:tc>
      </w:tr>
      <w:tr w14:paraId="2C90C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F4A5E4">
            <w:pPr>
              <w:bidi w:val="0"/>
              <w:rPr>
                <w:rFonts w:hint="default"/>
              </w:rPr>
            </w:pPr>
            <w:r>
              <w:rPr>
                <w:rFonts w:hint="default"/>
                <w:lang w:val="en-US" w:eastAsia="zh-CN"/>
              </w:rPr>
              <w:t>&gt; 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343D0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95845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F351B3">
            <w:pPr>
              <w:bidi w:val="0"/>
              <w:rPr>
                <w:rFonts w:hint="default"/>
              </w:rPr>
            </w:pPr>
            <w:r>
              <w:rPr>
                <w:rFonts w:hint="default"/>
                <w:lang w:val="en-US" w:eastAsia="zh-CN"/>
              </w:rPr>
              <w:t>以隐含波动率进行期权下单，例如 1 代表 100%</w:t>
            </w:r>
            <w:r>
              <w:rPr>
                <w:rFonts w:hint="default"/>
                <w:lang w:val="en-US" w:eastAsia="zh-CN"/>
              </w:rPr>
              <w:br w:type="textWrapping"/>
            </w:r>
            <w:r>
              <w:rPr>
                <w:rFonts w:hint="default"/>
                <w:lang w:val="en-US" w:eastAsia="zh-CN"/>
              </w:rPr>
              <w:t>仅适用于期权</w:t>
            </w:r>
            <w:r>
              <w:rPr>
                <w:rFonts w:hint="default"/>
                <w:lang w:val="en-US" w:eastAsia="zh-CN"/>
              </w:rPr>
              <w:br w:type="textWrapping"/>
            </w:r>
            <w:r>
              <w:rPr>
                <w:rFonts w:hint="default"/>
                <w:lang w:val="en-US" w:eastAsia="zh-CN"/>
              </w:rPr>
              <w:t>期权下单时 px/pxUsd/pxVol 必填一个，且只能填一个</w:t>
            </w:r>
          </w:p>
        </w:tc>
      </w:tr>
      <w:tr w14:paraId="1BB51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320F40">
            <w:pPr>
              <w:bidi w:val="0"/>
              <w:rPr>
                <w:rFonts w:hint="default"/>
              </w:rPr>
            </w:pPr>
            <w:r>
              <w:rPr>
                <w:rFonts w:hint="default"/>
                <w:lang w:val="en-US" w:eastAsia="zh-CN"/>
              </w:rPr>
              <w:t>&gt; 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F68ED1">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A3C185">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76595A">
            <w:pPr>
              <w:bidi w:val="0"/>
              <w:rPr>
                <w:rFonts w:hint="default"/>
              </w:rPr>
            </w:pPr>
            <w:r>
              <w:rPr>
                <w:rFonts w:hint="default"/>
                <w:lang w:val="en-US" w:eastAsia="zh-CN"/>
              </w:rPr>
              <w:t>是否只减仓，true 或 false，默认false</w:t>
            </w:r>
            <w:r>
              <w:rPr>
                <w:rFonts w:hint="default"/>
                <w:lang w:val="en-US" w:eastAsia="zh-CN"/>
              </w:rPr>
              <w:br w:type="textWrapping"/>
            </w:r>
            <w:r>
              <w:rPr>
                <w:rFonts w:hint="default"/>
                <w:lang w:val="en-US" w:eastAsia="zh-CN"/>
              </w:rPr>
              <w:t>仅适用于币币杠杆，以及买卖模式下的交割/永续</w:t>
            </w:r>
            <w:r>
              <w:rPr>
                <w:rFonts w:hint="default"/>
                <w:lang w:val="en-US" w:eastAsia="zh-CN"/>
              </w:rPr>
              <w:br w:type="textWrapping"/>
            </w:r>
            <w:r>
              <w:rPr>
                <w:rFonts w:hint="default"/>
                <w:lang w:val="en-US" w:eastAsia="zh-CN"/>
              </w:rPr>
              <w:t>仅适用于合约模式和跨币种保证金模式</w:t>
            </w:r>
          </w:p>
        </w:tc>
      </w:tr>
      <w:tr w14:paraId="2117C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5ADC5D">
            <w:pPr>
              <w:bidi w:val="0"/>
              <w:rPr>
                <w:rFonts w:hint="default"/>
              </w:rPr>
            </w:pPr>
            <w:r>
              <w:rPr>
                <w:rFonts w:hint="default"/>
                <w:lang w:val="en-US" w:eastAsia="zh-CN"/>
              </w:rPr>
              <w:t>&gt; tgtCcy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DB3F7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306EC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E2EB6E">
            <w:pPr>
              <w:bidi w:val="0"/>
              <w:rPr>
                <w:rFonts w:hint="default"/>
              </w:rPr>
            </w:pPr>
            <w:r>
              <w:rPr>
                <w:rFonts w:hint="default"/>
                <w:lang w:val="en-US" w:eastAsia="zh-CN"/>
              </w:rPr>
              <w:t>币币市价单委托数量sz的单位</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仅适用于币币市价订单</w:t>
            </w:r>
            <w:r>
              <w:rPr>
                <w:rFonts w:hint="default"/>
                <w:lang w:val="en-US" w:eastAsia="zh-CN"/>
              </w:rPr>
              <w:br w:type="textWrapping"/>
            </w:r>
            <w:r>
              <w:rPr>
                <w:rFonts w:hint="default"/>
                <w:lang w:val="en-US" w:eastAsia="zh-CN"/>
              </w:rPr>
              <w:t>默认买单为quote_ccy，卖单为base_ccy</w:t>
            </w:r>
          </w:p>
        </w:tc>
      </w:tr>
      <w:tr w14:paraId="218CB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7C4AA0">
            <w:pPr>
              <w:bidi w:val="0"/>
              <w:rPr>
                <w:rFonts w:hint="default"/>
              </w:rPr>
            </w:pPr>
            <w:r>
              <w:rPr>
                <w:rFonts w:hint="default"/>
                <w:lang w:val="en-US" w:eastAsia="zh-CN"/>
              </w:rPr>
              <w:t>&gt; banAmend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6B4E37">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91309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9F7EDF">
            <w:pPr>
              <w:bidi w:val="0"/>
              <w:rPr>
                <w:rFonts w:hint="default"/>
              </w:rPr>
            </w:pPr>
            <w:r>
              <w:rPr>
                <w:rFonts w:hint="default"/>
                <w:lang w:val="en-US" w:eastAsia="zh-CN"/>
              </w:rPr>
              <w:t>是否禁止币币市价改单，true 或 false，默认false</w:t>
            </w:r>
            <w:r>
              <w:rPr>
                <w:rFonts w:hint="default"/>
                <w:lang w:val="en-US" w:eastAsia="zh-CN"/>
              </w:rPr>
              <w:br w:type="textWrapping"/>
            </w:r>
            <w:r>
              <w:rPr>
                <w:rFonts w:hint="default"/>
                <w:lang w:val="en-US" w:eastAsia="zh-CN"/>
              </w:rPr>
              <w:t>为true时，余额不足时，系统不会改单，下单会失败，仅适用于币币市价单</w:t>
            </w:r>
          </w:p>
        </w:tc>
      </w:tr>
      <w:tr w14:paraId="25B8E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52FFDA">
            <w:pPr>
              <w:bidi w:val="0"/>
              <w:rPr>
                <w:rFonts w:hint="default"/>
              </w:rPr>
            </w:pPr>
            <w:r>
              <w:rPr>
                <w:rFonts w:hint="default"/>
                <w:lang w:val="en-US" w:eastAsia="zh-CN"/>
              </w:rPr>
              <w:t>&gt; pxAmendType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01760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D03F8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D4E47F">
            <w:pPr>
              <w:bidi w:val="0"/>
              <w:rPr>
                <w:rFonts w:hint="default"/>
              </w:rPr>
            </w:pPr>
            <w:r>
              <w:rPr>
                <w:rFonts w:hint="default"/>
                <w:lang w:val="en-US" w:eastAsia="zh-CN"/>
              </w:rPr>
              <w:t>订单价格修正类型</w:t>
            </w:r>
            <w:r>
              <w:rPr>
                <w:rFonts w:hint="default"/>
                <w:lang w:val="en-US" w:eastAsia="zh-CN"/>
              </w:rPr>
              <w:br w:type="textWrapping"/>
            </w:r>
            <w:r>
              <w:rPr>
                <w:rFonts w:hint="default"/>
                <w:lang w:val="en-US" w:eastAsia="zh-CN"/>
              </w:rPr>
              <w:t>0：当px超出价格限制时，不允许系统修改订单价格</w:t>
            </w:r>
            <w:r>
              <w:rPr>
                <w:rFonts w:hint="default"/>
                <w:lang w:val="en-US" w:eastAsia="zh-CN"/>
              </w:rPr>
              <w:br w:type="textWrapping"/>
            </w:r>
            <w:r>
              <w:rPr>
                <w:rFonts w:hint="default"/>
                <w:lang w:val="en-US" w:eastAsia="zh-CN"/>
              </w:rPr>
              <w:t>1：当px超出价格限制时，允许系统将价格修改为限制范围内的最优值</w:t>
            </w:r>
            <w:r>
              <w:rPr>
                <w:rFonts w:hint="default"/>
                <w:lang w:val="en-US" w:eastAsia="zh-CN"/>
              </w:rPr>
              <w:br w:type="textWrapping"/>
            </w:r>
            <w:r>
              <w:rPr>
                <w:rFonts w:hint="default"/>
                <w:lang w:val="en-US" w:eastAsia="zh-CN"/>
              </w:rPr>
              <w:t>默认值为0</w:t>
            </w:r>
          </w:p>
        </w:tc>
      </w:tr>
      <w:tr w14:paraId="43121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BD10EE">
            <w:pPr>
              <w:bidi w:val="0"/>
              <w:rPr>
                <w:rFonts w:hint="default"/>
              </w:rPr>
            </w:pPr>
            <w:r>
              <w:rPr>
                <w:rFonts w:hint="default"/>
                <w:lang w:val="en-US" w:eastAsia="zh-CN"/>
              </w:rPr>
              <w:t>&gt; 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A6456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B6D0A1">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F5F372">
            <w:pPr>
              <w:bidi w:val="0"/>
              <w:rPr>
                <w:rFonts w:hint="default"/>
              </w:rPr>
            </w:pPr>
            <w:r>
              <w:rPr>
                <w:rFonts w:hint="default"/>
                <w:lang w:val="en-US" w:eastAsia="zh-CN"/>
              </w:rPr>
              <w:t>用于交易的计价币种。仅适用于币币。</w:t>
            </w:r>
            <w:r>
              <w:rPr>
                <w:rFonts w:hint="default"/>
                <w:lang w:val="en-US" w:eastAsia="zh-CN"/>
              </w:rPr>
              <w:br w:type="textWrapping"/>
            </w:r>
            <w:r>
              <w:rPr>
                <w:rFonts w:hint="default"/>
                <w:lang w:val="en-US" w:eastAsia="zh-CN"/>
              </w:rPr>
              <w:t>默认值为 instId 的计价币种，比如：对于 BTC-USD，默认取 USD。</w:t>
            </w:r>
          </w:p>
        </w:tc>
      </w:tr>
      <w:tr w14:paraId="37101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82B368">
            <w:pPr>
              <w:bidi w:val="0"/>
              <w:rPr>
                <w:rFonts w:hint="default"/>
              </w:rPr>
            </w:pPr>
            <w:r>
              <w:rPr>
                <w:rFonts w:hint="default"/>
                <w:lang w:val="en-US" w:eastAsia="zh-CN"/>
              </w:rPr>
              <w:t>&gt; slippagePct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3EC2C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02336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0B0AEB">
            <w:pPr>
              <w:bidi w:val="0"/>
              <w:rPr>
                <w:rFonts w:hint="default"/>
              </w:rPr>
            </w:pPr>
            <w:r>
              <w:rPr>
                <w:rFonts w:hint="default"/>
                <w:lang w:val="en-US" w:eastAsia="zh-CN"/>
              </w:rPr>
              <w:t>币币、币币杠杆市价单（tgtCcy 为到手币种：买单为 base_ccy，卖单为 quote_ccy）的最大可接受滑点。</w:t>
            </w:r>
            <w:r>
              <w:rPr>
                <w:rFonts w:hint="default"/>
                <w:lang w:val="en-US" w:eastAsia="zh-CN"/>
              </w:rPr>
              <w:br w:type="textWrapping"/>
            </w:r>
            <w:r>
              <w:rPr>
                <w:rFonts w:hint="default"/>
                <w:lang w:val="en-US" w:eastAsia="zh-CN"/>
              </w:rPr>
              <w:t>取值范围：0 至 0.05（即 0% 至 5%，含边界），以百分比形式表示时最多保留 2 位小数，例如 0.01（1%）和 0.0123（1.23%）合法；0.01234（1.234%）将被拒绝。</w:t>
            </w:r>
            <w:r>
              <w:rPr>
                <w:rFonts w:hint="default"/>
                <w:lang w:val="en-US" w:eastAsia="zh-CN"/>
              </w:rPr>
              <w:br w:type="textWrapping"/>
            </w:r>
            <w:r>
              <w:rPr>
                <w:rFonts w:hint="default"/>
                <w:lang w:val="en-US" w:eastAsia="zh-CN"/>
              </w:rPr>
              <w:t>不填或为空时，默认为 0.00%。</w:t>
            </w:r>
            <w:r>
              <w:rPr>
                <w:rFonts w:hint="default"/>
                <w:lang w:val="en-US" w:eastAsia="zh-CN"/>
              </w:rPr>
              <w:br w:type="textWrapping"/>
            </w:r>
            <w:r>
              <w:rPr>
                <w:rFonts w:hint="default"/>
                <w:lang w:val="en-US" w:eastAsia="zh-CN"/>
              </w:rPr>
              <w:t>不支持改单修改滑点，如需调整请撤单重新提交。</w:t>
            </w:r>
            <w:r>
              <w:rPr>
                <w:rFonts w:hint="default"/>
                <w:lang w:val="en-US" w:eastAsia="zh-CN"/>
              </w:rPr>
              <w:br w:type="textWrapping"/>
            </w:r>
            <w:r>
              <w:rPr>
                <w:rFonts w:hint="default"/>
                <w:lang w:val="en-US" w:eastAsia="zh-CN"/>
              </w:rPr>
              <w:t>仅适用于币币和币币杠杆的市价单。</w:t>
            </w:r>
          </w:p>
        </w:tc>
      </w:tr>
      <w:tr w14:paraId="58B83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B5D81A">
            <w:pPr>
              <w:bidi w:val="0"/>
              <w:rPr>
                <w:rFonts w:hint="default"/>
              </w:rPr>
            </w:pPr>
            <w:r>
              <w:rPr>
                <w:rFonts w:hint="default"/>
                <w:lang w:val="en-US" w:eastAsia="zh-CN"/>
              </w:rPr>
              <w:t>&gt; stpMode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41B75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B4186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9C0C16">
            <w:pPr>
              <w:bidi w:val="0"/>
              <w:rPr>
                <w:rFonts w:hint="default"/>
              </w:rPr>
            </w:pPr>
            <w:r>
              <w:rPr>
                <w:rFonts w:hint="default"/>
                <w:lang w:val="en-US" w:eastAsia="zh-CN"/>
              </w:rPr>
              <w:t>自成交保护模式</w:t>
            </w:r>
            <w:r>
              <w:rPr>
                <w:rFonts w:hint="default"/>
                <w:lang w:val="en-US" w:eastAsia="zh-CN"/>
              </w:rPr>
              <w:br w:type="textWrapping"/>
            </w:r>
            <w:r>
              <w:rPr>
                <w:rFonts w:hint="default"/>
                <w:lang w:val="en-US" w:eastAsia="zh-CN"/>
              </w:rPr>
              <w:t>cancel_maker,cancel_taker, cancel_both</w:t>
            </w:r>
            <w:r>
              <w:rPr>
                <w:rFonts w:hint="default"/>
                <w:lang w:val="en-US" w:eastAsia="zh-CN"/>
              </w:rPr>
              <w:br w:type="textWrapping"/>
            </w:r>
            <w:r>
              <w:rPr>
                <w:rFonts w:hint="default"/>
                <w:lang w:val="en-US" w:eastAsia="zh-CN"/>
              </w:rPr>
              <w:t>Cancel both不支持FOK</w:t>
            </w:r>
            <w:r>
              <w:rPr>
                <w:rFonts w:hint="default"/>
                <w:lang w:val="en-US" w:eastAsia="zh-CN"/>
              </w:rPr>
              <w:br w:type="textWrapping"/>
            </w:r>
            <w:r>
              <w:rPr>
                <w:rFonts w:hint="default"/>
                <w:lang w:val="en-US" w:eastAsia="zh-CN"/>
              </w:rPr>
              <w:br w:type="textWrapping"/>
            </w:r>
            <w:r>
              <w:rPr>
                <w:rFonts w:hint="default"/>
                <w:lang w:val="en-US" w:eastAsia="zh-CN"/>
              </w:rPr>
              <w:t>默认使用账户层面的acctStpMode进行下单，该字段的默认值为cancel_maker，用户可通过母账户登录网页修改该配置；用户亦可以通过下单接口的stpMode参数指定订单的STP模式。</w:t>
            </w:r>
          </w:p>
        </w:tc>
      </w:tr>
      <w:tr w14:paraId="5B81D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BB67C3">
            <w:pPr>
              <w:bidi w:val="0"/>
              <w:rPr>
                <w:rFonts w:hint="default"/>
              </w:rPr>
            </w:pPr>
            <w:r>
              <w:rPr>
                <w:rFonts w:hint="default"/>
                <w:lang w:val="en-US" w:eastAsia="zh-CN"/>
              </w:rPr>
              <w:t>&gt; isElpTakerAccess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5C801B">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4297B3">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3BB4BB">
            <w:pPr>
              <w:bidi w:val="0"/>
              <w:rPr>
                <w:rFonts w:hint="default"/>
              </w:rPr>
            </w:pPr>
            <w:r>
              <w:rPr>
                <w:rFonts w:hint="default"/>
                <w:lang w:val="en-US" w:eastAsia="zh-CN"/>
              </w:rPr>
              <w:t>是否作为 taker 吃单 ELP</w:t>
            </w:r>
            <w:r>
              <w:rPr>
                <w:rFonts w:hint="default"/>
                <w:lang w:val="en-US" w:eastAsia="zh-CN"/>
              </w:rPr>
              <w:br w:type="textWrapping"/>
            </w:r>
            <w:r>
              <w:rPr>
                <w:rFonts w:hint="default"/>
                <w:lang w:val="en-US" w:eastAsia="zh-CN"/>
              </w:rPr>
              <w:t>true：该请求能吃单 ELP，但会被施加延迟</w:t>
            </w:r>
            <w:r>
              <w:rPr>
                <w:rFonts w:hint="default"/>
                <w:lang w:val="en-US" w:eastAsia="zh-CN"/>
              </w:rPr>
              <w:br w:type="textWrapping"/>
            </w:r>
            <w:r>
              <w:rPr>
                <w:rFonts w:hint="default"/>
                <w:lang w:val="en-US" w:eastAsia="zh-CN"/>
              </w:rPr>
              <w:t>false：该请求不能吃单 ELP，并且没有延迟</w:t>
            </w:r>
            <w:r>
              <w:rPr>
                <w:rFonts w:hint="default"/>
                <w:lang w:val="en-US" w:eastAsia="zh-CN"/>
              </w:rPr>
              <w:br w:type="textWrapping"/>
            </w:r>
            <w:r>
              <w:rPr>
                <w:rFonts w:hint="default"/>
                <w:lang w:val="en-US" w:eastAsia="zh-CN"/>
              </w:rPr>
              <w:br w:type="textWrapping"/>
            </w:r>
            <w:r>
              <w:rPr>
                <w:rFonts w:hint="default"/>
                <w:lang w:val="en-US" w:eastAsia="zh-CN"/>
              </w:rPr>
              <w:t>默认值为false，true仅适用于ioc订单</w:t>
            </w:r>
          </w:p>
        </w:tc>
      </w:tr>
      <w:tr w14:paraId="7873F8C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CE7B92">
            <w:pPr>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2282B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55966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468B81">
            <w:pPr>
              <w:bidi w:val="0"/>
              <w:rPr>
                <w:rFonts w:hint="default"/>
              </w:rPr>
            </w:pPr>
            <w:r>
              <w:rPr>
                <w:rFonts w:hint="default"/>
                <w:lang w:val="en-US" w:eastAsia="zh-CN"/>
              </w:rPr>
              <w:t>请求有效截止时间。Unix时间戳的毫秒数格式，如 1597026383085</w:t>
            </w:r>
          </w:p>
        </w:tc>
      </w:tr>
    </w:tbl>
    <w:p w14:paraId="3F1FA84B">
      <w:pPr>
        <w:bidi w:val="0"/>
      </w:pPr>
      <w:r>
        <w:rPr>
          <w:rFonts w:hint="default"/>
        </w:rPr>
        <w:t>成功返回示例</w:t>
      </w:r>
    </w:p>
    <w:p w14:paraId="0C3CB81F">
      <w:pPr>
        <w:bidi w:val="0"/>
        <w:rPr>
          <w:rFonts w:hint="default"/>
        </w:rPr>
      </w:pPr>
      <w:r>
        <w:rPr>
          <w:rFonts w:hint="default"/>
        </w:rPr>
        <w:t>{</w:t>
      </w:r>
    </w:p>
    <w:p w14:paraId="776FD8A1">
      <w:pPr>
        <w:bidi w:val="0"/>
        <w:rPr>
          <w:rFonts w:hint="default"/>
        </w:rPr>
      </w:pPr>
      <w:r>
        <w:rPr>
          <w:rFonts w:hint="default"/>
        </w:rPr>
        <w:t xml:space="preserve">    "id": "1512",</w:t>
      </w:r>
    </w:p>
    <w:p w14:paraId="0034B999">
      <w:pPr>
        <w:bidi w:val="0"/>
        <w:rPr>
          <w:rFonts w:hint="default"/>
        </w:rPr>
      </w:pPr>
      <w:r>
        <w:rPr>
          <w:rFonts w:hint="default"/>
        </w:rPr>
        <w:t xml:space="preserve">    "op": "order",</w:t>
      </w:r>
    </w:p>
    <w:p w14:paraId="189AB946">
      <w:pPr>
        <w:bidi w:val="0"/>
        <w:rPr>
          <w:rFonts w:hint="default"/>
        </w:rPr>
      </w:pPr>
      <w:r>
        <w:rPr>
          <w:rFonts w:hint="default"/>
        </w:rPr>
        <w:t xml:space="preserve">    "data": [{</w:t>
      </w:r>
    </w:p>
    <w:p w14:paraId="029FE425">
      <w:pPr>
        <w:bidi w:val="0"/>
        <w:rPr>
          <w:rFonts w:hint="default"/>
        </w:rPr>
      </w:pPr>
      <w:r>
        <w:rPr>
          <w:rFonts w:hint="default"/>
        </w:rPr>
        <w:t xml:space="preserve">        "clOrdId": "",</w:t>
      </w:r>
    </w:p>
    <w:p w14:paraId="3C2CFB39">
      <w:pPr>
        <w:bidi w:val="0"/>
        <w:rPr>
          <w:rFonts w:hint="default"/>
        </w:rPr>
      </w:pPr>
      <w:r>
        <w:rPr>
          <w:rFonts w:hint="default"/>
        </w:rPr>
        <w:t xml:space="preserve">        "ordId": "12345689",</w:t>
      </w:r>
    </w:p>
    <w:p w14:paraId="5C3AF523">
      <w:pPr>
        <w:bidi w:val="0"/>
        <w:rPr>
          <w:rFonts w:hint="default"/>
        </w:rPr>
      </w:pPr>
      <w:r>
        <w:rPr>
          <w:rFonts w:hint="default"/>
        </w:rPr>
        <w:t xml:space="preserve">        "tag": "",</w:t>
      </w:r>
    </w:p>
    <w:p w14:paraId="73C57CA6">
      <w:pPr>
        <w:bidi w:val="0"/>
        <w:rPr>
          <w:rFonts w:hint="default"/>
        </w:rPr>
      </w:pPr>
      <w:r>
        <w:rPr>
          <w:rFonts w:hint="default"/>
        </w:rPr>
        <w:t xml:space="preserve">        "ts":"1695190491421",</w:t>
      </w:r>
    </w:p>
    <w:p w14:paraId="065FF91D">
      <w:pPr>
        <w:bidi w:val="0"/>
        <w:rPr>
          <w:rFonts w:hint="default"/>
        </w:rPr>
      </w:pPr>
      <w:r>
        <w:rPr>
          <w:rFonts w:hint="default"/>
        </w:rPr>
        <w:t xml:space="preserve">        "sCode": "0",</w:t>
      </w:r>
    </w:p>
    <w:p w14:paraId="0DFDE615">
      <w:pPr>
        <w:bidi w:val="0"/>
        <w:rPr>
          <w:rFonts w:hint="default"/>
        </w:rPr>
      </w:pPr>
      <w:r>
        <w:rPr>
          <w:rFonts w:hint="default"/>
        </w:rPr>
        <w:t xml:space="preserve">        "sMsg": "",</w:t>
      </w:r>
    </w:p>
    <w:p w14:paraId="1C581760">
      <w:pPr>
        <w:bidi w:val="0"/>
        <w:rPr>
          <w:rFonts w:hint="default"/>
        </w:rPr>
      </w:pPr>
      <w:r>
        <w:rPr>
          <w:rFonts w:hint="default"/>
        </w:rPr>
        <w:t xml:space="preserve">        "subCode": ""</w:t>
      </w:r>
    </w:p>
    <w:p w14:paraId="498E1545">
      <w:pPr>
        <w:bidi w:val="0"/>
        <w:rPr>
          <w:rFonts w:hint="default"/>
        </w:rPr>
      </w:pPr>
      <w:r>
        <w:rPr>
          <w:rFonts w:hint="default"/>
        </w:rPr>
        <w:t xml:space="preserve">    }],</w:t>
      </w:r>
    </w:p>
    <w:p w14:paraId="72633900">
      <w:pPr>
        <w:bidi w:val="0"/>
        <w:rPr>
          <w:rFonts w:hint="default"/>
        </w:rPr>
      </w:pPr>
      <w:r>
        <w:rPr>
          <w:rFonts w:hint="default"/>
        </w:rPr>
        <w:t xml:space="preserve">    "code": "0",</w:t>
      </w:r>
    </w:p>
    <w:p w14:paraId="4A402C3D">
      <w:pPr>
        <w:bidi w:val="0"/>
        <w:rPr>
          <w:rFonts w:hint="default"/>
        </w:rPr>
      </w:pPr>
      <w:r>
        <w:rPr>
          <w:rFonts w:hint="default"/>
        </w:rPr>
        <w:t xml:space="preserve">    "msg": "",</w:t>
      </w:r>
    </w:p>
    <w:p w14:paraId="0A18A4C1">
      <w:pPr>
        <w:bidi w:val="0"/>
        <w:rPr>
          <w:rFonts w:hint="default"/>
        </w:rPr>
      </w:pPr>
      <w:r>
        <w:rPr>
          <w:rFonts w:hint="default"/>
        </w:rPr>
        <w:t xml:space="preserve">    "inTime": "1695190491421339",</w:t>
      </w:r>
    </w:p>
    <w:p w14:paraId="4638E3BC">
      <w:pPr>
        <w:bidi w:val="0"/>
        <w:rPr>
          <w:rFonts w:hint="default"/>
        </w:rPr>
      </w:pPr>
      <w:r>
        <w:rPr>
          <w:rFonts w:hint="default"/>
        </w:rPr>
        <w:t xml:space="preserve">    "outTime": "1695190491423240"}</w:t>
      </w:r>
    </w:p>
    <w:p w14:paraId="7EE1EBCE">
      <w:pPr>
        <w:bidi w:val="0"/>
      </w:pPr>
      <w:r>
        <w:rPr>
          <w:rFonts w:hint="default"/>
        </w:rPr>
        <w:t>失败返回示例</w:t>
      </w:r>
    </w:p>
    <w:p w14:paraId="47CA065A">
      <w:pPr>
        <w:bidi w:val="0"/>
        <w:rPr>
          <w:rFonts w:hint="default"/>
        </w:rPr>
      </w:pPr>
      <w:r>
        <w:rPr>
          <w:rFonts w:hint="default"/>
        </w:rPr>
        <w:t>{</w:t>
      </w:r>
    </w:p>
    <w:p w14:paraId="5DBD681E">
      <w:pPr>
        <w:bidi w:val="0"/>
        <w:rPr>
          <w:rFonts w:hint="default"/>
        </w:rPr>
      </w:pPr>
      <w:r>
        <w:rPr>
          <w:rFonts w:hint="default"/>
        </w:rPr>
        <w:t xml:space="preserve">    "id": "1512",</w:t>
      </w:r>
    </w:p>
    <w:p w14:paraId="6DB92793">
      <w:pPr>
        <w:bidi w:val="0"/>
        <w:rPr>
          <w:rFonts w:hint="default"/>
        </w:rPr>
      </w:pPr>
      <w:r>
        <w:rPr>
          <w:rFonts w:hint="default"/>
        </w:rPr>
        <w:t xml:space="preserve">    "op": "order",</w:t>
      </w:r>
    </w:p>
    <w:p w14:paraId="69E58C0D">
      <w:pPr>
        <w:bidi w:val="0"/>
        <w:rPr>
          <w:rFonts w:hint="default"/>
        </w:rPr>
      </w:pPr>
      <w:r>
        <w:rPr>
          <w:rFonts w:hint="default"/>
        </w:rPr>
        <w:t xml:space="preserve">    "data": [{</w:t>
      </w:r>
    </w:p>
    <w:p w14:paraId="61979537">
      <w:pPr>
        <w:bidi w:val="0"/>
        <w:rPr>
          <w:rFonts w:hint="default"/>
        </w:rPr>
      </w:pPr>
      <w:r>
        <w:rPr>
          <w:rFonts w:hint="default"/>
        </w:rPr>
        <w:t xml:space="preserve">        "clOrdId": "",</w:t>
      </w:r>
    </w:p>
    <w:p w14:paraId="440E5208">
      <w:pPr>
        <w:bidi w:val="0"/>
        <w:rPr>
          <w:rFonts w:hint="default"/>
        </w:rPr>
      </w:pPr>
      <w:r>
        <w:rPr>
          <w:rFonts w:hint="default"/>
        </w:rPr>
        <w:t xml:space="preserve">        "ordId": "",</w:t>
      </w:r>
    </w:p>
    <w:p w14:paraId="4411CBBE">
      <w:pPr>
        <w:bidi w:val="0"/>
        <w:rPr>
          <w:rFonts w:hint="default"/>
        </w:rPr>
      </w:pPr>
      <w:r>
        <w:rPr>
          <w:rFonts w:hint="default"/>
        </w:rPr>
        <w:t xml:space="preserve">        "tag": "",</w:t>
      </w:r>
    </w:p>
    <w:p w14:paraId="21074767">
      <w:pPr>
        <w:bidi w:val="0"/>
        <w:rPr>
          <w:rFonts w:hint="default"/>
        </w:rPr>
      </w:pPr>
      <w:r>
        <w:rPr>
          <w:rFonts w:hint="default"/>
        </w:rPr>
        <w:t xml:space="preserve">        "ts":"1695190491421",</w:t>
      </w:r>
    </w:p>
    <w:p w14:paraId="04AE99CA">
      <w:pPr>
        <w:bidi w:val="0"/>
        <w:rPr>
          <w:rFonts w:hint="default"/>
        </w:rPr>
      </w:pPr>
      <w:r>
        <w:rPr>
          <w:rFonts w:hint="default"/>
        </w:rPr>
        <w:t xml:space="preserve">        "sCode": "51008",</w:t>
      </w:r>
    </w:p>
    <w:p w14:paraId="7956B13B">
      <w:pPr>
        <w:bidi w:val="0"/>
        <w:rPr>
          <w:rFonts w:hint="default"/>
        </w:rPr>
      </w:pPr>
      <w:r>
        <w:rPr>
          <w:rFonts w:hint="default"/>
        </w:rPr>
        <w:t xml:space="preserve">        "sMsg": "Order failed. Insufficient USDT balance in account",</w:t>
      </w:r>
    </w:p>
    <w:p w14:paraId="7608AD05">
      <w:pPr>
        <w:bidi w:val="0"/>
        <w:rPr>
          <w:rFonts w:hint="default"/>
        </w:rPr>
      </w:pPr>
      <w:r>
        <w:rPr>
          <w:rFonts w:hint="default"/>
        </w:rPr>
        <w:t xml:space="preserve">        "subCode": "1000"</w:t>
      </w:r>
    </w:p>
    <w:p w14:paraId="10955377">
      <w:pPr>
        <w:bidi w:val="0"/>
        <w:rPr>
          <w:rFonts w:hint="default"/>
        </w:rPr>
      </w:pPr>
      <w:r>
        <w:rPr>
          <w:rFonts w:hint="default"/>
        </w:rPr>
        <w:t xml:space="preserve">    }],</w:t>
      </w:r>
    </w:p>
    <w:p w14:paraId="2AA82BA2">
      <w:pPr>
        <w:bidi w:val="0"/>
        <w:rPr>
          <w:rFonts w:hint="default"/>
        </w:rPr>
      </w:pPr>
      <w:r>
        <w:rPr>
          <w:rFonts w:hint="default"/>
        </w:rPr>
        <w:t xml:space="preserve">    "code": "1",</w:t>
      </w:r>
    </w:p>
    <w:p w14:paraId="297D6BC6">
      <w:pPr>
        <w:bidi w:val="0"/>
        <w:rPr>
          <w:rFonts w:hint="default"/>
        </w:rPr>
      </w:pPr>
      <w:r>
        <w:rPr>
          <w:rFonts w:hint="default"/>
        </w:rPr>
        <w:t xml:space="preserve">    "msg": "",</w:t>
      </w:r>
    </w:p>
    <w:p w14:paraId="5DE70751">
      <w:pPr>
        <w:bidi w:val="0"/>
        <w:rPr>
          <w:rFonts w:hint="default"/>
        </w:rPr>
      </w:pPr>
      <w:r>
        <w:rPr>
          <w:rFonts w:hint="default"/>
        </w:rPr>
        <w:t xml:space="preserve">    "inTime": "1695190491421339",</w:t>
      </w:r>
    </w:p>
    <w:p w14:paraId="15DA0EF3">
      <w:pPr>
        <w:bidi w:val="0"/>
        <w:rPr>
          <w:rFonts w:hint="default"/>
        </w:rPr>
      </w:pPr>
      <w:r>
        <w:rPr>
          <w:rFonts w:hint="default"/>
        </w:rPr>
        <w:t xml:space="preserve">    "outTime": "1695190491423240"}</w:t>
      </w:r>
    </w:p>
    <w:p w14:paraId="4A634ECD">
      <w:pPr>
        <w:bidi w:val="0"/>
      </w:pPr>
      <w:r>
        <w:rPr>
          <w:rFonts w:hint="default"/>
        </w:rPr>
        <w:t>格式错误返回示例</w:t>
      </w:r>
    </w:p>
    <w:p w14:paraId="6B4F68B9">
      <w:pPr>
        <w:bidi w:val="0"/>
        <w:rPr>
          <w:rFonts w:hint="default"/>
        </w:rPr>
      </w:pPr>
      <w:r>
        <w:rPr>
          <w:rFonts w:hint="default"/>
        </w:rPr>
        <w:t>{</w:t>
      </w:r>
    </w:p>
    <w:p w14:paraId="0A685B8C">
      <w:pPr>
        <w:bidi w:val="0"/>
        <w:rPr>
          <w:rFonts w:hint="default"/>
        </w:rPr>
      </w:pPr>
      <w:r>
        <w:rPr>
          <w:rFonts w:hint="default"/>
        </w:rPr>
        <w:t xml:space="preserve">    "id": "1512",</w:t>
      </w:r>
    </w:p>
    <w:p w14:paraId="573CC9B7">
      <w:pPr>
        <w:bidi w:val="0"/>
        <w:rPr>
          <w:rFonts w:hint="default"/>
        </w:rPr>
      </w:pPr>
      <w:r>
        <w:rPr>
          <w:rFonts w:hint="default"/>
        </w:rPr>
        <w:t xml:space="preserve">    "op": "order",</w:t>
      </w:r>
    </w:p>
    <w:p w14:paraId="3BEE5E1D">
      <w:pPr>
        <w:bidi w:val="0"/>
        <w:rPr>
          <w:rFonts w:hint="default"/>
        </w:rPr>
      </w:pPr>
      <w:r>
        <w:rPr>
          <w:rFonts w:hint="default"/>
        </w:rPr>
        <w:t xml:space="preserve">    "data": [],</w:t>
      </w:r>
    </w:p>
    <w:p w14:paraId="671D89F9">
      <w:pPr>
        <w:bidi w:val="0"/>
        <w:rPr>
          <w:rFonts w:hint="default"/>
        </w:rPr>
      </w:pPr>
      <w:r>
        <w:rPr>
          <w:rFonts w:hint="default"/>
        </w:rPr>
        <w:t xml:space="preserve">    "code": "60013",</w:t>
      </w:r>
    </w:p>
    <w:p w14:paraId="123A8EBB">
      <w:pPr>
        <w:bidi w:val="0"/>
        <w:rPr>
          <w:rFonts w:hint="default"/>
        </w:rPr>
      </w:pPr>
      <w:r>
        <w:rPr>
          <w:rFonts w:hint="default"/>
        </w:rPr>
        <w:t xml:space="preserve">    "msg": "Invalid args",</w:t>
      </w:r>
    </w:p>
    <w:p w14:paraId="692BCBF9">
      <w:pPr>
        <w:bidi w:val="0"/>
        <w:rPr>
          <w:rFonts w:hint="default"/>
        </w:rPr>
      </w:pPr>
      <w:r>
        <w:rPr>
          <w:rFonts w:hint="default"/>
        </w:rPr>
        <w:t xml:space="preserve">    "inTime": "1695190491421339",</w:t>
      </w:r>
    </w:p>
    <w:p w14:paraId="6CA6F02D">
      <w:pPr>
        <w:bidi w:val="0"/>
        <w:rPr>
          <w:rFonts w:hint="default"/>
        </w:rPr>
      </w:pPr>
      <w:r>
        <w:rPr>
          <w:rFonts w:hint="default"/>
        </w:rPr>
        <w:t xml:space="preserve">    "outTime": "1695190491423240"}</w:t>
      </w:r>
    </w:p>
    <w:p w14:paraId="5F265C8F">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1319"/>
        <w:gridCol w:w="6094"/>
      </w:tblGrid>
      <w:tr w14:paraId="74EC4CF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785074C">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D97EC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A892A72">
            <w:pPr>
              <w:bidi w:val="0"/>
              <w:rPr>
                <w:rFonts w:hint="default"/>
              </w:rPr>
            </w:pPr>
            <w:r>
              <w:rPr>
                <w:rFonts w:hint="default"/>
                <w:lang w:val="en-US" w:eastAsia="zh-CN"/>
              </w:rPr>
              <w:t>描述</w:t>
            </w:r>
          </w:p>
        </w:tc>
      </w:tr>
      <w:tr w14:paraId="41F8A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169E63">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8C50E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203835">
            <w:pPr>
              <w:bidi w:val="0"/>
              <w:rPr>
                <w:rFonts w:hint="default"/>
              </w:rPr>
            </w:pPr>
            <w:r>
              <w:rPr>
                <w:rFonts w:hint="default"/>
                <w:lang w:val="en-US" w:eastAsia="zh-CN"/>
              </w:rPr>
              <w:t>消息的唯一标识</w:t>
            </w:r>
          </w:p>
        </w:tc>
      </w:tr>
      <w:tr w14:paraId="5244F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5C5CC4">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8B676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689B1D">
            <w:pPr>
              <w:bidi w:val="0"/>
              <w:rPr>
                <w:rFonts w:hint="default"/>
              </w:rPr>
            </w:pPr>
            <w:r>
              <w:rPr>
                <w:rFonts w:hint="default"/>
                <w:lang w:val="en-US" w:eastAsia="zh-CN"/>
              </w:rPr>
              <w:t>操作</w:t>
            </w:r>
            <w:r>
              <w:rPr>
                <w:rFonts w:hint="default"/>
                <w:lang w:val="en-US" w:eastAsia="zh-CN"/>
              </w:rPr>
              <w:br w:type="textWrapping"/>
            </w:r>
            <w:r>
              <w:rPr>
                <w:rFonts w:hint="default"/>
                <w:lang w:val="en-US" w:eastAsia="zh-CN"/>
              </w:rPr>
              <w:t>order</w:t>
            </w:r>
          </w:p>
        </w:tc>
      </w:tr>
      <w:tr w14:paraId="0A7C7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2509E9">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1F1D4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2666C4">
            <w:pPr>
              <w:bidi w:val="0"/>
              <w:rPr>
                <w:rFonts w:hint="default"/>
              </w:rPr>
            </w:pPr>
            <w:r>
              <w:rPr>
                <w:rFonts w:hint="default"/>
                <w:lang w:val="en-US" w:eastAsia="zh-CN"/>
              </w:rPr>
              <w:t>代码</w:t>
            </w:r>
          </w:p>
        </w:tc>
      </w:tr>
      <w:tr w14:paraId="195D3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2B5E44">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6F4A5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FFDE05">
            <w:pPr>
              <w:bidi w:val="0"/>
              <w:rPr>
                <w:rFonts w:hint="default"/>
              </w:rPr>
            </w:pPr>
            <w:r>
              <w:rPr>
                <w:rFonts w:hint="default"/>
                <w:lang w:val="en-US" w:eastAsia="zh-CN"/>
              </w:rPr>
              <w:t>消息</w:t>
            </w:r>
          </w:p>
        </w:tc>
      </w:tr>
      <w:tr w14:paraId="1C463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87151A">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1F5134">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BCBD5A">
            <w:pPr>
              <w:bidi w:val="0"/>
              <w:rPr>
                <w:rFonts w:hint="default"/>
              </w:rPr>
            </w:pPr>
            <w:r>
              <w:rPr>
                <w:rFonts w:hint="default"/>
                <w:lang w:val="en-US" w:eastAsia="zh-CN"/>
              </w:rPr>
              <w:t>请求成功后返回的数据</w:t>
            </w:r>
          </w:p>
        </w:tc>
      </w:tr>
      <w:tr w14:paraId="6653F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F189BB">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2BB7B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B67C61">
            <w:pPr>
              <w:bidi w:val="0"/>
              <w:rPr>
                <w:rFonts w:hint="default"/>
              </w:rPr>
            </w:pPr>
            <w:r>
              <w:rPr>
                <w:rFonts w:hint="default"/>
                <w:lang w:val="en-US" w:eastAsia="zh-CN"/>
              </w:rPr>
              <w:t>订单ID</w:t>
            </w:r>
          </w:p>
        </w:tc>
      </w:tr>
      <w:tr w14:paraId="6774B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ED1BC6">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353D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4AC5B3">
            <w:pPr>
              <w:bidi w:val="0"/>
              <w:rPr>
                <w:rFonts w:hint="default"/>
              </w:rPr>
            </w:pPr>
            <w:r>
              <w:rPr>
                <w:rFonts w:hint="default"/>
                <w:lang w:val="en-US" w:eastAsia="zh-CN"/>
              </w:rPr>
              <w:t>由用户设置的订单ID</w:t>
            </w:r>
          </w:p>
        </w:tc>
      </w:tr>
      <w:tr w14:paraId="7BCC6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E166E9">
            <w:pPr>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E6BC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919B86">
            <w:pPr>
              <w:bidi w:val="0"/>
              <w:rPr>
                <w:rFonts w:hint="default"/>
              </w:rPr>
            </w:pPr>
            <w:r>
              <w:rPr>
                <w:rFonts w:hint="default"/>
                <w:lang w:val="en-US" w:eastAsia="zh-CN"/>
              </w:rPr>
              <w:t>订单标签</w:t>
            </w:r>
          </w:p>
        </w:tc>
      </w:tr>
      <w:tr w14:paraId="11E3E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6D2F3A">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17993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1E7E81">
            <w:pPr>
              <w:bidi w:val="0"/>
              <w:rPr>
                <w:rFonts w:hint="default"/>
              </w:rPr>
            </w:pPr>
            <w:r>
              <w:rPr>
                <w:rFonts w:hint="default"/>
                <w:lang w:val="en-US" w:eastAsia="zh-CN"/>
              </w:rPr>
              <w:t>系统完成订单请求处理的时间戳，Unix时间戳的毫秒数格式，如 1597026383085</w:t>
            </w:r>
          </w:p>
        </w:tc>
      </w:tr>
      <w:tr w14:paraId="050BB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D09676">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CBCE5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9215F7">
            <w:pPr>
              <w:bidi w:val="0"/>
              <w:rPr>
                <w:rFonts w:hint="default"/>
              </w:rPr>
            </w:pPr>
            <w:r>
              <w:rPr>
                <w:rFonts w:hint="default"/>
                <w:lang w:val="en-US" w:eastAsia="zh-CN"/>
              </w:rPr>
              <w:t>订单状态码，0 代表成功</w:t>
            </w:r>
          </w:p>
        </w:tc>
      </w:tr>
      <w:tr w14:paraId="6B2F9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D15383">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3529A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353A39">
            <w:pPr>
              <w:bidi w:val="0"/>
              <w:rPr>
                <w:rFonts w:hint="default"/>
              </w:rPr>
            </w:pPr>
            <w:r>
              <w:rPr>
                <w:rFonts w:hint="default"/>
                <w:lang w:val="en-US" w:eastAsia="zh-CN"/>
              </w:rPr>
              <w:t>订单状态消息</w:t>
            </w:r>
          </w:p>
        </w:tc>
      </w:tr>
      <w:tr w14:paraId="45AC3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1A2B1E">
            <w:pPr>
              <w:bidi w:val="0"/>
              <w:rPr>
                <w:rFonts w:hint="default"/>
              </w:rPr>
            </w:pPr>
            <w:r>
              <w:rPr>
                <w:rFonts w:hint="default"/>
                <w:lang w:val="en-US" w:eastAsia="zh-CN"/>
              </w:rPr>
              <w:t>&gt; subCode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BF8CA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6256EA">
            <w:pPr>
              <w:bidi w:val="0"/>
              <w:rPr>
                <w:rFonts w:hint="default"/>
              </w:rPr>
            </w:pPr>
            <w:r>
              <w:rPr>
                <w:rFonts w:hint="default"/>
                <w:lang w:val="en-US" w:eastAsia="zh-CN"/>
              </w:rPr>
              <w:t>sCode 的子码。</w:t>
            </w:r>
            <w:r>
              <w:rPr>
                <w:rFonts w:hint="default"/>
                <w:lang w:val="en-US" w:eastAsia="zh-CN"/>
              </w:rPr>
              <w:br w:type="textWrapping"/>
            </w:r>
            <w:r>
              <w:rPr>
                <w:rFonts w:hint="default"/>
                <w:lang w:val="en-US" w:eastAsia="zh-CN"/>
              </w:rPr>
              <w:t>当 sCode 为 0（请求成功）时，返回 ""。</w:t>
            </w:r>
            <w:r>
              <w:rPr>
                <w:rFonts w:hint="default"/>
                <w:lang w:val="en-US" w:eastAsia="zh-CN"/>
              </w:rPr>
              <w:br w:type="textWrapping"/>
            </w:r>
            <w:r>
              <w:rPr>
                <w:rFonts w:hint="default"/>
                <w:lang w:val="en-US" w:eastAsia="zh-CN"/>
              </w:rPr>
              <w:t>当 sCode 不为 0（请求失败）且存在子码时，返回对应的子码；若无子码，则返回 ""。</w:t>
            </w:r>
          </w:p>
        </w:tc>
      </w:tr>
      <w:tr w14:paraId="31AFD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BD1B3A">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A8BE1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213963">
            <w:pPr>
              <w:bidi w:val="0"/>
              <w:rPr>
                <w:rFonts w:hint="default"/>
              </w:rPr>
            </w:pPr>
            <w:r>
              <w:rPr>
                <w:rFonts w:hint="default"/>
                <w:lang w:val="en-US" w:eastAsia="zh-CN"/>
              </w:rPr>
              <w:t>WebSocket 网关接收请求时的时间戳，Unix时间戳的微秒数格式，如 1597026383085123</w:t>
            </w:r>
          </w:p>
        </w:tc>
      </w:tr>
      <w:tr w14:paraId="11B6AB4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126A41">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DB8E7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0BA8AB">
            <w:pPr>
              <w:bidi w:val="0"/>
              <w:rPr>
                <w:rFonts w:hint="default"/>
              </w:rPr>
            </w:pPr>
            <w:r>
              <w:rPr>
                <w:rFonts w:hint="default"/>
                <w:lang w:val="en-US" w:eastAsia="zh-CN"/>
              </w:rPr>
              <w:t>WebSocket 网关发送响应时的时间戳，Unix时间戳的微秒数格式，如 1597026383085123</w:t>
            </w:r>
          </w:p>
        </w:tc>
      </w:tr>
    </w:tbl>
    <w:p w14:paraId="68C595DD">
      <w:pPr>
        <w:bidi w:val="0"/>
      </w:pPr>
      <w:r>
        <w:rPr>
          <w:lang w:val="en-US" w:eastAsia="zh-CN"/>
        </w:rPr>
        <w:t> tdMode</w:t>
      </w:r>
      <w:r>
        <w:rPr>
          <w:lang w:val="en-US" w:eastAsia="zh-CN"/>
        </w:rPr>
        <w:br w:type="textWrapping"/>
      </w:r>
      <w:r>
        <w:rPr>
          <w:lang w:val="en-US" w:eastAsia="zh-CN"/>
        </w:rPr>
        <w:t>交易模式，下单时需要指定</w:t>
      </w:r>
      <w:r>
        <w:rPr>
          <w:lang w:val="en-US" w:eastAsia="zh-CN"/>
        </w:rPr>
        <w:br w:type="textWrapping"/>
      </w:r>
      <w:r>
        <w:rPr>
          <w:lang w:val="en-US" w:eastAsia="zh-CN"/>
        </w:rPr>
        <w:t>现货模式：</w:t>
      </w:r>
      <w:r>
        <w:rPr>
          <w:lang w:val="en-US" w:eastAsia="zh-CN"/>
        </w:rPr>
        <w:br w:type="textWrapping"/>
      </w:r>
      <w:r>
        <w:rPr>
          <w:lang w:val="en-US" w:eastAsia="zh-CN"/>
        </w:rPr>
        <w:t>- 币币和期权买方：cash</w:t>
      </w:r>
      <w:r>
        <w:rPr>
          <w:lang w:val="en-US" w:eastAsia="zh-CN"/>
        </w:rPr>
        <w:br w:type="textWrapping"/>
      </w:r>
      <w:r>
        <w:rPr>
          <w:lang w:val="en-US" w:eastAsia="zh-CN"/>
        </w:rPr>
        <w:t>合约模式：</w:t>
      </w:r>
      <w:r>
        <w:rPr>
          <w:lang w:val="en-US" w:eastAsia="zh-CN"/>
        </w:rPr>
        <w:br w:type="textWrapping"/>
      </w:r>
      <w:r>
        <w:rPr>
          <w:lang w:val="en-US" w:eastAsia="zh-CN"/>
        </w:rPr>
        <w:t>- 逐仓杠杆：isolated</w:t>
      </w:r>
      <w:r>
        <w:rPr>
          <w:lang w:val="en-US" w:eastAsia="zh-CN"/>
        </w:rPr>
        <w:br w:type="textWrapping"/>
      </w:r>
      <w:r>
        <w:rPr>
          <w:lang w:val="en-US" w:eastAsia="zh-CN"/>
        </w:rPr>
        <w:t>- 全仓杠杆：cross</w:t>
      </w:r>
      <w:r>
        <w:rPr>
          <w:lang w:val="en-US" w:eastAsia="zh-CN"/>
        </w:rPr>
        <w:br w:type="textWrapping"/>
      </w:r>
      <w:r>
        <w:rPr>
          <w:lang w:val="en-US" w:eastAsia="zh-CN"/>
        </w:rPr>
        <w:t>- 币币：cash</w:t>
      </w:r>
      <w:r>
        <w:rPr>
          <w:lang w:val="en-US" w:eastAsia="zh-CN"/>
        </w:rPr>
        <w:br w:type="textWrapping"/>
      </w:r>
      <w:r>
        <w:rPr>
          <w:lang w:val="en-US" w:eastAsia="zh-CN"/>
        </w:rPr>
        <w:t>- 全仓交割/永续/期权：cross</w:t>
      </w:r>
      <w:r>
        <w:rPr>
          <w:lang w:val="en-US" w:eastAsia="zh-CN"/>
        </w:rPr>
        <w:br w:type="textWrapping"/>
      </w:r>
      <w:r>
        <w:rPr>
          <w:lang w:val="en-US" w:eastAsia="zh-CN"/>
        </w:rPr>
        <w:t>- 逐仓交割/永续/期权：isolated</w:t>
      </w:r>
      <w:r>
        <w:rPr>
          <w:lang w:val="en-US" w:eastAsia="zh-CN"/>
        </w:rPr>
        <w:br w:type="textWrapping"/>
      </w:r>
      <w:r>
        <w:rPr>
          <w:lang w:val="en-US" w:eastAsia="zh-CN"/>
        </w:rPr>
        <w:t>跨币种保证金模式：</w:t>
      </w:r>
      <w:r>
        <w:rPr>
          <w:lang w:val="en-US" w:eastAsia="zh-CN"/>
        </w:rPr>
        <w:br w:type="textWrapping"/>
      </w:r>
      <w:r>
        <w:rPr>
          <w:lang w:val="en-US" w:eastAsia="zh-CN"/>
        </w:rPr>
        <w:t>- 逐仓杠杆：isolated</w:t>
      </w:r>
      <w:r>
        <w:rPr>
          <w:lang w:val="en-US" w:eastAsia="zh-CN"/>
        </w:rPr>
        <w:br w:type="textWrapping"/>
      </w:r>
      <w:r>
        <w:rPr>
          <w:lang w:val="en-US" w:eastAsia="zh-CN"/>
        </w:rPr>
        <w:t>- 全仓币币：cross</w:t>
      </w:r>
      <w:r>
        <w:rPr>
          <w:lang w:val="en-US" w:eastAsia="zh-CN"/>
        </w:rPr>
        <w:br w:type="textWrapping"/>
      </w:r>
      <w:r>
        <w:rPr>
          <w:lang w:val="en-US" w:eastAsia="zh-CN"/>
        </w:rPr>
        <w:t>- 全仓交割/永续/期权：cross</w:t>
      </w:r>
      <w:r>
        <w:rPr>
          <w:lang w:val="en-US" w:eastAsia="zh-CN"/>
        </w:rPr>
        <w:br w:type="textWrapping"/>
      </w:r>
      <w:r>
        <w:rPr>
          <w:lang w:val="en-US" w:eastAsia="zh-CN"/>
        </w:rPr>
        <w:t>- 逐仓交割/永续/期权：isolated</w:t>
      </w:r>
      <w:r>
        <w:rPr>
          <w:lang w:val="en-US" w:eastAsia="zh-CN"/>
        </w:rPr>
        <w:br w:type="textWrapping"/>
      </w:r>
      <w:r>
        <w:rPr>
          <w:lang w:val="en-US" w:eastAsia="zh-CN"/>
        </w:rPr>
        <w:t>组合保证金模式：</w:t>
      </w:r>
      <w:r>
        <w:rPr>
          <w:lang w:val="en-US" w:eastAsia="zh-CN"/>
        </w:rPr>
        <w:br w:type="textWrapping"/>
      </w:r>
      <w:r>
        <w:rPr>
          <w:lang w:val="en-US" w:eastAsia="zh-CN"/>
        </w:rPr>
        <w:t>- 逐仓杠杆：isolated</w:t>
      </w:r>
      <w:r>
        <w:rPr>
          <w:lang w:val="en-US" w:eastAsia="zh-CN"/>
        </w:rPr>
        <w:br w:type="textWrapping"/>
      </w:r>
      <w:r>
        <w:rPr>
          <w:lang w:val="en-US" w:eastAsia="zh-CN"/>
        </w:rPr>
        <w:t>- 全仓币币：cross</w:t>
      </w:r>
      <w:r>
        <w:rPr>
          <w:lang w:val="en-US" w:eastAsia="zh-CN"/>
        </w:rPr>
        <w:br w:type="textWrapping"/>
      </w:r>
      <w:r>
        <w:rPr>
          <w:lang w:val="en-US" w:eastAsia="zh-CN"/>
        </w:rPr>
        <w:t>- 全仓交割/永续/期权：cross</w:t>
      </w:r>
      <w:r>
        <w:rPr>
          <w:lang w:val="en-US" w:eastAsia="zh-CN"/>
        </w:rPr>
        <w:br w:type="textWrapping"/>
      </w:r>
      <w:r>
        <w:rPr>
          <w:lang w:val="en-US" w:eastAsia="zh-CN"/>
        </w:rPr>
        <w:t>- 逐仓交割/永续/期权：isolated</w:t>
      </w:r>
      <w:r>
        <w:rPr>
          <w:lang w:val="en-US" w:eastAsia="zh-CN"/>
        </w:rPr>
        <w:br w:type="textWrapping"/>
      </w:r>
      <w:r>
        <w:rPr>
          <w:lang w:val="en-US" w:eastAsia="zh-CN"/>
        </w:rPr>
        <w:t> clOrdId</w:t>
      </w:r>
      <w:r>
        <w:rPr>
          <w:lang w:val="en-US" w:eastAsia="zh-CN"/>
        </w:rPr>
        <w:br w:type="textWrapping"/>
      </w:r>
      <w:r>
        <w:rPr>
          <w:lang w:val="en-US" w:eastAsia="zh-CN"/>
        </w:rPr>
        <w:t>clOrdId 是用户在 User ID 维度自定义的订单唯一标识符。如果在请求参数中传入了，那它一定会在返回参数内，并且可以用于查询订单，撤销订单，修改订单等接口。</w:t>
      </w:r>
      <w:r>
        <w:rPr>
          <w:lang w:val="en-US" w:eastAsia="zh-CN"/>
        </w:rPr>
        <w:br w:type="textWrapping"/>
      </w:r>
      <w:r>
        <w:rPr>
          <w:lang w:val="en-US" w:eastAsia="zh-CN"/>
        </w:rPr>
        <w:t>clOrdId不能与当前所有的挂单的clOrdId重复 posSide</w:t>
      </w:r>
      <w:r>
        <w:rPr>
          <w:lang w:val="en-US" w:eastAsia="zh-CN"/>
        </w:rPr>
        <w:br w:type="textWrapping"/>
      </w:r>
      <w:r>
        <w:rPr>
          <w:lang w:val="en-US" w:eastAsia="zh-CN"/>
        </w:rPr>
        <w:t>持仓方向，买卖模式下此参数非必填，如果填写仅可以选择net；在开平仓模式下必填，且仅可选择 long 或 short。</w:t>
      </w:r>
      <w:r>
        <w:rPr>
          <w:lang w:val="en-US" w:eastAsia="zh-CN"/>
        </w:rPr>
        <w:br w:type="textWrapping"/>
      </w:r>
      <w:r>
        <w:rPr>
          <w:lang w:val="en-US" w:eastAsia="zh-CN"/>
        </w:rPr>
        <w:t>开平仓模式下，side和posSide需要进行组合</w:t>
      </w:r>
      <w:r>
        <w:rPr>
          <w:lang w:val="en-US" w:eastAsia="zh-CN"/>
        </w:rPr>
        <w:br w:type="textWrapping"/>
      </w:r>
      <w:r>
        <w:rPr>
          <w:lang w:val="en-US" w:eastAsia="zh-CN"/>
        </w:rPr>
        <w:t>开多：买入开多（side 填写 buy； posSide 填写 long ）</w:t>
      </w:r>
      <w:r>
        <w:rPr>
          <w:lang w:val="en-US" w:eastAsia="zh-CN"/>
        </w:rPr>
        <w:br w:type="textWrapping"/>
      </w:r>
      <w:r>
        <w:rPr>
          <w:lang w:val="en-US" w:eastAsia="zh-CN"/>
        </w:rPr>
        <w:t>开空：卖出开空（side 填写 sell； posSide 填写 short ）</w:t>
      </w:r>
      <w:r>
        <w:rPr>
          <w:lang w:val="en-US" w:eastAsia="zh-CN"/>
        </w:rPr>
        <w:br w:type="textWrapping"/>
      </w:r>
      <w:r>
        <w:rPr>
          <w:lang w:val="en-US" w:eastAsia="zh-CN"/>
        </w:rPr>
        <w:t>平多：卖出平多（side 填写 sell；posSide 填写 long ）</w:t>
      </w:r>
      <w:r>
        <w:rPr>
          <w:lang w:val="en-US" w:eastAsia="zh-CN"/>
        </w:rPr>
        <w:br w:type="textWrapping"/>
      </w:r>
      <w:r>
        <w:rPr>
          <w:lang w:val="en-US" w:eastAsia="zh-CN"/>
        </w:rPr>
        <w:t>平空：买入平空（side 填写 buy； posSide 填写 short ）</w:t>
      </w:r>
      <w:r>
        <w:rPr>
          <w:lang w:val="en-US" w:eastAsia="zh-CN"/>
        </w:rPr>
        <w:br w:type="textWrapping"/>
      </w:r>
      <w:r>
        <w:rPr>
          <w:lang w:val="en-US" w:eastAsia="zh-CN"/>
        </w:rPr>
        <w:t>组合保证金模式：交割和永续仅支持买卖模式 ordType</w:t>
      </w:r>
      <w:r>
        <w:rPr>
          <w:lang w:val="en-US" w:eastAsia="zh-CN"/>
        </w:rPr>
        <w:br w:type="textWrapping"/>
      </w:r>
      <w:r>
        <w:rPr>
          <w:lang w:val="en-US" w:eastAsia="zh-CN"/>
        </w:rPr>
        <w:t>订单类型，创建新订单时必须指定，您指定的订单类型将影响需要哪些订单参数和撮合系统如何执行您的订单，以下是有效的ordType：</w:t>
      </w:r>
      <w:r>
        <w:rPr>
          <w:lang w:val="en-US" w:eastAsia="zh-CN"/>
        </w:rPr>
        <w:br w:type="textWrapping"/>
      </w:r>
      <w:r>
        <w:rPr>
          <w:lang w:val="en-US" w:eastAsia="zh-CN"/>
        </w:rPr>
        <w:t>普通委托：</w:t>
      </w:r>
      <w:r>
        <w:rPr>
          <w:lang w:val="en-US" w:eastAsia="zh-CN"/>
        </w:rPr>
        <w:br w:type="textWrapping"/>
      </w:r>
      <w:r>
        <w:rPr>
          <w:lang w:val="en-US" w:eastAsia="zh-CN"/>
        </w:rPr>
        <w:t>limit：限价单，要求指定sz 和 px</w:t>
      </w:r>
      <w:r>
        <w:rPr>
          <w:lang w:val="en-US" w:eastAsia="zh-CN"/>
        </w:rPr>
        <w:br w:type="textWrapping"/>
      </w:r>
      <w:r>
        <w:rPr>
          <w:lang w:val="en-US" w:eastAsia="zh-CN"/>
        </w:rPr>
        <w:t>market：市价单，币币和币币杠杆，是市价委托吃单；交割合约和永续合约，是自动以最高买/最低卖价格委托，遵循限价机制；期权合约不支持市价委托；由于市价委托无法确定成交价格，为确保有足够的资产买入设定数量的交易币种，会多冻结5%的计价币资产</w:t>
      </w:r>
      <w:r>
        <w:rPr>
          <w:lang w:val="en-US" w:eastAsia="zh-CN"/>
        </w:rPr>
        <w:br w:type="textWrapping"/>
      </w:r>
      <w:r>
        <w:rPr>
          <w:lang w:val="en-US" w:eastAsia="zh-CN"/>
        </w:rPr>
        <w:t>高级委托：</w:t>
      </w:r>
      <w:r>
        <w:rPr>
          <w:lang w:val="en-US" w:eastAsia="zh-CN"/>
        </w:rPr>
        <w:br w:type="textWrapping"/>
      </w:r>
      <w:r>
        <w:rPr>
          <w:lang w:val="en-US" w:eastAsia="zh-CN"/>
        </w:rPr>
        <w:t>post_only：限价委托，在下单那一刻只做maker，如果该笔订单的任何部分会吃掉当前挂单深度，则该订单将被全部撤销。</w:t>
      </w:r>
      <w:r>
        <w:rPr>
          <w:lang w:val="en-US" w:eastAsia="zh-CN"/>
        </w:rPr>
        <w:br w:type="textWrapping"/>
      </w:r>
      <w:r>
        <w:rPr>
          <w:lang w:val="en-US" w:eastAsia="zh-CN"/>
        </w:rPr>
        <w:t>fok：限价委托，全部成交或立即取消，如果无法全部成交该笔订单，则该订单将被全部撤销。</w:t>
      </w:r>
      <w:r>
        <w:rPr>
          <w:lang w:val="en-US" w:eastAsia="zh-CN"/>
        </w:rPr>
        <w:br w:type="textWrapping"/>
      </w:r>
      <w:r>
        <w:rPr>
          <w:lang w:val="en-US" w:eastAsia="zh-CN"/>
        </w:rPr>
        <w:t>ioc：限价委托，立即成交并取消剩余，立即按照委托价格撮合成交，并取消该订单剩余未完成数量，不会在深度列表上展示委托数量。</w:t>
      </w:r>
      <w:r>
        <w:rPr>
          <w:lang w:val="en-US" w:eastAsia="zh-CN"/>
        </w:rPr>
        <w:br w:type="textWrapping"/>
      </w:r>
      <w:r>
        <w:rPr>
          <w:lang w:val="en-US" w:eastAsia="zh-CN"/>
        </w:rPr>
        <w:t>optimal_limit_ioc：市价委托，立即成交并取消剩余，仅适用于交割合约和永续合约。 sz</w:t>
      </w:r>
      <w:r>
        <w:rPr>
          <w:lang w:val="en-US" w:eastAsia="zh-CN"/>
        </w:rPr>
        <w:br w:type="textWrapping"/>
      </w:r>
      <w:r>
        <w:rPr>
          <w:lang w:val="en-US" w:eastAsia="zh-CN"/>
        </w:rPr>
        <w:t>交易数量，表示要购买或者出售的数量。</w:t>
      </w:r>
      <w:r>
        <w:rPr>
          <w:lang w:val="en-US" w:eastAsia="zh-CN"/>
        </w:rPr>
        <w:br w:type="textWrapping"/>
      </w:r>
      <w:r>
        <w:rPr>
          <w:lang w:val="en-US" w:eastAsia="zh-CN"/>
        </w:rPr>
        <w:t>当币币/币币杠杆以限价买入和卖出时，指交易货币数量。</w:t>
      </w:r>
      <w:r>
        <w:rPr>
          <w:lang w:val="en-US" w:eastAsia="zh-CN"/>
        </w:rPr>
        <w:br w:type="textWrapping"/>
      </w:r>
      <w:r>
        <w:rPr>
          <w:lang w:val="en-US" w:eastAsia="zh-CN"/>
        </w:rPr>
        <w:t>当币币杠杆以市价买入时，指计价货币的数量。</w:t>
      </w:r>
      <w:r>
        <w:rPr>
          <w:lang w:val="en-US" w:eastAsia="zh-CN"/>
        </w:rPr>
        <w:br w:type="textWrapping"/>
      </w:r>
      <w:r>
        <w:rPr>
          <w:lang w:val="en-US" w:eastAsia="zh-CN"/>
        </w:rPr>
        <w:t>当币币杠杆以市价卖出时，指交易货币的数量。</w:t>
      </w:r>
      <w:r>
        <w:rPr>
          <w:lang w:val="en-US" w:eastAsia="zh-CN"/>
        </w:rPr>
        <w:br w:type="textWrapping"/>
      </w:r>
      <w:r>
        <w:rPr>
          <w:lang w:val="en-US" w:eastAsia="zh-CN"/>
        </w:rPr>
        <w:t>对于币币市价单，单位由 tgtCcy 决定</w:t>
      </w:r>
      <w:r>
        <w:rPr>
          <w:lang w:val="en-US" w:eastAsia="zh-CN"/>
        </w:rPr>
        <w:br w:type="textWrapping"/>
      </w:r>
      <w:r>
        <w:rPr>
          <w:lang w:val="en-US" w:eastAsia="zh-CN"/>
        </w:rPr>
        <w:t>当交割、永续、期权买入和卖出时，指合约张数。 reduceOnly</w:t>
      </w:r>
      <w:r>
        <w:rPr>
          <w:lang w:val="en-US" w:eastAsia="zh-CN"/>
        </w:rPr>
        <w:br w:type="textWrapping"/>
      </w:r>
      <w:r>
        <w:rPr>
          <w:lang w:val="en-US" w:eastAsia="zh-CN"/>
        </w:rPr>
        <w:t>只减仓，下单时，此参数设置为 true 时，表示此笔订单具有减仓属性，只会减少持仓数量，不会增加新的持仓仓位</w:t>
      </w:r>
      <w:r>
        <w:rPr>
          <w:lang w:val="en-US" w:eastAsia="zh-CN"/>
        </w:rPr>
        <w:br w:type="textWrapping"/>
      </w:r>
      <w:r>
        <w:rPr>
          <w:lang w:val="en-US" w:eastAsia="zh-CN"/>
        </w:rPr>
        <w:t>对于同一杠杆产品，所有反方向挂单的币数加上当前只减仓下单数量，不能超过仓位资产；负债还完后，如果还有剩余的委托数量，不会反向开仓，而是会进行币币交易。</w:t>
      </w:r>
      <w:r>
        <w:rPr>
          <w:lang w:val="en-US" w:eastAsia="zh-CN"/>
        </w:rPr>
        <w:br w:type="textWrapping"/>
      </w:r>
      <w:r>
        <w:rPr>
          <w:lang w:val="en-US" w:eastAsia="zh-CN"/>
        </w:rPr>
        <w:t>对于同一交割/永续产品，当前只减仓下单张数，加上价格时间优先于当前只减仓下单的只减仓挂单张数总和，不能超过持仓数量</w:t>
      </w:r>
      <w:r>
        <w:rPr>
          <w:lang w:val="en-US" w:eastAsia="zh-CN"/>
        </w:rPr>
        <w:br w:type="textWrapping"/>
      </w:r>
      <w:r>
        <w:rPr>
          <w:lang w:val="en-US" w:eastAsia="zh-CN"/>
        </w:rPr>
        <w:t>仅适用于`合约模式`和`跨币种保证金模式`</w:t>
      </w:r>
      <w:r>
        <w:rPr>
          <w:lang w:val="en-US" w:eastAsia="zh-CN"/>
        </w:rPr>
        <w:br w:type="textWrapping"/>
      </w:r>
      <w:r>
        <w:rPr>
          <w:lang w:val="en-US" w:eastAsia="zh-CN"/>
        </w:rPr>
        <w:t>仅适用于`币币杠杆`，以及买卖模式下的`交割/永续`</w:t>
      </w:r>
      <w:r>
        <w:rPr>
          <w:lang w:val="en-US" w:eastAsia="zh-CN"/>
        </w:rPr>
        <w:br w:type="textWrapping"/>
      </w:r>
      <w:r>
        <w:rPr>
          <w:lang w:val="en-US" w:eastAsia="zh-CN"/>
        </w:rPr>
        <w:t>注意：交割和永续合约在开平仓模式下，所有的平仓单都有只减仓逻辑，不受该字段传值的影响。 tgtCcy</w:t>
      </w:r>
      <w:r>
        <w:rPr>
          <w:lang w:val="en-US" w:eastAsia="zh-CN"/>
        </w:rPr>
        <w:br w:type="textWrapping"/>
      </w:r>
      <w:r>
        <w:rPr>
          <w:lang w:val="en-US" w:eastAsia="zh-CN"/>
        </w:rPr>
        <w:t>市价单委托数量`sz`的单位：仅适用于币币市价下单交易。</w:t>
      </w:r>
      <w:r>
        <w:rPr>
          <w:lang w:val="en-US" w:eastAsia="zh-CN"/>
        </w:rPr>
        <w:br w:type="textWrapping"/>
      </w:r>
      <w:r>
        <w:rPr>
          <w:lang w:val="en-US" w:eastAsia="zh-CN"/>
        </w:rPr>
        <w:t>交易货币：base_ccy</w:t>
      </w:r>
      <w:r>
        <w:rPr>
          <w:lang w:val="en-US" w:eastAsia="zh-CN"/>
        </w:rPr>
        <w:br w:type="textWrapping"/>
      </w:r>
      <w:r>
        <w:rPr>
          <w:lang w:val="en-US" w:eastAsia="zh-CN"/>
        </w:rPr>
        <w:t>计价货币：quote_ccy</w:t>
      </w:r>
      <w:r>
        <w:rPr>
          <w:lang w:val="en-US" w:eastAsia="zh-CN"/>
        </w:rPr>
        <w:br w:type="textWrapping"/>
      </w:r>
      <w:r>
        <w:rPr>
          <w:lang w:val="en-US" w:eastAsia="zh-CN"/>
        </w:rPr>
        <w:t>您在使用交易货币买入或者计价货币卖出时，请知晓：</w:t>
      </w:r>
      <w:r>
        <w:rPr>
          <w:lang w:val="en-US" w:eastAsia="zh-CN"/>
        </w:rPr>
        <w:br w:type="textWrapping"/>
      </w:r>
      <w:r>
        <w:rPr>
          <w:lang w:val="en-US" w:eastAsia="zh-CN"/>
        </w:rPr>
        <w:t>1.如果您输入的数量大于当前可买或者可卖的数量，系统将按照您的最大可买或者可卖数量帮您完成交易，如果您希望按照指定数量成交，那您可以尝试使用限价单，等待市场价格波动到锁定的余额可以买入或卖出您指定的数量。</w:t>
      </w:r>
      <w:r>
        <w:rPr>
          <w:lang w:val="en-US" w:eastAsia="zh-CN"/>
        </w:rPr>
        <w:br w:type="textWrapping"/>
      </w:r>
      <w:r>
        <w:rPr>
          <w:lang w:val="en-US" w:eastAsia="zh-CN"/>
        </w:rPr>
        <w:t>2.如果您输入的数量不大于当前可买或者可卖的数量，那当市场价格波动过大时，锁定的余额可能没办法买入您输入的交易货币数量或卖出您输入的计价货币数量，为保证您的交易体验，我们基于【能买多少买多少】或者【能卖多少卖多少】的原则，更改下单的数量帮您完成交易。此外，我们将尽量多锁定一点余额来规避更改下单数量的情况。</w:t>
      </w:r>
      <w:r>
        <w:rPr>
          <w:lang w:val="en-US" w:eastAsia="zh-CN"/>
        </w:rPr>
        <w:br w:type="textWrapping"/>
      </w:r>
      <w:r>
        <w:rPr>
          <w:lang w:val="en-US" w:eastAsia="zh-CN"/>
        </w:rPr>
        <w:t>2.1 交易币买入例子：</w:t>
      </w:r>
      <w:r>
        <w:rPr>
          <w:lang w:val="en-US" w:eastAsia="zh-CN"/>
        </w:rPr>
        <w:br w:type="textWrapping"/>
      </w:r>
      <w:r>
        <w:rPr>
          <w:lang w:val="en-US" w:eastAsia="zh-CN"/>
        </w:rPr>
        <w:t>以市价下单 买入 10个LTC为例，用户可买为11个，此时 10 &lt; 11，挂单成功。当LTC-USDT的市价为200，用户被锁定余额为3,000 USDT，200*10 &lt; 3,000，最终成交10个LTC； 若市场波动过大，LTC-USDT的市价为400，此时400*10 &gt; 3,000，当用户被锁定的余额不够买入下单指定的交易货币数量时，系統使用用户被锁定的最大余额3,000 USDT下单买入，最终成交 3,000/400 = 7.5个 LTC。</w:t>
      </w:r>
      <w:r>
        <w:rPr>
          <w:lang w:val="en-US" w:eastAsia="zh-CN"/>
        </w:rPr>
        <w:br w:type="textWrapping"/>
      </w:r>
      <w:r>
        <w:rPr>
          <w:lang w:val="en-US" w:eastAsia="zh-CN"/>
        </w:rPr>
        <w:t>2.2 计价币卖出例子：</w:t>
      </w:r>
      <w:r>
        <w:rPr>
          <w:lang w:val="en-US" w:eastAsia="zh-CN"/>
        </w:rPr>
        <w:br w:type="textWrapping"/>
      </w:r>
      <w:r>
        <w:rPr>
          <w:lang w:val="en-US" w:eastAsia="zh-CN"/>
        </w:rPr>
        <w:t>以市价下单 卖出 1,000USDT为例，用户可卖为1,200USDT，1,000 &lt; 1,200，挂单成功。LTC-USDT的市价为200，用户被锁定的余额为6个LTC，最终成交5个LTC； 若市场波动过大，LTC-USDT的市价为100，100*6 &lt; 1,000，当用户被锁定的余额不够卖出下单指定的计价货币数量时，系統使用用户被锁定的最大余额6个LTC下单，最终成交 6 * 100 = 600 USDT。 px</w:t>
      </w:r>
      <w:r>
        <w:rPr>
          <w:lang w:val="en-US" w:eastAsia="zh-CN"/>
        </w:rPr>
        <w:br w:type="textWrapping"/>
      </w:r>
      <w:r>
        <w:rPr>
          <w:lang w:val="en-US" w:eastAsia="zh-CN"/>
        </w:rPr>
        <w:t>期权下单时，委托价格需为 tickSz 的整数倍。</w:t>
      </w:r>
      <w:r>
        <w:rPr>
          <w:lang w:val="en-US" w:eastAsia="zh-CN"/>
        </w:rPr>
        <w:br w:type="textWrapping"/>
      </w:r>
      <w:r>
        <w:rPr>
          <w:lang w:val="en-US" w:eastAsia="zh-CN"/>
        </w:rPr>
        <w:t>当不为整数倍时，取值规则以tickSz取 0.0005 为例：</w:t>
      </w:r>
      <w:r>
        <w:rPr>
          <w:lang w:val="en-US" w:eastAsia="zh-CN"/>
        </w:rPr>
        <w:br w:type="textWrapping"/>
      </w:r>
      <w:r>
        <w:rPr>
          <w:lang w:val="en-US" w:eastAsia="zh-CN"/>
        </w:rPr>
        <w:t>当委托价格对0.0005的余数大于0.00025或者委托价格小于0.0005时，向上取；</w:t>
      </w:r>
      <w:r>
        <w:rPr>
          <w:lang w:val="en-US" w:eastAsia="zh-CN"/>
        </w:rPr>
        <w:br w:type="textWrapping"/>
      </w:r>
      <w:r>
        <w:rPr>
          <w:lang w:val="en-US" w:eastAsia="zh-CN"/>
        </w:rPr>
        <w:t>当委托价格对0.0005的余数小于等于0.00025，且委托价格大于0.0005时，向下取。 强制自成交保护</w:t>
      </w:r>
      <w:r>
        <w:rPr>
          <w:lang w:val="en-US" w:eastAsia="zh-CN"/>
        </w:rPr>
        <w:br w:type="textWrapping"/>
      </w:r>
      <w:r>
        <w:rPr>
          <w:lang w:val="en-US" w:eastAsia="zh-CN"/>
        </w:rPr>
        <w:t>交易系统会以母账户维度实施强制自成交保护，同一母账户下所有账户，包括母账户本身和所有子账户，都无法进行自成交。默认使用账户层面的acctStpMode进行下单，该字段的默认值为`cancel_maker`，用户可通过母账户登录网页修改该配置；用户亦可以通过下单接口的stpMode参数指定订单的STP模式。用户亦可以通过下单接口的stpMode参数指定订单的STP模式。</w:t>
      </w:r>
      <w:r>
        <w:rPr>
          <w:lang w:val="en-US" w:eastAsia="zh-CN"/>
        </w:rPr>
        <w:br w:type="textWrapping"/>
      </w:r>
      <w:r>
        <w:rPr>
          <w:lang w:val="en-US" w:eastAsia="zh-CN"/>
        </w:rPr>
        <w:t>强制自成交保护不会导致延迟。</w:t>
      </w:r>
      <w:r>
        <w:rPr>
          <w:lang w:val="en-US" w:eastAsia="zh-CN"/>
        </w:rPr>
        <w:br w:type="textWrapping"/>
      </w:r>
      <w:r>
        <w:rPr>
          <w:lang w:val="en-US" w:eastAsia="zh-CN"/>
        </w:rPr>
        <w:t>有三种STP模式。STP模式始终基于taker订单中的配置。</w:t>
      </w:r>
      <w:r>
        <w:rPr>
          <w:lang w:val="en-US" w:eastAsia="zh-CN"/>
        </w:rPr>
        <w:br w:type="textWrapping"/>
      </w:r>
      <w:r>
        <w:rPr>
          <w:lang w:val="en-US" w:eastAsia="zh-CN"/>
        </w:rPr>
        <w:t>1.Cancel Maker：这是默认的STP模式，系统撤Maker订单以防止自成交。然后，taker订单会基于深度继续和下一个订单成交。</w:t>
      </w:r>
      <w:r>
        <w:rPr>
          <w:lang w:val="en-US" w:eastAsia="zh-CN"/>
        </w:rPr>
        <w:br w:type="textWrapping"/>
      </w:r>
      <w:r>
        <w:rPr>
          <w:lang w:val="en-US" w:eastAsia="zh-CN"/>
        </w:rPr>
        <w:t>2.Cancel Taker：撤Taker订单以防止自成交。如果用户的Maker订单不是深度里第一个订单，Taker订单会被部分成交，然后撤单。FOK订单会确保完全成交和自成交保护。</w:t>
      </w:r>
      <w:r>
        <w:rPr>
          <w:lang w:val="en-US" w:eastAsia="zh-CN"/>
        </w:rPr>
        <w:br w:type="textWrapping"/>
      </w:r>
      <w:r>
        <w:rPr>
          <w:lang w:val="en-US" w:eastAsia="zh-CN"/>
        </w:rPr>
        <w:t>3.Cancel Both：撤Taker和Maker订单以防止自成交。如果用户的Maker订单不是深度里第一个订单，Taker订单会被部分成交，然后Taker订单的剩余数量和第一个自我Maker订单被取消。此模式不支持FOK订单。</w:t>
      </w:r>
      <w:r>
        <w:rPr>
          <w:lang w:val="en-US" w:eastAsia="zh-CN"/>
        </w:rPr>
        <w:br w:type="textWrapping"/>
      </w:r>
      <w:r>
        <w:rPr>
          <w:lang w:val="en-US" w:eastAsia="zh-CN"/>
        </w:rPr>
        <w:t> isElpTakerAccess:true订单限速</w:t>
      </w:r>
      <w:r>
        <w:rPr>
          <w:lang w:val="en-US" w:eastAsia="zh-CN"/>
        </w:rPr>
        <w:br w:type="textWrapping"/>
      </w:r>
      <w:r>
        <w:rPr>
          <w:lang w:val="en-US" w:eastAsia="zh-CN"/>
        </w:rPr>
        <w:t>- 50个/2s，限制维度为 User ID + Instrument ID</w:t>
      </w:r>
      <w:r>
        <w:rPr>
          <w:lang w:val="en-US" w:eastAsia="zh-CN"/>
        </w:rPr>
        <w:br w:type="textWrapping"/>
      </w:r>
      <w:r>
        <w:rPr>
          <w:lang w:val="en-US" w:eastAsia="zh-CN"/>
        </w:rPr>
        <w:t>- 该限速会在 REST 和 WebSocket 的下单及批量下单接口中共享</w:t>
      </w:r>
    </w:p>
    <w:p w14:paraId="4BA668BD">
      <w:pPr>
        <w:bidi w:val="0"/>
        <w:rPr>
          <w:rFonts w:hint="default"/>
        </w:rPr>
      </w:pPr>
      <w:r>
        <w:rPr>
          <w:rFonts w:hint="default"/>
        </w:rPr>
        <w:t>WS / 批量下单</w:t>
      </w:r>
    </w:p>
    <w:p w14:paraId="70584BDA">
      <w:pPr>
        <w:bidi w:val="0"/>
        <w:rPr>
          <w:rFonts w:hint="default"/>
        </w:rPr>
      </w:pPr>
      <w:r>
        <w:rPr>
          <w:rFonts w:hint="default"/>
        </w:rPr>
        <w:t>批量进行下单操作，每次可批量交易不同类型的产品，最多可下单20个</w:t>
      </w:r>
    </w:p>
    <w:p w14:paraId="787788F2">
      <w:pPr>
        <w:bidi w:val="0"/>
        <w:rPr>
          <w:rFonts w:hint="default"/>
        </w:rPr>
      </w:pPr>
      <w:r>
        <w:rPr>
          <w:rFonts w:hint="default"/>
        </w:rPr>
        <w:t>服务地址</w:t>
      </w:r>
    </w:p>
    <w:p w14:paraId="4C6A3C46">
      <w:pPr>
        <w:bidi w:val="0"/>
        <w:rPr>
          <w:rFonts w:hint="default"/>
        </w:rPr>
      </w:pPr>
      <w:r>
        <w:rPr>
          <w:rFonts w:hint="default"/>
        </w:rPr>
        <w:t>/ws/v5/private (需要登录)</w:t>
      </w:r>
    </w:p>
    <w:p w14:paraId="7FDDEAB9">
      <w:pPr>
        <w:bidi w:val="0"/>
        <w:rPr>
          <w:rFonts w:hint="default"/>
        </w:rPr>
      </w:pPr>
      <w:r>
        <w:rPr>
          <w:rFonts w:hint="default"/>
        </w:rPr>
        <w:t>限速：300个/2s</w:t>
      </w:r>
    </w:p>
    <w:p w14:paraId="388C0472">
      <w:pPr>
        <w:bidi w:val="0"/>
        <w:rPr>
          <w:rFonts w:hint="default"/>
        </w:rPr>
      </w:pPr>
      <w:r>
        <w:rPr>
          <w:rFonts w:hint="default"/>
        </w:rPr>
        <w:t>跟单交易带单员带单产品的限速：4个/2s</w:t>
      </w:r>
    </w:p>
    <w:p w14:paraId="3EDB089B">
      <w:pPr>
        <w:bidi w:val="0"/>
        <w:rPr>
          <w:rFonts w:hint="default"/>
        </w:rPr>
      </w:pPr>
      <w:r>
        <w:rPr>
          <w:rFonts w:hint="default"/>
        </w:rPr>
        <w:t>限速规则（期权以外）：User ID + Instrument ID</w:t>
      </w:r>
    </w:p>
    <w:p w14:paraId="3E7E81F0">
      <w:pPr>
        <w:bidi w:val="0"/>
        <w:rPr>
          <w:rFonts w:hint="default"/>
        </w:rPr>
      </w:pPr>
      <w:r>
        <w:rPr>
          <w:rFonts w:hint="default"/>
        </w:rPr>
        <w:t>限速规则（只限期权）：User ID + Instrument Family</w:t>
      </w:r>
    </w:p>
    <w:p w14:paraId="6B26ABAD">
      <w:pPr>
        <w:bidi w:val="0"/>
        <w:rPr>
          <w:rFonts w:hint="default"/>
        </w:rPr>
      </w:pPr>
      <w:r>
        <w:rPr>
          <w:rFonts w:hint="default"/>
        </w:rPr>
        <w:t>该接口限速同时受到 </w:t>
      </w:r>
      <w:r>
        <w:rPr>
          <w:rFonts w:hint="default"/>
        </w:rPr>
        <w:fldChar w:fldCharType="begin"/>
      </w:r>
      <w:r>
        <w:rPr>
          <w:rFonts w:hint="default"/>
        </w:rPr>
        <w:instrText xml:space="preserve"> HYPERLINK "https://www.okx.com/docs-v5/log_zh/" \l "upcoming-changes-sub-account-rate-limit"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子账户限速</w:t>
      </w:r>
      <w:r>
        <w:rPr>
          <w:rFonts w:hint="default"/>
        </w:rPr>
        <w:fldChar w:fldCharType="end"/>
      </w:r>
      <w:r>
        <w:rPr>
          <w:rFonts w:hint="default"/>
        </w:rPr>
        <w:t> 及 </w:t>
      </w:r>
      <w:r>
        <w:rPr>
          <w:rFonts w:hint="default"/>
        </w:rPr>
        <w:fldChar w:fldCharType="begin"/>
      </w:r>
      <w:r>
        <w:rPr>
          <w:rFonts w:hint="default"/>
        </w:rPr>
        <w:instrText xml:space="preserve"> HYPERLINK "https://www.okx.com/docs-v5/log_zh/" \l "upcoming-changes-fill-ratio-based-sub-account-rate-limit"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r>
        <w:rPr>
          <w:rFonts w:hint="default"/>
        </w:rPr>
        <w:t> 限速规则的影响。</w:t>
      </w:r>
    </w:p>
    <w:p w14:paraId="05FE5529">
      <w:pPr>
        <w:bidi w:val="0"/>
      </w:pPr>
      <w:r>
        <w:rPr>
          <w:lang w:val="en-US" w:eastAsia="zh-CN"/>
        </w:rPr>
        <w:t> 与其他限速按接口调用次数不同，该接口限速按订单的总个数限速。如果单次批量请求中只有一个元素，则算在单个`下单`限速中。 同`批量下单` REST API 共享限速</w:t>
      </w:r>
    </w:p>
    <w:p w14:paraId="022C9506">
      <w:pPr>
        <w:bidi w:val="0"/>
      </w:pPr>
      <w:r>
        <w:rPr>
          <w:rFonts w:hint="default"/>
        </w:rPr>
        <w:t>请求示例</w:t>
      </w:r>
    </w:p>
    <w:p w14:paraId="353DB8A2">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05"/>
        <w:gridCol w:w="1013"/>
        <w:gridCol w:w="522"/>
        <w:gridCol w:w="5206"/>
      </w:tblGrid>
      <w:tr w14:paraId="14A02C8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C6AB7E7">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2C195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43F999F">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D94F15">
            <w:pPr>
              <w:bidi w:val="0"/>
              <w:rPr>
                <w:rFonts w:hint="default"/>
              </w:rPr>
            </w:pPr>
            <w:r>
              <w:rPr>
                <w:rFonts w:hint="default"/>
                <w:lang w:val="en-US" w:eastAsia="zh-CN"/>
              </w:rPr>
              <w:t>描述</w:t>
            </w:r>
          </w:p>
        </w:tc>
      </w:tr>
      <w:tr w14:paraId="08633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95D4BF">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70004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229BD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74E4EA">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256D9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B5FC20">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4AC3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55B5A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5AC21F">
            <w:pPr>
              <w:bidi w:val="0"/>
              <w:rPr>
                <w:rFonts w:hint="default"/>
              </w:rPr>
            </w:pPr>
            <w:r>
              <w:rPr>
                <w:rFonts w:hint="default"/>
                <w:lang w:val="en-US" w:eastAsia="zh-CN"/>
              </w:rPr>
              <w:t>支持的业务操作，如 batch-orders</w:t>
            </w:r>
          </w:p>
        </w:tc>
      </w:tr>
      <w:tr w14:paraId="3CC16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D5D756">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DFC394">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C8D83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876DBD">
            <w:pPr>
              <w:bidi w:val="0"/>
              <w:rPr>
                <w:rFonts w:hint="default"/>
              </w:rPr>
            </w:pPr>
            <w:r>
              <w:rPr>
                <w:rFonts w:hint="default"/>
                <w:lang w:val="en-US" w:eastAsia="zh-CN"/>
              </w:rPr>
              <w:t>请求参数</w:t>
            </w:r>
          </w:p>
        </w:tc>
      </w:tr>
      <w:tr w14:paraId="3E13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DF81F0">
            <w:pPr>
              <w:bidi w:val="0"/>
              <w:rPr>
                <w:rFonts w:hint="default"/>
              </w:rPr>
            </w:pPr>
            <w:r>
              <w:rPr>
                <w:rFonts w:hint="default"/>
                <w:lang w:val="en-US" w:eastAsia="zh-CN"/>
              </w:rPr>
              <w:t>&gt; instIdCode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D6E081">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08DC7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93159E">
            <w:pPr>
              <w:bidi w:val="0"/>
              <w:rPr>
                <w:rFonts w:hint="default"/>
              </w:rPr>
            </w:pPr>
            <w:r>
              <w:rPr>
                <w:rFonts w:hint="default"/>
                <w:lang w:val="en-US" w:eastAsia="zh-CN"/>
              </w:rPr>
              <w:t>产品唯一标识代码。</w:t>
            </w:r>
          </w:p>
        </w:tc>
      </w:tr>
      <w:tr w14:paraId="31089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23504E">
            <w:pPr>
              <w:bidi w:val="0"/>
              <w:rPr>
                <w:rFonts w:hint="default"/>
              </w:rPr>
            </w:pPr>
            <w:r>
              <w:rPr>
                <w:rFonts w:hint="default"/>
                <w:lang w:val="en-US" w:eastAsia="zh-CN"/>
              </w:rPr>
              <w:t>&gt; tdMode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E9C75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541508">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97B5FC">
            <w:pPr>
              <w:bidi w:val="0"/>
              <w:rPr>
                <w:rFonts w:hint="default"/>
              </w:rPr>
            </w:pPr>
            <w:r>
              <w:rPr>
                <w:rFonts w:hint="default"/>
                <w:lang w:val="en-US" w:eastAsia="zh-CN"/>
              </w:rPr>
              <w:t>交易模式</w:t>
            </w:r>
            <w:r>
              <w:rPr>
                <w:rFonts w:hint="default"/>
                <w:lang w:val="en-US" w:eastAsia="zh-CN"/>
              </w:rPr>
              <w:br w:type="textWrapping"/>
            </w:r>
            <w:r>
              <w:rPr>
                <w:rFonts w:hint="default"/>
                <w:lang w:val="en-US" w:eastAsia="zh-CN"/>
              </w:rPr>
              <w:t>保证金模式 cross：全仓 isolated：逐仓</w:t>
            </w:r>
            <w:r>
              <w:rPr>
                <w:rFonts w:hint="default"/>
                <w:lang w:val="en-US" w:eastAsia="zh-CN"/>
              </w:rPr>
              <w:br w:type="textWrapping"/>
            </w:r>
            <w:r>
              <w:rPr>
                <w:rFonts w:hint="default"/>
                <w:lang w:val="en-US" w:eastAsia="zh-CN"/>
              </w:rPr>
              <w:t>非保证金模式 cash：现金</w:t>
            </w:r>
            <w:r>
              <w:rPr>
                <w:rFonts w:hint="default"/>
                <w:lang w:val="en-US" w:eastAsia="zh-CN"/>
              </w:rPr>
              <w:br w:type="textWrapping"/>
            </w:r>
            <w:r>
              <w:rPr>
                <w:rFonts w:hint="default"/>
                <w:lang w:val="en-US" w:eastAsia="zh-CN"/>
              </w:rPr>
              <w:t>spot_isolated：现货逐仓(仅适用于现货带单) ，现货带单时，tdMode 的值需要指定为spot_isolated</w:t>
            </w:r>
            <w:r>
              <w:rPr>
                <w:rFonts w:hint="default"/>
                <w:lang w:val="en-US" w:eastAsia="zh-CN"/>
              </w:rPr>
              <w:br w:type="textWrapping"/>
            </w:r>
            <w:r>
              <w:rPr>
                <w:rFonts w:hint="default"/>
                <w:lang w:val="en-US" w:eastAsia="zh-CN"/>
              </w:rPr>
              <w:t>注意：isolated 在跨币种保证金模式和组合保证金模式下不可用。</w:t>
            </w:r>
            <w:r>
              <w:rPr>
                <w:rFonts w:hint="default"/>
                <w:lang w:val="en-US" w:eastAsia="zh-CN"/>
              </w:rPr>
              <w:br w:type="textWrapping"/>
            </w:r>
            <w:r>
              <w:rPr>
                <w:rFonts w:hint="default"/>
                <w:lang w:val="en-US" w:eastAsia="zh-CN"/>
              </w:rPr>
              <w:br w:type="textWrapping"/>
            </w:r>
            <w:r>
              <w:rPr>
                <w:rFonts w:hint="default"/>
                <w:lang w:val="en-US" w:eastAsia="zh-CN"/>
              </w:rPr>
              <w:t>事件合约对应交易产品仅支持isolated逐仓下单</w:t>
            </w:r>
          </w:p>
        </w:tc>
      </w:tr>
      <w:tr w14:paraId="0A2EF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BC45E9">
            <w:pPr>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D950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CA265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21F179">
            <w:pPr>
              <w:bidi w:val="0"/>
              <w:rPr>
                <w:rFonts w:hint="default"/>
              </w:rPr>
            </w:pPr>
            <w:r>
              <w:rPr>
                <w:rFonts w:hint="default"/>
                <w:lang w:val="en-US" w:eastAsia="zh-CN"/>
              </w:rPr>
              <w:t>保证金币种，适用于逐仓杠杆及合约模式下的全仓杠杆订单</w:t>
            </w:r>
          </w:p>
        </w:tc>
      </w:tr>
      <w:tr w14:paraId="079D0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F0AD4E">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BBCF6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51F4A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867E06">
            <w:pPr>
              <w:bidi w:val="0"/>
              <w:rPr>
                <w:rFonts w:hint="default"/>
              </w:rPr>
            </w:pPr>
            <w:r>
              <w:rPr>
                <w:rFonts w:hint="default"/>
                <w:lang w:val="en-US" w:eastAsia="zh-CN"/>
              </w:rPr>
              <w:t>用户提供的订单ID</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0C525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C3EA83">
            <w:pPr>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52E13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F3D98A">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876213">
            <w:pPr>
              <w:bidi w:val="0"/>
              <w:rPr>
                <w:rFonts w:hint="default"/>
              </w:rPr>
            </w:pPr>
            <w:r>
              <w:rPr>
                <w:rFonts w:hint="default"/>
                <w:lang w:val="en-US" w:eastAsia="zh-CN"/>
              </w:rPr>
              <w:t>订单标签</w:t>
            </w:r>
            <w:r>
              <w:rPr>
                <w:rFonts w:hint="default"/>
                <w:lang w:val="en-US" w:eastAsia="zh-CN"/>
              </w:rPr>
              <w:br w:type="textWrapping"/>
            </w:r>
            <w:r>
              <w:rPr>
                <w:rFonts w:hint="default"/>
                <w:lang w:val="en-US" w:eastAsia="zh-CN"/>
              </w:rPr>
              <w:t>字母（区分大小写）与数字的组合，可以是纯字母、纯数字且长度要在1-16位之间。</w:t>
            </w:r>
          </w:p>
        </w:tc>
      </w:tr>
      <w:tr w14:paraId="5F1BE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54A939">
            <w:pPr>
              <w:bidi w:val="0"/>
              <w:rPr>
                <w:rFonts w:hint="default"/>
              </w:rPr>
            </w:pPr>
            <w:r>
              <w:rPr>
                <w:rFonts w:hint="default"/>
                <w:lang w:val="en-US" w:eastAsia="zh-CN"/>
              </w:rPr>
              <w:t>&gt; side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552B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BF591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FB2348">
            <w:pPr>
              <w:bidi w:val="0"/>
              <w:rPr>
                <w:rFonts w:hint="default"/>
              </w:rPr>
            </w:pPr>
            <w:r>
              <w:rPr>
                <w:rFonts w:hint="default"/>
                <w:lang w:val="en-US" w:eastAsia="zh-CN"/>
              </w:rPr>
              <w:t>订单方向， buy sell</w:t>
            </w:r>
          </w:p>
        </w:tc>
      </w:tr>
      <w:tr w14:paraId="3C227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0C4F56">
            <w:pPr>
              <w:bidi w:val="0"/>
              <w:rPr>
                <w:rFonts w:hint="default"/>
              </w:rPr>
            </w:pPr>
            <w:r>
              <w:rPr>
                <w:rFonts w:hint="default"/>
                <w:lang w:val="en-US" w:eastAsia="zh-CN"/>
              </w:rPr>
              <w:t>&gt; posSide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B6179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58729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386813">
            <w:pPr>
              <w:bidi w:val="0"/>
              <w:rPr>
                <w:rFonts w:hint="default"/>
              </w:rPr>
            </w:pPr>
            <w:r>
              <w:rPr>
                <w:rFonts w:hint="default"/>
                <w:lang w:val="en-US" w:eastAsia="zh-CN"/>
              </w:rPr>
              <w:t>持仓方向</w:t>
            </w:r>
            <w:r>
              <w:rPr>
                <w:rFonts w:hint="default"/>
                <w:lang w:val="en-US" w:eastAsia="zh-CN"/>
              </w:rPr>
              <w:br w:type="textWrapping"/>
            </w:r>
            <w:r>
              <w:rPr>
                <w:rFonts w:hint="default"/>
                <w:lang w:val="en-US" w:eastAsia="zh-CN"/>
              </w:rPr>
              <w:t>在买卖模式下，默认 net</w:t>
            </w:r>
            <w:r>
              <w:rPr>
                <w:rFonts w:hint="default"/>
                <w:lang w:val="en-US" w:eastAsia="zh-CN"/>
              </w:rPr>
              <w:br w:type="textWrapping"/>
            </w:r>
            <w:r>
              <w:rPr>
                <w:rFonts w:hint="default"/>
                <w:lang w:val="en-US" w:eastAsia="zh-CN"/>
              </w:rPr>
              <w:t>在开平仓模式下必填，且仅可选择 long 或 short，仅适用于交割/永续</w:t>
            </w:r>
          </w:p>
        </w:tc>
      </w:tr>
      <w:tr w14:paraId="28392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14B050">
            <w:pPr>
              <w:bidi w:val="0"/>
              <w:rPr>
                <w:rFonts w:hint="default"/>
              </w:rPr>
            </w:pPr>
            <w:r>
              <w:rPr>
                <w:rFonts w:hint="default"/>
                <w:lang w:val="en-US" w:eastAsia="zh-CN"/>
              </w:rPr>
              <w:t>&gt; ordType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91126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795B9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8DF73B">
            <w:pPr>
              <w:bidi w:val="0"/>
              <w:rPr>
                <w:rFonts w:hint="default"/>
              </w:rPr>
            </w:pPr>
            <w:r>
              <w:rPr>
                <w:rFonts w:hint="default"/>
                <w:lang w:val="en-US" w:eastAsia="zh-CN"/>
              </w:rPr>
              <w:t>订单类型</w:t>
            </w:r>
            <w:r>
              <w:rPr>
                <w:rFonts w:hint="default"/>
                <w:lang w:val="en-US" w:eastAsia="zh-CN"/>
              </w:rPr>
              <w:br w:type="textWrapping"/>
            </w:r>
            <w:r>
              <w:rPr>
                <w:rFonts w:hint="default"/>
                <w:lang w:val="en-US" w:eastAsia="zh-CN"/>
              </w:rPr>
              <w:t>market：市价单，仅适用于币币/杠杆/交割/永续</w:t>
            </w:r>
            <w:r>
              <w:rPr>
                <w:rFonts w:hint="default"/>
                <w:lang w:val="en-US" w:eastAsia="zh-CN"/>
              </w:rPr>
              <w:br w:type="textWrapping"/>
            </w:r>
            <w:r>
              <w:rPr>
                <w:rFonts w:hint="default"/>
                <w:lang w:val="en-US" w:eastAsia="zh-CN"/>
              </w:rPr>
              <w:t>limit：限价单</w:t>
            </w:r>
            <w:r>
              <w:rPr>
                <w:rFonts w:hint="default"/>
                <w:lang w:val="en-US" w:eastAsia="zh-CN"/>
              </w:rPr>
              <w:br w:type="textWrapping"/>
            </w:r>
            <w:r>
              <w:rPr>
                <w:rFonts w:hint="default"/>
                <w:lang w:val="en-US" w:eastAsia="zh-CN"/>
              </w:rPr>
              <w:t>post_only：只做maker单</w:t>
            </w:r>
            <w:r>
              <w:rPr>
                <w:rFonts w:hint="default"/>
                <w:lang w:val="en-US" w:eastAsia="zh-CN"/>
              </w:rPr>
              <w:br w:type="textWrapping"/>
            </w:r>
            <w:r>
              <w:rPr>
                <w:rFonts w:hint="default"/>
                <w:lang w:val="en-US" w:eastAsia="zh-CN"/>
              </w:rPr>
              <w:t>fok：全部成交或立即取消单</w:t>
            </w:r>
            <w:r>
              <w:rPr>
                <w:rFonts w:hint="default"/>
                <w:lang w:val="en-US" w:eastAsia="zh-CN"/>
              </w:rPr>
              <w:br w:type="textWrapping"/>
            </w:r>
            <w:r>
              <w:rPr>
                <w:rFonts w:hint="default"/>
                <w:lang w:val="en-US" w:eastAsia="zh-CN"/>
              </w:rPr>
              <w:t>ioc：立即成交并取消剩余单</w:t>
            </w:r>
            <w:r>
              <w:rPr>
                <w:rFonts w:hint="default"/>
                <w:lang w:val="en-US" w:eastAsia="zh-CN"/>
              </w:rPr>
              <w:br w:type="textWrapping"/>
            </w:r>
            <w:r>
              <w:rPr>
                <w:rFonts w:hint="default"/>
                <w:lang w:val="en-US" w:eastAsia="zh-CN"/>
              </w:rPr>
              <w:t>optimal_limit_ioc：市价委托立即成交并取消剩余（仅适用交割、永续）</w:t>
            </w:r>
            <w:r>
              <w:rPr>
                <w:rFonts w:hint="default"/>
                <w:lang w:val="en-US" w:eastAsia="zh-CN"/>
              </w:rPr>
              <w:br w:type="textWrapping"/>
            </w:r>
            <w:r>
              <w:rPr>
                <w:rFonts w:hint="default"/>
                <w:lang w:val="en-US" w:eastAsia="zh-CN"/>
              </w:rPr>
              <w:t>mmp：做市商保护(仅适用于组合保证金账户模式下的期权订单)</w:t>
            </w:r>
            <w:r>
              <w:rPr>
                <w:rFonts w:hint="default"/>
                <w:lang w:val="en-US" w:eastAsia="zh-CN"/>
              </w:rPr>
              <w:br w:type="textWrapping"/>
            </w:r>
            <w:r>
              <w:rPr>
                <w:rFonts w:hint="default"/>
                <w:lang w:val="en-US" w:eastAsia="zh-CN"/>
              </w:rPr>
              <w:t>mmp_and_post_only：做市商保护且只做maker单(仅适用于组合保证金账户模式下的期权订单)</w:t>
            </w:r>
            <w:r>
              <w:rPr>
                <w:rFonts w:hint="default"/>
                <w:lang w:val="en-US" w:eastAsia="zh-CN"/>
              </w:rPr>
              <w:br w:type="textWrapping"/>
            </w:r>
            <w:r>
              <w:rPr>
                <w:rFonts w:hint="default"/>
                <w:lang w:val="en-US" w:eastAsia="zh-CN"/>
              </w:rPr>
              <w:t>elp：流动性增强计划订单</w:t>
            </w:r>
          </w:p>
        </w:tc>
      </w:tr>
      <w:tr w14:paraId="4916C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0E5EC2">
            <w:pPr>
              <w:bidi w:val="0"/>
              <w:rPr>
                <w:rFonts w:hint="default"/>
              </w:rPr>
            </w:pPr>
            <w:r>
              <w:rPr>
                <w:rFonts w:hint="default"/>
                <w:lang w:val="en-US" w:eastAsia="zh-CN"/>
              </w:rPr>
              <w:t>&gt; sz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B51B7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A34BD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9A2925">
            <w:pPr>
              <w:bidi w:val="0"/>
              <w:rPr>
                <w:rFonts w:hint="default"/>
              </w:rPr>
            </w:pPr>
            <w:r>
              <w:rPr>
                <w:rFonts w:hint="default"/>
                <w:lang w:val="en-US" w:eastAsia="zh-CN"/>
              </w:rPr>
              <w:t>委托数量</w:t>
            </w:r>
          </w:p>
        </w:tc>
      </w:tr>
      <w:tr w14:paraId="72EFA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FC6206">
            <w:pPr>
              <w:bidi w:val="0"/>
              <w:rPr>
                <w:rFonts w:hint="default"/>
              </w:rPr>
            </w:pPr>
            <w:r>
              <w:rPr>
                <w:rFonts w:hint="default"/>
                <w:lang w:val="en-US" w:eastAsia="zh-CN"/>
              </w:rPr>
              <w:t>&gt; 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4082A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644C34">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28280D">
            <w:pPr>
              <w:bidi w:val="0"/>
              <w:rPr>
                <w:rFonts w:hint="default"/>
              </w:rPr>
            </w:pPr>
            <w:r>
              <w:rPr>
                <w:rFonts w:hint="default"/>
                <w:lang w:val="en-US" w:eastAsia="zh-CN"/>
              </w:rPr>
              <w:t>委托价格，仅适用于limit、post_only、fok、ioc、mmp、mmp_and_post_only类型的订单</w:t>
            </w:r>
            <w:r>
              <w:rPr>
                <w:rFonts w:hint="default"/>
                <w:lang w:val="en-US" w:eastAsia="zh-CN"/>
              </w:rPr>
              <w:br w:type="textWrapping"/>
            </w:r>
            <w:r>
              <w:rPr>
                <w:rFonts w:hint="default"/>
                <w:lang w:val="en-US" w:eastAsia="zh-CN"/>
              </w:rPr>
              <w:t>期权下单时，px/pxUsd/pxVol 只能填一个</w:t>
            </w:r>
          </w:p>
        </w:tc>
      </w:tr>
      <w:tr w14:paraId="7C4D4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9894A7">
            <w:pPr>
              <w:bidi w:val="0"/>
              <w:rPr>
                <w:rFonts w:hint="default"/>
              </w:rPr>
            </w:pPr>
            <w:r>
              <w:rPr>
                <w:rFonts w:hint="default"/>
                <w:lang w:val="en-US" w:eastAsia="zh-CN"/>
              </w:rPr>
              <w:t>&gt; speedBump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87CAE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558571">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149438">
            <w:pPr>
              <w:bidi w:val="0"/>
              <w:rPr>
                <w:rFonts w:hint="default"/>
              </w:rPr>
            </w:pPr>
            <w:r>
              <w:rPr>
                <w:rFonts w:hint="default"/>
                <w:lang w:val="en-US" w:eastAsia="zh-CN"/>
              </w:rPr>
              <w:t>减速带</w:t>
            </w:r>
            <w:r>
              <w:rPr>
                <w:rFonts w:hint="default"/>
                <w:lang w:val="en-US" w:eastAsia="zh-CN"/>
              </w:rPr>
              <w:br w:type="textWrapping"/>
            </w:r>
            <w:r>
              <w:rPr>
                <w:rFonts w:hint="default"/>
                <w:lang w:val="en-US" w:eastAsia="zh-CN"/>
              </w:rPr>
              <w:t>1：事件合约速度限制（延迟可能因市场情况调整，不提前通知）。对 EVENTS 产品的非只挂单操作为必填。</w:t>
            </w:r>
          </w:p>
        </w:tc>
      </w:tr>
      <w:tr w14:paraId="037FD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A57369">
            <w:pPr>
              <w:bidi w:val="0"/>
              <w:rPr>
                <w:rFonts w:hint="default"/>
              </w:rPr>
            </w:pPr>
            <w:r>
              <w:rPr>
                <w:rFonts w:hint="default"/>
                <w:lang w:val="en-US" w:eastAsia="zh-CN"/>
              </w:rPr>
              <w:t>&gt; outcome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C1E1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B3543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D82DFE">
            <w:pPr>
              <w:bidi w:val="0"/>
              <w:rPr>
                <w:rFonts w:hint="default"/>
              </w:rPr>
            </w:pPr>
            <w:r>
              <w:rPr>
                <w:rFonts w:hint="default"/>
                <w:lang w:val="en-US" w:eastAsia="zh-CN"/>
              </w:rPr>
              <w:t>用户交易的市场结果方向。</w:t>
            </w:r>
            <w:r>
              <w:rPr>
                <w:rFonts w:hint="default"/>
                <w:lang w:val="en-US" w:eastAsia="zh-CN"/>
              </w:rPr>
              <w:br w:type="textWrapping"/>
            </w:r>
            <w:r>
              <w:rPr>
                <w:rFonts w:hint="default"/>
                <w:lang w:val="en-US" w:eastAsia="zh-CN"/>
              </w:rPr>
              <w:t>yes</w:t>
            </w:r>
            <w:r>
              <w:rPr>
                <w:rFonts w:hint="default"/>
                <w:lang w:val="en-US" w:eastAsia="zh-CN"/>
              </w:rPr>
              <w:br w:type="textWrapping"/>
            </w:r>
            <w:r>
              <w:rPr>
                <w:rFonts w:hint="default"/>
                <w:lang w:val="en-US" w:eastAsia="zh-CN"/>
              </w:rPr>
              <w:t>no</w:t>
            </w:r>
            <w:r>
              <w:rPr>
                <w:rFonts w:hint="default"/>
                <w:lang w:val="en-US" w:eastAsia="zh-CN"/>
              </w:rPr>
              <w:br w:type="textWrapping"/>
            </w:r>
            <w:r>
              <w:rPr>
                <w:rFonts w:hint="default"/>
                <w:lang w:val="en-US" w:eastAsia="zh-CN"/>
              </w:rPr>
              <w:t>仅适用于 EVENTS，且为必填</w:t>
            </w:r>
          </w:p>
        </w:tc>
      </w:tr>
      <w:tr w14:paraId="47D61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2B686A">
            <w:pPr>
              <w:bidi w:val="0"/>
              <w:rPr>
                <w:rFonts w:hint="default"/>
              </w:rPr>
            </w:pPr>
            <w:r>
              <w:rPr>
                <w:rFonts w:hint="default"/>
                <w:lang w:val="en-US" w:eastAsia="zh-CN"/>
              </w:rPr>
              <w:t>&gt; 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FE6D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EDEF23">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51B9F0">
            <w:pPr>
              <w:bidi w:val="0"/>
              <w:rPr>
                <w:rFonts w:hint="default"/>
              </w:rPr>
            </w:pPr>
            <w:r>
              <w:rPr>
                <w:rFonts w:hint="default"/>
                <w:lang w:val="en-US" w:eastAsia="zh-CN"/>
              </w:rPr>
              <w:t>以USD价格进行期权下单</w:t>
            </w:r>
            <w:r>
              <w:rPr>
                <w:rFonts w:hint="default"/>
                <w:lang w:val="en-US" w:eastAsia="zh-CN"/>
              </w:rPr>
              <w:br w:type="textWrapping"/>
            </w:r>
            <w:r>
              <w:rPr>
                <w:rFonts w:hint="default"/>
                <w:lang w:val="en-US" w:eastAsia="zh-CN"/>
              </w:rPr>
              <w:t>仅适用于期权</w:t>
            </w:r>
            <w:r>
              <w:rPr>
                <w:rFonts w:hint="default"/>
                <w:lang w:val="en-US" w:eastAsia="zh-CN"/>
              </w:rPr>
              <w:br w:type="textWrapping"/>
            </w:r>
            <w:r>
              <w:rPr>
                <w:rFonts w:hint="default"/>
                <w:lang w:val="en-US" w:eastAsia="zh-CN"/>
              </w:rPr>
              <w:t>期权下单时 px/pxUsd/pxVol 必填一个，且只能填一个</w:t>
            </w:r>
          </w:p>
        </w:tc>
      </w:tr>
      <w:tr w14:paraId="6ACDE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4CC206">
            <w:pPr>
              <w:bidi w:val="0"/>
              <w:rPr>
                <w:rFonts w:hint="default"/>
              </w:rPr>
            </w:pPr>
            <w:r>
              <w:rPr>
                <w:rFonts w:hint="default"/>
                <w:lang w:val="en-US" w:eastAsia="zh-CN"/>
              </w:rPr>
              <w:t>&gt; 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6924D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FE2FA4">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E83F1E">
            <w:pPr>
              <w:bidi w:val="0"/>
              <w:rPr>
                <w:rFonts w:hint="default"/>
              </w:rPr>
            </w:pPr>
            <w:r>
              <w:rPr>
                <w:rFonts w:hint="default"/>
                <w:lang w:val="en-US" w:eastAsia="zh-CN"/>
              </w:rPr>
              <w:t>以隐含波动率进行期权下单，例如 1 代表 100%</w:t>
            </w:r>
            <w:r>
              <w:rPr>
                <w:rFonts w:hint="default"/>
                <w:lang w:val="en-US" w:eastAsia="zh-CN"/>
              </w:rPr>
              <w:br w:type="textWrapping"/>
            </w:r>
            <w:r>
              <w:rPr>
                <w:rFonts w:hint="default"/>
                <w:lang w:val="en-US" w:eastAsia="zh-CN"/>
              </w:rPr>
              <w:t>仅适用于期权</w:t>
            </w:r>
            <w:r>
              <w:rPr>
                <w:rFonts w:hint="default"/>
                <w:lang w:val="en-US" w:eastAsia="zh-CN"/>
              </w:rPr>
              <w:br w:type="textWrapping"/>
            </w:r>
            <w:r>
              <w:rPr>
                <w:rFonts w:hint="default"/>
                <w:lang w:val="en-US" w:eastAsia="zh-CN"/>
              </w:rPr>
              <w:t>期权下单时 px/pxUsd/pxVol 必填一个，且只能填一个</w:t>
            </w:r>
          </w:p>
        </w:tc>
      </w:tr>
      <w:tr w14:paraId="6C0ED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DC69DE">
            <w:pPr>
              <w:bidi w:val="0"/>
              <w:rPr>
                <w:rFonts w:hint="default"/>
              </w:rPr>
            </w:pPr>
            <w:r>
              <w:rPr>
                <w:rFonts w:hint="default"/>
                <w:lang w:val="en-US" w:eastAsia="zh-CN"/>
              </w:rPr>
              <w:t>&gt; reduceOnly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00B932">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859A8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A66258">
            <w:pPr>
              <w:bidi w:val="0"/>
              <w:rPr>
                <w:rFonts w:hint="default"/>
              </w:rPr>
            </w:pPr>
            <w:r>
              <w:rPr>
                <w:rFonts w:hint="default"/>
                <w:lang w:val="en-US" w:eastAsia="zh-CN"/>
              </w:rPr>
              <w:t>是否只减仓，true 或 false，默认false</w:t>
            </w:r>
            <w:r>
              <w:rPr>
                <w:rFonts w:hint="default"/>
                <w:lang w:val="en-US" w:eastAsia="zh-CN"/>
              </w:rPr>
              <w:br w:type="textWrapping"/>
            </w:r>
            <w:r>
              <w:rPr>
                <w:rFonts w:hint="default"/>
                <w:lang w:val="en-US" w:eastAsia="zh-CN"/>
              </w:rPr>
              <w:t>仅适用于币币杠杆，以及买卖模式下的交割/永续</w:t>
            </w:r>
            <w:r>
              <w:rPr>
                <w:rFonts w:hint="default"/>
                <w:lang w:val="en-US" w:eastAsia="zh-CN"/>
              </w:rPr>
              <w:br w:type="textWrapping"/>
            </w:r>
            <w:r>
              <w:rPr>
                <w:rFonts w:hint="default"/>
                <w:lang w:val="en-US" w:eastAsia="zh-CN"/>
              </w:rPr>
              <w:t>仅适用于合约模式和跨币种保证金模式</w:t>
            </w:r>
          </w:p>
        </w:tc>
      </w:tr>
      <w:tr w14:paraId="4B553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17F0B2">
            <w:pPr>
              <w:bidi w:val="0"/>
              <w:rPr>
                <w:rFonts w:hint="default"/>
              </w:rPr>
            </w:pPr>
            <w:r>
              <w:rPr>
                <w:rFonts w:hint="default"/>
                <w:lang w:val="en-US" w:eastAsia="zh-CN"/>
              </w:rPr>
              <w:t>&gt; tgtCcy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83F2F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7227B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A26911">
            <w:pPr>
              <w:bidi w:val="0"/>
              <w:rPr>
                <w:rFonts w:hint="default"/>
              </w:rPr>
            </w:pPr>
            <w:r>
              <w:rPr>
                <w:rFonts w:hint="default"/>
                <w:lang w:val="en-US" w:eastAsia="zh-CN"/>
              </w:rPr>
              <w:t>币币市价单委托数量sz的单位</w:t>
            </w:r>
            <w:r>
              <w:rPr>
                <w:rFonts w:hint="default"/>
                <w:lang w:val="en-US" w:eastAsia="zh-CN"/>
              </w:rPr>
              <w:br w:type="textWrapping"/>
            </w:r>
            <w:r>
              <w:rPr>
                <w:rFonts w:hint="default"/>
                <w:lang w:val="en-US" w:eastAsia="zh-CN"/>
              </w:rPr>
              <w:t>base_ccy: 交易货币 ；quote_ccy：计价货币</w:t>
            </w:r>
            <w:r>
              <w:rPr>
                <w:rFonts w:hint="default"/>
                <w:lang w:val="en-US" w:eastAsia="zh-CN"/>
              </w:rPr>
              <w:br w:type="textWrapping"/>
            </w:r>
            <w:r>
              <w:rPr>
                <w:rFonts w:hint="default"/>
                <w:lang w:val="en-US" w:eastAsia="zh-CN"/>
              </w:rPr>
              <w:t>仅适用于币币市价订单</w:t>
            </w:r>
            <w:r>
              <w:rPr>
                <w:rFonts w:hint="default"/>
                <w:lang w:val="en-US" w:eastAsia="zh-CN"/>
              </w:rPr>
              <w:br w:type="textWrapping"/>
            </w:r>
            <w:r>
              <w:rPr>
                <w:rFonts w:hint="default"/>
                <w:lang w:val="en-US" w:eastAsia="zh-CN"/>
              </w:rPr>
              <w:t>默认买单为quote_ccy，卖单为base_ccy</w:t>
            </w:r>
          </w:p>
        </w:tc>
      </w:tr>
      <w:tr w14:paraId="5C4CB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D22F1C">
            <w:pPr>
              <w:bidi w:val="0"/>
              <w:rPr>
                <w:rFonts w:hint="default"/>
              </w:rPr>
            </w:pPr>
            <w:r>
              <w:rPr>
                <w:rFonts w:hint="default"/>
                <w:lang w:val="en-US" w:eastAsia="zh-CN"/>
              </w:rPr>
              <w:t>&gt; banAmend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27ADBE">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99C9EF">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35F289">
            <w:pPr>
              <w:bidi w:val="0"/>
              <w:rPr>
                <w:rFonts w:hint="default"/>
              </w:rPr>
            </w:pPr>
            <w:r>
              <w:rPr>
                <w:rFonts w:hint="default"/>
                <w:lang w:val="en-US" w:eastAsia="zh-CN"/>
              </w:rPr>
              <w:t>是否禁止币币市价改单，true 或 false，默认false</w:t>
            </w:r>
            <w:r>
              <w:rPr>
                <w:rFonts w:hint="default"/>
                <w:lang w:val="en-US" w:eastAsia="zh-CN"/>
              </w:rPr>
              <w:br w:type="textWrapping"/>
            </w:r>
            <w:r>
              <w:rPr>
                <w:rFonts w:hint="default"/>
                <w:lang w:val="en-US" w:eastAsia="zh-CN"/>
              </w:rPr>
              <w:t>为true时，余额不足时，系统不会改单，下单会失败，仅适用于币币市价单</w:t>
            </w:r>
          </w:p>
        </w:tc>
      </w:tr>
      <w:tr w14:paraId="17D2C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D33FDA">
            <w:pPr>
              <w:bidi w:val="0"/>
              <w:rPr>
                <w:rFonts w:hint="default"/>
              </w:rPr>
            </w:pPr>
            <w:r>
              <w:rPr>
                <w:rFonts w:hint="default"/>
                <w:lang w:val="en-US" w:eastAsia="zh-CN"/>
              </w:rPr>
              <w:t>&gt; pxAmendType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804D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8DF0A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4D46DF">
            <w:pPr>
              <w:bidi w:val="0"/>
              <w:rPr>
                <w:rFonts w:hint="default"/>
              </w:rPr>
            </w:pPr>
            <w:r>
              <w:rPr>
                <w:rFonts w:hint="default"/>
                <w:lang w:val="en-US" w:eastAsia="zh-CN"/>
              </w:rPr>
              <w:t>订单价格修正类型</w:t>
            </w:r>
            <w:r>
              <w:rPr>
                <w:rFonts w:hint="default"/>
                <w:lang w:val="en-US" w:eastAsia="zh-CN"/>
              </w:rPr>
              <w:br w:type="textWrapping"/>
            </w:r>
            <w:r>
              <w:rPr>
                <w:rFonts w:hint="default"/>
                <w:lang w:val="en-US" w:eastAsia="zh-CN"/>
              </w:rPr>
              <w:t>0：当px超出价格限制时，不允许系统修改订单价格</w:t>
            </w:r>
            <w:r>
              <w:rPr>
                <w:rFonts w:hint="default"/>
                <w:lang w:val="en-US" w:eastAsia="zh-CN"/>
              </w:rPr>
              <w:br w:type="textWrapping"/>
            </w:r>
            <w:r>
              <w:rPr>
                <w:rFonts w:hint="default"/>
                <w:lang w:val="en-US" w:eastAsia="zh-CN"/>
              </w:rPr>
              <w:t>1：当px超出价格限制时，允许系统将价格修改为限制范围内的最优值</w:t>
            </w:r>
            <w:r>
              <w:rPr>
                <w:rFonts w:hint="default"/>
                <w:lang w:val="en-US" w:eastAsia="zh-CN"/>
              </w:rPr>
              <w:br w:type="textWrapping"/>
            </w:r>
            <w:r>
              <w:rPr>
                <w:rFonts w:hint="default"/>
                <w:lang w:val="en-US" w:eastAsia="zh-CN"/>
              </w:rPr>
              <w:t>默认值为0</w:t>
            </w:r>
          </w:p>
        </w:tc>
      </w:tr>
      <w:tr w14:paraId="0E838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897BC7">
            <w:pPr>
              <w:bidi w:val="0"/>
              <w:rPr>
                <w:rFonts w:hint="default"/>
              </w:rPr>
            </w:pPr>
            <w:r>
              <w:rPr>
                <w:rFonts w:hint="default"/>
                <w:lang w:val="en-US" w:eastAsia="zh-CN"/>
              </w:rPr>
              <w:t>&gt; tradeQuoteCcy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3BEB5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660BA2">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10E468">
            <w:pPr>
              <w:bidi w:val="0"/>
              <w:rPr>
                <w:rFonts w:hint="default"/>
              </w:rPr>
            </w:pPr>
            <w:r>
              <w:rPr>
                <w:rFonts w:hint="default"/>
                <w:lang w:val="en-US" w:eastAsia="zh-CN"/>
              </w:rPr>
              <w:t>用于交易的计价币种。仅适用于币币。</w:t>
            </w:r>
            <w:r>
              <w:rPr>
                <w:rFonts w:hint="default"/>
                <w:lang w:val="en-US" w:eastAsia="zh-CN"/>
              </w:rPr>
              <w:br w:type="textWrapping"/>
            </w:r>
            <w:r>
              <w:rPr>
                <w:rFonts w:hint="default"/>
                <w:lang w:val="en-US" w:eastAsia="zh-CN"/>
              </w:rPr>
              <w:t>默认值为 instId 的计价币种，比如：对于 BTC-USD，默认取 USD。</w:t>
            </w:r>
          </w:p>
        </w:tc>
      </w:tr>
      <w:tr w14:paraId="19FA1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0C1E3F">
            <w:pPr>
              <w:bidi w:val="0"/>
              <w:rPr>
                <w:rFonts w:hint="default"/>
              </w:rPr>
            </w:pPr>
            <w:r>
              <w:rPr>
                <w:rFonts w:hint="default"/>
                <w:lang w:val="en-US" w:eastAsia="zh-CN"/>
              </w:rPr>
              <w:t>&gt; slippagePct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BCE8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4268A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2F4996">
            <w:pPr>
              <w:bidi w:val="0"/>
              <w:rPr>
                <w:rFonts w:hint="default"/>
              </w:rPr>
            </w:pPr>
            <w:r>
              <w:rPr>
                <w:rFonts w:hint="default"/>
                <w:lang w:val="en-US" w:eastAsia="zh-CN"/>
              </w:rPr>
              <w:t>币币、币币杠杆市价单（tgtCcy 为到手币种：买单为 base_ccy，卖单为 quote_ccy）的最大可接受滑点。</w:t>
            </w:r>
            <w:r>
              <w:rPr>
                <w:rFonts w:hint="default"/>
                <w:lang w:val="en-US" w:eastAsia="zh-CN"/>
              </w:rPr>
              <w:br w:type="textWrapping"/>
            </w:r>
            <w:r>
              <w:rPr>
                <w:rFonts w:hint="default"/>
                <w:lang w:val="en-US" w:eastAsia="zh-CN"/>
              </w:rPr>
              <w:t>取值范围：0 至 0.05（即 0% 至 5%，含边界），以百分比形式表示时最多保留 2 位小数，例如 0.01（1%）和 0.0123（1.23%）合法；0.01234（1.234%）将被拒绝。</w:t>
            </w:r>
            <w:r>
              <w:rPr>
                <w:rFonts w:hint="default"/>
                <w:lang w:val="en-US" w:eastAsia="zh-CN"/>
              </w:rPr>
              <w:br w:type="textWrapping"/>
            </w:r>
            <w:r>
              <w:rPr>
                <w:rFonts w:hint="default"/>
                <w:lang w:val="en-US" w:eastAsia="zh-CN"/>
              </w:rPr>
              <w:t>不填或为空时，默认为 0.00%。</w:t>
            </w:r>
            <w:r>
              <w:rPr>
                <w:rFonts w:hint="default"/>
                <w:lang w:val="en-US" w:eastAsia="zh-CN"/>
              </w:rPr>
              <w:br w:type="textWrapping"/>
            </w:r>
            <w:r>
              <w:rPr>
                <w:rFonts w:hint="default"/>
                <w:lang w:val="en-US" w:eastAsia="zh-CN"/>
              </w:rPr>
              <w:t>不支持改单修改滑点，如需调整请撤单重新提交。</w:t>
            </w:r>
            <w:r>
              <w:rPr>
                <w:rFonts w:hint="default"/>
                <w:lang w:val="en-US" w:eastAsia="zh-CN"/>
              </w:rPr>
              <w:br w:type="textWrapping"/>
            </w:r>
            <w:r>
              <w:rPr>
                <w:rFonts w:hint="default"/>
                <w:lang w:val="en-US" w:eastAsia="zh-CN"/>
              </w:rPr>
              <w:t>仅适用于币币和币币杠杆的市价单。</w:t>
            </w:r>
          </w:p>
        </w:tc>
      </w:tr>
      <w:tr w14:paraId="3A479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7D16BA">
            <w:pPr>
              <w:bidi w:val="0"/>
              <w:rPr>
                <w:rFonts w:hint="default"/>
              </w:rPr>
            </w:pPr>
            <w:r>
              <w:rPr>
                <w:rFonts w:hint="default"/>
                <w:lang w:val="en-US" w:eastAsia="zh-CN"/>
              </w:rPr>
              <w:t>&gt; stpMode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8ACE1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3AC08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728ED0">
            <w:pPr>
              <w:bidi w:val="0"/>
              <w:rPr>
                <w:rFonts w:hint="default"/>
              </w:rPr>
            </w:pPr>
            <w:r>
              <w:rPr>
                <w:rFonts w:hint="default"/>
                <w:lang w:val="en-US" w:eastAsia="zh-CN"/>
              </w:rPr>
              <w:t>自成交保护模式</w:t>
            </w:r>
            <w:r>
              <w:rPr>
                <w:rFonts w:hint="default"/>
                <w:lang w:val="en-US" w:eastAsia="zh-CN"/>
              </w:rPr>
              <w:br w:type="textWrapping"/>
            </w:r>
            <w:r>
              <w:rPr>
                <w:rFonts w:hint="default"/>
                <w:lang w:val="en-US" w:eastAsia="zh-CN"/>
              </w:rPr>
              <w:t>cancel_maker,cancel_taker, cancel_both</w:t>
            </w:r>
            <w:r>
              <w:rPr>
                <w:rFonts w:hint="default"/>
                <w:lang w:val="en-US" w:eastAsia="zh-CN"/>
              </w:rPr>
              <w:br w:type="textWrapping"/>
            </w:r>
            <w:r>
              <w:rPr>
                <w:rFonts w:hint="default"/>
                <w:lang w:val="en-US" w:eastAsia="zh-CN"/>
              </w:rPr>
              <w:t>Cancel both不支持FOK</w:t>
            </w:r>
            <w:r>
              <w:rPr>
                <w:rFonts w:hint="default"/>
                <w:lang w:val="en-US" w:eastAsia="zh-CN"/>
              </w:rPr>
              <w:br w:type="textWrapping"/>
            </w:r>
            <w:r>
              <w:rPr>
                <w:rFonts w:hint="default"/>
                <w:lang w:val="en-US" w:eastAsia="zh-CN"/>
              </w:rPr>
              <w:br w:type="textWrapping"/>
            </w:r>
            <w:r>
              <w:rPr>
                <w:rFonts w:hint="default"/>
                <w:lang w:val="en-US" w:eastAsia="zh-CN"/>
              </w:rPr>
              <w:t>默认使用账户层面的acctStpMode进行下单，该字段的默认值为cancel_maker，用户可通过母账户登录网页修改该配置；用户亦可以通过下单接口的stpMode参数指定订单的STP模式。</w:t>
            </w:r>
          </w:p>
        </w:tc>
      </w:tr>
      <w:tr w14:paraId="6AFA6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AFEB63">
            <w:pPr>
              <w:bidi w:val="0"/>
              <w:rPr>
                <w:rFonts w:hint="default"/>
              </w:rPr>
            </w:pPr>
            <w:r>
              <w:rPr>
                <w:rFonts w:hint="default"/>
                <w:lang w:val="en-US" w:eastAsia="zh-CN"/>
              </w:rPr>
              <w:t>&gt; isElpTakerAccess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3B5AF9">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9A934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3440D2">
            <w:pPr>
              <w:bidi w:val="0"/>
              <w:rPr>
                <w:rFonts w:hint="default"/>
              </w:rPr>
            </w:pPr>
            <w:r>
              <w:rPr>
                <w:rFonts w:hint="default"/>
                <w:lang w:val="en-US" w:eastAsia="zh-CN"/>
              </w:rPr>
              <w:t>是否作为 taker 吃单 ELP</w:t>
            </w:r>
            <w:r>
              <w:rPr>
                <w:rFonts w:hint="default"/>
                <w:lang w:val="en-US" w:eastAsia="zh-CN"/>
              </w:rPr>
              <w:br w:type="textWrapping"/>
            </w:r>
            <w:r>
              <w:rPr>
                <w:rFonts w:hint="default"/>
                <w:lang w:val="en-US" w:eastAsia="zh-CN"/>
              </w:rPr>
              <w:t>true：该请求能吃单 ELP，但会被施加延迟</w:t>
            </w:r>
            <w:r>
              <w:rPr>
                <w:rFonts w:hint="default"/>
                <w:lang w:val="en-US" w:eastAsia="zh-CN"/>
              </w:rPr>
              <w:br w:type="textWrapping"/>
            </w:r>
            <w:r>
              <w:rPr>
                <w:rFonts w:hint="default"/>
                <w:lang w:val="en-US" w:eastAsia="zh-CN"/>
              </w:rPr>
              <w:t>false：该请求不能吃单 ELP，并且没有延迟</w:t>
            </w:r>
            <w:r>
              <w:rPr>
                <w:rFonts w:hint="default"/>
                <w:lang w:val="en-US" w:eastAsia="zh-CN"/>
              </w:rPr>
              <w:br w:type="textWrapping"/>
            </w:r>
            <w:r>
              <w:rPr>
                <w:rFonts w:hint="default"/>
                <w:lang w:val="en-US" w:eastAsia="zh-CN"/>
              </w:rPr>
              <w:br w:type="textWrapping"/>
            </w:r>
            <w:r>
              <w:rPr>
                <w:rFonts w:hint="default"/>
                <w:lang w:val="en-US" w:eastAsia="zh-CN"/>
              </w:rPr>
              <w:t>默认值为false，true仅适用于ioc订单</w:t>
            </w:r>
          </w:p>
        </w:tc>
      </w:tr>
      <w:tr w14:paraId="32060D2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45936E">
            <w:pPr>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37B92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339824">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8436D1">
            <w:pPr>
              <w:bidi w:val="0"/>
              <w:rPr>
                <w:rFonts w:hint="default"/>
              </w:rPr>
            </w:pPr>
            <w:r>
              <w:rPr>
                <w:rFonts w:hint="default"/>
                <w:lang w:val="en-US" w:eastAsia="zh-CN"/>
              </w:rPr>
              <w:t>请求有效截止时间。Unix时间戳的毫秒数格式，如 1597026383085</w:t>
            </w:r>
          </w:p>
        </w:tc>
      </w:tr>
    </w:tbl>
    <w:p w14:paraId="61A4D36A">
      <w:pPr>
        <w:bidi w:val="0"/>
      </w:pPr>
      <w:r>
        <w:rPr>
          <w:rFonts w:hint="default"/>
        </w:rPr>
        <w:t>全部成功返回示例</w:t>
      </w:r>
    </w:p>
    <w:p w14:paraId="055C8C44">
      <w:pPr>
        <w:bidi w:val="0"/>
        <w:rPr>
          <w:rFonts w:hint="default"/>
        </w:rPr>
      </w:pPr>
      <w:r>
        <w:rPr>
          <w:rFonts w:hint="default"/>
        </w:rPr>
        <w:t>{</w:t>
      </w:r>
    </w:p>
    <w:p w14:paraId="00AED9F2">
      <w:pPr>
        <w:bidi w:val="0"/>
        <w:rPr>
          <w:rFonts w:hint="default"/>
        </w:rPr>
      </w:pPr>
      <w:r>
        <w:rPr>
          <w:rFonts w:hint="default"/>
        </w:rPr>
        <w:t xml:space="preserve">    "id": "1513",</w:t>
      </w:r>
    </w:p>
    <w:p w14:paraId="6B31E36B">
      <w:pPr>
        <w:bidi w:val="0"/>
        <w:rPr>
          <w:rFonts w:hint="default"/>
        </w:rPr>
      </w:pPr>
      <w:r>
        <w:rPr>
          <w:rFonts w:hint="default"/>
        </w:rPr>
        <w:t xml:space="preserve">    "op": "batch-orders",</w:t>
      </w:r>
    </w:p>
    <w:p w14:paraId="5A343CC4">
      <w:pPr>
        <w:bidi w:val="0"/>
        <w:rPr>
          <w:rFonts w:hint="default"/>
        </w:rPr>
      </w:pPr>
      <w:r>
        <w:rPr>
          <w:rFonts w:hint="default"/>
        </w:rPr>
        <w:t xml:space="preserve">    "data": [{</w:t>
      </w:r>
    </w:p>
    <w:p w14:paraId="4B113E6B">
      <w:pPr>
        <w:bidi w:val="0"/>
        <w:rPr>
          <w:rFonts w:hint="default"/>
        </w:rPr>
      </w:pPr>
      <w:r>
        <w:rPr>
          <w:rFonts w:hint="default"/>
        </w:rPr>
        <w:t xml:space="preserve">        "clOrdId": "",</w:t>
      </w:r>
    </w:p>
    <w:p w14:paraId="30A5AAD4">
      <w:pPr>
        <w:bidi w:val="0"/>
        <w:rPr>
          <w:rFonts w:hint="default"/>
        </w:rPr>
      </w:pPr>
      <w:r>
        <w:rPr>
          <w:rFonts w:hint="default"/>
        </w:rPr>
        <w:t xml:space="preserve">        "ordId": "12345689",</w:t>
      </w:r>
    </w:p>
    <w:p w14:paraId="19D1520D">
      <w:pPr>
        <w:bidi w:val="0"/>
        <w:rPr>
          <w:rFonts w:hint="default"/>
        </w:rPr>
      </w:pPr>
      <w:r>
        <w:rPr>
          <w:rFonts w:hint="default"/>
        </w:rPr>
        <w:t xml:space="preserve">        "tag": "",</w:t>
      </w:r>
    </w:p>
    <w:p w14:paraId="46AFCDB4">
      <w:pPr>
        <w:bidi w:val="0"/>
        <w:rPr>
          <w:rFonts w:hint="default"/>
        </w:rPr>
      </w:pPr>
      <w:r>
        <w:rPr>
          <w:rFonts w:hint="default"/>
        </w:rPr>
        <w:t xml:space="preserve">        "ts":"1695190491421",</w:t>
      </w:r>
    </w:p>
    <w:p w14:paraId="635E00B4">
      <w:pPr>
        <w:bidi w:val="0"/>
        <w:rPr>
          <w:rFonts w:hint="default"/>
        </w:rPr>
      </w:pPr>
      <w:r>
        <w:rPr>
          <w:rFonts w:hint="default"/>
        </w:rPr>
        <w:t xml:space="preserve">        "sCode": "0",</w:t>
      </w:r>
    </w:p>
    <w:p w14:paraId="2E3300A5">
      <w:pPr>
        <w:bidi w:val="0"/>
        <w:rPr>
          <w:rFonts w:hint="default"/>
        </w:rPr>
      </w:pPr>
      <w:r>
        <w:rPr>
          <w:rFonts w:hint="default"/>
        </w:rPr>
        <w:t xml:space="preserve">        "sMsg": "",</w:t>
      </w:r>
    </w:p>
    <w:p w14:paraId="7A523BBA">
      <w:pPr>
        <w:bidi w:val="0"/>
        <w:rPr>
          <w:rFonts w:hint="default"/>
        </w:rPr>
      </w:pPr>
      <w:r>
        <w:rPr>
          <w:rFonts w:hint="default"/>
        </w:rPr>
        <w:t xml:space="preserve">        "subCode": ""</w:t>
      </w:r>
    </w:p>
    <w:p w14:paraId="03EB813F">
      <w:pPr>
        <w:bidi w:val="0"/>
        <w:rPr>
          <w:rFonts w:hint="default"/>
        </w:rPr>
      </w:pPr>
      <w:r>
        <w:rPr>
          <w:rFonts w:hint="default"/>
        </w:rPr>
        <w:t xml:space="preserve">    }, {</w:t>
      </w:r>
    </w:p>
    <w:p w14:paraId="43E57F57">
      <w:pPr>
        <w:bidi w:val="0"/>
        <w:rPr>
          <w:rFonts w:hint="default"/>
        </w:rPr>
      </w:pPr>
      <w:r>
        <w:rPr>
          <w:rFonts w:hint="default"/>
        </w:rPr>
        <w:t xml:space="preserve">        "clOrdId": "",</w:t>
      </w:r>
    </w:p>
    <w:p w14:paraId="352175C1">
      <w:pPr>
        <w:bidi w:val="0"/>
        <w:rPr>
          <w:rFonts w:hint="default"/>
        </w:rPr>
      </w:pPr>
      <w:r>
        <w:rPr>
          <w:rFonts w:hint="default"/>
        </w:rPr>
        <w:t xml:space="preserve">        "ordId": "12344",</w:t>
      </w:r>
    </w:p>
    <w:p w14:paraId="3C1BB87C">
      <w:pPr>
        <w:bidi w:val="0"/>
        <w:rPr>
          <w:rFonts w:hint="default"/>
        </w:rPr>
      </w:pPr>
      <w:r>
        <w:rPr>
          <w:rFonts w:hint="default"/>
        </w:rPr>
        <w:t xml:space="preserve">        "tag": "",</w:t>
      </w:r>
    </w:p>
    <w:p w14:paraId="6FACE80F">
      <w:pPr>
        <w:bidi w:val="0"/>
        <w:rPr>
          <w:rFonts w:hint="default"/>
        </w:rPr>
      </w:pPr>
      <w:r>
        <w:rPr>
          <w:rFonts w:hint="default"/>
        </w:rPr>
        <w:t xml:space="preserve">        "ts":"1695190491421",</w:t>
      </w:r>
    </w:p>
    <w:p w14:paraId="14836D45">
      <w:pPr>
        <w:bidi w:val="0"/>
        <w:rPr>
          <w:rFonts w:hint="default"/>
        </w:rPr>
      </w:pPr>
      <w:r>
        <w:rPr>
          <w:rFonts w:hint="default"/>
        </w:rPr>
        <w:t xml:space="preserve">        "sCode": "0",</w:t>
      </w:r>
    </w:p>
    <w:p w14:paraId="1B28DBFC">
      <w:pPr>
        <w:bidi w:val="0"/>
        <w:rPr>
          <w:rFonts w:hint="default"/>
        </w:rPr>
      </w:pPr>
      <w:r>
        <w:rPr>
          <w:rFonts w:hint="default"/>
        </w:rPr>
        <w:t xml:space="preserve">        "sMsg": "",</w:t>
      </w:r>
    </w:p>
    <w:p w14:paraId="7840C9A4">
      <w:pPr>
        <w:bidi w:val="0"/>
        <w:rPr>
          <w:rFonts w:hint="default"/>
        </w:rPr>
      </w:pPr>
      <w:r>
        <w:rPr>
          <w:rFonts w:hint="default"/>
        </w:rPr>
        <w:t xml:space="preserve">        "subCode": ""</w:t>
      </w:r>
    </w:p>
    <w:p w14:paraId="5D49478C">
      <w:pPr>
        <w:bidi w:val="0"/>
        <w:rPr>
          <w:rFonts w:hint="default"/>
        </w:rPr>
      </w:pPr>
      <w:r>
        <w:rPr>
          <w:rFonts w:hint="default"/>
        </w:rPr>
        <w:t xml:space="preserve">    }],</w:t>
      </w:r>
    </w:p>
    <w:p w14:paraId="5A7C0679">
      <w:pPr>
        <w:bidi w:val="0"/>
        <w:rPr>
          <w:rFonts w:hint="default"/>
        </w:rPr>
      </w:pPr>
      <w:r>
        <w:rPr>
          <w:rFonts w:hint="default"/>
        </w:rPr>
        <w:t xml:space="preserve">    "code": "0",</w:t>
      </w:r>
    </w:p>
    <w:p w14:paraId="4338463A">
      <w:pPr>
        <w:bidi w:val="0"/>
        <w:rPr>
          <w:rFonts w:hint="default"/>
        </w:rPr>
      </w:pPr>
      <w:r>
        <w:rPr>
          <w:rFonts w:hint="default"/>
        </w:rPr>
        <w:t xml:space="preserve">    "msg": "",</w:t>
      </w:r>
    </w:p>
    <w:p w14:paraId="30237460">
      <w:pPr>
        <w:bidi w:val="0"/>
        <w:rPr>
          <w:rFonts w:hint="default"/>
        </w:rPr>
      </w:pPr>
      <w:r>
        <w:rPr>
          <w:rFonts w:hint="default"/>
        </w:rPr>
        <w:t xml:space="preserve">    "inTime": "1695190491421339",</w:t>
      </w:r>
    </w:p>
    <w:p w14:paraId="700DEE08">
      <w:pPr>
        <w:bidi w:val="0"/>
        <w:rPr>
          <w:rFonts w:hint="default"/>
        </w:rPr>
      </w:pPr>
      <w:r>
        <w:rPr>
          <w:rFonts w:hint="default"/>
        </w:rPr>
        <w:t xml:space="preserve">    "outTime": "1695190491423240"}</w:t>
      </w:r>
    </w:p>
    <w:p w14:paraId="5F56EB3F">
      <w:pPr>
        <w:bidi w:val="0"/>
      </w:pPr>
      <w:r>
        <w:rPr>
          <w:rFonts w:hint="default"/>
        </w:rPr>
        <w:t>部分成功返回示例</w:t>
      </w:r>
    </w:p>
    <w:p w14:paraId="076952D2">
      <w:pPr>
        <w:bidi w:val="0"/>
        <w:rPr>
          <w:rFonts w:hint="default"/>
        </w:rPr>
      </w:pPr>
      <w:r>
        <w:rPr>
          <w:rFonts w:hint="default"/>
        </w:rPr>
        <w:t>{</w:t>
      </w:r>
    </w:p>
    <w:p w14:paraId="328B094B">
      <w:pPr>
        <w:bidi w:val="0"/>
        <w:rPr>
          <w:rFonts w:hint="default"/>
        </w:rPr>
      </w:pPr>
      <w:r>
        <w:rPr>
          <w:rFonts w:hint="default"/>
        </w:rPr>
        <w:t xml:space="preserve">    "id": "1513",</w:t>
      </w:r>
    </w:p>
    <w:p w14:paraId="547C8BD9">
      <w:pPr>
        <w:bidi w:val="0"/>
        <w:rPr>
          <w:rFonts w:hint="default"/>
        </w:rPr>
      </w:pPr>
      <w:r>
        <w:rPr>
          <w:rFonts w:hint="default"/>
        </w:rPr>
        <w:t xml:space="preserve">    "op": "batch-orders",</w:t>
      </w:r>
    </w:p>
    <w:p w14:paraId="7F3FCCBF">
      <w:pPr>
        <w:bidi w:val="0"/>
        <w:rPr>
          <w:rFonts w:hint="default"/>
        </w:rPr>
      </w:pPr>
      <w:r>
        <w:rPr>
          <w:rFonts w:hint="default"/>
        </w:rPr>
        <w:t xml:space="preserve">    "data": [{</w:t>
      </w:r>
    </w:p>
    <w:p w14:paraId="050D185C">
      <w:pPr>
        <w:bidi w:val="0"/>
        <w:rPr>
          <w:rFonts w:hint="default"/>
        </w:rPr>
      </w:pPr>
      <w:r>
        <w:rPr>
          <w:rFonts w:hint="default"/>
        </w:rPr>
        <w:t xml:space="preserve">        "clOrdId": "",</w:t>
      </w:r>
    </w:p>
    <w:p w14:paraId="641AF11B">
      <w:pPr>
        <w:bidi w:val="0"/>
        <w:rPr>
          <w:rFonts w:hint="default"/>
        </w:rPr>
      </w:pPr>
      <w:r>
        <w:rPr>
          <w:rFonts w:hint="default"/>
        </w:rPr>
        <w:t xml:space="preserve">        "ordId": "12345689",</w:t>
      </w:r>
    </w:p>
    <w:p w14:paraId="2CCA9C52">
      <w:pPr>
        <w:bidi w:val="0"/>
        <w:rPr>
          <w:rFonts w:hint="default"/>
        </w:rPr>
      </w:pPr>
      <w:r>
        <w:rPr>
          <w:rFonts w:hint="default"/>
        </w:rPr>
        <w:t xml:space="preserve">        "tag": "",</w:t>
      </w:r>
    </w:p>
    <w:p w14:paraId="3094086F">
      <w:pPr>
        <w:bidi w:val="0"/>
        <w:rPr>
          <w:rFonts w:hint="default"/>
        </w:rPr>
      </w:pPr>
      <w:r>
        <w:rPr>
          <w:rFonts w:hint="default"/>
        </w:rPr>
        <w:t xml:space="preserve">        "ts":"1695190491421",</w:t>
      </w:r>
    </w:p>
    <w:p w14:paraId="76F206FA">
      <w:pPr>
        <w:bidi w:val="0"/>
        <w:rPr>
          <w:rFonts w:hint="default"/>
        </w:rPr>
      </w:pPr>
      <w:r>
        <w:rPr>
          <w:rFonts w:hint="default"/>
        </w:rPr>
        <w:t xml:space="preserve">        "sCode": "0",</w:t>
      </w:r>
    </w:p>
    <w:p w14:paraId="2A41B379">
      <w:pPr>
        <w:bidi w:val="0"/>
        <w:rPr>
          <w:rFonts w:hint="default"/>
        </w:rPr>
      </w:pPr>
      <w:r>
        <w:rPr>
          <w:rFonts w:hint="default"/>
        </w:rPr>
        <w:t xml:space="preserve">        "sMsg": "",</w:t>
      </w:r>
    </w:p>
    <w:p w14:paraId="3DE16DDF">
      <w:pPr>
        <w:bidi w:val="0"/>
        <w:rPr>
          <w:rFonts w:hint="default"/>
        </w:rPr>
      </w:pPr>
      <w:r>
        <w:rPr>
          <w:rFonts w:hint="default"/>
        </w:rPr>
        <w:t xml:space="preserve">        "subCode": ""</w:t>
      </w:r>
    </w:p>
    <w:p w14:paraId="0ADBBD8A">
      <w:pPr>
        <w:bidi w:val="0"/>
        <w:rPr>
          <w:rFonts w:hint="default"/>
        </w:rPr>
      </w:pPr>
      <w:r>
        <w:rPr>
          <w:rFonts w:hint="default"/>
        </w:rPr>
        <w:t xml:space="preserve">    }, {</w:t>
      </w:r>
    </w:p>
    <w:p w14:paraId="69453DAD">
      <w:pPr>
        <w:bidi w:val="0"/>
        <w:rPr>
          <w:rFonts w:hint="default"/>
        </w:rPr>
      </w:pPr>
      <w:r>
        <w:rPr>
          <w:rFonts w:hint="default"/>
        </w:rPr>
        <w:t xml:space="preserve">        "clOrdId": "",</w:t>
      </w:r>
    </w:p>
    <w:p w14:paraId="5D7D3FB4">
      <w:pPr>
        <w:bidi w:val="0"/>
        <w:rPr>
          <w:rFonts w:hint="default"/>
        </w:rPr>
      </w:pPr>
      <w:r>
        <w:rPr>
          <w:rFonts w:hint="default"/>
        </w:rPr>
        <w:t xml:space="preserve">        "ordId": "",</w:t>
      </w:r>
    </w:p>
    <w:p w14:paraId="2D2EAF19">
      <w:pPr>
        <w:bidi w:val="0"/>
        <w:rPr>
          <w:rFonts w:hint="default"/>
        </w:rPr>
      </w:pPr>
      <w:r>
        <w:rPr>
          <w:rFonts w:hint="default"/>
        </w:rPr>
        <w:t xml:space="preserve">        "tag": "",</w:t>
      </w:r>
    </w:p>
    <w:p w14:paraId="429B6497">
      <w:pPr>
        <w:bidi w:val="0"/>
        <w:rPr>
          <w:rFonts w:hint="default"/>
        </w:rPr>
      </w:pPr>
      <w:r>
        <w:rPr>
          <w:rFonts w:hint="default"/>
        </w:rPr>
        <w:t xml:space="preserve">        "ts":"1695190491421",</w:t>
      </w:r>
    </w:p>
    <w:p w14:paraId="741C20F1">
      <w:pPr>
        <w:bidi w:val="0"/>
        <w:rPr>
          <w:rFonts w:hint="default"/>
        </w:rPr>
      </w:pPr>
      <w:r>
        <w:rPr>
          <w:rFonts w:hint="default"/>
        </w:rPr>
        <w:t xml:space="preserve">        "sCode": "51008",</w:t>
      </w:r>
    </w:p>
    <w:p w14:paraId="507430A3">
      <w:pPr>
        <w:bidi w:val="0"/>
        <w:rPr>
          <w:rFonts w:hint="default"/>
        </w:rPr>
      </w:pPr>
      <w:r>
        <w:rPr>
          <w:rFonts w:hint="default"/>
        </w:rPr>
        <w:t xml:space="preserve">        "sMsg": "Order failed. Insufficient USDT balance in account",</w:t>
      </w:r>
    </w:p>
    <w:p w14:paraId="011FED39">
      <w:pPr>
        <w:bidi w:val="0"/>
        <w:rPr>
          <w:rFonts w:hint="default"/>
        </w:rPr>
      </w:pPr>
      <w:r>
        <w:rPr>
          <w:rFonts w:hint="default"/>
        </w:rPr>
        <w:t xml:space="preserve">        "subCode": "1000"</w:t>
      </w:r>
    </w:p>
    <w:p w14:paraId="4899CA8C">
      <w:pPr>
        <w:bidi w:val="0"/>
        <w:rPr>
          <w:rFonts w:hint="default"/>
        </w:rPr>
      </w:pPr>
      <w:r>
        <w:rPr>
          <w:rFonts w:hint="default"/>
        </w:rPr>
        <w:t xml:space="preserve">    }],</w:t>
      </w:r>
    </w:p>
    <w:p w14:paraId="590B44FB">
      <w:pPr>
        <w:bidi w:val="0"/>
        <w:rPr>
          <w:rFonts w:hint="default"/>
        </w:rPr>
      </w:pPr>
      <w:r>
        <w:rPr>
          <w:rFonts w:hint="default"/>
        </w:rPr>
        <w:t xml:space="preserve">    "code": "2",</w:t>
      </w:r>
    </w:p>
    <w:p w14:paraId="14A8915C">
      <w:pPr>
        <w:bidi w:val="0"/>
        <w:rPr>
          <w:rFonts w:hint="default"/>
        </w:rPr>
      </w:pPr>
      <w:r>
        <w:rPr>
          <w:rFonts w:hint="default"/>
        </w:rPr>
        <w:t xml:space="preserve">    "msg": "",</w:t>
      </w:r>
    </w:p>
    <w:p w14:paraId="30181D30">
      <w:pPr>
        <w:bidi w:val="0"/>
        <w:rPr>
          <w:rFonts w:hint="default"/>
        </w:rPr>
      </w:pPr>
      <w:r>
        <w:rPr>
          <w:rFonts w:hint="default"/>
        </w:rPr>
        <w:t xml:space="preserve">    "inTime": "1695190491421339",</w:t>
      </w:r>
    </w:p>
    <w:p w14:paraId="45C397D7">
      <w:pPr>
        <w:bidi w:val="0"/>
        <w:rPr>
          <w:rFonts w:hint="default"/>
        </w:rPr>
      </w:pPr>
      <w:r>
        <w:rPr>
          <w:rFonts w:hint="default"/>
        </w:rPr>
        <w:t xml:space="preserve">    "outTime": "1695190491423240"}</w:t>
      </w:r>
    </w:p>
    <w:p w14:paraId="4E218874">
      <w:pPr>
        <w:bidi w:val="0"/>
      </w:pPr>
      <w:r>
        <w:rPr>
          <w:rFonts w:hint="default"/>
        </w:rPr>
        <w:t>全部失败返回示例</w:t>
      </w:r>
    </w:p>
    <w:p w14:paraId="674D78DB">
      <w:pPr>
        <w:bidi w:val="0"/>
        <w:rPr>
          <w:rFonts w:hint="default"/>
        </w:rPr>
      </w:pPr>
      <w:r>
        <w:rPr>
          <w:rFonts w:hint="default"/>
        </w:rPr>
        <w:t>{</w:t>
      </w:r>
    </w:p>
    <w:p w14:paraId="64B150C5">
      <w:pPr>
        <w:bidi w:val="0"/>
        <w:rPr>
          <w:rFonts w:hint="default"/>
        </w:rPr>
      </w:pPr>
      <w:r>
        <w:rPr>
          <w:rFonts w:hint="default"/>
        </w:rPr>
        <w:t xml:space="preserve">    "id": "1513",</w:t>
      </w:r>
    </w:p>
    <w:p w14:paraId="1F22A59B">
      <w:pPr>
        <w:bidi w:val="0"/>
        <w:rPr>
          <w:rFonts w:hint="default"/>
        </w:rPr>
      </w:pPr>
      <w:r>
        <w:rPr>
          <w:rFonts w:hint="default"/>
        </w:rPr>
        <w:t xml:space="preserve">    "op": "batch-orders",</w:t>
      </w:r>
    </w:p>
    <w:p w14:paraId="1AD64A99">
      <w:pPr>
        <w:bidi w:val="0"/>
        <w:rPr>
          <w:rFonts w:hint="default"/>
        </w:rPr>
      </w:pPr>
      <w:r>
        <w:rPr>
          <w:rFonts w:hint="default"/>
        </w:rPr>
        <w:t xml:space="preserve">    "data": [{</w:t>
      </w:r>
    </w:p>
    <w:p w14:paraId="432A2550">
      <w:pPr>
        <w:bidi w:val="0"/>
        <w:rPr>
          <w:rFonts w:hint="default"/>
        </w:rPr>
      </w:pPr>
      <w:r>
        <w:rPr>
          <w:rFonts w:hint="default"/>
        </w:rPr>
        <w:t xml:space="preserve">        "clOrdId": "oktswap6",</w:t>
      </w:r>
    </w:p>
    <w:p w14:paraId="2EC80420">
      <w:pPr>
        <w:bidi w:val="0"/>
        <w:rPr>
          <w:rFonts w:hint="default"/>
        </w:rPr>
      </w:pPr>
      <w:r>
        <w:rPr>
          <w:rFonts w:hint="default"/>
        </w:rPr>
        <w:t xml:space="preserve">        "ordId": "",</w:t>
      </w:r>
    </w:p>
    <w:p w14:paraId="6E34DDD8">
      <w:pPr>
        <w:bidi w:val="0"/>
        <w:rPr>
          <w:rFonts w:hint="default"/>
        </w:rPr>
      </w:pPr>
      <w:r>
        <w:rPr>
          <w:rFonts w:hint="default"/>
        </w:rPr>
        <w:t xml:space="preserve">        "tag": "",</w:t>
      </w:r>
    </w:p>
    <w:p w14:paraId="0EAE1716">
      <w:pPr>
        <w:bidi w:val="0"/>
        <w:rPr>
          <w:rFonts w:hint="default"/>
        </w:rPr>
      </w:pPr>
      <w:r>
        <w:rPr>
          <w:rFonts w:hint="default"/>
        </w:rPr>
        <w:t xml:space="preserve">        "ts":"1695190491421",</w:t>
      </w:r>
    </w:p>
    <w:p w14:paraId="5D9FE9F8">
      <w:pPr>
        <w:bidi w:val="0"/>
        <w:rPr>
          <w:rFonts w:hint="default"/>
        </w:rPr>
      </w:pPr>
      <w:r>
        <w:rPr>
          <w:rFonts w:hint="default"/>
        </w:rPr>
        <w:t xml:space="preserve">        "sCode": "51008",</w:t>
      </w:r>
    </w:p>
    <w:p w14:paraId="3B179D0E">
      <w:pPr>
        <w:bidi w:val="0"/>
        <w:rPr>
          <w:rFonts w:hint="default"/>
        </w:rPr>
      </w:pPr>
      <w:r>
        <w:rPr>
          <w:rFonts w:hint="default"/>
        </w:rPr>
        <w:t xml:space="preserve">        "sMsg": "Order failed. Insufficient USDT balance in account",</w:t>
      </w:r>
    </w:p>
    <w:p w14:paraId="6933B44A">
      <w:pPr>
        <w:bidi w:val="0"/>
        <w:rPr>
          <w:rFonts w:hint="default"/>
        </w:rPr>
      </w:pPr>
      <w:r>
        <w:rPr>
          <w:rFonts w:hint="default"/>
        </w:rPr>
        <w:t xml:space="preserve">        "subCode": "1000"</w:t>
      </w:r>
    </w:p>
    <w:p w14:paraId="2A26945F">
      <w:pPr>
        <w:bidi w:val="0"/>
        <w:rPr>
          <w:rFonts w:hint="default"/>
        </w:rPr>
      </w:pPr>
      <w:r>
        <w:rPr>
          <w:rFonts w:hint="default"/>
        </w:rPr>
        <w:t xml:space="preserve">    }, {</w:t>
      </w:r>
    </w:p>
    <w:p w14:paraId="18EF8A10">
      <w:pPr>
        <w:bidi w:val="0"/>
        <w:rPr>
          <w:rFonts w:hint="default"/>
        </w:rPr>
      </w:pPr>
      <w:r>
        <w:rPr>
          <w:rFonts w:hint="default"/>
        </w:rPr>
        <w:t xml:space="preserve">        "clOrdId": "oktswap7",</w:t>
      </w:r>
    </w:p>
    <w:p w14:paraId="7082EFC8">
      <w:pPr>
        <w:bidi w:val="0"/>
        <w:rPr>
          <w:rFonts w:hint="default"/>
        </w:rPr>
      </w:pPr>
      <w:r>
        <w:rPr>
          <w:rFonts w:hint="default"/>
        </w:rPr>
        <w:t xml:space="preserve">        "ordId": "",</w:t>
      </w:r>
    </w:p>
    <w:p w14:paraId="0A108DFE">
      <w:pPr>
        <w:bidi w:val="0"/>
        <w:rPr>
          <w:rFonts w:hint="default"/>
        </w:rPr>
      </w:pPr>
      <w:r>
        <w:rPr>
          <w:rFonts w:hint="default"/>
        </w:rPr>
        <w:t xml:space="preserve">        "tag": "",</w:t>
      </w:r>
    </w:p>
    <w:p w14:paraId="5B17B9C2">
      <w:pPr>
        <w:bidi w:val="0"/>
        <w:rPr>
          <w:rFonts w:hint="default"/>
        </w:rPr>
      </w:pPr>
      <w:r>
        <w:rPr>
          <w:rFonts w:hint="default"/>
        </w:rPr>
        <w:t xml:space="preserve">        "ts":"1695190491421",</w:t>
      </w:r>
    </w:p>
    <w:p w14:paraId="43C25664">
      <w:pPr>
        <w:bidi w:val="0"/>
        <w:rPr>
          <w:rFonts w:hint="default"/>
        </w:rPr>
      </w:pPr>
      <w:r>
        <w:rPr>
          <w:rFonts w:hint="default"/>
        </w:rPr>
        <w:t xml:space="preserve">        "sCode": "51008",</w:t>
      </w:r>
    </w:p>
    <w:p w14:paraId="28D5BB34">
      <w:pPr>
        <w:bidi w:val="0"/>
        <w:rPr>
          <w:rFonts w:hint="default"/>
        </w:rPr>
      </w:pPr>
      <w:r>
        <w:rPr>
          <w:rFonts w:hint="default"/>
        </w:rPr>
        <w:t xml:space="preserve">        "sMsg": "Order failed. Insufficient USDT balance in account",</w:t>
      </w:r>
    </w:p>
    <w:p w14:paraId="179A5BA5">
      <w:pPr>
        <w:bidi w:val="0"/>
        <w:rPr>
          <w:rFonts w:hint="default"/>
        </w:rPr>
      </w:pPr>
      <w:r>
        <w:rPr>
          <w:rFonts w:hint="default"/>
        </w:rPr>
        <w:t xml:space="preserve">        "subCode": "1000"</w:t>
      </w:r>
    </w:p>
    <w:p w14:paraId="1C336EAF">
      <w:pPr>
        <w:bidi w:val="0"/>
        <w:rPr>
          <w:rFonts w:hint="default"/>
        </w:rPr>
      </w:pPr>
      <w:r>
        <w:rPr>
          <w:rFonts w:hint="default"/>
        </w:rPr>
        <w:t xml:space="preserve">    }],</w:t>
      </w:r>
    </w:p>
    <w:p w14:paraId="5DA3E184">
      <w:pPr>
        <w:bidi w:val="0"/>
        <w:rPr>
          <w:rFonts w:hint="default"/>
        </w:rPr>
      </w:pPr>
      <w:r>
        <w:rPr>
          <w:rFonts w:hint="default"/>
        </w:rPr>
        <w:t xml:space="preserve">    "code": "1",</w:t>
      </w:r>
    </w:p>
    <w:p w14:paraId="7DF0655C">
      <w:pPr>
        <w:bidi w:val="0"/>
        <w:rPr>
          <w:rFonts w:hint="default"/>
        </w:rPr>
      </w:pPr>
      <w:r>
        <w:rPr>
          <w:rFonts w:hint="default"/>
        </w:rPr>
        <w:t xml:space="preserve">    "msg": "",</w:t>
      </w:r>
    </w:p>
    <w:p w14:paraId="370D063D">
      <w:pPr>
        <w:bidi w:val="0"/>
        <w:rPr>
          <w:rFonts w:hint="default"/>
        </w:rPr>
      </w:pPr>
      <w:r>
        <w:rPr>
          <w:rFonts w:hint="default"/>
        </w:rPr>
        <w:t xml:space="preserve">    "inTime": "1695190491421339",</w:t>
      </w:r>
    </w:p>
    <w:p w14:paraId="30EA8727">
      <w:pPr>
        <w:bidi w:val="0"/>
        <w:rPr>
          <w:rFonts w:hint="default"/>
        </w:rPr>
      </w:pPr>
      <w:r>
        <w:rPr>
          <w:rFonts w:hint="default"/>
        </w:rPr>
        <w:t xml:space="preserve">    "outTime": "1695190491423240"}</w:t>
      </w:r>
    </w:p>
    <w:p w14:paraId="7D9063AA">
      <w:pPr>
        <w:bidi w:val="0"/>
      </w:pPr>
      <w:r>
        <w:rPr>
          <w:rFonts w:hint="default"/>
        </w:rPr>
        <w:t>格式错误返回示例</w:t>
      </w:r>
    </w:p>
    <w:p w14:paraId="51F34450">
      <w:pPr>
        <w:bidi w:val="0"/>
        <w:rPr>
          <w:rFonts w:hint="default"/>
        </w:rPr>
      </w:pPr>
      <w:r>
        <w:rPr>
          <w:rFonts w:hint="default"/>
        </w:rPr>
        <w:t>{</w:t>
      </w:r>
    </w:p>
    <w:p w14:paraId="44468AA8">
      <w:pPr>
        <w:bidi w:val="0"/>
        <w:rPr>
          <w:rFonts w:hint="default"/>
        </w:rPr>
      </w:pPr>
      <w:r>
        <w:rPr>
          <w:rFonts w:hint="default"/>
        </w:rPr>
        <w:t xml:space="preserve">    "id": "1513",</w:t>
      </w:r>
    </w:p>
    <w:p w14:paraId="781292A2">
      <w:pPr>
        <w:bidi w:val="0"/>
        <w:rPr>
          <w:rFonts w:hint="default"/>
        </w:rPr>
      </w:pPr>
      <w:r>
        <w:rPr>
          <w:rFonts w:hint="default"/>
        </w:rPr>
        <w:t xml:space="preserve">    "op": "batch-orders",</w:t>
      </w:r>
    </w:p>
    <w:p w14:paraId="2126BFEA">
      <w:pPr>
        <w:bidi w:val="0"/>
        <w:rPr>
          <w:rFonts w:hint="default"/>
        </w:rPr>
      </w:pPr>
      <w:r>
        <w:rPr>
          <w:rFonts w:hint="default"/>
        </w:rPr>
        <w:t xml:space="preserve">    "data": [],</w:t>
      </w:r>
    </w:p>
    <w:p w14:paraId="4BA93598">
      <w:pPr>
        <w:bidi w:val="0"/>
        <w:rPr>
          <w:rFonts w:hint="default"/>
        </w:rPr>
      </w:pPr>
      <w:r>
        <w:rPr>
          <w:rFonts w:hint="default"/>
        </w:rPr>
        <w:t xml:space="preserve">    "code": "60013",</w:t>
      </w:r>
    </w:p>
    <w:p w14:paraId="68A41A1F">
      <w:pPr>
        <w:bidi w:val="0"/>
        <w:rPr>
          <w:rFonts w:hint="default"/>
        </w:rPr>
      </w:pPr>
      <w:r>
        <w:rPr>
          <w:rFonts w:hint="default"/>
        </w:rPr>
        <w:t xml:space="preserve">    "msg": "Invalid args",</w:t>
      </w:r>
    </w:p>
    <w:p w14:paraId="30A06E26">
      <w:pPr>
        <w:bidi w:val="0"/>
        <w:rPr>
          <w:rFonts w:hint="default"/>
        </w:rPr>
      </w:pPr>
      <w:r>
        <w:rPr>
          <w:rFonts w:hint="default"/>
        </w:rPr>
        <w:t xml:space="preserve">    "inTime": "1695190491421339",</w:t>
      </w:r>
    </w:p>
    <w:p w14:paraId="6EE61044">
      <w:pPr>
        <w:bidi w:val="0"/>
        <w:rPr>
          <w:rFonts w:hint="default"/>
        </w:rPr>
      </w:pPr>
      <w:r>
        <w:rPr>
          <w:rFonts w:hint="default"/>
        </w:rPr>
        <w:t xml:space="preserve">    "outTime": "1695190491423240"}</w:t>
      </w:r>
    </w:p>
    <w:p w14:paraId="5EA65FB5">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1319"/>
        <w:gridCol w:w="6094"/>
      </w:tblGrid>
      <w:tr w14:paraId="2592D23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8EB62A1">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4687BA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BE3CB0C">
            <w:pPr>
              <w:bidi w:val="0"/>
              <w:rPr>
                <w:rFonts w:hint="default"/>
              </w:rPr>
            </w:pPr>
            <w:r>
              <w:rPr>
                <w:rFonts w:hint="default"/>
                <w:lang w:val="en-US" w:eastAsia="zh-CN"/>
              </w:rPr>
              <w:t>描述</w:t>
            </w:r>
          </w:p>
        </w:tc>
      </w:tr>
      <w:tr w14:paraId="23C12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6EC588">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04A09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7FA537">
            <w:pPr>
              <w:bidi w:val="0"/>
              <w:rPr>
                <w:rFonts w:hint="default"/>
              </w:rPr>
            </w:pPr>
            <w:r>
              <w:rPr>
                <w:rFonts w:hint="default"/>
                <w:lang w:val="en-US" w:eastAsia="zh-CN"/>
              </w:rPr>
              <w:t>消息的唯一标识</w:t>
            </w:r>
          </w:p>
        </w:tc>
      </w:tr>
      <w:tr w14:paraId="7BA93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011ADC">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C726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A60525">
            <w:pPr>
              <w:bidi w:val="0"/>
              <w:rPr>
                <w:rFonts w:hint="default"/>
              </w:rPr>
            </w:pPr>
            <w:r>
              <w:rPr>
                <w:rFonts w:hint="default"/>
                <w:lang w:val="en-US" w:eastAsia="zh-CN"/>
              </w:rPr>
              <w:t>业务操作</w:t>
            </w:r>
          </w:p>
        </w:tc>
      </w:tr>
      <w:tr w14:paraId="5C32D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7ED477">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22409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CAF79A">
            <w:pPr>
              <w:bidi w:val="0"/>
              <w:rPr>
                <w:rFonts w:hint="default"/>
              </w:rPr>
            </w:pPr>
            <w:r>
              <w:rPr>
                <w:rFonts w:hint="default"/>
                <w:lang w:val="en-US" w:eastAsia="zh-CN"/>
              </w:rPr>
              <w:t>代码</w:t>
            </w:r>
          </w:p>
        </w:tc>
      </w:tr>
      <w:tr w14:paraId="6CC36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521E55">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F623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1AE654">
            <w:pPr>
              <w:bidi w:val="0"/>
              <w:rPr>
                <w:rFonts w:hint="default"/>
              </w:rPr>
            </w:pPr>
            <w:r>
              <w:rPr>
                <w:rFonts w:hint="default"/>
                <w:lang w:val="en-US" w:eastAsia="zh-CN"/>
              </w:rPr>
              <w:t>消息</w:t>
            </w:r>
          </w:p>
        </w:tc>
      </w:tr>
      <w:tr w14:paraId="34965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71FB74">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9DA5C2">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1355BF">
            <w:pPr>
              <w:bidi w:val="0"/>
              <w:rPr>
                <w:rFonts w:hint="default"/>
              </w:rPr>
            </w:pPr>
            <w:r>
              <w:rPr>
                <w:rFonts w:hint="default"/>
                <w:lang w:val="en-US" w:eastAsia="zh-CN"/>
              </w:rPr>
              <w:t>请求成功后返回的数据</w:t>
            </w:r>
          </w:p>
        </w:tc>
      </w:tr>
      <w:tr w14:paraId="03F15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B19A25">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98EF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AC823A">
            <w:pPr>
              <w:bidi w:val="0"/>
              <w:rPr>
                <w:rFonts w:hint="default"/>
              </w:rPr>
            </w:pPr>
            <w:r>
              <w:rPr>
                <w:rFonts w:hint="default"/>
                <w:lang w:val="en-US" w:eastAsia="zh-CN"/>
              </w:rPr>
              <w:t>订单ID</w:t>
            </w:r>
          </w:p>
        </w:tc>
      </w:tr>
      <w:tr w14:paraId="55D3F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E392F0">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717A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0E06ED">
            <w:pPr>
              <w:bidi w:val="0"/>
              <w:rPr>
                <w:rFonts w:hint="default"/>
              </w:rPr>
            </w:pPr>
            <w:r>
              <w:rPr>
                <w:rFonts w:hint="default"/>
                <w:lang w:val="en-US" w:eastAsia="zh-CN"/>
              </w:rPr>
              <w:t>由用户设置的订单ID</w:t>
            </w:r>
          </w:p>
        </w:tc>
      </w:tr>
      <w:tr w14:paraId="3E6ED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A571AF">
            <w:pPr>
              <w:bidi w:val="0"/>
              <w:rPr>
                <w:rFonts w:hint="default"/>
              </w:rPr>
            </w:pPr>
            <w:r>
              <w:rPr>
                <w:rFonts w:hint="default"/>
                <w:lang w:val="en-US" w:eastAsia="zh-CN"/>
              </w:rPr>
              <w:t>&gt; tag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56699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FD2B83">
            <w:pPr>
              <w:bidi w:val="0"/>
              <w:rPr>
                <w:rFonts w:hint="default"/>
              </w:rPr>
            </w:pPr>
            <w:r>
              <w:rPr>
                <w:rFonts w:hint="default"/>
                <w:lang w:val="en-US" w:eastAsia="zh-CN"/>
              </w:rPr>
              <w:t>订单标签</w:t>
            </w:r>
          </w:p>
        </w:tc>
      </w:tr>
      <w:tr w14:paraId="6FB96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DD7690">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20AC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739C6B">
            <w:pPr>
              <w:bidi w:val="0"/>
              <w:rPr>
                <w:rFonts w:hint="default"/>
              </w:rPr>
            </w:pPr>
            <w:r>
              <w:rPr>
                <w:rFonts w:hint="default"/>
                <w:lang w:val="en-US" w:eastAsia="zh-CN"/>
              </w:rPr>
              <w:t>系统完成订单请求处理的时间戳，Unix时间戳的毫秒数格式，如 1597026383085</w:t>
            </w:r>
          </w:p>
        </w:tc>
      </w:tr>
      <w:tr w14:paraId="4014D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0A886C">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3AADA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F82B5E">
            <w:pPr>
              <w:bidi w:val="0"/>
              <w:rPr>
                <w:rFonts w:hint="default"/>
              </w:rPr>
            </w:pPr>
            <w:r>
              <w:rPr>
                <w:rFonts w:hint="default"/>
                <w:lang w:val="en-US" w:eastAsia="zh-CN"/>
              </w:rPr>
              <w:t>订单状态码，0 代表成功</w:t>
            </w:r>
          </w:p>
        </w:tc>
      </w:tr>
      <w:tr w14:paraId="15911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149A19">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F13E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1D62F9">
            <w:pPr>
              <w:bidi w:val="0"/>
              <w:rPr>
                <w:rFonts w:hint="default"/>
              </w:rPr>
            </w:pPr>
            <w:r>
              <w:rPr>
                <w:rFonts w:hint="default"/>
                <w:lang w:val="en-US" w:eastAsia="zh-CN"/>
              </w:rPr>
              <w:t>事件执行失败或成功时的msg</w:t>
            </w:r>
          </w:p>
        </w:tc>
      </w:tr>
      <w:tr w14:paraId="47FAE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69DD4D">
            <w:pPr>
              <w:bidi w:val="0"/>
              <w:rPr>
                <w:rFonts w:hint="default"/>
              </w:rPr>
            </w:pPr>
            <w:r>
              <w:rPr>
                <w:rFonts w:hint="default"/>
                <w:lang w:val="en-US" w:eastAsia="zh-CN"/>
              </w:rPr>
              <w:t>&gt; subCode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D6D48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1C6157">
            <w:pPr>
              <w:bidi w:val="0"/>
              <w:rPr>
                <w:rFonts w:hint="default"/>
              </w:rPr>
            </w:pPr>
            <w:r>
              <w:rPr>
                <w:rFonts w:hint="default"/>
                <w:lang w:val="en-US" w:eastAsia="zh-CN"/>
              </w:rPr>
              <w:t>sCode 的子码。</w:t>
            </w:r>
            <w:r>
              <w:rPr>
                <w:rFonts w:hint="default"/>
                <w:lang w:val="en-US" w:eastAsia="zh-CN"/>
              </w:rPr>
              <w:br w:type="textWrapping"/>
            </w:r>
            <w:r>
              <w:rPr>
                <w:rFonts w:hint="default"/>
                <w:lang w:val="en-US" w:eastAsia="zh-CN"/>
              </w:rPr>
              <w:t>当 sCode 为 0（请求成功）时，返回 ""。</w:t>
            </w:r>
            <w:r>
              <w:rPr>
                <w:rFonts w:hint="default"/>
                <w:lang w:val="en-US" w:eastAsia="zh-CN"/>
              </w:rPr>
              <w:br w:type="textWrapping"/>
            </w:r>
            <w:r>
              <w:rPr>
                <w:rFonts w:hint="default"/>
                <w:lang w:val="en-US" w:eastAsia="zh-CN"/>
              </w:rPr>
              <w:t>当 sCode 不为 0（请求失败）且存在子码时，返回对应的子码；若无子码，则返回 ""。</w:t>
            </w:r>
          </w:p>
        </w:tc>
      </w:tr>
      <w:tr w14:paraId="0A764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101604">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704D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C35A1C">
            <w:pPr>
              <w:bidi w:val="0"/>
              <w:rPr>
                <w:rFonts w:hint="default"/>
              </w:rPr>
            </w:pPr>
            <w:r>
              <w:rPr>
                <w:rFonts w:hint="default"/>
                <w:lang w:val="en-US" w:eastAsia="zh-CN"/>
              </w:rPr>
              <w:t>WebSocket 网关接收请求时的时间戳，Unix时间戳的微秒数格式，如 1597026383085123</w:t>
            </w:r>
          </w:p>
        </w:tc>
      </w:tr>
      <w:tr w14:paraId="7C6C626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69DB96">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F96FB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8AB705">
            <w:pPr>
              <w:bidi w:val="0"/>
              <w:rPr>
                <w:rFonts w:hint="default"/>
              </w:rPr>
            </w:pPr>
            <w:r>
              <w:rPr>
                <w:rFonts w:hint="default"/>
                <w:lang w:val="en-US" w:eastAsia="zh-CN"/>
              </w:rPr>
              <w:t>WebSocket 网关发送响应时的时间戳，Unix时间戳的微秒数格式，如 1597026383085123</w:t>
            </w:r>
          </w:p>
        </w:tc>
      </w:tr>
    </w:tbl>
    <w:p w14:paraId="7BB25254">
      <w:pPr>
        <w:bidi w:val="0"/>
      </w:pPr>
      <w:r>
        <w:rPr>
          <w:lang w:val="en-US" w:eastAsia="zh-CN"/>
        </w:rPr>
        <w:t> 在组合保证金账户模式下，或者全部成功，或者全部失败。 clOrdId</w:t>
      </w:r>
      <w:r>
        <w:rPr>
          <w:lang w:val="en-US" w:eastAsia="zh-CN"/>
        </w:rPr>
        <w:br w:type="textWrapping"/>
      </w:r>
      <w:r>
        <w:rPr>
          <w:lang w:val="en-US" w:eastAsia="zh-CN"/>
        </w:rPr>
        <w:t>clOrdId是用户自定义的唯一ID用来识别订单。如果在请求参数中传入了，那它一定会在返回参数内，并且可以用于查询订单，撤销订单，修改订单等接口。 clOrdId不能与当前所有挂单和当前请求中的clOrdId重复。 isElpTakerAccess:true订单限速</w:t>
      </w:r>
      <w:r>
        <w:rPr>
          <w:lang w:val="en-US" w:eastAsia="zh-CN"/>
        </w:rPr>
        <w:br w:type="textWrapping"/>
      </w:r>
      <w:r>
        <w:rPr>
          <w:lang w:val="en-US" w:eastAsia="zh-CN"/>
        </w:rPr>
        <w:t>- 50个/2s，限制维度为 User ID + Instrument ID</w:t>
      </w:r>
      <w:r>
        <w:rPr>
          <w:lang w:val="en-US" w:eastAsia="zh-CN"/>
        </w:rPr>
        <w:br w:type="textWrapping"/>
      </w:r>
      <w:r>
        <w:rPr>
          <w:lang w:val="en-US" w:eastAsia="zh-CN"/>
        </w:rPr>
        <w:t>- 该限速会在 REST 和 WebSocket 的下单及批量下单接口中共享</w:t>
      </w:r>
    </w:p>
    <w:p w14:paraId="6D8D7D53">
      <w:pPr>
        <w:bidi w:val="0"/>
        <w:rPr>
          <w:rFonts w:hint="default"/>
        </w:rPr>
      </w:pPr>
      <w:r>
        <w:rPr>
          <w:rFonts w:hint="default"/>
        </w:rPr>
        <w:t>WS / 撤单</w:t>
      </w:r>
    </w:p>
    <w:p w14:paraId="600C3859">
      <w:pPr>
        <w:bidi w:val="0"/>
        <w:rPr>
          <w:rFonts w:hint="default"/>
        </w:rPr>
      </w:pPr>
      <w:r>
        <w:rPr>
          <w:rFonts w:hint="default"/>
        </w:rPr>
        <w:t>撤销当前未完成订单</w:t>
      </w:r>
    </w:p>
    <w:p w14:paraId="0C00D065">
      <w:pPr>
        <w:bidi w:val="0"/>
        <w:rPr>
          <w:rFonts w:hint="default"/>
        </w:rPr>
      </w:pPr>
      <w:r>
        <w:rPr>
          <w:rFonts w:hint="default"/>
        </w:rPr>
        <w:t>服务地址</w:t>
      </w:r>
    </w:p>
    <w:p w14:paraId="6FA977C3">
      <w:pPr>
        <w:bidi w:val="0"/>
        <w:rPr>
          <w:rFonts w:hint="default"/>
        </w:rPr>
      </w:pPr>
      <w:r>
        <w:rPr>
          <w:rFonts w:hint="default"/>
        </w:rPr>
        <w:t>/ws/v5/private (需要登录)</w:t>
      </w:r>
    </w:p>
    <w:p w14:paraId="07828473">
      <w:pPr>
        <w:bidi w:val="0"/>
        <w:rPr>
          <w:rFonts w:hint="default"/>
        </w:rPr>
      </w:pPr>
      <w:r>
        <w:rPr>
          <w:rFonts w:hint="default"/>
        </w:rPr>
        <w:t>限速：60次/2s</w:t>
      </w:r>
    </w:p>
    <w:p w14:paraId="4B20218B">
      <w:pPr>
        <w:bidi w:val="0"/>
        <w:rPr>
          <w:rFonts w:hint="default"/>
        </w:rPr>
      </w:pPr>
      <w:r>
        <w:rPr>
          <w:rFonts w:hint="default"/>
        </w:rPr>
        <w:t>限速规则（期权以外）：User ID + Instrument ID</w:t>
      </w:r>
    </w:p>
    <w:p w14:paraId="5657A3E8">
      <w:pPr>
        <w:bidi w:val="0"/>
        <w:rPr>
          <w:rFonts w:hint="default"/>
        </w:rPr>
      </w:pPr>
      <w:r>
        <w:rPr>
          <w:rFonts w:hint="default"/>
        </w:rPr>
        <w:t>限速规则（只限期权）：User ID + Instrument Family</w:t>
      </w:r>
    </w:p>
    <w:p w14:paraId="5272D0E8">
      <w:pPr>
        <w:bidi w:val="0"/>
      </w:pPr>
      <w:r>
        <w:rPr>
          <w:lang w:val="en-US" w:eastAsia="zh-CN"/>
        </w:rPr>
        <w:t> 同`撤单` REST API 共享限速</w:t>
      </w:r>
    </w:p>
    <w:p w14:paraId="45F4EB80">
      <w:pPr>
        <w:bidi w:val="0"/>
      </w:pPr>
      <w:r>
        <w:rPr>
          <w:rFonts w:hint="default"/>
        </w:rPr>
        <w:t>请求示例</w:t>
      </w:r>
    </w:p>
    <w:p w14:paraId="4EF9C190">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02"/>
        <w:gridCol w:w="1240"/>
        <w:gridCol w:w="782"/>
        <w:gridCol w:w="5222"/>
      </w:tblGrid>
      <w:tr w14:paraId="002CCDD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58C4BAD">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8FF293D">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5151497">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8486D03">
            <w:pPr>
              <w:bidi w:val="0"/>
              <w:rPr>
                <w:rFonts w:hint="default"/>
              </w:rPr>
            </w:pPr>
            <w:r>
              <w:rPr>
                <w:rFonts w:hint="default"/>
                <w:lang w:val="en-US" w:eastAsia="zh-CN"/>
              </w:rPr>
              <w:t>描述</w:t>
            </w:r>
          </w:p>
        </w:tc>
      </w:tr>
      <w:tr w14:paraId="7A8BE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0588D0">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4792A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5A52B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5610AD">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06C3D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6EEAAA">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7E67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5B74D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352E24">
            <w:pPr>
              <w:bidi w:val="0"/>
              <w:rPr>
                <w:rFonts w:hint="default"/>
              </w:rPr>
            </w:pPr>
            <w:r>
              <w:rPr>
                <w:rFonts w:hint="default"/>
                <w:lang w:val="en-US" w:eastAsia="zh-CN"/>
              </w:rPr>
              <w:t>支持的业务操作，如 cancel-order</w:t>
            </w:r>
          </w:p>
        </w:tc>
      </w:tr>
      <w:tr w14:paraId="49E9F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694327">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133F96">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FDD7A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2E6762">
            <w:pPr>
              <w:bidi w:val="0"/>
              <w:rPr>
                <w:rFonts w:hint="default"/>
              </w:rPr>
            </w:pPr>
            <w:r>
              <w:rPr>
                <w:rFonts w:hint="default"/>
                <w:lang w:val="en-US" w:eastAsia="zh-CN"/>
              </w:rPr>
              <w:t>请求参数</w:t>
            </w:r>
          </w:p>
        </w:tc>
      </w:tr>
      <w:tr w14:paraId="03472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4FC5CD">
            <w:pPr>
              <w:bidi w:val="0"/>
              <w:rPr>
                <w:rFonts w:hint="default"/>
              </w:rPr>
            </w:pPr>
            <w:r>
              <w:rPr>
                <w:rFonts w:hint="default"/>
                <w:lang w:val="en-US" w:eastAsia="zh-CN"/>
              </w:rPr>
              <w:t>&gt; instIdCode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93E817">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F2B66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B3DE67">
            <w:pPr>
              <w:bidi w:val="0"/>
              <w:rPr>
                <w:rFonts w:hint="default"/>
              </w:rPr>
            </w:pPr>
            <w:r>
              <w:rPr>
                <w:rFonts w:hint="default"/>
                <w:lang w:val="en-US" w:eastAsia="zh-CN"/>
              </w:rPr>
              <w:t>产品唯一标识代码</w:t>
            </w:r>
          </w:p>
        </w:tc>
      </w:tr>
      <w:tr w14:paraId="030AD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AE3D43">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C852A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E00B3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2B433B">
            <w:pPr>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ordId和clOrdId必须传一个，若传两个，以 ordId 为主</w:t>
            </w:r>
          </w:p>
        </w:tc>
      </w:tr>
      <w:tr w14:paraId="00289C9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B2E57A">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45AA9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F8B0B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B24F9E">
            <w:pPr>
              <w:bidi w:val="0"/>
              <w:rPr>
                <w:rFonts w:hint="default"/>
              </w:rPr>
            </w:pPr>
            <w:r>
              <w:rPr>
                <w:rFonts w:hint="default"/>
                <w:lang w:val="en-US" w:eastAsia="zh-CN"/>
              </w:rPr>
              <w:t>用户提供的订单ID</w:t>
            </w:r>
            <w:r>
              <w:rPr>
                <w:rFonts w:hint="default"/>
                <w:lang w:val="en-US" w:eastAsia="zh-CN"/>
              </w:rPr>
              <w:br w:type="textWrapping"/>
            </w:r>
            <w:r>
              <w:rPr>
                <w:rFonts w:hint="default"/>
                <w:lang w:val="en-US" w:eastAsia="zh-CN"/>
              </w:rPr>
              <w:t>字母（区分大小写）与数字的组合，可以是纯字母、纯数字，且长度要在1-32位之间。</w:t>
            </w:r>
          </w:p>
        </w:tc>
      </w:tr>
    </w:tbl>
    <w:p w14:paraId="7084C3F1">
      <w:pPr>
        <w:bidi w:val="0"/>
      </w:pPr>
      <w:r>
        <w:rPr>
          <w:rFonts w:hint="default"/>
        </w:rPr>
        <w:t>成功返回示例</w:t>
      </w:r>
    </w:p>
    <w:p w14:paraId="3C151AC6">
      <w:pPr>
        <w:bidi w:val="0"/>
        <w:rPr>
          <w:rFonts w:hint="default"/>
        </w:rPr>
      </w:pPr>
      <w:r>
        <w:rPr>
          <w:rFonts w:hint="default"/>
        </w:rPr>
        <w:t>{</w:t>
      </w:r>
    </w:p>
    <w:p w14:paraId="5AA2D168">
      <w:pPr>
        <w:bidi w:val="0"/>
        <w:rPr>
          <w:rFonts w:hint="default"/>
        </w:rPr>
      </w:pPr>
      <w:r>
        <w:rPr>
          <w:rFonts w:hint="default"/>
        </w:rPr>
        <w:t xml:space="preserve">    "id": "1514",</w:t>
      </w:r>
    </w:p>
    <w:p w14:paraId="28619274">
      <w:pPr>
        <w:bidi w:val="0"/>
        <w:rPr>
          <w:rFonts w:hint="default"/>
        </w:rPr>
      </w:pPr>
      <w:r>
        <w:rPr>
          <w:rFonts w:hint="default"/>
        </w:rPr>
        <w:t xml:space="preserve">    "op": "cancel-order",</w:t>
      </w:r>
    </w:p>
    <w:p w14:paraId="64BFBDDA">
      <w:pPr>
        <w:bidi w:val="0"/>
        <w:rPr>
          <w:rFonts w:hint="default"/>
        </w:rPr>
      </w:pPr>
      <w:r>
        <w:rPr>
          <w:rFonts w:hint="default"/>
        </w:rPr>
        <w:t xml:space="preserve">    "data": [{</w:t>
      </w:r>
    </w:p>
    <w:p w14:paraId="1A95685F">
      <w:pPr>
        <w:bidi w:val="0"/>
        <w:rPr>
          <w:rFonts w:hint="default"/>
        </w:rPr>
      </w:pPr>
      <w:r>
        <w:rPr>
          <w:rFonts w:hint="default"/>
        </w:rPr>
        <w:t xml:space="preserve">        "clOrdId": "",</w:t>
      </w:r>
    </w:p>
    <w:p w14:paraId="5A7F1B12">
      <w:pPr>
        <w:bidi w:val="0"/>
        <w:rPr>
          <w:rFonts w:hint="default"/>
        </w:rPr>
      </w:pPr>
      <w:r>
        <w:rPr>
          <w:rFonts w:hint="default"/>
        </w:rPr>
        <w:t xml:space="preserve">        "ordId": "2510789768709120",</w:t>
      </w:r>
    </w:p>
    <w:p w14:paraId="728DCC9E">
      <w:pPr>
        <w:bidi w:val="0"/>
        <w:rPr>
          <w:rFonts w:hint="default"/>
        </w:rPr>
      </w:pPr>
      <w:r>
        <w:rPr>
          <w:rFonts w:hint="default"/>
        </w:rPr>
        <w:t xml:space="preserve">        "ts": "1695190491421",</w:t>
      </w:r>
    </w:p>
    <w:p w14:paraId="0AA1AAE5">
      <w:pPr>
        <w:bidi w:val="0"/>
        <w:rPr>
          <w:rFonts w:hint="default"/>
        </w:rPr>
      </w:pPr>
      <w:r>
        <w:rPr>
          <w:rFonts w:hint="default"/>
        </w:rPr>
        <w:t xml:space="preserve">        "sCode": "0",</w:t>
      </w:r>
    </w:p>
    <w:p w14:paraId="19FBC760">
      <w:pPr>
        <w:bidi w:val="0"/>
        <w:rPr>
          <w:rFonts w:hint="default"/>
        </w:rPr>
      </w:pPr>
      <w:r>
        <w:rPr>
          <w:rFonts w:hint="default"/>
        </w:rPr>
        <w:t xml:space="preserve">        "sMsg": ""</w:t>
      </w:r>
    </w:p>
    <w:p w14:paraId="5D3086EF">
      <w:pPr>
        <w:bidi w:val="0"/>
        <w:rPr>
          <w:rFonts w:hint="default"/>
        </w:rPr>
      </w:pPr>
      <w:r>
        <w:rPr>
          <w:rFonts w:hint="default"/>
        </w:rPr>
        <w:t xml:space="preserve">    }],</w:t>
      </w:r>
    </w:p>
    <w:p w14:paraId="0F29C71A">
      <w:pPr>
        <w:bidi w:val="0"/>
        <w:rPr>
          <w:rFonts w:hint="default"/>
        </w:rPr>
      </w:pPr>
      <w:r>
        <w:rPr>
          <w:rFonts w:hint="default"/>
        </w:rPr>
        <w:t xml:space="preserve">    "code": "0",</w:t>
      </w:r>
    </w:p>
    <w:p w14:paraId="320A29A0">
      <w:pPr>
        <w:bidi w:val="0"/>
        <w:rPr>
          <w:rFonts w:hint="default"/>
        </w:rPr>
      </w:pPr>
      <w:r>
        <w:rPr>
          <w:rFonts w:hint="default"/>
        </w:rPr>
        <w:t xml:space="preserve">    "msg": "",</w:t>
      </w:r>
    </w:p>
    <w:p w14:paraId="04892E76">
      <w:pPr>
        <w:bidi w:val="0"/>
        <w:rPr>
          <w:rFonts w:hint="default"/>
        </w:rPr>
      </w:pPr>
      <w:r>
        <w:rPr>
          <w:rFonts w:hint="default"/>
        </w:rPr>
        <w:t xml:space="preserve">    "inTime": "1695190491421339",</w:t>
      </w:r>
    </w:p>
    <w:p w14:paraId="4B5B6A51">
      <w:pPr>
        <w:bidi w:val="0"/>
        <w:rPr>
          <w:rFonts w:hint="default"/>
        </w:rPr>
      </w:pPr>
      <w:r>
        <w:rPr>
          <w:rFonts w:hint="default"/>
        </w:rPr>
        <w:t xml:space="preserve">    "outTime": "1695190491423240"}</w:t>
      </w:r>
    </w:p>
    <w:p w14:paraId="687C42E2">
      <w:pPr>
        <w:bidi w:val="0"/>
      </w:pPr>
      <w:r>
        <w:rPr>
          <w:rFonts w:hint="default"/>
        </w:rPr>
        <w:t>失败返回示例</w:t>
      </w:r>
    </w:p>
    <w:p w14:paraId="533A1322">
      <w:pPr>
        <w:bidi w:val="0"/>
        <w:rPr>
          <w:rFonts w:hint="default"/>
        </w:rPr>
      </w:pPr>
      <w:r>
        <w:rPr>
          <w:rFonts w:hint="default"/>
        </w:rPr>
        <w:t>{</w:t>
      </w:r>
    </w:p>
    <w:p w14:paraId="55AD6E1D">
      <w:pPr>
        <w:bidi w:val="0"/>
        <w:rPr>
          <w:rFonts w:hint="default"/>
        </w:rPr>
      </w:pPr>
      <w:r>
        <w:rPr>
          <w:rFonts w:hint="default"/>
        </w:rPr>
        <w:t xml:space="preserve">    "id": "1514",</w:t>
      </w:r>
    </w:p>
    <w:p w14:paraId="36BF3A0D">
      <w:pPr>
        <w:bidi w:val="0"/>
        <w:rPr>
          <w:rFonts w:hint="default"/>
        </w:rPr>
      </w:pPr>
      <w:r>
        <w:rPr>
          <w:rFonts w:hint="default"/>
        </w:rPr>
        <w:t xml:space="preserve">    "op": "cancel-order",</w:t>
      </w:r>
    </w:p>
    <w:p w14:paraId="17AD6A3C">
      <w:pPr>
        <w:bidi w:val="0"/>
        <w:rPr>
          <w:rFonts w:hint="default"/>
        </w:rPr>
      </w:pPr>
      <w:r>
        <w:rPr>
          <w:rFonts w:hint="default"/>
        </w:rPr>
        <w:t xml:space="preserve">    "data": [{</w:t>
      </w:r>
    </w:p>
    <w:p w14:paraId="2BE15C9D">
      <w:pPr>
        <w:bidi w:val="0"/>
        <w:rPr>
          <w:rFonts w:hint="default"/>
        </w:rPr>
      </w:pPr>
      <w:r>
        <w:rPr>
          <w:rFonts w:hint="default"/>
        </w:rPr>
        <w:t xml:space="preserve">        "clOrdId": "",</w:t>
      </w:r>
    </w:p>
    <w:p w14:paraId="3BC250DF">
      <w:pPr>
        <w:bidi w:val="0"/>
        <w:rPr>
          <w:rFonts w:hint="default"/>
        </w:rPr>
      </w:pPr>
      <w:r>
        <w:rPr>
          <w:rFonts w:hint="default"/>
        </w:rPr>
        <w:t xml:space="preserve">        "ordId": "2510789768709120",</w:t>
      </w:r>
    </w:p>
    <w:p w14:paraId="52CAAD53">
      <w:pPr>
        <w:bidi w:val="0"/>
        <w:rPr>
          <w:rFonts w:hint="default"/>
        </w:rPr>
      </w:pPr>
      <w:r>
        <w:rPr>
          <w:rFonts w:hint="default"/>
        </w:rPr>
        <w:t xml:space="preserve">        "ts": "1695190491421",</w:t>
      </w:r>
    </w:p>
    <w:p w14:paraId="072518D7">
      <w:pPr>
        <w:bidi w:val="0"/>
        <w:rPr>
          <w:rFonts w:hint="default"/>
        </w:rPr>
      </w:pPr>
      <w:r>
        <w:rPr>
          <w:rFonts w:hint="default"/>
        </w:rPr>
        <w:t xml:space="preserve">        "sCode": "5XXXX",</w:t>
      </w:r>
    </w:p>
    <w:p w14:paraId="3E9A8727">
      <w:pPr>
        <w:bidi w:val="0"/>
        <w:rPr>
          <w:rFonts w:hint="default"/>
        </w:rPr>
      </w:pPr>
      <w:r>
        <w:rPr>
          <w:rFonts w:hint="default"/>
        </w:rPr>
        <w:t xml:space="preserve">        "sMsg": "Order not exist"</w:t>
      </w:r>
    </w:p>
    <w:p w14:paraId="363A2689">
      <w:pPr>
        <w:bidi w:val="0"/>
        <w:rPr>
          <w:rFonts w:hint="default"/>
        </w:rPr>
      </w:pPr>
      <w:r>
        <w:rPr>
          <w:rFonts w:hint="default"/>
        </w:rPr>
        <w:t xml:space="preserve">    }],</w:t>
      </w:r>
    </w:p>
    <w:p w14:paraId="666E31B7">
      <w:pPr>
        <w:bidi w:val="0"/>
        <w:rPr>
          <w:rFonts w:hint="default"/>
        </w:rPr>
      </w:pPr>
      <w:r>
        <w:rPr>
          <w:rFonts w:hint="default"/>
        </w:rPr>
        <w:t xml:space="preserve">    "code": "1",</w:t>
      </w:r>
    </w:p>
    <w:p w14:paraId="754F3651">
      <w:pPr>
        <w:bidi w:val="0"/>
        <w:rPr>
          <w:rFonts w:hint="default"/>
        </w:rPr>
      </w:pPr>
      <w:r>
        <w:rPr>
          <w:rFonts w:hint="default"/>
        </w:rPr>
        <w:t xml:space="preserve">    "msg": "",</w:t>
      </w:r>
    </w:p>
    <w:p w14:paraId="7164D72E">
      <w:pPr>
        <w:bidi w:val="0"/>
        <w:rPr>
          <w:rFonts w:hint="default"/>
        </w:rPr>
      </w:pPr>
      <w:r>
        <w:rPr>
          <w:rFonts w:hint="default"/>
        </w:rPr>
        <w:t xml:space="preserve">    "inTime": "1695190491421339",</w:t>
      </w:r>
    </w:p>
    <w:p w14:paraId="5C13797F">
      <w:pPr>
        <w:bidi w:val="0"/>
        <w:rPr>
          <w:rFonts w:hint="default"/>
        </w:rPr>
      </w:pPr>
      <w:r>
        <w:rPr>
          <w:rFonts w:hint="default"/>
        </w:rPr>
        <w:t xml:space="preserve">    "outTime": "1695190491423240"}</w:t>
      </w:r>
    </w:p>
    <w:p w14:paraId="35DBF0F6">
      <w:pPr>
        <w:bidi w:val="0"/>
      </w:pPr>
      <w:r>
        <w:rPr>
          <w:rFonts w:hint="default"/>
        </w:rPr>
        <w:t>格式错误返回示例</w:t>
      </w:r>
    </w:p>
    <w:p w14:paraId="24CEBF4F">
      <w:pPr>
        <w:bidi w:val="0"/>
        <w:rPr>
          <w:rFonts w:hint="default"/>
        </w:rPr>
      </w:pPr>
      <w:r>
        <w:rPr>
          <w:rFonts w:hint="default"/>
        </w:rPr>
        <w:t>{</w:t>
      </w:r>
    </w:p>
    <w:p w14:paraId="37AC4560">
      <w:pPr>
        <w:bidi w:val="0"/>
        <w:rPr>
          <w:rFonts w:hint="default"/>
        </w:rPr>
      </w:pPr>
      <w:r>
        <w:rPr>
          <w:rFonts w:hint="default"/>
        </w:rPr>
        <w:t xml:space="preserve">    "id": "1514",</w:t>
      </w:r>
    </w:p>
    <w:p w14:paraId="6A426EAE">
      <w:pPr>
        <w:bidi w:val="0"/>
        <w:rPr>
          <w:rFonts w:hint="default"/>
        </w:rPr>
      </w:pPr>
      <w:r>
        <w:rPr>
          <w:rFonts w:hint="default"/>
        </w:rPr>
        <w:t xml:space="preserve">    "op": "cancel-order",</w:t>
      </w:r>
    </w:p>
    <w:p w14:paraId="2CC29D8F">
      <w:pPr>
        <w:bidi w:val="0"/>
        <w:rPr>
          <w:rFonts w:hint="default"/>
        </w:rPr>
      </w:pPr>
      <w:r>
        <w:rPr>
          <w:rFonts w:hint="default"/>
        </w:rPr>
        <w:t xml:space="preserve">    "data": [],</w:t>
      </w:r>
    </w:p>
    <w:p w14:paraId="01315151">
      <w:pPr>
        <w:bidi w:val="0"/>
        <w:rPr>
          <w:rFonts w:hint="default"/>
        </w:rPr>
      </w:pPr>
      <w:r>
        <w:rPr>
          <w:rFonts w:hint="default"/>
        </w:rPr>
        <w:t xml:space="preserve">    "code": "60013",</w:t>
      </w:r>
    </w:p>
    <w:p w14:paraId="23DC8663">
      <w:pPr>
        <w:bidi w:val="0"/>
        <w:rPr>
          <w:rFonts w:hint="default"/>
        </w:rPr>
      </w:pPr>
      <w:r>
        <w:rPr>
          <w:rFonts w:hint="default"/>
        </w:rPr>
        <w:t xml:space="preserve">    "msg": "Invalid args",</w:t>
      </w:r>
    </w:p>
    <w:p w14:paraId="6471B508">
      <w:pPr>
        <w:bidi w:val="0"/>
        <w:rPr>
          <w:rFonts w:hint="default"/>
        </w:rPr>
      </w:pPr>
      <w:r>
        <w:rPr>
          <w:rFonts w:hint="default"/>
        </w:rPr>
        <w:t xml:space="preserve">    "inTime": "1695190491421339",</w:t>
      </w:r>
    </w:p>
    <w:p w14:paraId="58E0C6F6">
      <w:pPr>
        <w:bidi w:val="0"/>
        <w:rPr>
          <w:rFonts w:hint="default"/>
        </w:rPr>
      </w:pPr>
      <w:r>
        <w:rPr>
          <w:rFonts w:hint="default"/>
        </w:rPr>
        <w:t xml:space="preserve">    "outTime": "1695190491423240"}</w:t>
      </w:r>
    </w:p>
    <w:p w14:paraId="21CA12BE">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13"/>
        <w:gridCol w:w="1332"/>
        <w:gridCol w:w="6201"/>
      </w:tblGrid>
      <w:tr w14:paraId="45F508D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F597402">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68011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FF35898">
            <w:pPr>
              <w:bidi w:val="0"/>
              <w:rPr>
                <w:rFonts w:hint="default"/>
              </w:rPr>
            </w:pPr>
            <w:r>
              <w:rPr>
                <w:rFonts w:hint="default"/>
                <w:lang w:val="en-US" w:eastAsia="zh-CN"/>
              </w:rPr>
              <w:t>描述</w:t>
            </w:r>
          </w:p>
        </w:tc>
      </w:tr>
      <w:tr w14:paraId="4A20D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E8ECC9">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85CF4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7BEEF3">
            <w:pPr>
              <w:bidi w:val="0"/>
              <w:rPr>
                <w:rFonts w:hint="default"/>
              </w:rPr>
            </w:pPr>
            <w:r>
              <w:rPr>
                <w:rFonts w:hint="default"/>
                <w:lang w:val="en-US" w:eastAsia="zh-CN"/>
              </w:rPr>
              <w:t>消息的唯一标识</w:t>
            </w:r>
          </w:p>
        </w:tc>
      </w:tr>
      <w:tr w14:paraId="694F6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BF0568">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1B5A1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0F32FC">
            <w:pPr>
              <w:bidi w:val="0"/>
              <w:rPr>
                <w:rFonts w:hint="default"/>
              </w:rPr>
            </w:pPr>
            <w:r>
              <w:rPr>
                <w:rFonts w:hint="default"/>
                <w:lang w:val="en-US" w:eastAsia="zh-CN"/>
              </w:rPr>
              <w:t>业务操作</w:t>
            </w:r>
          </w:p>
        </w:tc>
      </w:tr>
      <w:tr w14:paraId="51EB2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35FBD1">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21B93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37FEE9">
            <w:pPr>
              <w:bidi w:val="0"/>
              <w:rPr>
                <w:rFonts w:hint="default"/>
              </w:rPr>
            </w:pPr>
            <w:r>
              <w:rPr>
                <w:rFonts w:hint="default"/>
                <w:lang w:val="en-US" w:eastAsia="zh-CN"/>
              </w:rPr>
              <w:t>代码</w:t>
            </w:r>
          </w:p>
        </w:tc>
      </w:tr>
      <w:tr w14:paraId="5EF27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28A273">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1D1E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DB00E2">
            <w:pPr>
              <w:bidi w:val="0"/>
              <w:rPr>
                <w:rFonts w:hint="default"/>
              </w:rPr>
            </w:pPr>
            <w:r>
              <w:rPr>
                <w:rFonts w:hint="default"/>
                <w:lang w:val="en-US" w:eastAsia="zh-CN"/>
              </w:rPr>
              <w:t>消息</w:t>
            </w:r>
          </w:p>
        </w:tc>
      </w:tr>
      <w:tr w14:paraId="52032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6E96E9">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81465F">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D6E9AF">
            <w:pPr>
              <w:bidi w:val="0"/>
              <w:rPr>
                <w:rFonts w:hint="default"/>
              </w:rPr>
            </w:pPr>
            <w:r>
              <w:rPr>
                <w:rFonts w:hint="default"/>
                <w:lang w:val="en-US" w:eastAsia="zh-CN"/>
              </w:rPr>
              <w:t>请求成功后返回的数据</w:t>
            </w:r>
          </w:p>
        </w:tc>
      </w:tr>
      <w:tr w14:paraId="7D2FD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C0A474">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0A94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8DCC4D">
            <w:pPr>
              <w:bidi w:val="0"/>
              <w:rPr>
                <w:rFonts w:hint="default"/>
              </w:rPr>
            </w:pPr>
            <w:r>
              <w:rPr>
                <w:rFonts w:hint="default"/>
                <w:lang w:val="en-US" w:eastAsia="zh-CN"/>
              </w:rPr>
              <w:t>订单ID</w:t>
            </w:r>
          </w:p>
        </w:tc>
      </w:tr>
      <w:tr w14:paraId="3D27C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1FFA17">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62823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DD36F1">
            <w:pPr>
              <w:bidi w:val="0"/>
              <w:rPr>
                <w:rFonts w:hint="default"/>
              </w:rPr>
            </w:pPr>
            <w:r>
              <w:rPr>
                <w:rFonts w:hint="default"/>
                <w:lang w:val="en-US" w:eastAsia="zh-CN"/>
              </w:rPr>
              <w:t>由用户设置的订单ID</w:t>
            </w:r>
          </w:p>
        </w:tc>
      </w:tr>
      <w:tr w14:paraId="01532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8E9732">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C263A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46BA18">
            <w:pPr>
              <w:bidi w:val="0"/>
              <w:rPr>
                <w:rFonts w:hint="default"/>
              </w:rPr>
            </w:pPr>
            <w:r>
              <w:rPr>
                <w:rFonts w:hint="default"/>
                <w:lang w:val="en-US" w:eastAsia="zh-CN"/>
              </w:rPr>
              <w:t>系统完成订单请求处理的时间戳，Unix时间戳的毫秒数格式，如 1597026383085</w:t>
            </w:r>
          </w:p>
        </w:tc>
      </w:tr>
      <w:tr w14:paraId="3DBC3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62B0CF">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3AB15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83D0E3">
            <w:pPr>
              <w:bidi w:val="0"/>
              <w:rPr>
                <w:rFonts w:hint="default"/>
              </w:rPr>
            </w:pPr>
            <w:r>
              <w:rPr>
                <w:rFonts w:hint="default"/>
                <w:lang w:val="en-US" w:eastAsia="zh-CN"/>
              </w:rPr>
              <w:t>订单状态码，0 代表成功</w:t>
            </w:r>
          </w:p>
        </w:tc>
      </w:tr>
      <w:tr w14:paraId="423BB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19202A">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A4DDB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F0B053">
            <w:pPr>
              <w:bidi w:val="0"/>
              <w:rPr>
                <w:rFonts w:hint="default"/>
              </w:rPr>
            </w:pPr>
            <w:r>
              <w:rPr>
                <w:rFonts w:hint="default"/>
                <w:lang w:val="en-US" w:eastAsia="zh-CN"/>
              </w:rPr>
              <w:t>订单状态消息</w:t>
            </w:r>
          </w:p>
        </w:tc>
      </w:tr>
      <w:tr w14:paraId="3262F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FFFDF9">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9CCED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EDCDAE">
            <w:pPr>
              <w:bidi w:val="0"/>
              <w:rPr>
                <w:rFonts w:hint="default"/>
              </w:rPr>
            </w:pPr>
            <w:r>
              <w:rPr>
                <w:rFonts w:hint="default"/>
                <w:lang w:val="en-US" w:eastAsia="zh-CN"/>
              </w:rPr>
              <w:t>WebSocket 网关接收请求时的时间戳，Unix时间戳的微秒数格式，如 1597026383085123</w:t>
            </w:r>
          </w:p>
        </w:tc>
      </w:tr>
      <w:tr w14:paraId="4D9B690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CE8C1F">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C3F36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1BAF18">
            <w:pPr>
              <w:bidi w:val="0"/>
              <w:rPr>
                <w:rFonts w:hint="default"/>
              </w:rPr>
            </w:pPr>
            <w:r>
              <w:rPr>
                <w:rFonts w:hint="default"/>
                <w:lang w:val="en-US" w:eastAsia="zh-CN"/>
              </w:rPr>
              <w:t>WebSocket 网关发送响应时的时间戳，Unix时间戳的微秒数格式，如 1597026383085123</w:t>
            </w:r>
          </w:p>
        </w:tc>
      </w:tr>
    </w:tbl>
    <w:p w14:paraId="09A6048B">
      <w:pPr>
        <w:bidi w:val="0"/>
      </w:pPr>
      <w:r>
        <w:rPr>
          <w:lang w:val="en-US" w:eastAsia="zh-CN"/>
        </w:rPr>
        <w:t> 撤单返回sCode等于0不能严格认为该订单已经被撤销，只表示您的撤单请求被系统服务器所接受，撤单结果以订单频道推送的状态或者查询订单状态为准</w:t>
      </w:r>
    </w:p>
    <w:p w14:paraId="6F39325D">
      <w:pPr>
        <w:bidi w:val="0"/>
        <w:rPr>
          <w:rFonts w:hint="default"/>
        </w:rPr>
      </w:pPr>
      <w:r>
        <w:rPr>
          <w:rFonts w:hint="default"/>
        </w:rPr>
        <w:t>WS / 批量撤单</w:t>
      </w:r>
    </w:p>
    <w:p w14:paraId="4B97E723">
      <w:pPr>
        <w:bidi w:val="0"/>
        <w:rPr>
          <w:rFonts w:hint="default"/>
        </w:rPr>
      </w:pPr>
      <w:r>
        <w:rPr>
          <w:rFonts w:hint="default"/>
        </w:rPr>
        <w:t>批量进行撤单操作，每次可批量撤销不同类型的产品，最多撤销20个</w:t>
      </w:r>
    </w:p>
    <w:p w14:paraId="3E04264D">
      <w:pPr>
        <w:bidi w:val="0"/>
        <w:rPr>
          <w:rFonts w:hint="default"/>
        </w:rPr>
      </w:pPr>
      <w:r>
        <w:rPr>
          <w:rFonts w:hint="default"/>
        </w:rPr>
        <w:t>服务地址</w:t>
      </w:r>
    </w:p>
    <w:p w14:paraId="77F5F605">
      <w:pPr>
        <w:bidi w:val="0"/>
        <w:rPr>
          <w:rFonts w:hint="default"/>
        </w:rPr>
      </w:pPr>
      <w:r>
        <w:rPr>
          <w:rFonts w:hint="default"/>
        </w:rPr>
        <w:t>/ws/v5/private (需要登录)</w:t>
      </w:r>
    </w:p>
    <w:p w14:paraId="6BF5FF9E">
      <w:pPr>
        <w:bidi w:val="0"/>
        <w:rPr>
          <w:rFonts w:hint="default"/>
        </w:rPr>
      </w:pPr>
      <w:r>
        <w:rPr>
          <w:rFonts w:hint="default"/>
        </w:rPr>
        <w:t>限速：300个/2s</w:t>
      </w:r>
    </w:p>
    <w:p w14:paraId="7580D551">
      <w:pPr>
        <w:bidi w:val="0"/>
        <w:rPr>
          <w:rFonts w:hint="default"/>
        </w:rPr>
      </w:pPr>
      <w:r>
        <w:rPr>
          <w:rFonts w:hint="default"/>
        </w:rPr>
        <w:t>限速规则（期权以外）：User ID + Instrument ID</w:t>
      </w:r>
    </w:p>
    <w:p w14:paraId="21483DD7">
      <w:pPr>
        <w:bidi w:val="0"/>
        <w:rPr>
          <w:rFonts w:hint="default"/>
        </w:rPr>
      </w:pPr>
      <w:r>
        <w:rPr>
          <w:rFonts w:hint="default"/>
        </w:rPr>
        <w:t>限速规则（只限期权）：User ID + Instrument Family</w:t>
      </w:r>
    </w:p>
    <w:p w14:paraId="7263F74F">
      <w:pPr>
        <w:bidi w:val="0"/>
      </w:pPr>
      <w:r>
        <w:rPr>
          <w:lang w:val="en-US" w:eastAsia="zh-CN"/>
        </w:rPr>
        <w:t> 与其他限速按接口调用次数不同，该接口限速按订单的总个数限速。如果单次批量请求中只有一个元素，则算在单个`撤单`限速中。 同`批量撤单` REST API 共享限速</w:t>
      </w:r>
    </w:p>
    <w:p w14:paraId="33737EF1">
      <w:pPr>
        <w:bidi w:val="0"/>
      </w:pPr>
      <w:r>
        <w:rPr>
          <w:rFonts w:hint="default"/>
        </w:rPr>
        <w:t>请求示例</w:t>
      </w:r>
    </w:p>
    <w:p w14:paraId="6B3BF8EC">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02"/>
        <w:gridCol w:w="1212"/>
        <w:gridCol w:w="758"/>
        <w:gridCol w:w="5274"/>
      </w:tblGrid>
      <w:tr w14:paraId="74C241B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88F175E">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8AA525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F44A8D3">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1D963D">
            <w:pPr>
              <w:bidi w:val="0"/>
              <w:rPr>
                <w:rFonts w:hint="default"/>
              </w:rPr>
            </w:pPr>
            <w:r>
              <w:rPr>
                <w:rFonts w:hint="default"/>
                <w:lang w:val="en-US" w:eastAsia="zh-CN"/>
              </w:rPr>
              <w:t>描述</w:t>
            </w:r>
          </w:p>
        </w:tc>
      </w:tr>
      <w:tr w14:paraId="5522F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0E1414">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97693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08958D">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14D094">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270E6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27E6B7">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D4EC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96A53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906292">
            <w:pPr>
              <w:bidi w:val="0"/>
              <w:rPr>
                <w:rFonts w:hint="default"/>
              </w:rPr>
            </w:pPr>
            <w:r>
              <w:rPr>
                <w:rFonts w:hint="default"/>
                <w:lang w:val="en-US" w:eastAsia="zh-CN"/>
              </w:rPr>
              <w:t>支持的业务操作，如 batch-cancel-orders</w:t>
            </w:r>
          </w:p>
        </w:tc>
      </w:tr>
      <w:tr w14:paraId="78382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F1C234">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024ED6">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9C6FE2">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C59F3B">
            <w:pPr>
              <w:bidi w:val="0"/>
              <w:rPr>
                <w:rFonts w:hint="default"/>
              </w:rPr>
            </w:pPr>
            <w:r>
              <w:rPr>
                <w:rFonts w:hint="default"/>
                <w:lang w:val="en-US" w:eastAsia="zh-CN"/>
              </w:rPr>
              <w:t>请求参数</w:t>
            </w:r>
          </w:p>
        </w:tc>
      </w:tr>
      <w:tr w14:paraId="1A1FC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70E99C">
            <w:pPr>
              <w:bidi w:val="0"/>
              <w:rPr>
                <w:rFonts w:hint="default"/>
              </w:rPr>
            </w:pPr>
            <w:r>
              <w:rPr>
                <w:rFonts w:hint="default"/>
                <w:lang w:val="en-US" w:eastAsia="zh-CN"/>
              </w:rPr>
              <w:t>&gt; instIdCode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107663">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357668">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BBB384">
            <w:pPr>
              <w:bidi w:val="0"/>
              <w:rPr>
                <w:rFonts w:hint="default"/>
              </w:rPr>
            </w:pPr>
            <w:r>
              <w:rPr>
                <w:rFonts w:hint="default"/>
                <w:lang w:val="en-US" w:eastAsia="zh-CN"/>
              </w:rPr>
              <w:t>产品唯一标识代码</w:t>
            </w:r>
          </w:p>
        </w:tc>
      </w:tr>
      <w:tr w14:paraId="44664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7A0F49">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8592F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C68569">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DD56EB">
            <w:pPr>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ordId和clOrdId必须传一个，若传两个，以ordId 为主</w:t>
            </w:r>
          </w:p>
        </w:tc>
      </w:tr>
      <w:tr w14:paraId="7B7CFD7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D17EC3">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2214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D6FB0C">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A6BAF5">
            <w:pPr>
              <w:bidi w:val="0"/>
              <w:rPr>
                <w:rFonts w:hint="default"/>
              </w:rPr>
            </w:pPr>
            <w:r>
              <w:rPr>
                <w:rFonts w:hint="default"/>
                <w:lang w:val="en-US" w:eastAsia="zh-CN"/>
              </w:rPr>
              <w:t>用户提供的订单ID</w:t>
            </w:r>
            <w:r>
              <w:rPr>
                <w:rFonts w:hint="default"/>
                <w:lang w:val="en-US" w:eastAsia="zh-CN"/>
              </w:rPr>
              <w:br w:type="textWrapping"/>
            </w:r>
            <w:r>
              <w:rPr>
                <w:rFonts w:hint="default"/>
                <w:lang w:val="en-US" w:eastAsia="zh-CN"/>
              </w:rPr>
              <w:t>字母（区分大小写）与数字的组合，可以是纯字母、纯数字，且长度要在1-32位之间。</w:t>
            </w:r>
          </w:p>
        </w:tc>
      </w:tr>
    </w:tbl>
    <w:p w14:paraId="6303E0CD">
      <w:pPr>
        <w:bidi w:val="0"/>
      </w:pPr>
      <w:r>
        <w:rPr>
          <w:rFonts w:hint="default"/>
        </w:rPr>
        <w:t>全部成功返回示例</w:t>
      </w:r>
    </w:p>
    <w:p w14:paraId="23BBBEA1">
      <w:pPr>
        <w:bidi w:val="0"/>
        <w:rPr>
          <w:rFonts w:hint="default"/>
        </w:rPr>
      </w:pPr>
      <w:r>
        <w:rPr>
          <w:rFonts w:hint="default"/>
        </w:rPr>
        <w:t>{</w:t>
      </w:r>
    </w:p>
    <w:p w14:paraId="676AA601">
      <w:pPr>
        <w:bidi w:val="0"/>
        <w:rPr>
          <w:rFonts w:hint="default"/>
        </w:rPr>
      </w:pPr>
      <w:r>
        <w:rPr>
          <w:rFonts w:hint="default"/>
        </w:rPr>
        <w:t xml:space="preserve">    "id": "1515",</w:t>
      </w:r>
    </w:p>
    <w:p w14:paraId="0BF08CF0">
      <w:pPr>
        <w:bidi w:val="0"/>
        <w:rPr>
          <w:rFonts w:hint="default"/>
        </w:rPr>
      </w:pPr>
      <w:r>
        <w:rPr>
          <w:rFonts w:hint="default"/>
        </w:rPr>
        <w:t xml:space="preserve">    "op": "batch-cancel-orders",</w:t>
      </w:r>
    </w:p>
    <w:p w14:paraId="4791B0F6">
      <w:pPr>
        <w:bidi w:val="0"/>
        <w:rPr>
          <w:rFonts w:hint="default"/>
        </w:rPr>
      </w:pPr>
      <w:r>
        <w:rPr>
          <w:rFonts w:hint="default"/>
        </w:rPr>
        <w:t xml:space="preserve">    "data": [{</w:t>
      </w:r>
    </w:p>
    <w:p w14:paraId="151E4A53">
      <w:pPr>
        <w:bidi w:val="0"/>
        <w:rPr>
          <w:rFonts w:hint="default"/>
        </w:rPr>
      </w:pPr>
      <w:r>
        <w:rPr>
          <w:rFonts w:hint="default"/>
        </w:rPr>
        <w:t xml:space="preserve">        "clOrdId": "oktswap6",</w:t>
      </w:r>
    </w:p>
    <w:p w14:paraId="3882DCBD">
      <w:pPr>
        <w:bidi w:val="0"/>
        <w:rPr>
          <w:rFonts w:hint="default"/>
        </w:rPr>
      </w:pPr>
      <w:r>
        <w:rPr>
          <w:rFonts w:hint="default"/>
        </w:rPr>
        <w:t xml:space="preserve">        "ordId": "2517748157541376",</w:t>
      </w:r>
    </w:p>
    <w:p w14:paraId="623340F3">
      <w:pPr>
        <w:bidi w:val="0"/>
        <w:rPr>
          <w:rFonts w:hint="default"/>
        </w:rPr>
      </w:pPr>
      <w:r>
        <w:rPr>
          <w:rFonts w:hint="default"/>
        </w:rPr>
        <w:t xml:space="preserve">        "ts": "1695190491421",</w:t>
      </w:r>
    </w:p>
    <w:p w14:paraId="62DADC6F">
      <w:pPr>
        <w:bidi w:val="0"/>
        <w:rPr>
          <w:rFonts w:hint="default"/>
        </w:rPr>
      </w:pPr>
      <w:r>
        <w:rPr>
          <w:rFonts w:hint="default"/>
        </w:rPr>
        <w:t xml:space="preserve">        "sCode": "0",</w:t>
      </w:r>
    </w:p>
    <w:p w14:paraId="19150E92">
      <w:pPr>
        <w:bidi w:val="0"/>
        <w:rPr>
          <w:rFonts w:hint="default"/>
        </w:rPr>
      </w:pPr>
      <w:r>
        <w:rPr>
          <w:rFonts w:hint="default"/>
        </w:rPr>
        <w:t xml:space="preserve">        "sMsg": ""</w:t>
      </w:r>
    </w:p>
    <w:p w14:paraId="6C9E609A">
      <w:pPr>
        <w:bidi w:val="0"/>
        <w:rPr>
          <w:rFonts w:hint="default"/>
        </w:rPr>
      </w:pPr>
      <w:r>
        <w:rPr>
          <w:rFonts w:hint="default"/>
        </w:rPr>
        <w:t xml:space="preserve">    }, {</w:t>
      </w:r>
    </w:p>
    <w:p w14:paraId="05BA82FC">
      <w:pPr>
        <w:bidi w:val="0"/>
        <w:rPr>
          <w:rFonts w:hint="default"/>
        </w:rPr>
      </w:pPr>
      <w:r>
        <w:rPr>
          <w:rFonts w:hint="default"/>
        </w:rPr>
        <w:t xml:space="preserve">        "clOrdId": "oktswap7",</w:t>
      </w:r>
    </w:p>
    <w:p w14:paraId="4C79C18F">
      <w:pPr>
        <w:bidi w:val="0"/>
        <w:rPr>
          <w:rFonts w:hint="default"/>
        </w:rPr>
      </w:pPr>
      <w:r>
        <w:rPr>
          <w:rFonts w:hint="default"/>
        </w:rPr>
        <w:t xml:space="preserve">        "ordId": "2517748155771904",</w:t>
      </w:r>
    </w:p>
    <w:p w14:paraId="1691071B">
      <w:pPr>
        <w:bidi w:val="0"/>
        <w:rPr>
          <w:rFonts w:hint="default"/>
        </w:rPr>
      </w:pPr>
      <w:r>
        <w:rPr>
          <w:rFonts w:hint="default"/>
        </w:rPr>
        <w:t xml:space="preserve">        "ts": "1695190491421",</w:t>
      </w:r>
    </w:p>
    <w:p w14:paraId="40515712">
      <w:pPr>
        <w:bidi w:val="0"/>
        <w:rPr>
          <w:rFonts w:hint="default"/>
        </w:rPr>
      </w:pPr>
      <w:r>
        <w:rPr>
          <w:rFonts w:hint="default"/>
        </w:rPr>
        <w:t xml:space="preserve">        "sCode": "0",</w:t>
      </w:r>
    </w:p>
    <w:p w14:paraId="266F2AD0">
      <w:pPr>
        <w:bidi w:val="0"/>
        <w:rPr>
          <w:rFonts w:hint="default"/>
        </w:rPr>
      </w:pPr>
      <w:r>
        <w:rPr>
          <w:rFonts w:hint="default"/>
        </w:rPr>
        <w:t xml:space="preserve">        "sMsg": ""</w:t>
      </w:r>
    </w:p>
    <w:p w14:paraId="19B2C9C2">
      <w:pPr>
        <w:bidi w:val="0"/>
        <w:rPr>
          <w:rFonts w:hint="default"/>
        </w:rPr>
      </w:pPr>
      <w:r>
        <w:rPr>
          <w:rFonts w:hint="default"/>
        </w:rPr>
        <w:t xml:space="preserve">    }],</w:t>
      </w:r>
    </w:p>
    <w:p w14:paraId="5AF81C76">
      <w:pPr>
        <w:bidi w:val="0"/>
        <w:rPr>
          <w:rFonts w:hint="default"/>
        </w:rPr>
      </w:pPr>
      <w:r>
        <w:rPr>
          <w:rFonts w:hint="default"/>
        </w:rPr>
        <w:t xml:space="preserve">    "code": "0",</w:t>
      </w:r>
    </w:p>
    <w:p w14:paraId="40CDFAC7">
      <w:pPr>
        <w:bidi w:val="0"/>
        <w:rPr>
          <w:rFonts w:hint="default"/>
        </w:rPr>
      </w:pPr>
      <w:r>
        <w:rPr>
          <w:rFonts w:hint="default"/>
        </w:rPr>
        <w:t xml:space="preserve">    "msg": "",</w:t>
      </w:r>
    </w:p>
    <w:p w14:paraId="1663C008">
      <w:pPr>
        <w:bidi w:val="0"/>
        <w:rPr>
          <w:rFonts w:hint="default"/>
        </w:rPr>
      </w:pPr>
      <w:r>
        <w:rPr>
          <w:rFonts w:hint="default"/>
        </w:rPr>
        <w:t xml:space="preserve">    "inTime": "1695190491421339",</w:t>
      </w:r>
    </w:p>
    <w:p w14:paraId="236DCA21">
      <w:pPr>
        <w:bidi w:val="0"/>
        <w:rPr>
          <w:rFonts w:hint="default"/>
        </w:rPr>
      </w:pPr>
      <w:r>
        <w:rPr>
          <w:rFonts w:hint="default"/>
        </w:rPr>
        <w:t xml:space="preserve">    "outTime": "1695190491423240"}</w:t>
      </w:r>
    </w:p>
    <w:p w14:paraId="6D268BA5">
      <w:pPr>
        <w:bidi w:val="0"/>
      </w:pPr>
      <w:r>
        <w:rPr>
          <w:rFonts w:hint="default"/>
        </w:rPr>
        <w:t>部分成功的返回示例</w:t>
      </w:r>
    </w:p>
    <w:p w14:paraId="72FD34A1">
      <w:pPr>
        <w:bidi w:val="0"/>
        <w:rPr>
          <w:rFonts w:hint="default"/>
        </w:rPr>
      </w:pPr>
      <w:r>
        <w:rPr>
          <w:rFonts w:hint="default"/>
        </w:rPr>
        <w:t>{</w:t>
      </w:r>
    </w:p>
    <w:p w14:paraId="179EA245">
      <w:pPr>
        <w:bidi w:val="0"/>
        <w:rPr>
          <w:rFonts w:hint="default"/>
        </w:rPr>
      </w:pPr>
      <w:r>
        <w:rPr>
          <w:rFonts w:hint="default"/>
        </w:rPr>
        <w:t xml:space="preserve">    "id": "1515",</w:t>
      </w:r>
    </w:p>
    <w:p w14:paraId="2D3A8504">
      <w:pPr>
        <w:bidi w:val="0"/>
        <w:rPr>
          <w:rFonts w:hint="default"/>
        </w:rPr>
      </w:pPr>
      <w:r>
        <w:rPr>
          <w:rFonts w:hint="default"/>
        </w:rPr>
        <w:t xml:space="preserve">    "op": "batch-cancel-orders",</w:t>
      </w:r>
    </w:p>
    <w:p w14:paraId="385C6F5A">
      <w:pPr>
        <w:bidi w:val="0"/>
        <w:rPr>
          <w:rFonts w:hint="default"/>
        </w:rPr>
      </w:pPr>
      <w:r>
        <w:rPr>
          <w:rFonts w:hint="default"/>
        </w:rPr>
        <w:t xml:space="preserve">    "data": [{</w:t>
      </w:r>
    </w:p>
    <w:p w14:paraId="6AF419B7">
      <w:pPr>
        <w:bidi w:val="0"/>
        <w:rPr>
          <w:rFonts w:hint="default"/>
        </w:rPr>
      </w:pPr>
      <w:r>
        <w:rPr>
          <w:rFonts w:hint="default"/>
        </w:rPr>
        <w:t xml:space="preserve">        "clOrdId": "oktswap6",</w:t>
      </w:r>
    </w:p>
    <w:p w14:paraId="3EAFB9A8">
      <w:pPr>
        <w:bidi w:val="0"/>
        <w:rPr>
          <w:rFonts w:hint="default"/>
        </w:rPr>
      </w:pPr>
      <w:r>
        <w:rPr>
          <w:rFonts w:hint="default"/>
        </w:rPr>
        <w:t xml:space="preserve">        "ordId": "2517748157541376",</w:t>
      </w:r>
    </w:p>
    <w:p w14:paraId="38A9540D">
      <w:pPr>
        <w:bidi w:val="0"/>
        <w:rPr>
          <w:rFonts w:hint="default"/>
        </w:rPr>
      </w:pPr>
      <w:r>
        <w:rPr>
          <w:rFonts w:hint="default"/>
        </w:rPr>
        <w:t xml:space="preserve">        "ts": "1695190491421",</w:t>
      </w:r>
    </w:p>
    <w:p w14:paraId="3E325FB4">
      <w:pPr>
        <w:bidi w:val="0"/>
        <w:rPr>
          <w:rFonts w:hint="default"/>
        </w:rPr>
      </w:pPr>
      <w:r>
        <w:rPr>
          <w:rFonts w:hint="default"/>
        </w:rPr>
        <w:t xml:space="preserve">        "sCode": "0",</w:t>
      </w:r>
    </w:p>
    <w:p w14:paraId="464E3C26">
      <w:pPr>
        <w:bidi w:val="0"/>
        <w:rPr>
          <w:rFonts w:hint="default"/>
        </w:rPr>
      </w:pPr>
      <w:r>
        <w:rPr>
          <w:rFonts w:hint="default"/>
        </w:rPr>
        <w:t xml:space="preserve">        "sMsg": ""</w:t>
      </w:r>
    </w:p>
    <w:p w14:paraId="3274A690">
      <w:pPr>
        <w:bidi w:val="0"/>
        <w:rPr>
          <w:rFonts w:hint="default"/>
        </w:rPr>
      </w:pPr>
      <w:r>
        <w:rPr>
          <w:rFonts w:hint="default"/>
        </w:rPr>
        <w:t xml:space="preserve">    }, {</w:t>
      </w:r>
    </w:p>
    <w:p w14:paraId="3567E727">
      <w:pPr>
        <w:bidi w:val="0"/>
        <w:rPr>
          <w:rFonts w:hint="default"/>
        </w:rPr>
      </w:pPr>
      <w:r>
        <w:rPr>
          <w:rFonts w:hint="default"/>
        </w:rPr>
        <w:t xml:space="preserve">        "clOrdId": "oktswap7",</w:t>
      </w:r>
    </w:p>
    <w:p w14:paraId="455E87BA">
      <w:pPr>
        <w:bidi w:val="0"/>
        <w:rPr>
          <w:rFonts w:hint="default"/>
        </w:rPr>
      </w:pPr>
      <w:r>
        <w:rPr>
          <w:rFonts w:hint="default"/>
        </w:rPr>
        <w:t xml:space="preserve">        "ordId": "2517748155771904",</w:t>
      </w:r>
    </w:p>
    <w:p w14:paraId="55DA846A">
      <w:pPr>
        <w:bidi w:val="0"/>
        <w:rPr>
          <w:rFonts w:hint="default"/>
        </w:rPr>
      </w:pPr>
      <w:r>
        <w:rPr>
          <w:rFonts w:hint="default"/>
        </w:rPr>
        <w:t xml:space="preserve">        "ts": "1695190491421",</w:t>
      </w:r>
    </w:p>
    <w:p w14:paraId="1958A2C0">
      <w:pPr>
        <w:bidi w:val="0"/>
        <w:rPr>
          <w:rFonts w:hint="default"/>
        </w:rPr>
      </w:pPr>
      <w:r>
        <w:rPr>
          <w:rFonts w:hint="default"/>
        </w:rPr>
        <w:t xml:space="preserve">        "sCode": "5XXXX",</w:t>
      </w:r>
    </w:p>
    <w:p w14:paraId="38F6967A">
      <w:pPr>
        <w:bidi w:val="0"/>
        <w:rPr>
          <w:rFonts w:hint="default"/>
        </w:rPr>
      </w:pPr>
      <w:r>
        <w:rPr>
          <w:rFonts w:hint="default"/>
        </w:rPr>
        <w:t xml:space="preserve">        "sMsg": "order not exist"</w:t>
      </w:r>
    </w:p>
    <w:p w14:paraId="39EDC202">
      <w:pPr>
        <w:bidi w:val="0"/>
        <w:rPr>
          <w:rFonts w:hint="default"/>
        </w:rPr>
      </w:pPr>
      <w:r>
        <w:rPr>
          <w:rFonts w:hint="default"/>
        </w:rPr>
        <w:t xml:space="preserve">    }],</w:t>
      </w:r>
    </w:p>
    <w:p w14:paraId="56A22058">
      <w:pPr>
        <w:bidi w:val="0"/>
        <w:rPr>
          <w:rFonts w:hint="default"/>
        </w:rPr>
      </w:pPr>
      <w:r>
        <w:rPr>
          <w:rFonts w:hint="default"/>
        </w:rPr>
        <w:t xml:space="preserve">    "code": "2",</w:t>
      </w:r>
    </w:p>
    <w:p w14:paraId="48D8CE21">
      <w:pPr>
        <w:bidi w:val="0"/>
        <w:rPr>
          <w:rFonts w:hint="default"/>
        </w:rPr>
      </w:pPr>
      <w:r>
        <w:rPr>
          <w:rFonts w:hint="default"/>
        </w:rPr>
        <w:t xml:space="preserve">    "msg": "",</w:t>
      </w:r>
    </w:p>
    <w:p w14:paraId="76736D3A">
      <w:pPr>
        <w:bidi w:val="0"/>
        <w:rPr>
          <w:rFonts w:hint="default"/>
        </w:rPr>
      </w:pPr>
      <w:r>
        <w:rPr>
          <w:rFonts w:hint="default"/>
        </w:rPr>
        <w:t xml:space="preserve">    "inTime": "1695190491421339",</w:t>
      </w:r>
    </w:p>
    <w:p w14:paraId="26F94748">
      <w:pPr>
        <w:bidi w:val="0"/>
        <w:rPr>
          <w:rFonts w:hint="default"/>
        </w:rPr>
      </w:pPr>
      <w:r>
        <w:rPr>
          <w:rFonts w:hint="default"/>
        </w:rPr>
        <w:t xml:space="preserve">    "outTime": "1695190491423240"}</w:t>
      </w:r>
    </w:p>
    <w:p w14:paraId="030570C6">
      <w:pPr>
        <w:bidi w:val="0"/>
      </w:pPr>
      <w:r>
        <w:rPr>
          <w:rFonts w:hint="default"/>
        </w:rPr>
        <w:t>全部失败的返回示例</w:t>
      </w:r>
    </w:p>
    <w:p w14:paraId="2369A260">
      <w:pPr>
        <w:bidi w:val="0"/>
        <w:rPr>
          <w:rFonts w:hint="default"/>
        </w:rPr>
      </w:pPr>
      <w:r>
        <w:rPr>
          <w:rFonts w:hint="default"/>
        </w:rPr>
        <w:t>{</w:t>
      </w:r>
    </w:p>
    <w:p w14:paraId="4A333B9A">
      <w:pPr>
        <w:bidi w:val="0"/>
        <w:rPr>
          <w:rFonts w:hint="default"/>
        </w:rPr>
      </w:pPr>
      <w:r>
        <w:rPr>
          <w:rFonts w:hint="default"/>
        </w:rPr>
        <w:t xml:space="preserve">    "id": "1515",</w:t>
      </w:r>
    </w:p>
    <w:p w14:paraId="58B3E1CE">
      <w:pPr>
        <w:bidi w:val="0"/>
        <w:rPr>
          <w:rFonts w:hint="default"/>
        </w:rPr>
      </w:pPr>
      <w:r>
        <w:rPr>
          <w:rFonts w:hint="default"/>
        </w:rPr>
        <w:t xml:space="preserve">    "op": "batch-cancel-orders",</w:t>
      </w:r>
    </w:p>
    <w:p w14:paraId="53ED8FE6">
      <w:pPr>
        <w:bidi w:val="0"/>
        <w:rPr>
          <w:rFonts w:hint="default"/>
        </w:rPr>
      </w:pPr>
      <w:r>
        <w:rPr>
          <w:rFonts w:hint="default"/>
        </w:rPr>
        <w:t xml:space="preserve">    "data": [{</w:t>
      </w:r>
    </w:p>
    <w:p w14:paraId="02140955">
      <w:pPr>
        <w:bidi w:val="0"/>
        <w:rPr>
          <w:rFonts w:hint="default"/>
        </w:rPr>
      </w:pPr>
      <w:r>
        <w:rPr>
          <w:rFonts w:hint="default"/>
        </w:rPr>
        <w:t xml:space="preserve">        "clOrdId": "oktswap6",</w:t>
      </w:r>
    </w:p>
    <w:p w14:paraId="4FF31DE0">
      <w:pPr>
        <w:bidi w:val="0"/>
        <w:rPr>
          <w:rFonts w:hint="default"/>
        </w:rPr>
      </w:pPr>
      <w:r>
        <w:rPr>
          <w:rFonts w:hint="default"/>
        </w:rPr>
        <w:t xml:space="preserve">        "ordId": "2517748157541376",</w:t>
      </w:r>
    </w:p>
    <w:p w14:paraId="34E717EE">
      <w:pPr>
        <w:bidi w:val="0"/>
        <w:rPr>
          <w:rFonts w:hint="default"/>
        </w:rPr>
      </w:pPr>
      <w:r>
        <w:rPr>
          <w:rFonts w:hint="default"/>
        </w:rPr>
        <w:t xml:space="preserve">        "ts": "1695190491421",</w:t>
      </w:r>
    </w:p>
    <w:p w14:paraId="346B6A7C">
      <w:pPr>
        <w:bidi w:val="0"/>
        <w:rPr>
          <w:rFonts w:hint="default"/>
        </w:rPr>
      </w:pPr>
      <w:r>
        <w:rPr>
          <w:rFonts w:hint="default"/>
        </w:rPr>
        <w:t xml:space="preserve">        "sCode": "5XXXX",</w:t>
      </w:r>
    </w:p>
    <w:p w14:paraId="65F13B70">
      <w:pPr>
        <w:bidi w:val="0"/>
        <w:rPr>
          <w:rFonts w:hint="default"/>
        </w:rPr>
      </w:pPr>
      <w:r>
        <w:rPr>
          <w:rFonts w:hint="default"/>
        </w:rPr>
        <w:t xml:space="preserve">        "sMsg": "order not exist"</w:t>
      </w:r>
    </w:p>
    <w:p w14:paraId="092EAC40">
      <w:pPr>
        <w:bidi w:val="0"/>
        <w:rPr>
          <w:rFonts w:hint="default"/>
        </w:rPr>
      </w:pPr>
      <w:r>
        <w:rPr>
          <w:rFonts w:hint="default"/>
        </w:rPr>
        <w:t xml:space="preserve">    }, {</w:t>
      </w:r>
    </w:p>
    <w:p w14:paraId="2073F1A8">
      <w:pPr>
        <w:bidi w:val="0"/>
        <w:rPr>
          <w:rFonts w:hint="default"/>
        </w:rPr>
      </w:pPr>
      <w:r>
        <w:rPr>
          <w:rFonts w:hint="default"/>
        </w:rPr>
        <w:t xml:space="preserve">        "clOrdId": "oktswap7",</w:t>
      </w:r>
    </w:p>
    <w:p w14:paraId="37E24A6A">
      <w:pPr>
        <w:bidi w:val="0"/>
        <w:rPr>
          <w:rFonts w:hint="default"/>
        </w:rPr>
      </w:pPr>
      <w:r>
        <w:rPr>
          <w:rFonts w:hint="default"/>
        </w:rPr>
        <w:t xml:space="preserve">        "ordId": "2517748155771904",</w:t>
      </w:r>
    </w:p>
    <w:p w14:paraId="63FD34B2">
      <w:pPr>
        <w:bidi w:val="0"/>
        <w:rPr>
          <w:rFonts w:hint="default"/>
        </w:rPr>
      </w:pPr>
      <w:r>
        <w:rPr>
          <w:rFonts w:hint="default"/>
        </w:rPr>
        <w:t xml:space="preserve">        "ts": "1695190491421",</w:t>
      </w:r>
    </w:p>
    <w:p w14:paraId="38855492">
      <w:pPr>
        <w:bidi w:val="0"/>
        <w:rPr>
          <w:rFonts w:hint="default"/>
        </w:rPr>
      </w:pPr>
      <w:r>
        <w:rPr>
          <w:rFonts w:hint="default"/>
        </w:rPr>
        <w:t xml:space="preserve">        "sCode": "5XXXX",</w:t>
      </w:r>
    </w:p>
    <w:p w14:paraId="08B8DA0A">
      <w:pPr>
        <w:bidi w:val="0"/>
        <w:rPr>
          <w:rFonts w:hint="default"/>
        </w:rPr>
      </w:pPr>
      <w:r>
        <w:rPr>
          <w:rFonts w:hint="default"/>
        </w:rPr>
        <w:t xml:space="preserve">        "sMsg": "order not exist"</w:t>
      </w:r>
    </w:p>
    <w:p w14:paraId="2AA2409D">
      <w:pPr>
        <w:bidi w:val="0"/>
        <w:rPr>
          <w:rFonts w:hint="default"/>
        </w:rPr>
      </w:pPr>
      <w:r>
        <w:rPr>
          <w:rFonts w:hint="default"/>
        </w:rPr>
        <w:t xml:space="preserve">    }],</w:t>
      </w:r>
    </w:p>
    <w:p w14:paraId="3A267624">
      <w:pPr>
        <w:bidi w:val="0"/>
        <w:rPr>
          <w:rFonts w:hint="default"/>
        </w:rPr>
      </w:pPr>
      <w:r>
        <w:rPr>
          <w:rFonts w:hint="default"/>
        </w:rPr>
        <w:t xml:space="preserve">    "code": "1",</w:t>
      </w:r>
    </w:p>
    <w:p w14:paraId="20D45CD8">
      <w:pPr>
        <w:bidi w:val="0"/>
        <w:rPr>
          <w:rFonts w:hint="default"/>
        </w:rPr>
      </w:pPr>
      <w:r>
        <w:rPr>
          <w:rFonts w:hint="default"/>
        </w:rPr>
        <w:t xml:space="preserve">    "msg": "",</w:t>
      </w:r>
    </w:p>
    <w:p w14:paraId="33258753">
      <w:pPr>
        <w:bidi w:val="0"/>
        <w:rPr>
          <w:rFonts w:hint="default"/>
        </w:rPr>
      </w:pPr>
      <w:r>
        <w:rPr>
          <w:rFonts w:hint="default"/>
        </w:rPr>
        <w:t xml:space="preserve">    "inTime": "1695190491421339",</w:t>
      </w:r>
    </w:p>
    <w:p w14:paraId="56DBB457">
      <w:pPr>
        <w:bidi w:val="0"/>
        <w:rPr>
          <w:rFonts w:hint="default"/>
        </w:rPr>
      </w:pPr>
      <w:r>
        <w:rPr>
          <w:rFonts w:hint="default"/>
        </w:rPr>
        <w:t xml:space="preserve">    "outTime": "1695190491423240"}</w:t>
      </w:r>
    </w:p>
    <w:p w14:paraId="2547C8D8">
      <w:pPr>
        <w:bidi w:val="0"/>
      </w:pPr>
      <w:r>
        <w:rPr>
          <w:rFonts w:hint="default"/>
        </w:rPr>
        <w:t>格式错误示例</w:t>
      </w:r>
    </w:p>
    <w:p w14:paraId="107C3EB9">
      <w:pPr>
        <w:bidi w:val="0"/>
        <w:rPr>
          <w:rFonts w:hint="default"/>
        </w:rPr>
      </w:pPr>
      <w:r>
        <w:rPr>
          <w:rFonts w:hint="default"/>
        </w:rPr>
        <w:t>{</w:t>
      </w:r>
    </w:p>
    <w:p w14:paraId="7235A942">
      <w:pPr>
        <w:bidi w:val="0"/>
        <w:rPr>
          <w:rFonts w:hint="default"/>
        </w:rPr>
      </w:pPr>
      <w:r>
        <w:rPr>
          <w:rFonts w:hint="default"/>
        </w:rPr>
        <w:t xml:space="preserve">    "id": "1515",</w:t>
      </w:r>
    </w:p>
    <w:p w14:paraId="118EDB33">
      <w:pPr>
        <w:bidi w:val="0"/>
        <w:rPr>
          <w:rFonts w:hint="default"/>
        </w:rPr>
      </w:pPr>
      <w:r>
        <w:rPr>
          <w:rFonts w:hint="default"/>
        </w:rPr>
        <w:t xml:space="preserve">    "op": "batch-cancel-orders",</w:t>
      </w:r>
    </w:p>
    <w:p w14:paraId="4F200D6F">
      <w:pPr>
        <w:bidi w:val="0"/>
        <w:rPr>
          <w:rFonts w:hint="default"/>
        </w:rPr>
      </w:pPr>
      <w:r>
        <w:rPr>
          <w:rFonts w:hint="default"/>
        </w:rPr>
        <w:t xml:space="preserve">    "data": [],</w:t>
      </w:r>
    </w:p>
    <w:p w14:paraId="70430BCF">
      <w:pPr>
        <w:bidi w:val="0"/>
        <w:rPr>
          <w:rFonts w:hint="default"/>
        </w:rPr>
      </w:pPr>
      <w:r>
        <w:rPr>
          <w:rFonts w:hint="default"/>
        </w:rPr>
        <w:t xml:space="preserve">    "code": "60013",</w:t>
      </w:r>
    </w:p>
    <w:p w14:paraId="5126E98E">
      <w:pPr>
        <w:bidi w:val="0"/>
        <w:rPr>
          <w:rFonts w:hint="default"/>
        </w:rPr>
      </w:pPr>
      <w:r>
        <w:rPr>
          <w:rFonts w:hint="default"/>
        </w:rPr>
        <w:t xml:space="preserve">    "msg": "Invalid args",</w:t>
      </w:r>
    </w:p>
    <w:p w14:paraId="5A8AD016">
      <w:pPr>
        <w:bidi w:val="0"/>
        <w:rPr>
          <w:rFonts w:hint="default"/>
        </w:rPr>
      </w:pPr>
      <w:r>
        <w:rPr>
          <w:rFonts w:hint="default"/>
        </w:rPr>
        <w:t xml:space="preserve">    "inTime": "1695190491421339",</w:t>
      </w:r>
    </w:p>
    <w:p w14:paraId="4E83A416">
      <w:pPr>
        <w:bidi w:val="0"/>
        <w:rPr>
          <w:rFonts w:hint="default"/>
        </w:rPr>
      </w:pPr>
      <w:r>
        <w:rPr>
          <w:rFonts w:hint="default"/>
        </w:rPr>
        <w:t xml:space="preserve">    "outTime": "1695190491423240"}</w:t>
      </w:r>
    </w:p>
    <w:p w14:paraId="58E2FD08">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13"/>
        <w:gridCol w:w="1332"/>
        <w:gridCol w:w="6201"/>
      </w:tblGrid>
      <w:tr w14:paraId="4041362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B0ECA2D">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90E8217">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34C109A">
            <w:pPr>
              <w:bidi w:val="0"/>
              <w:rPr>
                <w:rFonts w:hint="default"/>
              </w:rPr>
            </w:pPr>
            <w:r>
              <w:rPr>
                <w:rFonts w:hint="default"/>
                <w:lang w:val="en-US" w:eastAsia="zh-CN"/>
              </w:rPr>
              <w:t>描述</w:t>
            </w:r>
          </w:p>
        </w:tc>
      </w:tr>
      <w:tr w14:paraId="38EFC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651C90">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ADCCC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823C62">
            <w:pPr>
              <w:bidi w:val="0"/>
              <w:rPr>
                <w:rFonts w:hint="default"/>
              </w:rPr>
            </w:pPr>
            <w:r>
              <w:rPr>
                <w:rFonts w:hint="default"/>
                <w:lang w:val="en-US" w:eastAsia="zh-CN"/>
              </w:rPr>
              <w:t>消息的唯一标识</w:t>
            </w:r>
          </w:p>
        </w:tc>
      </w:tr>
      <w:tr w14:paraId="7FF88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D16B21">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08D8E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CE4173">
            <w:pPr>
              <w:bidi w:val="0"/>
              <w:rPr>
                <w:rFonts w:hint="default"/>
              </w:rPr>
            </w:pPr>
            <w:r>
              <w:rPr>
                <w:rFonts w:hint="default"/>
                <w:lang w:val="en-US" w:eastAsia="zh-CN"/>
              </w:rPr>
              <w:t>业务操作</w:t>
            </w:r>
          </w:p>
        </w:tc>
      </w:tr>
      <w:tr w14:paraId="30BC2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31B408">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58C13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EB3E50">
            <w:pPr>
              <w:bidi w:val="0"/>
              <w:rPr>
                <w:rFonts w:hint="default"/>
              </w:rPr>
            </w:pPr>
            <w:r>
              <w:rPr>
                <w:rFonts w:hint="default"/>
                <w:lang w:val="en-US" w:eastAsia="zh-CN"/>
              </w:rPr>
              <w:t>代码</w:t>
            </w:r>
          </w:p>
        </w:tc>
      </w:tr>
      <w:tr w14:paraId="69BCB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525130">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B3F9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FB99EF">
            <w:pPr>
              <w:bidi w:val="0"/>
              <w:rPr>
                <w:rFonts w:hint="default"/>
              </w:rPr>
            </w:pPr>
            <w:r>
              <w:rPr>
                <w:rFonts w:hint="default"/>
                <w:lang w:val="en-US" w:eastAsia="zh-CN"/>
              </w:rPr>
              <w:t>消息</w:t>
            </w:r>
          </w:p>
        </w:tc>
      </w:tr>
      <w:tr w14:paraId="7FF88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2141EB">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4B8B2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5A9557">
            <w:pPr>
              <w:bidi w:val="0"/>
              <w:rPr>
                <w:rFonts w:hint="default"/>
              </w:rPr>
            </w:pPr>
            <w:r>
              <w:rPr>
                <w:rFonts w:hint="default"/>
                <w:lang w:val="en-US" w:eastAsia="zh-CN"/>
              </w:rPr>
              <w:t>请求成功后返回的数据</w:t>
            </w:r>
          </w:p>
        </w:tc>
      </w:tr>
      <w:tr w14:paraId="699A8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20F1BE">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22551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862BBA">
            <w:pPr>
              <w:bidi w:val="0"/>
              <w:rPr>
                <w:rFonts w:hint="default"/>
              </w:rPr>
            </w:pPr>
            <w:r>
              <w:rPr>
                <w:rFonts w:hint="default"/>
                <w:lang w:val="en-US" w:eastAsia="zh-CN"/>
              </w:rPr>
              <w:t>订单ID</w:t>
            </w:r>
          </w:p>
        </w:tc>
      </w:tr>
      <w:tr w14:paraId="64C7E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95DBD2">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D3968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24846E">
            <w:pPr>
              <w:bidi w:val="0"/>
              <w:rPr>
                <w:rFonts w:hint="default"/>
              </w:rPr>
            </w:pPr>
            <w:r>
              <w:rPr>
                <w:rFonts w:hint="default"/>
                <w:lang w:val="en-US" w:eastAsia="zh-CN"/>
              </w:rPr>
              <w:t>由用户设置的订单ID</w:t>
            </w:r>
          </w:p>
        </w:tc>
      </w:tr>
      <w:tr w14:paraId="1AD44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5FC3A9">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AAA57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5CDEC5">
            <w:pPr>
              <w:bidi w:val="0"/>
              <w:rPr>
                <w:rFonts w:hint="default"/>
              </w:rPr>
            </w:pPr>
            <w:r>
              <w:rPr>
                <w:rFonts w:hint="default"/>
                <w:lang w:val="en-US" w:eastAsia="zh-CN"/>
              </w:rPr>
              <w:t>系统完成订单请求处理的时间戳，Unix时间戳的毫秒数格式，如 1597026383085</w:t>
            </w:r>
          </w:p>
        </w:tc>
      </w:tr>
      <w:tr w14:paraId="5CB5D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0170E3">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14E23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05998F">
            <w:pPr>
              <w:bidi w:val="0"/>
              <w:rPr>
                <w:rFonts w:hint="default"/>
              </w:rPr>
            </w:pPr>
            <w:r>
              <w:rPr>
                <w:rFonts w:hint="default"/>
                <w:lang w:val="en-US" w:eastAsia="zh-CN"/>
              </w:rPr>
              <w:t>订单状态码，0 代表成功</w:t>
            </w:r>
          </w:p>
        </w:tc>
      </w:tr>
      <w:tr w14:paraId="7613E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B01879">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DF746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50DA3F">
            <w:pPr>
              <w:bidi w:val="0"/>
              <w:rPr>
                <w:rFonts w:hint="default"/>
              </w:rPr>
            </w:pPr>
            <w:r>
              <w:rPr>
                <w:rFonts w:hint="default"/>
                <w:lang w:val="en-US" w:eastAsia="zh-CN"/>
              </w:rPr>
              <w:t>订单状态消息</w:t>
            </w:r>
          </w:p>
        </w:tc>
      </w:tr>
      <w:tr w14:paraId="1898A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7B8989">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22555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0B0A3E">
            <w:pPr>
              <w:bidi w:val="0"/>
              <w:rPr>
                <w:rFonts w:hint="default"/>
              </w:rPr>
            </w:pPr>
            <w:r>
              <w:rPr>
                <w:rFonts w:hint="default"/>
                <w:lang w:val="en-US" w:eastAsia="zh-CN"/>
              </w:rPr>
              <w:t>WebSocket 网关接收请求时的时间戳，Unix时间戳的微秒数格式，如 1597026383085123</w:t>
            </w:r>
          </w:p>
        </w:tc>
      </w:tr>
      <w:tr w14:paraId="059E58B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342457">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E9C17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8BD4E9">
            <w:pPr>
              <w:bidi w:val="0"/>
              <w:rPr>
                <w:rFonts w:hint="default"/>
              </w:rPr>
            </w:pPr>
            <w:r>
              <w:rPr>
                <w:rFonts w:hint="default"/>
                <w:lang w:val="en-US" w:eastAsia="zh-CN"/>
              </w:rPr>
              <w:t>WebSocket 网关发送响应时的时间戳，Unix时间戳的微秒数格式，如 1597026383085123</w:t>
            </w:r>
          </w:p>
        </w:tc>
      </w:tr>
    </w:tbl>
    <w:p w14:paraId="6385E205">
      <w:pPr>
        <w:bidi w:val="0"/>
        <w:rPr>
          <w:rFonts w:hint="default"/>
        </w:rPr>
      </w:pPr>
      <w:r>
        <w:rPr>
          <w:rFonts w:hint="default"/>
        </w:rPr>
        <w:t>WS / 改单</w:t>
      </w:r>
    </w:p>
    <w:p w14:paraId="4E8E29F8">
      <w:pPr>
        <w:bidi w:val="0"/>
        <w:rPr>
          <w:rFonts w:hint="default"/>
        </w:rPr>
      </w:pPr>
      <w:r>
        <w:rPr>
          <w:rFonts w:hint="default"/>
        </w:rPr>
        <w:t>修改当前未成交的订单</w:t>
      </w:r>
    </w:p>
    <w:p w14:paraId="71868C80">
      <w:pPr>
        <w:bidi w:val="0"/>
        <w:rPr>
          <w:rFonts w:hint="default"/>
        </w:rPr>
      </w:pPr>
      <w:r>
        <w:rPr>
          <w:rFonts w:hint="default"/>
        </w:rPr>
        <w:t>服务地址</w:t>
      </w:r>
    </w:p>
    <w:p w14:paraId="3636B335">
      <w:pPr>
        <w:bidi w:val="0"/>
        <w:rPr>
          <w:rFonts w:hint="default"/>
        </w:rPr>
      </w:pPr>
      <w:r>
        <w:rPr>
          <w:rFonts w:hint="default"/>
        </w:rPr>
        <w:t>/ws/v5/private (需要登录)</w:t>
      </w:r>
    </w:p>
    <w:p w14:paraId="063F5C2F">
      <w:pPr>
        <w:bidi w:val="0"/>
        <w:rPr>
          <w:rFonts w:hint="default"/>
        </w:rPr>
      </w:pPr>
      <w:r>
        <w:rPr>
          <w:rFonts w:hint="default"/>
        </w:rPr>
        <w:t>限速：60次/2s</w:t>
      </w:r>
    </w:p>
    <w:p w14:paraId="02F5AD5E">
      <w:pPr>
        <w:bidi w:val="0"/>
        <w:rPr>
          <w:rFonts w:hint="default"/>
        </w:rPr>
      </w:pPr>
      <w:r>
        <w:rPr>
          <w:rFonts w:hint="default"/>
        </w:rPr>
        <w:t>跟单交易带单员带单产品的限速：4次/2s</w:t>
      </w:r>
    </w:p>
    <w:p w14:paraId="59616B48">
      <w:pPr>
        <w:bidi w:val="0"/>
        <w:rPr>
          <w:rFonts w:hint="default"/>
        </w:rPr>
      </w:pPr>
      <w:r>
        <w:rPr>
          <w:rFonts w:hint="default"/>
        </w:rPr>
        <w:t>限速规则（期权以外）：User ID + Instrument ID</w:t>
      </w:r>
    </w:p>
    <w:p w14:paraId="0B2EAB61">
      <w:pPr>
        <w:bidi w:val="0"/>
        <w:rPr>
          <w:rFonts w:hint="default"/>
        </w:rPr>
      </w:pPr>
      <w:r>
        <w:rPr>
          <w:rFonts w:hint="default"/>
        </w:rPr>
        <w:t>限速规则（只限期权）：User ID + Instrument Family</w:t>
      </w:r>
    </w:p>
    <w:p w14:paraId="34A7454C">
      <w:pPr>
        <w:bidi w:val="0"/>
        <w:rPr>
          <w:rFonts w:hint="default"/>
        </w:rPr>
      </w:pPr>
      <w:r>
        <w:rPr>
          <w:rFonts w:hint="default"/>
        </w:rPr>
        <w:t>该接口限速同时受到 </w:t>
      </w:r>
      <w:r>
        <w:rPr>
          <w:rFonts w:hint="default"/>
        </w:rPr>
        <w:fldChar w:fldCharType="begin"/>
      </w:r>
      <w:r>
        <w:rPr>
          <w:rFonts w:hint="default"/>
        </w:rPr>
        <w:instrText xml:space="preserve"> HYPERLINK "https://www.okx.com/docs-v5/log_zh/" \l "upcoming-changes-sub-account-rate-limit"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子账户限速</w:t>
      </w:r>
      <w:r>
        <w:rPr>
          <w:rFonts w:hint="default"/>
        </w:rPr>
        <w:fldChar w:fldCharType="end"/>
      </w:r>
      <w:r>
        <w:rPr>
          <w:rFonts w:hint="default"/>
        </w:rPr>
        <w:t> 及 </w:t>
      </w:r>
      <w:r>
        <w:rPr>
          <w:rFonts w:hint="default"/>
        </w:rPr>
        <w:fldChar w:fldCharType="begin"/>
      </w:r>
      <w:r>
        <w:rPr>
          <w:rFonts w:hint="default"/>
        </w:rPr>
        <w:instrText xml:space="preserve"> HYPERLINK "https://www.okx.com/docs-v5/log_zh/" \l "upcoming-changes-fill-ratio-based-sub-account-rate-limit"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r>
        <w:rPr>
          <w:rFonts w:hint="default"/>
        </w:rPr>
        <w:t> 限速规则的影响。</w:t>
      </w:r>
    </w:p>
    <w:p w14:paraId="302DA69E">
      <w:pPr>
        <w:bidi w:val="0"/>
      </w:pPr>
      <w:r>
        <w:rPr>
          <w:lang w:val="en-US" w:eastAsia="zh-CN"/>
        </w:rPr>
        <w:t> 同`改单` REST API 共享限速</w:t>
      </w:r>
    </w:p>
    <w:p w14:paraId="2AD151DF">
      <w:pPr>
        <w:bidi w:val="0"/>
      </w:pPr>
      <w:r>
        <w:rPr>
          <w:rFonts w:hint="default"/>
        </w:rPr>
        <w:t>请求示例</w:t>
      </w:r>
    </w:p>
    <w:p w14:paraId="30D3E2F7">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07"/>
        <w:gridCol w:w="1106"/>
        <w:gridCol w:w="613"/>
        <w:gridCol w:w="5220"/>
      </w:tblGrid>
      <w:tr w14:paraId="514564E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607CF6B">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D8588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A678728">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6AC67E8">
            <w:pPr>
              <w:bidi w:val="0"/>
              <w:rPr>
                <w:rFonts w:hint="default"/>
              </w:rPr>
            </w:pPr>
            <w:r>
              <w:rPr>
                <w:rFonts w:hint="default"/>
                <w:lang w:val="en-US" w:eastAsia="zh-CN"/>
              </w:rPr>
              <w:t>描述</w:t>
            </w:r>
          </w:p>
        </w:tc>
      </w:tr>
      <w:tr w14:paraId="19BD0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3C8090">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5280C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4CAB5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278A58">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21D4D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1754AC">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C9912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B90D0A">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0DB786">
            <w:pPr>
              <w:bidi w:val="0"/>
              <w:rPr>
                <w:rFonts w:hint="default"/>
              </w:rPr>
            </w:pPr>
            <w:r>
              <w:rPr>
                <w:rFonts w:hint="default"/>
                <w:lang w:val="en-US" w:eastAsia="zh-CN"/>
              </w:rPr>
              <w:t>支持的业务操作，如 amend-order</w:t>
            </w:r>
          </w:p>
        </w:tc>
      </w:tr>
      <w:tr w14:paraId="29179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3720E2">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E94583">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5AB816">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41CCD2">
            <w:pPr>
              <w:bidi w:val="0"/>
              <w:rPr>
                <w:rFonts w:hint="default"/>
              </w:rPr>
            </w:pPr>
            <w:r>
              <w:rPr>
                <w:rFonts w:hint="default"/>
                <w:lang w:val="en-US" w:eastAsia="zh-CN"/>
              </w:rPr>
              <w:t>请求参数</w:t>
            </w:r>
          </w:p>
        </w:tc>
      </w:tr>
      <w:tr w14:paraId="34D03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F1CE63">
            <w:pPr>
              <w:bidi w:val="0"/>
              <w:rPr>
                <w:rFonts w:hint="default"/>
              </w:rPr>
            </w:pPr>
            <w:r>
              <w:rPr>
                <w:rFonts w:hint="default"/>
                <w:lang w:val="en-US" w:eastAsia="zh-CN"/>
              </w:rPr>
              <w:t>&gt; instIdCode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CD8CB0">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608960">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CEC44F">
            <w:pPr>
              <w:bidi w:val="0"/>
              <w:rPr>
                <w:rFonts w:hint="default"/>
              </w:rPr>
            </w:pPr>
            <w:r>
              <w:rPr>
                <w:rFonts w:hint="default"/>
                <w:lang w:val="en-US" w:eastAsia="zh-CN"/>
              </w:rPr>
              <w:t>产品唯一标识代码</w:t>
            </w:r>
          </w:p>
        </w:tc>
      </w:tr>
      <w:tr w14:paraId="62AE6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BA1CAA">
            <w:pPr>
              <w:bidi w:val="0"/>
              <w:rPr>
                <w:rFonts w:hint="default"/>
              </w:rPr>
            </w:pPr>
            <w:r>
              <w:rPr>
                <w:rFonts w:hint="default"/>
                <w:lang w:val="en-US" w:eastAsia="zh-CN"/>
              </w:rPr>
              <w:t>&gt; cxlOnFail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9D1606">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82D6CB">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EBE1E5">
            <w:pPr>
              <w:bidi w:val="0"/>
              <w:rPr>
                <w:rFonts w:hint="default"/>
              </w:rPr>
            </w:pPr>
            <w:r>
              <w:rPr>
                <w:rFonts w:hint="default"/>
                <w:lang w:val="en-US" w:eastAsia="zh-CN"/>
              </w:rPr>
              <w:t>当订单修改失败时，该订单是否需要自动撤销。默认为false</w:t>
            </w:r>
            <w:r>
              <w:rPr>
                <w:rFonts w:hint="default"/>
                <w:lang w:val="en-US" w:eastAsia="zh-CN"/>
              </w:rPr>
              <w:br w:type="textWrapping"/>
            </w:r>
            <w:r>
              <w:rPr>
                <w:rFonts w:hint="default"/>
                <w:lang w:val="en-US" w:eastAsia="zh-CN"/>
              </w:rPr>
              <w:t>false：不自动撤单</w:t>
            </w:r>
            <w:r>
              <w:rPr>
                <w:rFonts w:hint="default"/>
                <w:lang w:val="en-US" w:eastAsia="zh-CN"/>
              </w:rPr>
              <w:br w:type="textWrapping"/>
            </w:r>
            <w:r>
              <w:rPr>
                <w:rFonts w:hint="default"/>
                <w:lang w:val="en-US" w:eastAsia="zh-CN"/>
              </w:rPr>
              <w:t>true：自动撤单</w:t>
            </w:r>
          </w:p>
        </w:tc>
      </w:tr>
      <w:tr w14:paraId="235DD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02673F">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EF5D1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3DEBD7">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D3669C">
            <w:pPr>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ordId和clOrdId必须传一个，若传两个，以 ordId 为主</w:t>
            </w:r>
          </w:p>
        </w:tc>
      </w:tr>
      <w:tr w14:paraId="4D3EB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019522">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21EF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05392A">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3CCD6F">
            <w:pPr>
              <w:bidi w:val="0"/>
              <w:rPr>
                <w:rFonts w:hint="default"/>
              </w:rPr>
            </w:pPr>
            <w:r>
              <w:rPr>
                <w:rFonts w:hint="default"/>
                <w:lang w:val="en-US" w:eastAsia="zh-CN"/>
              </w:rPr>
              <w:t>用户提供的订单ID</w:t>
            </w:r>
          </w:p>
        </w:tc>
      </w:tr>
      <w:tr w14:paraId="05098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73F9F2">
            <w:pPr>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5D298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71EF0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7E5BE2">
            <w:pPr>
              <w:bidi w:val="0"/>
              <w:rPr>
                <w:rFonts w:hint="default"/>
              </w:rPr>
            </w:pPr>
            <w:r>
              <w:rPr>
                <w:rFonts w:hint="default"/>
                <w:lang w:val="en-US" w:eastAsia="zh-CN"/>
              </w:rPr>
              <w:t>用户提供的reqId</w:t>
            </w:r>
            <w:r>
              <w:rPr>
                <w:rFonts w:hint="default"/>
                <w:lang w:val="en-US" w:eastAsia="zh-CN"/>
              </w:rPr>
              <w:br w:type="textWrapping"/>
            </w:r>
            <w:r>
              <w:rPr>
                <w:rFonts w:hint="default"/>
                <w:lang w:val="en-US" w:eastAsia="zh-CN"/>
              </w:rPr>
              <w:t>如果提供，那在返回参数中返回reqId，方便找到相应的修改请求。</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7933D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A1824D">
            <w:pPr>
              <w:bidi w:val="0"/>
              <w:rPr>
                <w:rFonts w:hint="default"/>
              </w:rPr>
            </w:pPr>
            <w:r>
              <w:rPr>
                <w:rFonts w:hint="default"/>
                <w:lang w:val="en-US" w:eastAsia="zh-CN"/>
              </w:rPr>
              <w:t>&gt; newSz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AFD8A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308EF4">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F19459">
            <w:pPr>
              <w:bidi w:val="0"/>
              <w:rPr>
                <w:rFonts w:hint="default"/>
              </w:rPr>
            </w:pPr>
            <w:r>
              <w:rPr>
                <w:rFonts w:hint="default"/>
                <w:lang w:val="en-US" w:eastAsia="zh-CN"/>
              </w:rPr>
              <w:t>请求修改的新数量，必须大于0。newSz和newPx不可同时为空。对于部分成交订单，该数量应包含已成交数量。</w:t>
            </w:r>
          </w:p>
        </w:tc>
      </w:tr>
      <w:tr w14:paraId="5A6D2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E34F4A">
            <w:pPr>
              <w:bidi w:val="0"/>
              <w:rPr>
                <w:rFonts w:hint="default"/>
              </w:rPr>
            </w:pPr>
            <w:r>
              <w:rPr>
                <w:rFonts w:hint="default"/>
                <w:lang w:val="en-US" w:eastAsia="zh-CN"/>
              </w:rPr>
              <w:t>&gt; newPx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B83D4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E62094">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B507F6">
            <w:pPr>
              <w:bidi w:val="0"/>
              <w:rPr>
                <w:rFonts w:hint="default"/>
              </w:rPr>
            </w:pPr>
            <w:r>
              <w:rPr>
                <w:rFonts w:hint="default"/>
                <w:lang w:val="en-US" w:eastAsia="zh-CN"/>
              </w:rPr>
              <w:t>修改后的新价格</w:t>
            </w:r>
            <w:r>
              <w:rPr>
                <w:rFonts w:hint="default"/>
                <w:lang w:val="en-US" w:eastAsia="zh-CN"/>
              </w:rPr>
              <w:br w:type="textWrapping"/>
            </w:r>
            <w:r>
              <w:rPr>
                <w:rFonts w:hint="default"/>
                <w:lang w:val="en-US" w:eastAsia="zh-CN"/>
              </w:rPr>
              <w:t>修改的新价格期权改单时，newPx/newPxUsd/newPxVol 只能填一个，且必须与下单参数保持一致，如下单用px，改单时需使用newPx</w:t>
            </w:r>
          </w:p>
        </w:tc>
      </w:tr>
      <w:tr w14:paraId="4E9D6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EA070C">
            <w:pPr>
              <w:bidi w:val="0"/>
              <w:rPr>
                <w:rFonts w:hint="default"/>
              </w:rPr>
            </w:pPr>
            <w:r>
              <w:rPr>
                <w:rFonts w:hint="default"/>
                <w:lang w:val="en-US" w:eastAsia="zh-CN"/>
              </w:rPr>
              <w:t>&gt; speedBump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BD203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F1BD2D">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E0DD40">
            <w:pPr>
              <w:bidi w:val="0"/>
              <w:rPr>
                <w:rFonts w:hint="default"/>
              </w:rPr>
            </w:pPr>
            <w:r>
              <w:rPr>
                <w:rFonts w:hint="default"/>
                <w:lang w:val="en-US" w:eastAsia="zh-CN"/>
              </w:rPr>
              <w:t>减速带</w:t>
            </w:r>
            <w:r>
              <w:rPr>
                <w:rFonts w:hint="default"/>
                <w:lang w:val="en-US" w:eastAsia="zh-CN"/>
              </w:rPr>
              <w:br w:type="textWrapping"/>
            </w:r>
            <w:r>
              <w:rPr>
                <w:rFonts w:hint="default"/>
                <w:lang w:val="en-US" w:eastAsia="zh-CN"/>
              </w:rPr>
              <w:t>1：事件合约速度限制（延迟可能因市场情况调整，不提前通知）。对 EVENTS 产品的非只挂单操作为必填。</w:t>
            </w:r>
          </w:p>
        </w:tc>
      </w:tr>
      <w:tr w14:paraId="54747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7D930D">
            <w:pPr>
              <w:bidi w:val="0"/>
              <w:rPr>
                <w:rFonts w:hint="default"/>
              </w:rPr>
            </w:pPr>
            <w:r>
              <w:rPr>
                <w:rFonts w:hint="default"/>
                <w:lang w:val="en-US" w:eastAsia="zh-CN"/>
              </w:rPr>
              <w:t>&gt; newPxUsd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7ED07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884D38">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0263F3">
            <w:pPr>
              <w:bidi w:val="0"/>
              <w:rPr>
                <w:rFonts w:hint="default"/>
              </w:rPr>
            </w:pPr>
            <w:r>
              <w:rPr>
                <w:rFonts w:hint="default"/>
                <w:lang w:val="en-US" w:eastAsia="zh-CN"/>
              </w:rPr>
              <w:t>以USD价格进行期权改单</w:t>
            </w:r>
            <w:r>
              <w:rPr>
                <w:rFonts w:hint="default"/>
                <w:lang w:val="en-US" w:eastAsia="zh-CN"/>
              </w:rPr>
              <w:br w:type="textWrapping"/>
            </w:r>
            <w:r>
              <w:rPr>
                <w:rFonts w:hint="default"/>
                <w:lang w:val="en-US" w:eastAsia="zh-CN"/>
              </w:rPr>
              <w:t>仅适用于期权，期权改单时，newPx/newPxUsd/newPxVol 只能填一个</w:t>
            </w:r>
          </w:p>
        </w:tc>
      </w:tr>
      <w:tr w14:paraId="7FA0D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EFC19F">
            <w:pPr>
              <w:bidi w:val="0"/>
              <w:rPr>
                <w:rFonts w:hint="default"/>
              </w:rPr>
            </w:pPr>
            <w:r>
              <w:rPr>
                <w:rFonts w:hint="default"/>
                <w:lang w:val="en-US" w:eastAsia="zh-CN"/>
              </w:rPr>
              <w:t>&gt; newPxVol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088F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54EE88">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043622">
            <w:pPr>
              <w:bidi w:val="0"/>
              <w:rPr>
                <w:rFonts w:hint="default"/>
              </w:rPr>
            </w:pPr>
            <w:r>
              <w:rPr>
                <w:rFonts w:hint="default"/>
                <w:lang w:val="en-US" w:eastAsia="zh-CN"/>
              </w:rPr>
              <w:t>以隐含波动率进行期权改单，例如 1 代表 100%</w:t>
            </w:r>
            <w:r>
              <w:rPr>
                <w:rFonts w:hint="default"/>
                <w:lang w:val="en-US" w:eastAsia="zh-CN"/>
              </w:rPr>
              <w:br w:type="textWrapping"/>
            </w:r>
            <w:r>
              <w:rPr>
                <w:rFonts w:hint="default"/>
                <w:lang w:val="en-US" w:eastAsia="zh-CN"/>
              </w:rPr>
              <w:t>仅适用于期权，期权改单时，newPx/newPxUsd/newPxVol 只能填一个</w:t>
            </w:r>
          </w:p>
        </w:tc>
      </w:tr>
      <w:tr w14:paraId="1905C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49B237">
            <w:pPr>
              <w:bidi w:val="0"/>
              <w:rPr>
                <w:rFonts w:hint="default"/>
              </w:rPr>
            </w:pPr>
            <w:r>
              <w:rPr>
                <w:rFonts w:hint="default"/>
                <w:lang w:val="en-US" w:eastAsia="zh-CN"/>
              </w:rPr>
              <w:t>&gt; pxAmendType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6D5B2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E02546">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34D7A9">
            <w:pPr>
              <w:bidi w:val="0"/>
              <w:rPr>
                <w:rFonts w:hint="default"/>
              </w:rPr>
            </w:pPr>
            <w:r>
              <w:rPr>
                <w:rFonts w:hint="default"/>
                <w:lang w:val="en-US" w:eastAsia="zh-CN"/>
              </w:rPr>
              <w:t>订单价格修正类型</w:t>
            </w:r>
            <w:r>
              <w:rPr>
                <w:rFonts w:hint="default"/>
                <w:lang w:val="en-US" w:eastAsia="zh-CN"/>
              </w:rPr>
              <w:br w:type="textWrapping"/>
            </w:r>
            <w:r>
              <w:rPr>
                <w:rFonts w:hint="default"/>
                <w:lang w:val="en-US" w:eastAsia="zh-CN"/>
              </w:rPr>
              <w:t>0：当newPx超出价格限制时，不允许系统修改订单价格</w:t>
            </w:r>
            <w:r>
              <w:rPr>
                <w:rFonts w:hint="default"/>
                <w:lang w:val="en-US" w:eastAsia="zh-CN"/>
              </w:rPr>
              <w:br w:type="textWrapping"/>
            </w:r>
            <w:r>
              <w:rPr>
                <w:rFonts w:hint="default"/>
                <w:lang w:val="en-US" w:eastAsia="zh-CN"/>
              </w:rPr>
              <w:t>1：当newPx超出价格限制时，允许系统将价格修改为限制范围内的最优值</w:t>
            </w:r>
            <w:r>
              <w:rPr>
                <w:rFonts w:hint="default"/>
                <w:lang w:val="en-US" w:eastAsia="zh-CN"/>
              </w:rPr>
              <w:br w:type="textWrapping"/>
            </w:r>
            <w:r>
              <w:rPr>
                <w:rFonts w:hint="default"/>
                <w:lang w:val="en-US" w:eastAsia="zh-CN"/>
              </w:rPr>
              <w:t>默认值为0</w:t>
            </w:r>
          </w:p>
        </w:tc>
      </w:tr>
      <w:tr w14:paraId="1823A35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B7A93F">
            <w:pPr>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E7B5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A9ECD0">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88D91B">
            <w:pPr>
              <w:bidi w:val="0"/>
              <w:rPr>
                <w:rFonts w:hint="default"/>
              </w:rPr>
            </w:pPr>
            <w:r>
              <w:rPr>
                <w:rFonts w:hint="default"/>
                <w:lang w:val="en-US" w:eastAsia="zh-CN"/>
              </w:rPr>
              <w:t>请求有效截止时间。Unix时间戳的毫秒数格式，如 1597026383085</w:t>
            </w:r>
          </w:p>
        </w:tc>
      </w:tr>
    </w:tbl>
    <w:p w14:paraId="0C716193">
      <w:pPr>
        <w:bidi w:val="0"/>
      </w:pPr>
      <w:r>
        <w:rPr>
          <w:rFonts w:hint="default"/>
        </w:rPr>
        <w:t>成功返回示例</w:t>
      </w:r>
    </w:p>
    <w:p w14:paraId="354804BB">
      <w:pPr>
        <w:bidi w:val="0"/>
        <w:rPr>
          <w:rFonts w:hint="default"/>
        </w:rPr>
      </w:pPr>
      <w:r>
        <w:rPr>
          <w:rFonts w:hint="default"/>
        </w:rPr>
        <w:t>{</w:t>
      </w:r>
    </w:p>
    <w:p w14:paraId="42CD9232">
      <w:pPr>
        <w:bidi w:val="0"/>
        <w:rPr>
          <w:rFonts w:hint="default"/>
        </w:rPr>
      </w:pPr>
      <w:r>
        <w:rPr>
          <w:rFonts w:hint="default"/>
        </w:rPr>
        <w:t xml:space="preserve">    "id": "1512",</w:t>
      </w:r>
    </w:p>
    <w:p w14:paraId="353B8B10">
      <w:pPr>
        <w:bidi w:val="0"/>
        <w:rPr>
          <w:rFonts w:hint="default"/>
        </w:rPr>
      </w:pPr>
      <w:r>
        <w:rPr>
          <w:rFonts w:hint="default"/>
        </w:rPr>
        <w:t xml:space="preserve">    "op": "amend-order",</w:t>
      </w:r>
    </w:p>
    <w:p w14:paraId="19B8CC81">
      <w:pPr>
        <w:bidi w:val="0"/>
        <w:rPr>
          <w:rFonts w:hint="default"/>
        </w:rPr>
      </w:pPr>
      <w:r>
        <w:rPr>
          <w:rFonts w:hint="default"/>
        </w:rPr>
        <w:t xml:space="preserve">    "data": [{</w:t>
      </w:r>
    </w:p>
    <w:p w14:paraId="18B64CCF">
      <w:pPr>
        <w:bidi w:val="0"/>
        <w:rPr>
          <w:rFonts w:hint="default"/>
        </w:rPr>
      </w:pPr>
      <w:r>
        <w:rPr>
          <w:rFonts w:hint="default"/>
        </w:rPr>
        <w:t xml:space="preserve">        "clOrdId": "",</w:t>
      </w:r>
    </w:p>
    <w:p w14:paraId="20FFC0B3">
      <w:pPr>
        <w:bidi w:val="0"/>
        <w:rPr>
          <w:rFonts w:hint="default"/>
        </w:rPr>
      </w:pPr>
      <w:r>
        <w:rPr>
          <w:rFonts w:hint="default"/>
        </w:rPr>
        <w:t xml:space="preserve">        "ordId": "2510789768709120",</w:t>
      </w:r>
    </w:p>
    <w:p w14:paraId="643771F2">
      <w:pPr>
        <w:bidi w:val="0"/>
        <w:rPr>
          <w:rFonts w:hint="default"/>
        </w:rPr>
      </w:pPr>
      <w:r>
        <w:rPr>
          <w:rFonts w:hint="default"/>
        </w:rPr>
        <w:t xml:space="preserve">        "ts": "1695190491421",</w:t>
      </w:r>
    </w:p>
    <w:p w14:paraId="69371500">
      <w:pPr>
        <w:bidi w:val="0"/>
        <w:rPr>
          <w:rFonts w:hint="default"/>
        </w:rPr>
      </w:pPr>
      <w:r>
        <w:rPr>
          <w:rFonts w:hint="default"/>
        </w:rPr>
        <w:t xml:space="preserve">        "reqId": "b12344",</w:t>
      </w:r>
    </w:p>
    <w:p w14:paraId="1A17BFE2">
      <w:pPr>
        <w:bidi w:val="0"/>
        <w:rPr>
          <w:rFonts w:hint="default"/>
        </w:rPr>
      </w:pPr>
      <w:r>
        <w:rPr>
          <w:rFonts w:hint="default"/>
        </w:rPr>
        <w:t xml:space="preserve">        "sCode": "0",</w:t>
      </w:r>
    </w:p>
    <w:p w14:paraId="684A2E3C">
      <w:pPr>
        <w:bidi w:val="0"/>
        <w:rPr>
          <w:rFonts w:hint="default"/>
        </w:rPr>
      </w:pPr>
      <w:r>
        <w:rPr>
          <w:rFonts w:hint="default"/>
        </w:rPr>
        <w:t xml:space="preserve">        "sMsg": "",</w:t>
      </w:r>
    </w:p>
    <w:p w14:paraId="78A7C6B9">
      <w:pPr>
        <w:bidi w:val="0"/>
        <w:rPr>
          <w:rFonts w:hint="default"/>
        </w:rPr>
      </w:pPr>
      <w:r>
        <w:rPr>
          <w:rFonts w:hint="default"/>
        </w:rPr>
        <w:t xml:space="preserve">        "subCode": ""</w:t>
      </w:r>
    </w:p>
    <w:p w14:paraId="394FFAD8">
      <w:pPr>
        <w:bidi w:val="0"/>
        <w:rPr>
          <w:rFonts w:hint="default"/>
        </w:rPr>
      </w:pPr>
      <w:r>
        <w:rPr>
          <w:rFonts w:hint="default"/>
        </w:rPr>
        <w:t xml:space="preserve">    }],</w:t>
      </w:r>
    </w:p>
    <w:p w14:paraId="63881AF7">
      <w:pPr>
        <w:bidi w:val="0"/>
        <w:rPr>
          <w:rFonts w:hint="default"/>
        </w:rPr>
      </w:pPr>
      <w:r>
        <w:rPr>
          <w:rFonts w:hint="default"/>
        </w:rPr>
        <w:t xml:space="preserve">    "code": "0",</w:t>
      </w:r>
    </w:p>
    <w:p w14:paraId="7B984B0B">
      <w:pPr>
        <w:bidi w:val="0"/>
        <w:rPr>
          <w:rFonts w:hint="default"/>
        </w:rPr>
      </w:pPr>
      <w:r>
        <w:rPr>
          <w:rFonts w:hint="default"/>
        </w:rPr>
        <w:t xml:space="preserve">    "msg": "",</w:t>
      </w:r>
    </w:p>
    <w:p w14:paraId="10BA4463">
      <w:pPr>
        <w:bidi w:val="0"/>
        <w:rPr>
          <w:rFonts w:hint="default"/>
        </w:rPr>
      </w:pPr>
      <w:r>
        <w:rPr>
          <w:rFonts w:hint="default"/>
        </w:rPr>
        <w:t xml:space="preserve">    "inTime": "1695190491421339",</w:t>
      </w:r>
    </w:p>
    <w:p w14:paraId="43745BBF">
      <w:pPr>
        <w:bidi w:val="0"/>
        <w:rPr>
          <w:rFonts w:hint="default"/>
        </w:rPr>
      </w:pPr>
      <w:r>
        <w:rPr>
          <w:rFonts w:hint="default"/>
        </w:rPr>
        <w:t xml:space="preserve">    "outTime": "1695190491423240"} </w:t>
      </w:r>
    </w:p>
    <w:p w14:paraId="49CCBC43">
      <w:pPr>
        <w:bidi w:val="0"/>
      </w:pPr>
      <w:r>
        <w:rPr>
          <w:rFonts w:hint="default"/>
        </w:rPr>
        <w:t>失败返回示例</w:t>
      </w:r>
    </w:p>
    <w:p w14:paraId="72897B53">
      <w:pPr>
        <w:bidi w:val="0"/>
        <w:rPr>
          <w:rFonts w:hint="default"/>
        </w:rPr>
      </w:pPr>
      <w:r>
        <w:rPr>
          <w:rFonts w:hint="default"/>
        </w:rPr>
        <w:t>{</w:t>
      </w:r>
    </w:p>
    <w:p w14:paraId="2DA5C2B7">
      <w:pPr>
        <w:bidi w:val="0"/>
        <w:rPr>
          <w:rFonts w:hint="default"/>
        </w:rPr>
      </w:pPr>
      <w:r>
        <w:rPr>
          <w:rFonts w:hint="default"/>
        </w:rPr>
        <w:t xml:space="preserve">    "id": "1512",</w:t>
      </w:r>
    </w:p>
    <w:p w14:paraId="660F69E6">
      <w:pPr>
        <w:bidi w:val="0"/>
        <w:rPr>
          <w:rFonts w:hint="default"/>
        </w:rPr>
      </w:pPr>
      <w:r>
        <w:rPr>
          <w:rFonts w:hint="default"/>
        </w:rPr>
        <w:t xml:space="preserve">    "op": "amend-order",</w:t>
      </w:r>
    </w:p>
    <w:p w14:paraId="68C8B9F1">
      <w:pPr>
        <w:bidi w:val="0"/>
        <w:rPr>
          <w:rFonts w:hint="default"/>
        </w:rPr>
      </w:pPr>
      <w:r>
        <w:rPr>
          <w:rFonts w:hint="default"/>
        </w:rPr>
        <w:t xml:space="preserve">    "data": [{</w:t>
      </w:r>
    </w:p>
    <w:p w14:paraId="685D7678">
      <w:pPr>
        <w:bidi w:val="0"/>
        <w:rPr>
          <w:rFonts w:hint="default"/>
        </w:rPr>
      </w:pPr>
      <w:r>
        <w:rPr>
          <w:rFonts w:hint="default"/>
        </w:rPr>
        <w:t xml:space="preserve">        "clOrdId": "",</w:t>
      </w:r>
    </w:p>
    <w:p w14:paraId="2441B40C">
      <w:pPr>
        <w:bidi w:val="0"/>
        <w:rPr>
          <w:rFonts w:hint="default"/>
        </w:rPr>
      </w:pPr>
      <w:r>
        <w:rPr>
          <w:rFonts w:hint="default"/>
        </w:rPr>
        <w:t xml:space="preserve">        "ordId": "2510789768709120",</w:t>
      </w:r>
    </w:p>
    <w:p w14:paraId="78FBEDAD">
      <w:pPr>
        <w:bidi w:val="0"/>
        <w:rPr>
          <w:rFonts w:hint="default"/>
        </w:rPr>
      </w:pPr>
      <w:r>
        <w:rPr>
          <w:rFonts w:hint="default"/>
        </w:rPr>
        <w:t xml:space="preserve">        "ts": "1695190491421",</w:t>
      </w:r>
    </w:p>
    <w:p w14:paraId="2553CFCD">
      <w:pPr>
        <w:bidi w:val="0"/>
        <w:rPr>
          <w:rFonts w:hint="default"/>
        </w:rPr>
      </w:pPr>
      <w:r>
        <w:rPr>
          <w:rFonts w:hint="default"/>
        </w:rPr>
        <w:t xml:space="preserve">        "reqId": "b12344",</w:t>
      </w:r>
    </w:p>
    <w:p w14:paraId="71741465">
      <w:pPr>
        <w:bidi w:val="0"/>
        <w:rPr>
          <w:rFonts w:hint="default"/>
        </w:rPr>
      </w:pPr>
      <w:r>
        <w:rPr>
          <w:rFonts w:hint="default"/>
        </w:rPr>
        <w:t xml:space="preserve">        "sCode": "51008",</w:t>
      </w:r>
    </w:p>
    <w:p w14:paraId="442FFA9F">
      <w:pPr>
        <w:bidi w:val="0"/>
        <w:rPr>
          <w:rFonts w:hint="default"/>
        </w:rPr>
      </w:pPr>
      <w:r>
        <w:rPr>
          <w:rFonts w:hint="default"/>
        </w:rPr>
        <w:t xml:space="preserve">        "sMsg": "Order failed. Insufficient USDT balance in account",</w:t>
      </w:r>
    </w:p>
    <w:p w14:paraId="453D9880">
      <w:pPr>
        <w:bidi w:val="0"/>
        <w:rPr>
          <w:rFonts w:hint="default"/>
        </w:rPr>
      </w:pPr>
      <w:r>
        <w:rPr>
          <w:rFonts w:hint="default"/>
        </w:rPr>
        <w:t xml:space="preserve">        "subCode": "1000"</w:t>
      </w:r>
    </w:p>
    <w:p w14:paraId="25C3DD62">
      <w:pPr>
        <w:bidi w:val="0"/>
        <w:rPr>
          <w:rFonts w:hint="default"/>
        </w:rPr>
      </w:pPr>
      <w:r>
        <w:rPr>
          <w:rFonts w:hint="default"/>
        </w:rPr>
        <w:t xml:space="preserve">    }],</w:t>
      </w:r>
    </w:p>
    <w:p w14:paraId="4E65327E">
      <w:pPr>
        <w:bidi w:val="0"/>
        <w:rPr>
          <w:rFonts w:hint="default"/>
        </w:rPr>
      </w:pPr>
      <w:r>
        <w:rPr>
          <w:rFonts w:hint="default"/>
        </w:rPr>
        <w:t xml:space="preserve">    "code": "1",</w:t>
      </w:r>
    </w:p>
    <w:p w14:paraId="12D8F778">
      <w:pPr>
        <w:bidi w:val="0"/>
        <w:rPr>
          <w:rFonts w:hint="default"/>
        </w:rPr>
      </w:pPr>
      <w:r>
        <w:rPr>
          <w:rFonts w:hint="default"/>
        </w:rPr>
        <w:t xml:space="preserve">    "msg": "",</w:t>
      </w:r>
    </w:p>
    <w:p w14:paraId="4DED8065">
      <w:pPr>
        <w:bidi w:val="0"/>
        <w:rPr>
          <w:rFonts w:hint="default"/>
        </w:rPr>
      </w:pPr>
      <w:r>
        <w:rPr>
          <w:rFonts w:hint="default"/>
        </w:rPr>
        <w:t xml:space="preserve">    "inTime": "1695190491421339",</w:t>
      </w:r>
    </w:p>
    <w:p w14:paraId="05A2B0EA">
      <w:pPr>
        <w:bidi w:val="0"/>
        <w:rPr>
          <w:rFonts w:hint="default"/>
        </w:rPr>
      </w:pPr>
      <w:r>
        <w:rPr>
          <w:rFonts w:hint="default"/>
        </w:rPr>
        <w:t xml:space="preserve">    "outTime": "1695190491423240"}</w:t>
      </w:r>
    </w:p>
    <w:p w14:paraId="4BEC09A4">
      <w:pPr>
        <w:bidi w:val="0"/>
      </w:pPr>
      <w:r>
        <w:rPr>
          <w:rFonts w:hint="default"/>
        </w:rPr>
        <w:t>格式错误返回示例</w:t>
      </w:r>
    </w:p>
    <w:p w14:paraId="226BB960">
      <w:pPr>
        <w:bidi w:val="0"/>
        <w:rPr>
          <w:rFonts w:hint="default"/>
        </w:rPr>
      </w:pPr>
      <w:r>
        <w:rPr>
          <w:rFonts w:hint="default"/>
        </w:rPr>
        <w:t>{</w:t>
      </w:r>
    </w:p>
    <w:p w14:paraId="535EA5E5">
      <w:pPr>
        <w:bidi w:val="0"/>
        <w:rPr>
          <w:rFonts w:hint="default"/>
        </w:rPr>
      </w:pPr>
      <w:r>
        <w:rPr>
          <w:rFonts w:hint="default"/>
        </w:rPr>
        <w:t xml:space="preserve">    "id": "1512",</w:t>
      </w:r>
    </w:p>
    <w:p w14:paraId="255AFCF8">
      <w:pPr>
        <w:bidi w:val="0"/>
        <w:rPr>
          <w:rFonts w:hint="default"/>
        </w:rPr>
      </w:pPr>
      <w:r>
        <w:rPr>
          <w:rFonts w:hint="default"/>
        </w:rPr>
        <w:t xml:space="preserve">    "op": "amend-order",</w:t>
      </w:r>
    </w:p>
    <w:p w14:paraId="37C674ED">
      <w:pPr>
        <w:bidi w:val="0"/>
        <w:rPr>
          <w:rFonts w:hint="default"/>
        </w:rPr>
      </w:pPr>
      <w:r>
        <w:rPr>
          <w:rFonts w:hint="default"/>
        </w:rPr>
        <w:t xml:space="preserve">    "data": [],</w:t>
      </w:r>
    </w:p>
    <w:p w14:paraId="7382EFA5">
      <w:pPr>
        <w:bidi w:val="0"/>
        <w:rPr>
          <w:rFonts w:hint="default"/>
        </w:rPr>
      </w:pPr>
      <w:r>
        <w:rPr>
          <w:rFonts w:hint="default"/>
        </w:rPr>
        <w:t xml:space="preserve">    "code": "60013",</w:t>
      </w:r>
    </w:p>
    <w:p w14:paraId="31FAD81B">
      <w:pPr>
        <w:bidi w:val="0"/>
        <w:rPr>
          <w:rFonts w:hint="default"/>
        </w:rPr>
      </w:pPr>
      <w:r>
        <w:rPr>
          <w:rFonts w:hint="default"/>
        </w:rPr>
        <w:t xml:space="preserve">    "msg": "Invalid args",</w:t>
      </w:r>
    </w:p>
    <w:p w14:paraId="38F9EEEE">
      <w:pPr>
        <w:bidi w:val="0"/>
        <w:rPr>
          <w:rFonts w:hint="default"/>
        </w:rPr>
      </w:pPr>
      <w:r>
        <w:rPr>
          <w:rFonts w:hint="default"/>
        </w:rPr>
        <w:t xml:space="preserve">    "inTime": "1695190491421339",</w:t>
      </w:r>
    </w:p>
    <w:p w14:paraId="4ECD079D">
      <w:pPr>
        <w:bidi w:val="0"/>
        <w:rPr>
          <w:rFonts w:hint="default"/>
        </w:rPr>
      </w:pPr>
      <w:r>
        <w:rPr>
          <w:rFonts w:hint="default"/>
        </w:rPr>
        <w:t xml:space="preserve">    "outTime": "1695190491423240"</w:t>
      </w:r>
    </w:p>
    <w:p w14:paraId="1F9E83A4">
      <w:pPr>
        <w:bidi w:val="0"/>
        <w:rPr>
          <w:rFonts w:hint="default"/>
        </w:rPr>
      </w:pPr>
      <w:r>
        <w:rPr>
          <w:rFonts w:hint="default"/>
        </w:rPr>
        <w:t>}</w:t>
      </w:r>
    </w:p>
    <w:p w14:paraId="3E9E0296">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1319"/>
        <w:gridCol w:w="6094"/>
      </w:tblGrid>
      <w:tr w14:paraId="2FCFE00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41E549B">
            <w:pPr>
              <w:bidi w:val="0"/>
              <w:rPr>
                <w:rFonts w:hint="default"/>
              </w:rPr>
            </w:pPr>
            <w:r>
              <w:rPr>
                <w:rFonts w:hint="default"/>
                <w:lang w:val="en-US" w:eastAsia="zh-CN"/>
              </w:rPr>
              <w:t>参数</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082B20">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B7D9A3E">
            <w:pPr>
              <w:bidi w:val="0"/>
              <w:rPr>
                <w:rFonts w:hint="default"/>
              </w:rPr>
            </w:pPr>
            <w:r>
              <w:rPr>
                <w:rFonts w:hint="default"/>
                <w:lang w:val="en-US" w:eastAsia="zh-CN"/>
              </w:rPr>
              <w:t>描述</w:t>
            </w:r>
          </w:p>
        </w:tc>
      </w:tr>
      <w:tr w14:paraId="0485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5E51A6">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A72C6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95A736">
            <w:pPr>
              <w:bidi w:val="0"/>
              <w:rPr>
                <w:rFonts w:hint="default"/>
              </w:rPr>
            </w:pPr>
            <w:r>
              <w:rPr>
                <w:rFonts w:hint="default"/>
                <w:lang w:val="en-US" w:eastAsia="zh-CN"/>
              </w:rPr>
              <w:t>消息的唯一标识</w:t>
            </w:r>
          </w:p>
        </w:tc>
      </w:tr>
      <w:tr w14:paraId="0D6E9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3F8E7A">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56908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B0A76D">
            <w:pPr>
              <w:bidi w:val="0"/>
              <w:rPr>
                <w:rFonts w:hint="default"/>
              </w:rPr>
            </w:pPr>
            <w:r>
              <w:rPr>
                <w:rFonts w:hint="default"/>
                <w:lang w:val="en-US" w:eastAsia="zh-CN"/>
              </w:rPr>
              <w:t>业务操作</w:t>
            </w:r>
          </w:p>
        </w:tc>
      </w:tr>
      <w:tr w14:paraId="55279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DBB611">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DBB1B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E38F5F">
            <w:pPr>
              <w:bidi w:val="0"/>
              <w:rPr>
                <w:rFonts w:hint="default"/>
              </w:rPr>
            </w:pPr>
            <w:r>
              <w:rPr>
                <w:rFonts w:hint="default"/>
                <w:lang w:val="en-US" w:eastAsia="zh-CN"/>
              </w:rPr>
              <w:t>代码</w:t>
            </w:r>
          </w:p>
        </w:tc>
      </w:tr>
      <w:tr w14:paraId="4C825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11695B">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BB05D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021D80">
            <w:pPr>
              <w:bidi w:val="0"/>
              <w:rPr>
                <w:rFonts w:hint="default"/>
              </w:rPr>
            </w:pPr>
            <w:r>
              <w:rPr>
                <w:rFonts w:hint="default"/>
                <w:lang w:val="en-US" w:eastAsia="zh-CN"/>
              </w:rPr>
              <w:t>消息</w:t>
            </w:r>
          </w:p>
        </w:tc>
      </w:tr>
      <w:tr w14:paraId="14C26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509667">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57CD6B">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3AE6E0">
            <w:pPr>
              <w:bidi w:val="0"/>
              <w:rPr>
                <w:rFonts w:hint="default"/>
              </w:rPr>
            </w:pPr>
            <w:r>
              <w:rPr>
                <w:rFonts w:hint="default"/>
                <w:lang w:val="en-US" w:eastAsia="zh-CN"/>
              </w:rPr>
              <w:t>请求成功后返回的数据</w:t>
            </w:r>
          </w:p>
        </w:tc>
      </w:tr>
      <w:tr w14:paraId="50F0E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A9FEEC">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71E3E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AE9C50">
            <w:pPr>
              <w:bidi w:val="0"/>
              <w:rPr>
                <w:rFonts w:hint="default"/>
              </w:rPr>
            </w:pPr>
            <w:r>
              <w:rPr>
                <w:rFonts w:hint="default"/>
                <w:lang w:val="en-US" w:eastAsia="zh-CN"/>
              </w:rPr>
              <w:t>订单ID</w:t>
            </w:r>
          </w:p>
        </w:tc>
      </w:tr>
      <w:tr w14:paraId="5C6A9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8028EF">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CB670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F42AAB">
            <w:pPr>
              <w:bidi w:val="0"/>
              <w:rPr>
                <w:rFonts w:hint="default"/>
              </w:rPr>
            </w:pPr>
            <w:r>
              <w:rPr>
                <w:rFonts w:hint="default"/>
                <w:lang w:val="en-US" w:eastAsia="zh-CN"/>
              </w:rPr>
              <w:t>用户提供的订单ID</w:t>
            </w:r>
          </w:p>
        </w:tc>
      </w:tr>
      <w:tr w14:paraId="78885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C3B4C7">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A3C9D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A303D5">
            <w:pPr>
              <w:bidi w:val="0"/>
              <w:rPr>
                <w:rFonts w:hint="default"/>
              </w:rPr>
            </w:pPr>
            <w:r>
              <w:rPr>
                <w:rFonts w:hint="default"/>
                <w:lang w:val="en-US" w:eastAsia="zh-CN"/>
              </w:rPr>
              <w:t>系统完成订单请求处理的时间戳，Unix时间戳的毫秒数格式，如 1597026383085</w:t>
            </w:r>
          </w:p>
        </w:tc>
      </w:tr>
      <w:tr w14:paraId="5EEBC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399CCC">
            <w:pPr>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45D11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301AE2">
            <w:pPr>
              <w:bidi w:val="0"/>
              <w:rPr>
                <w:rFonts w:hint="default"/>
              </w:rPr>
            </w:pPr>
            <w:r>
              <w:rPr>
                <w:rFonts w:hint="default"/>
                <w:lang w:val="en-US" w:eastAsia="zh-CN"/>
              </w:rPr>
              <w:t>用户提供的reqId</w:t>
            </w:r>
            <w:r>
              <w:rPr>
                <w:rFonts w:hint="default"/>
                <w:lang w:val="en-US" w:eastAsia="zh-CN"/>
              </w:rPr>
              <w:br w:type="textWrapping"/>
            </w:r>
            <w:r>
              <w:rPr>
                <w:rFonts w:hint="default"/>
                <w:lang w:val="en-US" w:eastAsia="zh-CN"/>
              </w:rPr>
              <w:t>如果用户在请求中提供reqId，则返回相应reqId</w:t>
            </w:r>
          </w:p>
        </w:tc>
      </w:tr>
      <w:tr w14:paraId="17542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3DFDF2">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35082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AF2B68">
            <w:pPr>
              <w:bidi w:val="0"/>
              <w:rPr>
                <w:rFonts w:hint="default"/>
              </w:rPr>
            </w:pPr>
            <w:r>
              <w:rPr>
                <w:rFonts w:hint="default"/>
                <w:lang w:val="en-US" w:eastAsia="zh-CN"/>
              </w:rPr>
              <w:t>订单状态码，0 代表成功</w:t>
            </w:r>
          </w:p>
        </w:tc>
      </w:tr>
      <w:tr w14:paraId="0362E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493A8C">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5E7D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B40118">
            <w:pPr>
              <w:bidi w:val="0"/>
              <w:rPr>
                <w:rFonts w:hint="default"/>
              </w:rPr>
            </w:pPr>
            <w:r>
              <w:rPr>
                <w:rFonts w:hint="default"/>
                <w:lang w:val="en-US" w:eastAsia="zh-CN"/>
              </w:rPr>
              <w:t>订单状态消息</w:t>
            </w:r>
          </w:p>
        </w:tc>
      </w:tr>
      <w:tr w14:paraId="50195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5B98AE">
            <w:pPr>
              <w:bidi w:val="0"/>
              <w:rPr>
                <w:rFonts w:hint="default"/>
              </w:rPr>
            </w:pPr>
            <w:r>
              <w:rPr>
                <w:rFonts w:hint="default"/>
                <w:lang w:val="en-US" w:eastAsia="zh-CN"/>
              </w:rPr>
              <w:t>&gt; subCode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BE40C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933A15">
            <w:pPr>
              <w:bidi w:val="0"/>
              <w:rPr>
                <w:rFonts w:hint="default"/>
              </w:rPr>
            </w:pPr>
            <w:r>
              <w:rPr>
                <w:rFonts w:hint="default"/>
                <w:lang w:val="en-US" w:eastAsia="zh-CN"/>
              </w:rPr>
              <w:t>sCode 的子码。</w:t>
            </w:r>
            <w:r>
              <w:rPr>
                <w:rFonts w:hint="default"/>
                <w:lang w:val="en-US" w:eastAsia="zh-CN"/>
              </w:rPr>
              <w:br w:type="textWrapping"/>
            </w:r>
            <w:r>
              <w:rPr>
                <w:rFonts w:hint="default"/>
                <w:lang w:val="en-US" w:eastAsia="zh-CN"/>
              </w:rPr>
              <w:t>当 sCode 为 0（请求成功）时，返回 ""。</w:t>
            </w:r>
            <w:r>
              <w:rPr>
                <w:rFonts w:hint="default"/>
                <w:lang w:val="en-US" w:eastAsia="zh-CN"/>
              </w:rPr>
              <w:br w:type="textWrapping"/>
            </w:r>
            <w:r>
              <w:rPr>
                <w:rFonts w:hint="default"/>
                <w:lang w:val="en-US" w:eastAsia="zh-CN"/>
              </w:rPr>
              <w:t>当 sCode 不为 0（请求失败）且存在子码时，返回对应的子码；若无子码，则返回 ""。</w:t>
            </w:r>
          </w:p>
        </w:tc>
      </w:tr>
      <w:tr w14:paraId="0E615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6046F4">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5C6EF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7FFD21">
            <w:pPr>
              <w:bidi w:val="0"/>
              <w:rPr>
                <w:rFonts w:hint="default"/>
              </w:rPr>
            </w:pPr>
            <w:r>
              <w:rPr>
                <w:rFonts w:hint="default"/>
                <w:lang w:val="en-US" w:eastAsia="zh-CN"/>
              </w:rPr>
              <w:t>WebSocket 网关接收请求时的时间戳，Unix时间戳的微秒数格式，如 1597026383085123</w:t>
            </w:r>
          </w:p>
        </w:tc>
      </w:tr>
      <w:tr w14:paraId="4CB8059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24EEFF">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5D0AE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7E626C">
            <w:pPr>
              <w:bidi w:val="0"/>
              <w:rPr>
                <w:rFonts w:hint="default"/>
              </w:rPr>
            </w:pPr>
            <w:r>
              <w:rPr>
                <w:rFonts w:hint="default"/>
                <w:lang w:val="en-US" w:eastAsia="zh-CN"/>
              </w:rPr>
              <w:t>WebSocket 网关发送响应时的时间戳，Unix时间戳的微秒数格式，如 1597026383085123</w:t>
            </w:r>
          </w:p>
        </w:tc>
      </w:tr>
    </w:tbl>
    <w:p w14:paraId="373A020C">
      <w:pPr>
        <w:bidi w:val="0"/>
      </w:pPr>
      <w:r>
        <w:t>newSz : 当修改已经部分成交的订单时，新的委托数量必须大于等于已成交数量</w:t>
      </w:r>
    </w:p>
    <w:p w14:paraId="44472989">
      <w:pPr>
        <w:bidi w:val="0"/>
      </w:pPr>
      <w:r>
        <w:t>修改订单返回sCode等于0不能严格认为该订单已经被修改，只表示您的修改订单请求被系统服务器所接受，改单结果以订单频道推送的状态或者查询订单状态为准</w:t>
      </w:r>
    </w:p>
    <w:p w14:paraId="11576753">
      <w:pPr>
        <w:bidi w:val="0"/>
        <w:rPr>
          <w:rFonts w:hint="default"/>
        </w:rPr>
      </w:pPr>
      <w:r>
        <w:rPr>
          <w:rFonts w:hint="default"/>
        </w:rPr>
        <w:t>WS / 批量改单</w:t>
      </w:r>
    </w:p>
    <w:p w14:paraId="0F34EF72">
      <w:pPr>
        <w:bidi w:val="0"/>
        <w:rPr>
          <w:rFonts w:hint="default"/>
        </w:rPr>
      </w:pPr>
      <w:r>
        <w:rPr>
          <w:rFonts w:hint="default"/>
        </w:rPr>
        <w:t>批量进行改单操作，每次可批量修改不同类型的产品，最多改20个</w:t>
      </w:r>
    </w:p>
    <w:p w14:paraId="4B862EC2">
      <w:pPr>
        <w:bidi w:val="0"/>
        <w:rPr>
          <w:rFonts w:hint="default"/>
        </w:rPr>
      </w:pPr>
      <w:r>
        <w:rPr>
          <w:rFonts w:hint="default"/>
        </w:rPr>
        <w:t>服务地址</w:t>
      </w:r>
    </w:p>
    <w:p w14:paraId="28B10535">
      <w:pPr>
        <w:bidi w:val="0"/>
        <w:rPr>
          <w:rFonts w:hint="default"/>
        </w:rPr>
      </w:pPr>
      <w:r>
        <w:rPr>
          <w:rFonts w:hint="default"/>
        </w:rPr>
        <w:t>/ws/v5/private (需要登录)</w:t>
      </w:r>
    </w:p>
    <w:p w14:paraId="38690CCD">
      <w:pPr>
        <w:bidi w:val="0"/>
        <w:rPr>
          <w:rFonts w:hint="default"/>
        </w:rPr>
      </w:pPr>
      <w:r>
        <w:rPr>
          <w:rFonts w:hint="default"/>
        </w:rPr>
        <w:t>限速：300个/2s</w:t>
      </w:r>
    </w:p>
    <w:p w14:paraId="56977CCC">
      <w:pPr>
        <w:bidi w:val="0"/>
        <w:rPr>
          <w:rFonts w:hint="default"/>
        </w:rPr>
      </w:pPr>
      <w:r>
        <w:rPr>
          <w:rFonts w:hint="default"/>
        </w:rPr>
        <w:t>跟单交易带单员带单产品的限速：4个/2s</w:t>
      </w:r>
    </w:p>
    <w:p w14:paraId="38919ED0">
      <w:pPr>
        <w:bidi w:val="0"/>
        <w:rPr>
          <w:rFonts w:hint="default"/>
        </w:rPr>
      </w:pPr>
      <w:r>
        <w:rPr>
          <w:rFonts w:hint="default"/>
        </w:rPr>
        <w:t>限速规则（期权以外）：User ID + Instrument ID</w:t>
      </w:r>
    </w:p>
    <w:p w14:paraId="09C192F7">
      <w:pPr>
        <w:bidi w:val="0"/>
        <w:rPr>
          <w:rFonts w:hint="default"/>
        </w:rPr>
      </w:pPr>
      <w:r>
        <w:rPr>
          <w:rFonts w:hint="default"/>
        </w:rPr>
        <w:t>限速规则（只限期权）：User ID + Instrument Family</w:t>
      </w:r>
    </w:p>
    <w:p w14:paraId="719E126C">
      <w:pPr>
        <w:bidi w:val="0"/>
        <w:rPr>
          <w:rFonts w:hint="default"/>
        </w:rPr>
      </w:pPr>
      <w:r>
        <w:rPr>
          <w:rFonts w:hint="default"/>
        </w:rPr>
        <w:t>该接口限速同时受到 </w:t>
      </w:r>
      <w:r>
        <w:rPr>
          <w:rFonts w:hint="default"/>
        </w:rPr>
        <w:fldChar w:fldCharType="begin"/>
      </w:r>
      <w:r>
        <w:rPr>
          <w:rFonts w:hint="default"/>
        </w:rPr>
        <w:instrText xml:space="preserve"> HYPERLINK "https://www.okx.com/docs-v5/log_zh/" \l "upcoming-changes-sub-account-rate-limit"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子账户限速</w:t>
      </w:r>
      <w:r>
        <w:rPr>
          <w:rFonts w:hint="default"/>
        </w:rPr>
        <w:fldChar w:fldCharType="end"/>
      </w:r>
      <w:r>
        <w:rPr>
          <w:rFonts w:hint="default"/>
        </w:rPr>
        <w:t> 及 </w:t>
      </w:r>
      <w:r>
        <w:rPr>
          <w:rFonts w:hint="default"/>
        </w:rPr>
        <w:fldChar w:fldCharType="begin"/>
      </w:r>
      <w:r>
        <w:rPr>
          <w:rFonts w:hint="default"/>
        </w:rPr>
        <w:instrText xml:space="preserve"> HYPERLINK "https://www.okx.com/docs-v5/log_zh/" \l "upcoming-changes-fill-ratio-based-sub-account-rate-limit" </w:instrText>
      </w:r>
      <w:r>
        <w:rPr>
          <w:rFonts w:hint="default"/>
        </w:rPr>
        <w:fldChar w:fldCharType="separate"/>
      </w:r>
      <w:r>
        <w:rPr>
          <w:rStyle w:val="10"/>
          <w:rFonts w:hint="default" w:ascii="Segoe UI" w:hAnsi="Segoe UI" w:eastAsia="Segoe UI" w:cs="Segoe UI"/>
          <w:i w:val="0"/>
          <w:iCs w:val="0"/>
          <w:caps w:val="0"/>
          <w:spacing w:val="0"/>
          <w:szCs w:val="16"/>
          <w:shd w:val="clear" w:fill="F3F7F9"/>
        </w:rPr>
        <w:t>基于成交比率的子账户限速</w:t>
      </w:r>
      <w:r>
        <w:rPr>
          <w:rFonts w:hint="default"/>
        </w:rPr>
        <w:fldChar w:fldCharType="end"/>
      </w:r>
      <w:r>
        <w:rPr>
          <w:rFonts w:hint="default"/>
        </w:rPr>
        <w:t> 限速规则的影响。</w:t>
      </w:r>
    </w:p>
    <w:p w14:paraId="2195A3A1">
      <w:pPr>
        <w:bidi w:val="0"/>
      </w:pPr>
      <w:r>
        <w:rPr>
          <w:lang w:val="en-US" w:eastAsia="zh-CN"/>
        </w:rPr>
        <w:t> 与其他限速按接口调用次数不同，该接口限速按订单的总个数限速。如果单次批量请求中只有一个元素，则算在单个`修改订单`限速中。 同`批量改单` REST API 共享限速</w:t>
      </w:r>
    </w:p>
    <w:p w14:paraId="42E89724">
      <w:pPr>
        <w:bidi w:val="0"/>
      </w:pPr>
      <w:r>
        <w:rPr>
          <w:rFonts w:hint="default"/>
        </w:rPr>
        <w:t>请求示例</w:t>
      </w:r>
    </w:p>
    <w:p w14:paraId="557FEAF5">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07"/>
        <w:gridCol w:w="1106"/>
        <w:gridCol w:w="613"/>
        <w:gridCol w:w="5220"/>
      </w:tblGrid>
      <w:tr w14:paraId="0268D46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498998F">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A6DDF3">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CAEFD03">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FAB657">
            <w:pPr>
              <w:bidi w:val="0"/>
              <w:rPr>
                <w:rFonts w:hint="default"/>
              </w:rPr>
            </w:pPr>
            <w:r>
              <w:rPr>
                <w:rFonts w:hint="default"/>
                <w:lang w:val="en-US" w:eastAsia="zh-CN"/>
              </w:rPr>
              <w:t>描述</w:t>
            </w:r>
          </w:p>
        </w:tc>
      </w:tr>
      <w:tr w14:paraId="2C93A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0B5C84">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E0397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04031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CA1C21">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1B64A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E398AB">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0056F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7E7B47">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BF33C9">
            <w:pPr>
              <w:bidi w:val="0"/>
              <w:rPr>
                <w:rFonts w:hint="default"/>
              </w:rPr>
            </w:pPr>
            <w:r>
              <w:rPr>
                <w:rFonts w:hint="default"/>
                <w:lang w:val="en-US" w:eastAsia="zh-CN"/>
              </w:rPr>
              <w:t>支持的业务操作，如 batch-amend-orders</w:t>
            </w:r>
          </w:p>
        </w:tc>
      </w:tr>
      <w:tr w14:paraId="6042F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155AF6">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23E345">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513281">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147617">
            <w:pPr>
              <w:bidi w:val="0"/>
              <w:rPr>
                <w:rFonts w:hint="default"/>
              </w:rPr>
            </w:pPr>
            <w:r>
              <w:rPr>
                <w:rFonts w:hint="default"/>
                <w:lang w:val="en-US" w:eastAsia="zh-CN"/>
              </w:rPr>
              <w:t>请求参数</w:t>
            </w:r>
          </w:p>
        </w:tc>
      </w:tr>
      <w:tr w14:paraId="65BFA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E3DE0D">
            <w:pPr>
              <w:bidi w:val="0"/>
              <w:rPr>
                <w:rFonts w:hint="default"/>
              </w:rPr>
            </w:pPr>
            <w:r>
              <w:rPr>
                <w:rFonts w:hint="default"/>
                <w:lang w:val="en-US" w:eastAsia="zh-CN"/>
              </w:rPr>
              <w:t>&gt; instIdCode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3B9EA8">
            <w:pPr>
              <w:bidi w:val="0"/>
              <w:rPr>
                <w:rFonts w:hint="default"/>
              </w:rPr>
            </w:pPr>
            <w:r>
              <w:rPr>
                <w:rFonts w:hint="default"/>
                <w:lang w:val="en-US" w:eastAsia="zh-CN"/>
              </w:rPr>
              <w:t>Integer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C904AC">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1AACB1">
            <w:pPr>
              <w:bidi w:val="0"/>
              <w:rPr>
                <w:rFonts w:hint="default"/>
              </w:rPr>
            </w:pPr>
            <w:r>
              <w:rPr>
                <w:rFonts w:hint="default"/>
                <w:lang w:val="en-US" w:eastAsia="zh-CN"/>
              </w:rPr>
              <w:t>产品唯一标识代码</w:t>
            </w:r>
          </w:p>
        </w:tc>
      </w:tr>
      <w:tr w14:paraId="7BD6C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427B2D">
            <w:pPr>
              <w:bidi w:val="0"/>
              <w:rPr>
                <w:rFonts w:hint="default"/>
              </w:rPr>
            </w:pPr>
            <w:r>
              <w:rPr>
                <w:rFonts w:hint="default"/>
                <w:lang w:val="en-US" w:eastAsia="zh-CN"/>
              </w:rPr>
              <w:t>&gt; cxlOnFail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9F9A27">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266CED">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19FB75">
            <w:pPr>
              <w:bidi w:val="0"/>
              <w:rPr>
                <w:rFonts w:hint="default"/>
              </w:rPr>
            </w:pPr>
            <w:r>
              <w:rPr>
                <w:rFonts w:hint="default"/>
                <w:lang w:val="en-US" w:eastAsia="zh-CN"/>
              </w:rPr>
              <w:t>当订单修改失败时，该订单是否需要自动撤销。默认为false</w:t>
            </w:r>
            <w:r>
              <w:rPr>
                <w:rFonts w:hint="default"/>
                <w:lang w:val="en-US" w:eastAsia="zh-CN"/>
              </w:rPr>
              <w:br w:type="textWrapping"/>
            </w:r>
            <w:r>
              <w:rPr>
                <w:rFonts w:hint="default"/>
                <w:lang w:val="en-US" w:eastAsia="zh-CN"/>
              </w:rPr>
              <w:t>false：不自动撤单</w:t>
            </w:r>
            <w:r>
              <w:rPr>
                <w:rFonts w:hint="default"/>
                <w:lang w:val="en-US" w:eastAsia="zh-CN"/>
              </w:rPr>
              <w:br w:type="textWrapping"/>
            </w:r>
            <w:r>
              <w:rPr>
                <w:rFonts w:hint="default"/>
                <w:lang w:val="en-US" w:eastAsia="zh-CN"/>
              </w:rPr>
              <w:t>true：自动撤单</w:t>
            </w:r>
          </w:p>
        </w:tc>
      </w:tr>
      <w:tr w14:paraId="7AE30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F5CE29">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49F30B">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077062">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63EAD6">
            <w:pPr>
              <w:bidi w:val="0"/>
              <w:rPr>
                <w:rFonts w:hint="default"/>
              </w:rPr>
            </w:pPr>
            <w:r>
              <w:rPr>
                <w:rFonts w:hint="default"/>
                <w:lang w:val="en-US" w:eastAsia="zh-CN"/>
              </w:rPr>
              <w:t>订单ID</w:t>
            </w:r>
            <w:r>
              <w:rPr>
                <w:rFonts w:hint="default"/>
                <w:lang w:val="en-US" w:eastAsia="zh-CN"/>
              </w:rPr>
              <w:br w:type="textWrapping"/>
            </w:r>
            <w:r>
              <w:rPr>
                <w:rFonts w:hint="default"/>
                <w:lang w:val="en-US" w:eastAsia="zh-CN"/>
              </w:rPr>
              <w:t>ordId 和 clOrdId 必须传一个，若传两个，以order id 为主</w:t>
            </w:r>
          </w:p>
        </w:tc>
      </w:tr>
      <w:tr w14:paraId="14290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BDA51F">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53C8A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58636E">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4B3A5F">
            <w:pPr>
              <w:bidi w:val="0"/>
              <w:rPr>
                <w:rFonts w:hint="default"/>
              </w:rPr>
            </w:pPr>
            <w:r>
              <w:rPr>
                <w:rFonts w:hint="default"/>
                <w:lang w:val="en-US" w:eastAsia="zh-CN"/>
              </w:rPr>
              <w:t>用户提供的订单ID</w:t>
            </w:r>
          </w:p>
        </w:tc>
      </w:tr>
      <w:tr w14:paraId="67F4D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1D090E">
            <w:pPr>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852F8E">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685949">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2D4EAD">
            <w:pPr>
              <w:bidi w:val="0"/>
              <w:rPr>
                <w:rFonts w:hint="default"/>
              </w:rPr>
            </w:pPr>
            <w:r>
              <w:rPr>
                <w:rFonts w:hint="default"/>
                <w:lang w:val="en-US" w:eastAsia="zh-CN"/>
              </w:rPr>
              <w:t>用户提供的请求ID</w:t>
            </w:r>
            <w:r>
              <w:rPr>
                <w:rFonts w:hint="default"/>
                <w:lang w:val="en-US" w:eastAsia="zh-CN"/>
              </w:rPr>
              <w:br w:type="textWrapping"/>
            </w:r>
            <w:r>
              <w:rPr>
                <w:rFonts w:hint="default"/>
                <w:lang w:val="en-US" w:eastAsia="zh-CN"/>
              </w:rPr>
              <w:t>如果提供，那在返回参数中返回reqId，方便找到相应的修改请求。</w:t>
            </w:r>
            <w:r>
              <w:rPr>
                <w:rFonts w:hint="default"/>
                <w:lang w:val="en-US" w:eastAsia="zh-CN"/>
              </w:rPr>
              <w:br w:type="textWrapping"/>
            </w:r>
            <w:r>
              <w:rPr>
                <w:rFonts w:hint="default"/>
                <w:lang w:val="en-US" w:eastAsia="zh-CN"/>
              </w:rPr>
              <w:t>字母（区分大小写）与数字的组合，可以是纯字母、纯数字且长度要在1-32位之间。</w:t>
            </w:r>
          </w:p>
        </w:tc>
      </w:tr>
      <w:tr w14:paraId="45DA3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BF4E74">
            <w:pPr>
              <w:bidi w:val="0"/>
              <w:rPr>
                <w:rFonts w:hint="default"/>
              </w:rPr>
            </w:pPr>
            <w:r>
              <w:rPr>
                <w:rFonts w:hint="default"/>
                <w:lang w:val="en-US" w:eastAsia="zh-CN"/>
              </w:rPr>
              <w:t>&gt; newSz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E21DB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21A0DD">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517FF0">
            <w:pPr>
              <w:bidi w:val="0"/>
              <w:rPr>
                <w:rFonts w:hint="default"/>
              </w:rPr>
            </w:pPr>
            <w:r>
              <w:rPr>
                <w:rFonts w:hint="default"/>
                <w:lang w:val="en-US" w:eastAsia="zh-CN"/>
              </w:rPr>
              <w:t>修改后的新数量，必须大于0。newSz和newPx不可同时为空。对于部分成交订单，该数量应包含已成交数量。</w:t>
            </w:r>
          </w:p>
        </w:tc>
      </w:tr>
      <w:tr w14:paraId="48CA8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91EA6F">
            <w:pPr>
              <w:bidi w:val="0"/>
              <w:rPr>
                <w:rFonts w:hint="default"/>
              </w:rPr>
            </w:pPr>
            <w:r>
              <w:rPr>
                <w:rFonts w:hint="default"/>
                <w:lang w:val="en-US" w:eastAsia="zh-CN"/>
              </w:rPr>
              <w:t>&gt; newPx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CA2CD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52669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03A318">
            <w:pPr>
              <w:bidi w:val="0"/>
              <w:rPr>
                <w:rFonts w:hint="default"/>
              </w:rPr>
            </w:pPr>
            <w:r>
              <w:rPr>
                <w:rFonts w:hint="default"/>
                <w:lang w:val="en-US" w:eastAsia="zh-CN"/>
              </w:rPr>
              <w:t>修改后的新价格</w:t>
            </w:r>
            <w:r>
              <w:rPr>
                <w:rFonts w:hint="default"/>
                <w:lang w:val="en-US" w:eastAsia="zh-CN"/>
              </w:rPr>
              <w:br w:type="textWrapping"/>
            </w:r>
            <w:r>
              <w:rPr>
                <w:rFonts w:hint="default"/>
                <w:lang w:val="en-US" w:eastAsia="zh-CN"/>
              </w:rPr>
              <w:t>修改的新价格期权改单时，newPx/newPxUsd/newPxVol 只能填一个，且必须与下单参数保持一致，如下单用px，改单时需使用newPx</w:t>
            </w:r>
          </w:p>
        </w:tc>
      </w:tr>
      <w:tr w14:paraId="4EA86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AA891E">
            <w:pPr>
              <w:bidi w:val="0"/>
              <w:rPr>
                <w:rFonts w:hint="default"/>
              </w:rPr>
            </w:pPr>
            <w:r>
              <w:rPr>
                <w:rFonts w:hint="default"/>
                <w:lang w:val="en-US" w:eastAsia="zh-CN"/>
              </w:rPr>
              <w:t>&gt; speedBump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C4061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854745">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8548FB">
            <w:pPr>
              <w:bidi w:val="0"/>
              <w:rPr>
                <w:rFonts w:hint="default"/>
              </w:rPr>
            </w:pPr>
            <w:r>
              <w:rPr>
                <w:rFonts w:hint="default"/>
                <w:lang w:val="en-US" w:eastAsia="zh-CN"/>
              </w:rPr>
              <w:t>减速带</w:t>
            </w:r>
            <w:r>
              <w:rPr>
                <w:rFonts w:hint="default"/>
                <w:lang w:val="en-US" w:eastAsia="zh-CN"/>
              </w:rPr>
              <w:br w:type="textWrapping"/>
            </w:r>
            <w:r>
              <w:rPr>
                <w:rFonts w:hint="default"/>
                <w:lang w:val="en-US" w:eastAsia="zh-CN"/>
              </w:rPr>
              <w:t>1：事件合约速度限制（延迟可能因市场情况调整，不提前通知）。对 EVENTS 产品的非只挂单操作为必填。</w:t>
            </w:r>
          </w:p>
        </w:tc>
      </w:tr>
      <w:tr w14:paraId="11FDD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0FE359">
            <w:pPr>
              <w:bidi w:val="0"/>
              <w:rPr>
                <w:rFonts w:hint="default"/>
              </w:rPr>
            </w:pPr>
            <w:r>
              <w:rPr>
                <w:rFonts w:hint="default"/>
                <w:lang w:val="en-US" w:eastAsia="zh-CN"/>
              </w:rPr>
              <w:t>&gt; newPxUsd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6354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003AAA">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051B40">
            <w:pPr>
              <w:bidi w:val="0"/>
              <w:rPr>
                <w:rFonts w:hint="default"/>
              </w:rPr>
            </w:pPr>
            <w:r>
              <w:rPr>
                <w:rFonts w:hint="default"/>
                <w:lang w:val="en-US" w:eastAsia="zh-CN"/>
              </w:rPr>
              <w:t>以USD价格进行期权改单</w:t>
            </w:r>
            <w:r>
              <w:rPr>
                <w:rFonts w:hint="default"/>
                <w:lang w:val="en-US" w:eastAsia="zh-CN"/>
              </w:rPr>
              <w:br w:type="textWrapping"/>
            </w:r>
            <w:r>
              <w:rPr>
                <w:rFonts w:hint="default"/>
                <w:lang w:val="en-US" w:eastAsia="zh-CN"/>
              </w:rPr>
              <w:t>仅适用于期权，期权改单时，newPx/newPxUsd/newPxVol 只能填一个</w:t>
            </w:r>
          </w:p>
        </w:tc>
      </w:tr>
      <w:tr w14:paraId="781F8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50FDA3">
            <w:pPr>
              <w:bidi w:val="0"/>
              <w:rPr>
                <w:rFonts w:hint="default"/>
              </w:rPr>
            </w:pPr>
            <w:r>
              <w:rPr>
                <w:rFonts w:hint="default"/>
                <w:lang w:val="en-US" w:eastAsia="zh-CN"/>
              </w:rPr>
              <w:t>&gt; newPxVol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D3B9C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58334F">
            <w:pPr>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AFEA37">
            <w:pPr>
              <w:bidi w:val="0"/>
              <w:rPr>
                <w:rFonts w:hint="default"/>
              </w:rPr>
            </w:pPr>
            <w:r>
              <w:rPr>
                <w:rFonts w:hint="default"/>
                <w:lang w:val="en-US" w:eastAsia="zh-CN"/>
              </w:rPr>
              <w:t>以隐含波动率进行期权改单，例如 1 代表 100%</w:t>
            </w:r>
            <w:r>
              <w:rPr>
                <w:rFonts w:hint="default"/>
                <w:lang w:val="en-US" w:eastAsia="zh-CN"/>
              </w:rPr>
              <w:br w:type="textWrapping"/>
            </w:r>
            <w:r>
              <w:rPr>
                <w:rFonts w:hint="default"/>
                <w:lang w:val="en-US" w:eastAsia="zh-CN"/>
              </w:rPr>
              <w:t>仅适用于期权，期权改单时，newPx/newPxUsd/newPxVol 只能填一个</w:t>
            </w:r>
          </w:p>
        </w:tc>
      </w:tr>
      <w:tr w14:paraId="338A3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2BF3C0">
            <w:pPr>
              <w:bidi w:val="0"/>
              <w:rPr>
                <w:rFonts w:hint="default"/>
              </w:rPr>
            </w:pPr>
            <w:r>
              <w:rPr>
                <w:rFonts w:hint="default"/>
                <w:lang w:val="en-US" w:eastAsia="zh-CN"/>
              </w:rPr>
              <w:t>&gt; pxAmendType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35D569">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E9A1CE">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C1050C">
            <w:pPr>
              <w:bidi w:val="0"/>
              <w:rPr>
                <w:rFonts w:hint="default"/>
              </w:rPr>
            </w:pPr>
            <w:r>
              <w:rPr>
                <w:rFonts w:hint="default"/>
                <w:lang w:val="en-US" w:eastAsia="zh-CN"/>
              </w:rPr>
              <w:t>订单价格修正类型</w:t>
            </w:r>
            <w:r>
              <w:rPr>
                <w:rFonts w:hint="default"/>
                <w:lang w:val="en-US" w:eastAsia="zh-CN"/>
              </w:rPr>
              <w:br w:type="textWrapping"/>
            </w:r>
            <w:r>
              <w:rPr>
                <w:rFonts w:hint="default"/>
                <w:lang w:val="en-US" w:eastAsia="zh-CN"/>
              </w:rPr>
              <w:t>0：当newPx超出价格限制时，不允许系统修改订单价格</w:t>
            </w:r>
            <w:r>
              <w:rPr>
                <w:rFonts w:hint="default"/>
                <w:lang w:val="en-US" w:eastAsia="zh-CN"/>
              </w:rPr>
              <w:br w:type="textWrapping"/>
            </w:r>
            <w:r>
              <w:rPr>
                <w:rFonts w:hint="default"/>
                <w:lang w:val="en-US" w:eastAsia="zh-CN"/>
              </w:rPr>
              <w:t>1：当newPx超出价格限制时，允许系统将价格修改为限制范围内的最优值</w:t>
            </w:r>
            <w:r>
              <w:rPr>
                <w:rFonts w:hint="default"/>
                <w:lang w:val="en-US" w:eastAsia="zh-CN"/>
              </w:rPr>
              <w:br w:type="textWrapping"/>
            </w:r>
            <w:r>
              <w:rPr>
                <w:rFonts w:hint="default"/>
                <w:lang w:val="en-US" w:eastAsia="zh-CN"/>
              </w:rPr>
              <w:t>默认值为0</w:t>
            </w:r>
          </w:p>
        </w:tc>
      </w:tr>
      <w:tr w14:paraId="33CB2D2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25CF6F">
            <w:pPr>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DC4AD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6CD9F7">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312E63">
            <w:pPr>
              <w:bidi w:val="0"/>
              <w:rPr>
                <w:rFonts w:hint="default"/>
              </w:rPr>
            </w:pPr>
            <w:r>
              <w:rPr>
                <w:rFonts w:hint="default"/>
                <w:lang w:val="en-US" w:eastAsia="zh-CN"/>
              </w:rPr>
              <w:t>请求有效截止时间。Unix时间戳的毫秒数格式，如 1597026383085</w:t>
            </w:r>
          </w:p>
        </w:tc>
      </w:tr>
    </w:tbl>
    <w:p w14:paraId="52FF6AB0">
      <w:pPr>
        <w:bidi w:val="0"/>
      </w:pPr>
      <w:r>
        <w:rPr>
          <w:rFonts w:hint="default"/>
        </w:rPr>
        <w:t>全部成功返回示例</w:t>
      </w:r>
    </w:p>
    <w:p w14:paraId="18D933D7">
      <w:pPr>
        <w:bidi w:val="0"/>
        <w:rPr>
          <w:rFonts w:hint="default"/>
        </w:rPr>
      </w:pPr>
      <w:r>
        <w:rPr>
          <w:rFonts w:hint="default"/>
        </w:rPr>
        <w:t>{</w:t>
      </w:r>
    </w:p>
    <w:p w14:paraId="13127222">
      <w:pPr>
        <w:bidi w:val="0"/>
        <w:rPr>
          <w:rFonts w:hint="default"/>
        </w:rPr>
      </w:pPr>
      <w:r>
        <w:rPr>
          <w:rFonts w:hint="default"/>
        </w:rPr>
        <w:t xml:space="preserve">    "id": "1513",</w:t>
      </w:r>
    </w:p>
    <w:p w14:paraId="72B57A98">
      <w:pPr>
        <w:bidi w:val="0"/>
        <w:rPr>
          <w:rFonts w:hint="default"/>
        </w:rPr>
      </w:pPr>
      <w:r>
        <w:rPr>
          <w:rFonts w:hint="default"/>
        </w:rPr>
        <w:t xml:space="preserve">    "op": "batch-amend-orders",</w:t>
      </w:r>
    </w:p>
    <w:p w14:paraId="1F5FBB02">
      <w:pPr>
        <w:bidi w:val="0"/>
        <w:rPr>
          <w:rFonts w:hint="default"/>
        </w:rPr>
      </w:pPr>
      <w:r>
        <w:rPr>
          <w:rFonts w:hint="default"/>
        </w:rPr>
        <w:t xml:space="preserve">    "data": [{</w:t>
      </w:r>
    </w:p>
    <w:p w14:paraId="678B5FED">
      <w:pPr>
        <w:bidi w:val="0"/>
        <w:rPr>
          <w:rFonts w:hint="default"/>
        </w:rPr>
      </w:pPr>
      <w:r>
        <w:rPr>
          <w:rFonts w:hint="default"/>
        </w:rPr>
        <w:t xml:space="preserve">        "clOrdId": "oktswap6",</w:t>
      </w:r>
    </w:p>
    <w:p w14:paraId="5349F12E">
      <w:pPr>
        <w:bidi w:val="0"/>
        <w:rPr>
          <w:rFonts w:hint="default"/>
        </w:rPr>
      </w:pPr>
      <w:r>
        <w:rPr>
          <w:rFonts w:hint="default"/>
        </w:rPr>
        <w:t xml:space="preserve">        "ordId": "12345689",</w:t>
      </w:r>
    </w:p>
    <w:p w14:paraId="36CAD70E">
      <w:pPr>
        <w:bidi w:val="0"/>
        <w:rPr>
          <w:rFonts w:hint="default"/>
        </w:rPr>
      </w:pPr>
      <w:r>
        <w:rPr>
          <w:rFonts w:hint="default"/>
        </w:rPr>
        <w:t xml:space="preserve">        "ts": "1695190491421",</w:t>
      </w:r>
    </w:p>
    <w:p w14:paraId="392C58EB">
      <w:pPr>
        <w:bidi w:val="0"/>
        <w:rPr>
          <w:rFonts w:hint="default"/>
        </w:rPr>
      </w:pPr>
      <w:r>
        <w:rPr>
          <w:rFonts w:hint="default"/>
        </w:rPr>
        <w:t xml:space="preserve">        "reqId": "b12344",</w:t>
      </w:r>
    </w:p>
    <w:p w14:paraId="7DB0ECF6">
      <w:pPr>
        <w:bidi w:val="0"/>
        <w:rPr>
          <w:rFonts w:hint="default"/>
        </w:rPr>
      </w:pPr>
      <w:r>
        <w:rPr>
          <w:rFonts w:hint="default"/>
        </w:rPr>
        <w:t xml:space="preserve">        "sCode": "0",</w:t>
      </w:r>
    </w:p>
    <w:p w14:paraId="3FC6AF68">
      <w:pPr>
        <w:bidi w:val="0"/>
        <w:rPr>
          <w:rFonts w:hint="default"/>
        </w:rPr>
      </w:pPr>
      <w:r>
        <w:rPr>
          <w:rFonts w:hint="default"/>
        </w:rPr>
        <w:t xml:space="preserve">        "sMsg": "",</w:t>
      </w:r>
    </w:p>
    <w:p w14:paraId="2213A6AD">
      <w:pPr>
        <w:bidi w:val="0"/>
        <w:rPr>
          <w:rFonts w:hint="default"/>
        </w:rPr>
      </w:pPr>
      <w:r>
        <w:rPr>
          <w:rFonts w:hint="default"/>
        </w:rPr>
        <w:t xml:space="preserve">        "subCode": ""</w:t>
      </w:r>
    </w:p>
    <w:p w14:paraId="26152C96">
      <w:pPr>
        <w:bidi w:val="0"/>
        <w:rPr>
          <w:rFonts w:hint="default"/>
        </w:rPr>
      </w:pPr>
      <w:r>
        <w:rPr>
          <w:rFonts w:hint="default"/>
        </w:rPr>
        <w:t xml:space="preserve">    }, {</w:t>
      </w:r>
    </w:p>
    <w:p w14:paraId="60558014">
      <w:pPr>
        <w:bidi w:val="0"/>
        <w:rPr>
          <w:rFonts w:hint="default"/>
        </w:rPr>
      </w:pPr>
      <w:r>
        <w:rPr>
          <w:rFonts w:hint="default"/>
        </w:rPr>
        <w:t xml:space="preserve">        "clOrdId": "oktswap7",</w:t>
      </w:r>
    </w:p>
    <w:p w14:paraId="34A5FDD4">
      <w:pPr>
        <w:bidi w:val="0"/>
        <w:rPr>
          <w:rFonts w:hint="default"/>
        </w:rPr>
      </w:pPr>
      <w:r>
        <w:rPr>
          <w:rFonts w:hint="default"/>
        </w:rPr>
        <w:t xml:space="preserve">        "ordId": "12344",</w:t>
      </w:r>
    </w:p>
    <w:p w14:paraId="6503FB2D">
      <w:pPr>
        <w:bidi w:val="0"/>
        <w:rPr>
          <w:rFonts w:hint="default"/>
        </w:rPr>
      </w:pPr>
      <w:r>
        <w:rPr>
          <w:rFonts w:hint="default"/>
        </w:rPr>
        <w:t xml:space="preserve">        "ts": "1695190491421",</w:t>
      </w:r>
    </w:p>
    <w:p w14:paraId="0E8F69F5">
      <w:pPr>
        <w:bidi w:val="0"/>
        <w:rPr>
          <w:rFonts w:hint="default"/>
        </w:rPr>
      </w:pPr>
      <w:r>
        <w:rPr>
          <w:rFonts w:hint="default"/>
        </w:rPr>
        <w:t xml:space="preserve">        "reqId": "b12344",</w:t>
      </w:r>
    </w:p>
    <w:p w14:paraId="35031769">
      <w:pPr>
        <w:bidi w:val="0"/>
        <w:rPr>
          <w:rFonts w:hint="default"/>
        </w:rPr>
      </w:pPr>
      <w:r>
        <w:rPr>
          <w:rFonts w:hint="default"/>
        </w:rPr>
        <w:t xml:space="preserve">        "sCode": "0",</w:t>
      </w:r>
    </w:p>
    <w:p w14:paraId="3B4ECAA4">
      <w:pPr>
        <w:bidi w:val="0"/>
        <w:rPr>
          <w:rFonts w:hint="default"/>
        </w:rPr>
      </w:pPr>
      <w:r>
        <w:rPr>
          <w:rFonts w:hint="default"/>
        </w:rPr>
        <w:t xml:space="preserve">        "sMsg": "",</w:t>
      </w:r>
    </w:p>
    <w:p w14:paraId="21475D9C">
      <w:pPr>
        <w:bidi w:val="0"/>
        <w:rPr>
          <w:rFonts w:hint="default"/>
        </w:rPr>
      </w:pPr>
      <w:r>
        <w:rPr>
          <w:rFonts w:hint="default"/>
        </w:rPr>
        <w:t xml:space="preserve">        "subCode": ""</w:t>
      </w:r>
    </w:p>
    <w:p w14:paraId="5DA30792">
      <w:pPr>
        <w:bidi w:val="0"/>
        <w:rPr>
          <w:rFonts w:hint="default"/>
        </w:rPr>
      </w:pPr>
      <w:r>
        <w:rPr>
          <w:rFonts w:hint="default"/>
        </w:rPr>
        <w:t xml:space="preserve">    }],</w:t>
      </w:r>
    </w:p>
    <w:p w14:paraId="1EAC92A8">
      <w:pPr>
        <w:bidi w:val="0"/>
        <w:rPr>
          <w:rFonts w:hint="default"/>
        </w:rPr>
      </w:pPr>
      <w:r>
        <w:rPr>
          <w:rFonts w:hint="default"/>
        </w:rPr>
        <w:t xml:space="preserve">    "code": "0",</w:t>
      </w:r>
    </w:p>
    <w:p w14:paraId="7E92427A">
      <w:pPr>
        <w:bidi w:val="0"/>
        <w:rPr>
          <w:rFonts w:hint="default"/>
        </w:rPr>
      </w:pPr>
      <w:r>
        <w:rPr>
          <w:rFonts w:hint="default"/>
        </w:rPr>
        <w:t xml:space="preserve">    "msg": "",</w:t>
      </w:r>
    </w:p>
    <w:p w14:paraId="3D5CCDAF">
      <w:pPr>
        <w:bidi w:val="0"/>
        <w:rPr>
          <w:rFonts w:hint="default"/>
        </w:rPr>
      </w:pPr>
      <w:r>
        <w:rPr>
          <w:rFonts w:hint="default"/>
        </w:rPr>
        <w:t xml:space="preserve">    "inTime": "1695190491421339",</w:t>
      </w:r>
    </w:p>
    <w:p w14:paraId="6C65F681">
      <w:pPr>
        <w:bidi w:val="0"/>
        <w:rPr>
          <w:rFonts w:hint="default"/>
        </w:rPr>
      </w:pPr>
      <w:r>
        <w:rPr>
          <w:rFonts w:hint="default"/>
        </w:rPr>
        <w:t xml:space="preserve">    "outTime": "1695190491423240"}</w:t>
      </w:r>
    </w:p>
    <w:p w14:paraId="3E42CE24">
      <w:pPr>
        <w:bidi w:val="0"/>
      </w:pPr>
      <w:r>
        <w:rPr>
          <w:rFonts w:hint="default"/>
        </w:rPr>
        <w:t>全部失败返回示例</w:t>
      </w:r>
    </w:p>
    <w:p w14:paraId="66B67223">
      <w:pPr>
        <w:bidi w:val="0"/>
        <w:rPr>
          <w:rFonts w:hint="default"/>
        </w:rPr>
      </w:pPr>
      <w:r>
        <w:rPr>
          <w:rFonts w:hint="default"/>
        </w:rPr>
        <w:t>{</w:t>
      </w:r>
    </w:p>
    <w:p w14:paraId="2BF6C082">
      <w:pPr>
        <w:bidi w:val="0"/>
        <w:rPr>
          <w:rFonts w:hint="default"/>
        </w:rPr>
      </w:pPr>
      <w:r>
        <w:rPr>
          <w:rFonts w:hint="default"/>
        </w:rPr>
        <w:t xml:space="preserve">    "id": "1513",</w:t>
      </w:r>
    </w:p>
    <w:p w14:paraId="25D7FE9B">
      <w:pPr>
        <w:bidi w:val="0"/>
        <w:rPr>
          <w:rFonts w:hint="default"/>
        </w:rPr>
      </w:pPr>
      <w:r>
        <w:rPr>
          <w:rFonts w:hint="default"/>
        </w:rPr>
        <w:t xml:space="preserve">    "op": "batch-amend-orders",</w:t>
      </w:r>
    </w:p>
    <w:p w14:paraId="3D45649C">
      <w:pPr>
        <w:bidi w:val="0"/>
        <w:rPr>
          <w:rFonts w:hint="default"/>
        </w:rPr>
      </w:pPr>
      <w:r>
        <w:rPr>
          <w:rFonts w:hint="default"/>
        </w:rPr>
        <w:t xml:space="preserve">    "data": [{</w:t>
      </w:r>
    </w:p>
    <w:p w14:paraId="107F424A">
      <w:pPr>
        <w:bidi w:val="0"/>
        <w:rPr>
          <w:rFonts w:hint="default"/>
        </w:rPr>
      </w:pPr>
      <w:r>
        <w:rPr>
          <w:rFonts w:hint="default"/>
        </w:rPr>
        <w:t xml:space="preserve">        "clOrdId": "",</w:t>
      </w:r>
    </w:p>
    <w:p w14:paraId="6FB870A5">
      <w:pPr>
        <w:bidi w:val="0"/>
        <w:rPr>
          <w:rFonts w:hint="default"/>
        </w:rPr>
      </w:pPr>
      <w:r>
        <w:rPr>
          <w:rFonts w:hint="default"/>
        </w:rPr>
        <w:t xml:space="preserve">        "ordId": "12345689",</w:t>
      </w:r>
    </w:p>
    <w:p w14:paraId="6BF1F800">
      <w:pPr>
        <w:bidi w:val="0"/>
        <w:rPr>
          <w:rFonts w:hint="default"/>
        </w:rPr>
      </w:pPr>
      <w:r>
        <w:rPr>
          <w:rFonts w:hint="default"/>
        </w:rPr>
        <w:t xml:space="preserve">        "ts": "1695190491421",</w:t>
      </w:r>
    </w:p>
    <w:p w14:paraId="39AC5FDA">
      <w:pPr>
        <w:bidi w:val="0"/>
        <w:rPr>
          <w:rFonts w:hint="default"/>
        </w:rPr>
      </w:pPr>
      <w:r>
        <w:rPr>
          <w:rFonts w:hint="default"/>
        </w:rPr>
        <w:t xml:space="preserve">        "reqId": "b12344",</w:t>
      </w:r>
    </w:p>
    <w:p w14:paraId="3A7633F0">
      <w:pPr>
        <w:bidi w:val="0"/>
        <w:rPr>
          <w:rFonts w:hint="default"/>
        </w:rPr>
      </w:pPr>
      <w:r>
        <w:rPr>
          <w:rFonts w:hint="default"/>
        </w:rPr>
        <w:t xml:space="preserve">        "sCode": "51008",</w:t>
      </w:r>
    </w:p>
    <w:p w14:paraId="0DF80B13">
      <w:pPr>
        <w:bidi w:val="0"/>
        <w:rPr>
          <w:rFonts w:hint="default"/>
        </w:rPr>
      </w:pPr>
      <w:r>
        <w:rPr>
          <w:rFonts w:hint="default"/>
        </w:rPr>
        <w:t xml:space="preserve">        "sMsg": "Order failed. Insufficient USDT balance in account",</w:t>
      </w:r>
    </w:p>
    <w:p w14:paraId="7272DC0B">
      <w:pPr>
        <w:bidi w:val="0"/>
        <w:rPr>
          <w:rFonts w:hint="default"/>
        </w:rPr>
      </w:pPr>
      <w:r>
        <w:rPr>
          <w:rFonts w:hint="default"/>
        </w:rPr>
        <w:t xml:space="preserve">        "subCode": "1000"</w:t>
      </w:r>
    </w:p>
    <w:p w14:paraId="5D16E26C">
      <w:pPr>
        <w:bidi w:val="0"/>
        <w:rPr>
          <w:rFonts w:hint="default"/>
        </w:rPr>
      </w:pPr>
      <w:r>
        <w:rPr>
          <w:rFonts w:hint="default"/>
        </w:rPr>
        <w:t xml:space="preserve">    }, {</w:t>
      </w:r>
    </w:p>
    <w:p w14:paraId="52F7D169">
      <w:pPr>
        <w:bidi w:val="0"/>
        <w:rPr>
          <w:rFonts w:hint="default"/>
        </w:rPr>
      </w:pPr>
      <w:r>
        <w:rPr>
          <w:rFonts w:hint="default"/>
        </w:rPr>
        <w:t xml:space="preserve">        "clOrdId": "oktswap7",</w:t>
      </w:r>
    </w:p>
    <w:p w14:paraId="58A808C5">
      <w:pPr>
        <w:bidi w:val="0"/>
        <w:rPr>
          <w:rFonts w:hint="default"/>
        </w:rPr>
      </w:pPr>
      <w:r>
        <w:rPr>
          <w:rFonts w:hint="default"/>
        </w:rPr>
        <w:t xml:space="preserve">        "ordId": "",</w:t>
      </w:r>
    </w:p>
    <w:p w14:paraId="6B4E2D37">
      <w:pPr>
        <w:bidi w:val="0"/>
        <w:rPr>
          <w:rFonts w:hint="default"/>
        </w:rPr>
      </w:pPr>
      <w:r>
        <w:rPr>
          <w:rFonts w:hint="default"/>
        </w:rPr>
        <w:t xml:space="preserve">        "ts": "1695190491421",</w:t>
      </w:r>
    </w:p>
    <w:p w14:paraId="7763B98C">
      <w:pPr>
        <w:bidi w:val="0"/>
        <w:rPr>
          <w:rFonts w:hint="default"/>
        </w:rPr>
      </w:pPr>
      <w:r>
        <w:rPr>
          <w:rFonts w:hint="default"/>
        </w:rPr>
        <w:t xml:space="preserve">        "reqId": "b12344",</w:t>
      </w:r>
    </w:p>
    <w:p w14:paraId="0983C650">
      <w:pPr>
        <w:bidi w:val="0"/>
        <w:rPr>
          <w:rFonts w:hint="default"/>
        </w:rPr>
      </w:pPr>
      <w:r>
        <w:rPr>
          <w:rFonts w:hint="default"/>
        </w:rPr>
        <w:t xml:space="preserve">        "sCode": "51008",</w:t>
      </w:r>
    </w:p>
    <w:p w14:paraId="7894AC4B">
      <w:pPr>
        <w:bidi w:val="0"/>
        <w:rPr>
          <w:rFonts w:hint="default"/>
        </w:rPr>
      </w:pPr>
      <w:r>
        <w:rPr>
          <w:rFonts w:hint="default"/>
        </w:rPr>
        <w:t xml:space="preserve">        "sMsg": "Order failed. Insufficient USDT balance in account",</w:t>
      </w:r>
    </w:p>
    <w:p w14:paraId="6DD46740">
      <w:pPr>
        <w:bidi w:val="0"/>
        <w:rPr>
          <w:rFonts w:hint="default"/>
        </w:rPr>
      </w:pPr>
      <w:r>
        <w:rPr>
          <w:rFonts w:hint="default"/>
        </w:rPr>
        <w:t xml:space="preserve">        "subCode": "1000"</w:t>
      </w:r>
    </w:p>
    <w:p w14:paraId="263E687D">
      <w:pPr>
        <w:bidi w:val="0"/>
        <w:rPr>
          <w:rFonts w:hint="default"/>
        </w:rPr>
      </w:pPr>
      <w:r>
        <w:rPr>
          <w:rFonts w:hint="default"/>
        </w:rPr>
        <w:t xml:space="preserve">    }],</w:t>
      </w:r>
    </w:p>
    <w:p w14:paraId="5152E214">
      <w:pPr>
        <w:bidi w:val="0"/>
        <w:rPr>
          <w:rFonts w:hint="default"/>
        </w:rPr>
      </w:pPr>
      <w:r>
        <w:rPr>
          <w:rFonts w:hint="default"/>
        </w:rPr>
        <w:t xml:space="preserve">    "code": "1",</w:t>
      </w:r>
    </w:p>
    <w:p w14:paraId="25E92B2B">
      <w:pPr>
        <w:bidi w:val="0"/>
        <w:rPr>
          <w:rFonts w:hint="default"/>
        </w:rPr>
      </w:pPr>
      <w:r>
        <w:rPr>
          <w:rFonts w:hint="default"/>
        </w:rPr>
        <w:t xml:space="preserve">    "msg": "",</w:t>
      </w:r>
    </w:p>
    <w:p w14:paraId="008A4A83">
      <w:pPr>
        <w:bidi w:val="0"/>
        <w:rPr>
          <w:rFonts w:hint="default"/>
        </w:rPr>
      </w:pPr>
      <w:r>
        <w:rPr>
          <w:rFonts w:hint="default"/>
        </w:rPr>
        <w:t xml:space="preserve">    "inTime": "1695190491421339",</w:t>
      </w:r>
    </w:p>
    <w:p w14:paraId="5313E963">
      <w:pPr>
        <w:bidi w:val="0"/>
        <w:rPr>
          <w:rFonts w:hint="default"/>
        </w:rPr>
      </w:pPr>
      <w:r>
        <w:rPr>
          <w:rFonts w:hint="default"/>
        </w:rPr>
        <w:t xml:space="preserve">    "outTime": "1695190491423240"}</w:t>
      </w:r>
    </w:p>
    <w:p w14:paraId="1178C20B">
      <w:pPr>
        <w:bidi w:val="0"/>
      </w:pPr>
      <w:r>
        <w:rPr>
          <w:rFonts w:hint="default"/>
        </w:rPr>
        <w:t>部分成功返回示例</w:t>
      </w:r>
    </w:p>
    <w:p w14:paraId="64BFF920">
      <w:pPr>
        <w:bidi w:val="0"/>
        <w:rPr>
          <w:rFonts w:hint="default"/>
        </w:rPr>
      </w:pPr>
      <w:r>
        <w:rPr>
          <w:rFonts w:hint="default"/>
        </w:rPr>
        <w:t>{</w:t>
      </w:r>
    </w:p>
    <w:p w14:paraId="31E28119">
      <w:pPr>
        <w:bidi w:val="0"/>
        <w:rPr>
          <w:rFonts w:hint="default"/>
        </w:rPr>
      </w:pPr>
      <w:r>
        <w:rPr>
          <w:rFonts w:hint="default"/>
        </w:rPr>
        <w:t xml:space="preserve">    "id": "1513",</w:t>
      </w:r>
    </w:p>
    <w:p w14:paraId="45EBF415">
      <w:pPr>
        <w:bidi w:val="0"/>
        <w:rPr>
          <w:rFonts w:hint="default"/>
        </w:rPr>
      </w:pPr>
      <w:r>
        <w:rPr>
          <w:rFonts w:hint="default"/>
        </w:rPr>
        <w:t xml:space="preserve">    "op": "batch-amend-orders",</w:t>
      </w:r>
    </w:p>
    <w:p w14:paraId="2C692D65">
      <w:pPr>
        <w:bidi w:val="0"/>
        <w:rPr>
          <w:rFonts w:hint="default"/>
        </w:rPr>
      </w:pPr>
      <w:r>
        <w:rPr>
          <w:rFonts w:hint="default"/>
        </w:rPr>
        <w:t xml:space="preserve">    "data": [{</w:t>
      </w:r>
    </w:p>
    <w:p w14:paraId="1F338707">
      <w:pPr>
        <w:bidi w:val="0"/>
        <w:rPr>
          <w:rFonts w:hint="default"/>
        </w:rPr>
      </w:pPr>
      <w:r>
        <w:rPr>
          <w:rFonts w:hint="default"/>
        </w:rPr>
        <w:t xml:space="preserve">        "clOrdId": "",</w:t>
      </w:r>
    </w:p>
    <w:p w14:paraId="327398EF">
      <w:pPr>
        <w:bidi w:val="0"/>
        <w:rPr>
          <w:rFonts w:hint="default"/>
        </w:rPr>
      </w:pPr>
      <w:r>
        <w:rPr>
          <w:rFonts w:hint="default"/>
        </w:rPr>
        <w:t xml:space="preserve">        "ordId": "12345689",</w:t>
      </w:r>
    </w:p>
    <w:p w14:paraId="656C22CD">
      <w:pPr>
        <w:bidi w:val="0"/>
        <w:rPr>
          <w:rFonts w:hint="default"/>
        </w:rPr>
      </w:pPr>
      <w:r>
        <w:rPr>
          <w:rFonts w:hint="default"/>
        </w:rPr>
        <w:t xml:space="preserve">        "ts": "1695190491421",</w:t>
      </w:r>
    </w:p>
    <w:p w14:paraId="4C285263">
      <w:pPr>
        <w:bidi w:val="0"/>
        <w:rPr>
          <w:rFonts w:hint="default"/>
        </w:rPr>
      </w:pPr>
      <w:r>
        <w:rPr>
          <w:rFonts w:hint="default"/>
        </w:rPr>
        <w:t xml:space="preserve">        "reqId": "b12344",</w:t>
      </w:r>
    </w:p>
    <w:p w14:paraId="1B1B858F">
      <w:pPr>
        <w:bidi w:val="0"/>
        <w:rPr>
          <w:rFonts w:hint="default"/>
        </w:rPr>
      </w:pPr>
      <w:r>
        <w:rPr>
          <w:rFonts w:hint="default"/>
        </w:rPr>
        <w:t xml:space="preserve">        "sCode": "0",</w:t>
      </w:r>
    </w:p>
    <w:p w14:paraId="3B3E8B42">
      <w:pPr>
        <w:bidi w:val="0"/>
        <w:rPr>
          <w:rFonts w:hint="default"/>
        </w:rPr>
      </w:pPr>
      <w:r>
        <w:rPr>
          <w:rFonts w:hint="default"/>
        </w:rPr>
        <w:t xml:space="preserve">        "sMsg": "",</w:t>
      </w:r>
    </w:p>
    <w:p w14:paraId="0CF5AC5E">
      <w:pPr>
        <w:bidi w:val="0"/>
        <w:rPr>
          <w:rFonts w:hint="default"/>
        </w:rPr>
      </w:pPr>
      <w:r>
        <w:rPr>
          <w:rFonts w:hint="default"/>
        </w:rPr>
        <w:t xml:space="preserve">        "subCode": ""</w:t>
      </w:r>
    </w:p>
    <w:p w14:paraId="02CCFB15">
      <w:pPr>
        <w:bidi w:val="0"/>
        <w:rPr>
          <w:rFonts w:hint="default"/>
        </w:rPr>
      </w:pPr>
    </w:p>
    <w:p w14:paraId="1D10C300">
      <w:pPr>
        <w:bidi w:val="0"/>
        <w:rPr>
          <w:rFonts w:hint="default"/>
        </w:rPr>
      </w:pPr>
      <w:r>
        <w:rPr>
          <w:rFonts w:hint="default"/>
        </w:rPr>
        <w:t xml:space="preserve">    }, {</w:t>
      </w:r>
    </w:p>
    <w:p w14:paraId="46AC29E0">
      <w:pPr>
        <w:bidi w:val="0"/>
        <w:rPr>
          <w:rFonts w:hint="default"/>
        </w:rPr>
      </w:pPr>
      <w:r>
        <w:rPr>
          <w:rFonts w:hint="default"/>
        </w:rPr>
        <w:t xml:space="preserve">        "clOrdId": "oktswap7",</w:t>
      </w:r>
    </w:p>
    <w:p w14:paraId="5E895795">
      <w:pPr>
        <w:bidi w:val="0"/>
        <w:rPr>
          <w:rFonts w:hint="default"/>
        </w:rPr>
      </w:pPr>
      <w:r>
        <w:rPr>
          <w:rFonts w:hint="default"/>
        </w:rPr>
        <w:t xml:space="preserve">        "ordId": "",</w:t>
      </w:r>
    </w:p>
    <w:p w14:paraId="2C79D91A">
      <w:pPr>
        <w:bidi w:val="0"/>
        <w:rPr>
          <w:rFonts w:hint="default"/>
        </w:rPr>
      </w:pPr>
      <w:r>
        <w:rPr>
          <w:rFonts w:hint="default"/>
        </w:rPr>
        <w:t xml:space="preserve">        "ts": "1695190491421",</w:t>
      </w:r>
    </w:p>
    <w:p w14:paraId="5FFB0FF6">
      <w:pPr>
        <w:bidi w:val="0"/>
        <w:rPr>
          <w:rFonts w:hint="default"/>
        </w:rPr>
      </w:pPr>
      <w:r>
        <w:rPr>
          <w:rFonts w:hint="default"/>
        </w:rPr>
        <w:t xml:space="preserve">        "reqId": "b12344",</w:t>
      </w:r>
    </w:p>
    <w:p w14:paraId="391283C7">
      <w:pPr>
        <w:bidi w:val="0"/>
        <w:rPr>
          <w:rFonts w:hint="default"/>
        </w:rPr>
      </w:pPr>
      <w:r>
        <w:rPr>
          <w:rFonts w:hint="default"/>
        </w:rPr>
        <w:t xml:space="preserve">        "sCode": "51008",</w:t>
      </w:r>
    </w:p>
    <w:p w14:paraId="03168B56">
      <w:pPr>
        <w:bidi w:val="0"/>
        <w:rPr>
          <w:rFonts w:hint="default"/>
        </w:rPr>
      </w:pPr>
      <w:r>
        <w:rPr>
          <w:rFonts w:hint="default"/>
        </w:rPr>
        <w:t xml:space="preserve">        "sMsg": "Order failed. Insufficient USDT balance in account",</w:t>
      </w:r>
    </w:p>
    <w:p w14:paraId="381FB232">
      <w:pPr>
        <w:bidi w:val="0"/>
        <w:rPr>
          <w:rFonts w:hint="default"/>
        </w:rPr>
      </w:pPr>
      <w:r>
        <w:rPr>
          <w:rFonts w:hint="default"/>
        </w:rPr>
        <w:t xml:space="preserve">        "subCode": "1000"</w:t>
      </w:r>
    </w:p>
    <w:p w14:paraId="4F91AEAE">
      <w:pPr>
        <w:bidi w:val="0"/>
        <w:rPr>
          <w:rFonts w:hint="default"/>
        </w:rPr>
      </w:pPr>
      <w:r>
        <w:rPr>
          <w:rFonts w:hint="default"/>
        </w:rPr>
        <w:t xml:space="preserve">    }],</w:t>
      </w:r>
    </w:p>
    <w:p w14:paraId="7905E948">
      <w:pPr>
        <w:bidi w:val="0"/>
        <w:rPr>
          <w:rFonts w:hint="default"/>
        </w:rPr>
      </w:pPr>
      <w:r>
        <w:rPr>
          <w:rFonts w:hint="default"/>
        </w:rPr>
        <w:t xml:space="preserve">    "code": "2",</w:t>
      </w:r>
    </w:p>
    <w:p w14:paraId="5FE8B561">
      <w:pPr>
        <w:bidi w:val="0"/>
        <w:rPr>
          <w:rFonts w:hint="default"/>
        </w:rPr>
      </w:pPr>
      <w:r>
        <w:rPr>
          <w:rFonts w:hint="default"/>
        </w:rPr>
        <w:t xml:space="preserve">    "msg": "",</w:t>
      </w:r>
    </w:p>
    <w:p w14:paraId="228A59B4">
      <w:pPr>
        <w:bidi w:val="0"/>
        <w:rPr>
          <w:rFonts w:hint="default"/>
        </w:rPr>
      </w:pPr>
      <w:r>
        <w:rPr>
          <w:rFonts w:hint="default"/>
        </w:rPr>
        <w:t xml:space="preserve">    "inTime": "1695190491421339",</w:t>
      </w:r>
    </w:p>
    <w:p w14:paraId="213BB15D">
      <w:pPr>
        <w:bidi w:val="0"/>
        <w:rPr>
          <w:rFonts w:hint="default"/>
        </w:rPr>
      </w:pPr>
      <w:r>
        <w:rPr>
          <w:rFonts w:hint="default"/>
        </w:rPr>
        <w:t xml:space="preserve">    "outTime": "1695190491423240"}</w:t>
      </w:r>
    </w:p>
    <w:p w14:paraId="587A2979">
      <w:pPr>
        <w:bidi w:val="0"/>
      </w:pPr>
      <w:r>
        <w:rPr>
          <w:rFonts w:hint="default"/>
        </w:rPr>
        <w:t>格式错误返回示例</w:t>
      </w:r>
    </w:p>
    <w:p w14:paraId="3B36A7FB">
      <w:pPr>
        <w:bidi w:val="0"/>
        <w:rPr>
          <w:rFonts w:hint="default"/>
        </w:rPr>
      </w:pPr>
      <w:r>
        <w:rPr>
          <w:rFonts w:hint="default"/>
        </w:rPr>
        <w:t>{</w:t>
      </w:r>
    </w:p>
    <w:p w14:paraId="4D0EE6E4">
      <w:pPr>
        <w:bidi w:val="0"/>
        <w:rPr>
          <w:rFonts w:hint="default"/>
        </w:rPr>
      </w:pPr>
      <w:r>
        <w:rPr>
          <w:rFonts w:hint="default"/>
        </w:rPr>
        <w:t xml:space="preserve">    "id": "1513",</w:t>
      </w:r>
    </w:p>
    <w:p w14:paraId="15592183">
      <w:pPr>
        <w:bidi w:val="0"/>
        <w:rPr>
          <w:rFonts w:hint="default"/>
        </w:rPr>
      </w:pPr>
      <w:r>
        <w:rPr>
          <w:rFonts w:hint="default"/>
        </w:rPr>
        <w:t xml:space="preserve">    "op": "batch-amend-orders",</w:t>
      </w:r>
    </w:p>
    <w:p w14:paraId="798895AF">
      <w:pPr>
        <w:bidi w:val="0"/>
        <w:rPr>
          <w:rFonts w:hint="default"/>
        </w:rPr>
      </w:pPr>
      <w:r>
        <w:rPr>
          <w:rFonts w:hint="default"/>
        </w:rPr>
        <w:t xml:space="preserve">    "data": [],</w:t>
      </w:r>
    </w:p>
    <w:p w14:paraId="6639A18A">
      <w:pPr>
        <w:bidi w:val="0"/>
        <w:rPr>
          <w:rFonts w:hint="default"/>
        </w:rPr>
      </w:pPr>
      <w:r>
        <w:rPr>
          <w:rFonts w:hint="default"/>
        </w:rPr>
        <w:t xml:space="preserve">    "code": "60013",</w:t>
      </w:r>
    </w:p>
    <w:p w14:paraId="7B753381">
      <w:pPr>
        <w:bidi w:val="0"/>
        <w:rPr>
          <w:rFonts w:hint="default"/>
        </w:rPr>
      </w:pPr>
      <w:r>
        <w:rPr>
          <w:rFonts w:hint="default"/>
        </w:rPr>
        <w:t xml:space="preserve">    "msg": "Invalid args",</w:t>
      </w:r>
    </w:p>
    <w:p w14:paraId="173AE2A9">
      <w:pPr>
        <w:bidi w:val="0"/>
        <w:rPr>
          <w:rFonts w:hint="default"/>
        </w:rPr>
      </w:pPr>
      <w:r>
        <w:rPr>
          <w:rFonts w:hint="default"/>
        </w:rPr>
        <w:t xml:space="preserve">    "inTime": "1695190491421339",</w:t>
      </w:r>
    </w:p>
    <w:p w14:paraId="6F4CDDF1">
      <w:pPr>
        <w:bidi w:val="0"/>
        <w:rPr>
          <w:rFonts w:hint="default"/>
        </w:rPr>
      </w:pPr>
      <w:r>
        <w:rPr>
          <w:rFonts w:hint="default"/>
        </w:rPr>
        <w:t xml:space="preserve">    "outTime": "1695190491423240"}</w:t>
      </w:r>
    </w:p>
    <w:p w14:paraId="72EDB52F">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33"/>
        <w:gridCol w:w="1319"/>
        <w:gridCol w:w="6094"/>
      </w:tblGrid>
      <w:tr w14:paraId="1F19F68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15D3570">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6BE0CBC">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F123AF5">
            <w:pPr>
              <w:bidi w:val="0"/>
              <w:rPr>
                <w:rFonts w:hint="default"/>
              </w:rPr>
            </w:pPr>
            <w:r>
              <w:rPr>
                <w:rFonts w:hint="default"/>
                <w:lang w:val="en-US" w:eastAsia="zh-CN"/>
              </w:rPr>
              <w:t>描述</w:t>
            </w:r>
          </w:p>
        </w:tc>
      </w:tr>
      <w:tr w14:paraId="693FC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0B5692">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E8859A">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C76179">
            <w:pPr>
              <w:bidi w:val="0"/>
              <w:rPr>
                <w:rFonts w:hint="default"/>
              </w:rPr>
            </w:pPr>
            <w:r>
              <w:rPr>
                <w:rFonts w:hint="default"/>
                <w:lang w:val="en-US" w:eastAsia="zh-CN"/>
              </w:rPr>
              <w:t>消息的唯一标识</w:t>
            </w:r>
          </w:p>
        </w:tc>
      </w:tr>
      <w:tr w14:paraId="7418B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BDA071">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526F7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5A3D15">
            <w:pPr>
              <w:bidi w:val="0"/>
              <w:rPr>
                <w:rFonts w:hint="default"/>
              </w:rPr>
            </w:pPr>
            <w:r>
              <w:rPr>
                <w:rFonts w:hint="default"/>
                <w:lang w:val="en-US" w:eastAsia="zh-CN"/>
              </w:rPr>
              <w:t>业务操作</w:t>
            </w:r>
          </w:p>
        </w:tc>
      </w:tr>
      <w:tr w14:paraId="696EA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483802E">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1EFF0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137AB2">
            <w:pPr>
              <w:bidi w:val="0"/>
              <w:rPr>
                <w:rFonts w:hint="default"/>
              </w:rPr>
            </w:pPr>
            <w:r>
              <w:rPr>
                <w:rFonts w:hint="default"/>
                <w:lang w:val="en-US" w:eastAsia="zh-CN"/>
              </w:rPr>
              <w:t>代码</w:t>
            </w:r>
          </w:p>
        </w:tc>
      </w:tr>
      <w:tr w14:paraId="20571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DBF5DD">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C38B2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C88EB5">
            <w:pPr>
              <w:bidi w:val="0"/>
              <w:rPr>
                <w:rFonts w:hint="default"/>
              </w:rPr>
            </w:pPr>
            <w:r>
              <w:rPr>
                <w:rFonts w:hint="default"/>
                <w:lang w:val="en-US" w:eastAsia="zh-CN"/>
              </w:rPr>
              <w:t>消息</w:t>
            </w:r>
          </w:p>
        </w:tc>
      </w:tr>
      <w:tr w14:paraId="61255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4DC0AA">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7DC6D9">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C1D0E1">
            <w:pPr>
              <w:bidi w:val="0"/>
              <w:rPr>
                <w:rFonts w:hint="default"/>
              </w:rPr>
            </w:pPr>
            <w:r>
              <w:rPr>
                <w:rFonts w:hint="default"/>
                <w:lang w:val="en-US" w:eastAsia="zh-CN"/>
              </w:rPr>
              <w:t>请求成功后返回的数据</w:t>
            </w:r>
          </w:p>
        </w:tc>
      </w:tr>
      <w:tr w14:paraId="02AFD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EE1EDF">
            <w:pPr>
              <w:bidi w:val="0"/>
              <w:rPr>
                <w:rFonts w:hint="default"/>
              </w:rPr>
            </w:pPr>
            <w:r>
              <w:rPr>
                <w:rFonts w:hint="default"/>
                <w:lang w:val="en-US" w:eastAsia="zh-CN"/>
              </w:rPr>
              <w:t>&gt; ordId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90962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FF25C6">
            <w:pPr>
              <w:bidi w:val="0"/>
              <w:rPr>
                <w:rFonts w:hint="default"/>
              </w:rPr>
            </w:pPr>
            <w:r>
              <w:rPr>
                <w:rFonts w:hint="default"/>
                <w:lang w:val="en-US" w:eastAsia="zh-CN"/>
              </w:rPr>
              <w:t>订单ID</w:t>
            </w:r>
          </w:p>
        </w:tc>
      </w:tr>
      <w:tr w14:paraId="4FDED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A33E56">
            <w:pPr>
              <w:bidi w:val="0"/>
              <w:rPr>
                <w:rFonts w:hint="default"/>
              </w:rPr>
            </w:pPr>
            <w:r>
              <w:rPr>
                <w:rFonts w:hint="default"/>
                <w:lang w:val="en-US" w:eastAsia="zh-CN"/>
              </w:rPr>
              <w:t>&gt; clOrdId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18C1B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3A1224">
            <w:pPr>
              <w:bidi w:val="0"/>
              <w:rPr>
                <w:rFonts w:hint="default"/>
              </w:rPr>
            </w:pPr>
            <w:r>
              <w:rPr>
                <w:rFonts w:hint="default"/>
                <w:lang w:val="en-US" w:eastAsia="zh-CN"/>
              </w:rPr>
              <w:t>由用户设置的订单ID</w:t>
            </w:r>
          </w:p>
        </w:tc>
      </w:tr>
      <w:tr w14:paraId="50CFD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7B5066">
            <w:pPr>
              <w:bidi w:val="0"/>
              <w:rPr>
                <w:rFonts w:hint="default"/>
              </w:rPr>
            </w:pPr>
            <w:r>
              <w:rPr>
                <w:rFonts w:hint="default"/>
                <w:lang w:val="en-US" w:eastAsia="zh-CN"/>
              </w:rPr>
              <w:t>&gt; 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9C3D7D">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1C9EBC">
            <w:pPr>
              <w:bidi w:val="0"/>
              <w:rPr>
                <w:rFonts w:hint="default"/>
              </w:rPr>
            </w:pPr>
            <w:r>
              <w:rPr>
                <w:rFonts w:hint="default"/>
                <w:lang w:val="en-US" w:eastAsia="zh-CN"/>
              </w:rPr>
              <w:t>系统完成订单请求处理的时间戳，Unix时间戳的毫秒数格式，如 1597026383085</w:t>
            </w:r>
          </w:p>
        </w:tc>
      </w:tr>
      <w:tr w14:paraId="795D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9B7E9A">
            <w:pPr>
              <w:bidi w:val="0"/>
              <w:rPr>
                <w:rFonts w:hint="default"/>
              </w:rPr>
            </w:pPr>
            <w:r>
              <w:rPr>
                <w:rFonts w:hint="default"/>
                <w:lang w:val="en-US" w:eastAsia="zh-CN"/>
              </w:rPr>
              <w:t>&gt; reqId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42780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C6EBDC">
            <w:pPr>
              <w:bidi w:val="0"/>
              <w:rPr>
                <w:rFonts w:hint="default"/>
              </w:rPr>
            </w:pPr>
            <w:r>
              <w:rPr>
                <w:rFonts w:hint="default"/>
                <w:lang w:val="en-US" w:eastAsia="zh-CN"/>
              </w:rPr>
              <w:t>用户提供的请求ID</w:t>
            </w:r>
            <w:r>
              <w:rPr>
                <w:rFonts w:hint="default"/>
                <w:lang w:val="en-US" w:eastAsia="zh-CN"/>
              </w:rPr>
              <w:br w:type="textWrapping"/>
            </w:r>
            <w:r>
              <w:rPr>
                <w:rFonts w:hint="default"/>
                <w:lang w:val="en-US" w:eastAsia="zh-CN"/>
              </w:rPr>
              <w:t>如果用户在请求中提供reqId，则返回相应reqId</w:t>
            </w:r>
          </w:p>
        </w:tc>
      </w:tr>
      <w:tr w14:paraId="7402C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A44411">
            <w:pPr>
              <w:bidi w:val="0"/>
              <w:rPr>
                <w:rFonts w:hint="default"/>
              </w:rPr>
            </w:pPr>
            <w:r>
              <w:rPr>
                <w:rFonts w:hint="default"/>
                <w:lang w:val="en-US" w:eastAsia="zh-CN"/>
              </w:rPr>
              <w:t>&gt; sCode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5D12C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2A0948">
            <w:pPr>
              <w:bidi w:val="0"/>
              <w:rPr>
                <w:rFonts w:hint="default"/>
              </w:rPr>
            </w:pPr>
            <w:r>
              <w:rPr>
                <w:rFonts w:hint="default"/>
                <w:lang w:val="en-US" w:eastAsia="zh-CN"/>
              </w:rPr>
              <w:t>订单状态码，0 代表成功</w:t>
            </w:r>
          </w:p>
        </w:tc>
      </w:tr>
      <w:tr w14:paraId="1E5AD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644C50">
            <w:pPr>
              <w:bidi w:val="0"/>
              <w:rPr>
                <w:rFonts w:hint="default"/>
              </w:rPr>
            </w:pPr>
            <w:r>
              <w:rPr>
                <w:rFonts w:hint="default"/>
                <w:lang w:val="en-US" w:eastAsia="zh-CN"/>
              </w:rPr>
              <w:t>&gt; sMsg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AFFAB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AAC6A4">
            <w:pPr>
              <w:bidi w:val="0"/>
              <w:rPr>
                <w:rFonts w:hint="default"/>
              </w:rPr>
            </w:pPr>
            <w:r>
              <w:rPr>
                <w:rFonts w:hint="default"/>
                <w:lang w:val="en-US" w:eastAsia="zh-CN"/>
              </w:rPr>
              <w:t>订单状态消息</w:t>
            </w:r>
          </w:p>
        </w:tc>
      </w:tr>
      <w:tr w14:paraId="26929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2EEF1F">
            <w:pPr>
              <w:bidi w:val="0"/>
              <w:rPr>
                <w:rFonts w:hint="default"/>
              </w:rPr>
            </w:pPr>
            <w:r>
              <w:rPr>
                <w:rFonts w:hint="default"/>
                <w:lang w:val="en-US" w:eastAsia="zh-CN"/>
              </w:rPr>
              <w:t>&gt; subCode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00E505">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6D1407">
            <w:pPr>
              <w:bidi w:val="0"/>
              <w:rPr>
                <w:rFonts w:hint="default"/>
              </w:rPr>
            </w:pPr>
            <w:r>
              <w:rPr>
                <w:rFonts w:hint="default"/>
                <w:lang w:val="en-US" w:eastAsia="zh-CN"/>
              </w:rPr>
              <w:t>sCode 的子码。</w:t>
            </w:r>
            <w:r>
              <w:rPr>
                <w:rFonts w:hint="default"/>
                <w:lang w:val="en-US" w:eastAsia="zh-CN"/>
              </w:rPr>
              <w:br w:type="textWrapping"/>
            </w:r>
            <w:r>
              <w:rPr>
                <w:rFonts w:hint="default"/>
                <w:lang w:val="en-US" w:eastAsia="zh-CN"/>
              </w:rPr>
              <w:t>当 sCode 为 0（请求成功）时，返回 ""。</w:t>
            </w:r>
            <w:r>
              <w:rPr>
                <w:rFonts w:hint="default"/>
                <w:lang w:val="en-US" w:eastAsia="zh-CN"/>
              </w:rPr>
              <w:br w:type="textWrapping"/>
            </w:r>
            <w:r>
              <w:rPr>
                <w:rFonts w:hint="default"/>
                <w:lang w:val="en-US" w:eastAsia="zh-CN"/>
              </w:rPr>
              <w:t>当 sCode 不为 0（请求失败）且存在子码时，返回对应的子码；若无子码，则返回 ""。</w:t>
            </w:r>
          </w:p>
        </w:tc>
      </w:tr>
      <w:tr w14:paraId="6FAFC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28C5A8">
            <w:pPr>
              <w:bidi w:val="0"/>
              <w:rPr>
                <w:rFonts w:hint="default"/>
              </w:rPr>
            </w:pPr>
            <w:r>
              <w:rPr>
                <w:rFonts w:hint="default"/>
                <w:lang w:val="en-US" w:eastAsia="zh-CN"/>
              </w:rPr>
              <w:t>inTime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449564">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4A14E3">
            <w:pPr>
              <w:bidi w:val="0"/>
              <w:rPr>
                <w:rFonts w:hint="default"/>
              </w:rPr>
            </w:pPr>
            <w:r>
              <w:rPr>
                <w:rFonts w:hint="default"/>
                <w:lang w:val="en-US" w:eastAsia="zh-CN"/>
              </w:rPr>
              <w:t>WebSocket 网关接收请求时的时间戳，Unix时间戳的微秒数格式，如 1597026383085123</w:t>
            </w:r>
          </w:p>
        </w:tc>
      </w:tr>
      <w:tr w14:paraId="0E1FE69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7058E0">
            <w:pPr>
              <w:bidi w:val="0"/>
              <w:rPr>
                <w:rFonts w:hint="default"/>
              </w:rPr>
            </w:pPr>
            <w:r>
              <w:rPr>
                <w:rFonts w:hint="default"/>
                <w:lang w:val="en-US" w:eastAsia="zh-CN"/>
              </w:rPr>
              <w:t>outTime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E4316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FED744">
            <w:pPr>
              <w:bidi w:val="0"/>
              <w:rPr>
                <w:rFonts w:hint="default"/>
              </w:rPr>
            </w:pPr>
            <w:r>
              <w:rPr>
                <w:rFonts w:hint="default"/>
                <w:lang w:val="en-US" w:eastAsia="zh-CN"/>
              </w:rPr>
              <w:t>WebSocket 网关发送响应时的时间戳，Unix时间戳的微秒数格式，如 1597026383085123</w:t>
            </w:r>
          </w:p>
        </w:tc>
      </w:tr>
    </w:tbl>
    <w:p w14:paraId="1209A56F">
      <w:pPr>
        <w:bidi w:val="0"/>
        <w:rPr>
          <w:rFonts w:hint="default"/>
        </w:rPr>
      </w:pPr>
      <w:r>
        <w:rPr>
          <w:rFonts w:hint="default"/>
        </w:rPr>
        <w:t>WS / 撤销 MMP 订单</w:t>
      </w:r>
    </w:p>
    <w:p w14:paraId="17436B56">
      <w:pPr>
        <w:bidi w:val="0"/>
        <w:rPr>
          <w:rFonts w:hint="default"/>
        </w:rPr>
      </w:pPr>
      <w:r>
        <w:rPr>
          <w:rFonts w:hint="default"/>
        </w:rPr>
        <w:t>撤销同一交易品种下用户所有的 MMP 挂单</w:t>
      </w:r>
      <w:r>
        <w:rPr>
          <w:rFonts w:hint="default"/>
        </w:rPr>
        <w:br w:type="textWrapping"/>
      </w:r>
      <w:r>
        <w:rPr>
          <w:rFonts w:hint="default"/>
        </w:rPr>
        <w:t>仅适用于组合保证金账户模式下的期权订单，且有 MMP 权限。</w:t>
      </w:r>
    </w:p>
    <w:p w14:paraId="48030B70">
      <w:pPr>
        <w:bidi w:val="0"/>
        <w:rPr>
          <w:rFonts w:hint="default"/>
        </w:rPr>
      </w:pPr>
      <w:r>
        <w:rPr>
          <w:rFonts w:hint="default"/>
        </w:rPr>
        <w:t>服务地址</w:t>
      </w:r>
    </w:p>
    <w:p w14:paraId="4A3F38C3">
      <w:pPr>
        <w:bidi w:val="0"/>
        <w:rPr>
          <w:rFonts w:hint="default"/>
        </w:rPr>
      </w:pPr>
      <w:r>
        <w:rPr>
          <w:rFonts w:hint="default"/>
        </w:rPr>
        <w:t>/ws/v5/private (需要登录)</w:t>
      </w:r>
    </w:p>
    <w:p w14:paraId="14FD9D83">
      <w:pPr>
        <w:bidi w:val="0"/>
        <w:rPr>
          <w:rFonts w:hint="default"/>
        </w:rPr>
      </w:pPr>
      <w:r>
        <w:rPr>
          <w:rFonts w:hint="default"/>
        </w:rPr>
        <w:t>限速：5次/2s</w:t>
      </w:r>
    </w:p>
    <w:p w14:paraId="17C38904">
      <w:pPr>
        <w:bidi w:val="0"/>
        <w:rPr>
          <w:rFonts w:hint="default"/>
        </w:rPr>
      </w:pPr>
      <w:r>
        <w:rPr>
          <w:rFonts w:hint="default"/>
        </w:rPr>
        <w:t>限速规则：User ID</w:t>
      </w:r>
    </w:p>
    <w:p w14:paraId="303D4CA2">
      <w:pPr>
        <w:bidi w:val="0"/>
      </w:pPr>
      <w:r>
        <w:rPr>
          <w:lang w:val="en-US" w:eastAsia="zh-CN"/>
        </w:rPr>
        <w:t> 同`撤销 MMP 订单` REST API 共享限速</w:t>
      </w:r>
    </w:p>
    <w:p w14:paraId="70F4642B">
      <w:pPr>
        <w:bidi w:val="0"/>
      </w:pPr>
      <w:r>
        <w:rPr>
          <w:rFonts w:hint="default"/>
        </w:rPr>
        <w:t>请求示例</w:t>
      </w:r>
    </w:p>
    <w:p w14:paraId="219ED082">
      <w:pPr>
        <w:bidi w:val="0"/>
        <w:rPr>
          <w:rFonts w:hint="default"/>
        </w:rPr>
      </w:pPr>
      <w:r>
        <w:rPr>
          <w:rFonts w:hint="default"/>
        </w:rPr>
        <w:t>请求参数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85"/>
        <w:gridCol w:w="1234"/>
        <w:gridCol w:w="777"/>
        <w:gridCol w:w="5150"/>
      </w:tblGrid>
      <w:tr w14:paraId="7D4360F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B553E43">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116BE1">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F86CA71">
            <w:pPr>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BFCC358">
            <w:pPr>
              <w:bidi w:val="0"/>
              <w:rPr>
                <w:rFonts w:hint="default"/>
              </w:rPr>
            </w:pPr>
            <w:r>
              <w:rPr>
                <w:rFonts w:hint="default"/>
                <w:lang w:val="en-US" w:eastAsia="zh-CN"/>
              </w:rPr>
              <w:t>描述</w:t>
            </w:r>
          </w:p>
        </w:tc>
      </w:tr>
      <w:tr w14:paraId="2A46A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0C1C03">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EB7690">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833BA4">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9F5AF1">
            <w:pPr>
              <w:bidi w:val="0"/>
              <w:rPr>
                <w:rFonts w:hint="default"/>
              </w:rPr>
            </w:pPr>
            <w:r>
              <w:rPr>
                <w:rFonts w:hint="default"/>
                <w:lang w:val="en-US" w:eastAsia="zh-CN"/>
              </w:rPr>
              <w:t>消息的唯一标识</w:t>
            </w:r>
            <w:r>
              <w:rPr>
                <w:rFonts w:hint="default"/>
                <w:lang w:val="en-US" w:eastAsia="zh-CN"/>
              </w:rPr>
              <w:br w:type="textWrapping"/>
            </w:r>
            <w:r>
              <w:rPr>
                <w:rFonts w:hint="default"/>
                <w:lang w:val="en-US" w:eastAsia="zh-CN"/>
              </w:rPr>
              <w:t>用户提供，返回参数中会返回以便于找到相应的请求。</w:t>
            </w:r>
            <w:r>
              <w:rPr>
                <w:rFonts w:hint="default"/>
                <w:lang w:val="en-US" w:eastAsia="zh-CN"/>
              </w:rPr>
              <w:br w:type="textWrapping"/>
            </w:r>
            <w:r>
              <w:rPr>
                <w:rFonts w:hint="default"/>
                <w:lang w:val="en-US" w:eastAsia="zh-CN"/>
              </w:rPr>
              <w:t>字母（区分大小写）与数字的组合，可以是纯字母、纯数字且长度必须要在1-32位之间。</w:t>
            </w:r>
          </w:p>
        </w:tc>
      </w:tr>
      <w:tr w14:paraId="1455E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D54B86">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037EDC">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F04B1F">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ADCCA2">
            <w:pPr>
              <w:bidi w:val="0"/>
              <w:rPr>
                <w:rFonts w:hint="default"/>
              </w:rPr>
            </w:pPr>
            <w:r>
              <w:rPr>
                <w:rFonts w:hint="default"/>
                <w:lang w:val="en-US" w:eastAsia="zh-CN"/>
              </w:rPr>
              <w:t>支持的业务操作，如 mass-cancel</w:t>
            </w:r>
          </w:p>
        </w:tc>
      </w:tr>
      <w:tr w14:paraId="6573E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0F0DF8">
            <w:pPr>
              <w:bidi w:val="0"/>
              <w:rPr>
                <w:rFonts w:hint="default"/>
              </w:rPr>
            </w:pPr>
            <w:r>
              <w:rPr>
                <w:rFonts w:hint="default"/>
                <w:lang w:val="en-US" w:eastAsia="zh-CN"/>
              </w:rPr>
              <w:t>args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FA0C52">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8D9933">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AADA40">
            <w:pPr>
              <w:bidi w:val="0"/>
              <w:rPr>
                <w:rFonts w:hint="default"/>
              </w:rPr>
            </w:pPr>
            <w:r>
              <w:rPr>
                <w:rFonts w:hint="default"/>
                <w:lang w:val="en-US" w:eastAsia="zh-CN"/>
              </w:rPr>
              <w:t>请求参数</w:t>
            </w:r>
          </w:p>
        </w:tc>
      </w:tr>
      <w:tr w14:paraId="5224D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7A83FF">
            <w:pPr>
              <w:bidi w:val="0"/>
              <w:rPr>
                <w:rFonts w:hint="default"/>
              </w:rPr>
            </w:pPr>
            <w:r>
              <w:rPr>
                <w:rFonts w:hint="default"/>
                <w:lang w:val="en-US" w:eastAsia="zh-CN"/>
              </w:rPr>
              <w:t>&gt; 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EFA187">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D182A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B2ECCA">
            <w:pPr>
              <w:bidi w:val="0"/>
              <w:rPr>
                <w:rFonts w:hint="default"/>
              </w:rPr>
            </w:pPr>
            <w:r>
              <w:rPr>
                <w:rFonts w:hint="default"/>
                <w:lang w:val="en-US" w:eastAsia="zh-CN"/>
              </w:rPr>
              <w:t>交易产品类型</w:t>
            </w:r>
            <w:r>
              <w:rPr>
                <w:rFonts w:hint="default"/>
                <w:lang w:val="en-US" w:eastAsia="zh-CN"/>
              </w:rPr>
              <w:br w:type="textWrapping"/>
            </w:r>
            <w:r>
              <w:rPr>
                <w:rFonts w:hint="default"/>
                <w:lang w:val="en-US" w:eastAsia="zh-CN"/>
              </w:rPr>
              <w:t>OPTION:期权</w:t>
            </w:r>
          </w:p>
        </w:tc>
      </w:tr>
      <w:tr w14:paraId="51156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F6C8A3">
            <w:pPr>
              <w:bidi w:val="0"/>
              <w:rPr>
                <w:rFonts w:hint="default"/>
              </w:rPr>
            </w:pPr>
            <w:r>
              <w:rPr>
                <w:rFonts w:hint="default"/>
                <w:lang w:val="en-US" w:eastAsia="zh-CN"/>
              </w:rPr>
              <w:t>&gt; instFamily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065A98">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7A4BD9">
            <w:pPr>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7E2317">
            <w:pPr>
              <w:bidi w:val="0"/>
              <w:rPr>
                <w:rFonts w:hint="default"/>
              </w:rPr>
            </w:pPr>
            <w:r>
              <w:rPr>
                <w:rFonts w:hint="default"/>
                <w:lang w:val="en-US" w:eastAsia="zh-CN"/>
              </w:rPr>
              <w:t>交易品种</w:t>
            </w:r>
          </w:p>
        </w:tc>
      </w:tr>
      <w:tr w14:paraId="4C0D3E8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443D29">
            <w:pPr>
              <w:bidi w:val="0"/>
              <w:rPr>
                <w:rFonts w:hint="default"/>
              </w:rPr>
            </w:pPr>
            <w:r>
              <w:rPr>
                <w:rFonts w:hint="default"/>
                <w:lang w:val="en-US" w:eastAsia="zh-CN"/>
              </w:rPr>
              <w:t>&gt; lockInterval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9AB341">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D2BBAC">
            <w:pPr>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60CE75">
            <w:pPr>
              <w:bidi w:val="0"/>
              <w:rPr>
                <w:rFonts w:hint="default"/>
              </w:rPr>
            </w:pPr>
            <w:r>
              <w:rPr>
                <w:rFonts w:hint="default"/>
                <w:lang w:val="en-US" w:eastAsia="zh-CN"/>
              </w:rPr>
              <w:t>锁定时长(毫秒)</w:t>
            </w:r>
            <w:r>
              <w:rPr>
                <w:rFonts w:hint="default"/>
                <w:lang w:val="en-US" w:eastAsia="zh-CN"/>
              </w:rPr>
              <w:br w:type="textWrapping"/>
            </w:r>
            <w:r>
              <w:rPr>
                <w:rFonts w:hint="default"/>
                <w:lang w:val="en-US" w:eastAsia="zh-CN"/>
              </w:rPr>
              <w:t>范围应为[0, 10 000]</w:t>
            </w:r>
            <w:r>
              <w:rPr>
                <w:rFonts w:hint="default"/>
                <w:lang w:val="en-US" w:eastAsia="zh-CN"/>
              </w:rPr>
              <w:br w:type="textWrapping"/>
            </w:r>
            <w:r>
              <w:rPr>
                <w:rFonts w:hint="default"/>
                <w:lang w:val="en-US" w:eastAsia="zh-CN"/>
              </w:rPr>
              <w:t>默认为 0. 如果想要立即解锁，您可以设置为 "0"</w:t>
            </w:r>
            <w:r>
              <w:rPr>
                <w:rFonts w:hint="default"/>
                <w:lang w:val="en-US" w:eastAsia="zh-CN"/>
              </w:rPr>
              <w:br w:type="textWrapping"/>
            </w:r>
            <w:r>
              <w:rPr>
                <w:rFonts w:hint="default"/>
                <w:lang w:val="en-US" w:eastAsia="zh-CN"/>
              </w:rPr>
              <w:t>下单时，如果在该锁定期间，会报错 54008，如果在 MMP 触发期间，会报错 51034</w:t>
            </w:r>
          </w:p>
        </w:tc>
      </w:tr>
    </w:tbl>
    <w:p w14:paraId="0CDF1597">
      <w:pPr>
        <w:bidi w:val="0"/>
      </w:pPr>
      <w:r>
        <w:rPr>
          <w:rFonts w:hint="default"/>
        </w:rPr>
        <w:t>成功返回示例</w:t>
      </w:r>
    </w:p>
    <w:p w14:paraId="23AD90B7">
      <w:pPr>
        <w:bidi w:val="0"/>
        <w:rPr>
          <w:rFonts w:hint="default"/>
        </w:rPr>
      </w:pPr>
      <w:r>
        <w:rPr>
          <w:rFonts w:hint="default"/>
        </w:rPr>
        <w:t>{</w:t>
      </w:r>
    </w:p>
    <w:p w14:paraId="1918D5DC">
      <w:pPr>
        <w:bidi w:val="0"/>
        <w:rPr>
          <w:rFonts w:hint="default"/>
        </w:rPr>
      </w:pPr>
      <w:r>
        <w:rPr>
          <w:rFonts w:hint="default"/>
        </w:rPr>
        <w:t xml:space="preserve">    "id": "1512",</w:t>
      </w:r>
    </w:p>
    <w:p w14:paraId="1E576AD4">
      <w:pPr>
        <w:bidi w:val="0"/>
        <w:rPr>
          <w:rFonts w:hint="default"/>
        </w:rPr>
      </w:pPr>
      <w:r>
        <w:rPr>
          <w:rFonts w:hint="default"/>
        </w:rPr>
        <w:t xml:space="preserve">    "op": "mass-cancel",</w:t>
      </w:r>
    </w:p>
    <w:p w14:paraId="0D547ECD">
      <w:pPr>
        <w:bidi w:val="0"/>
        <w:rPr>
          <w:rFonts w:hint="default"/>
        </w:rPr>
      </w:pPr>
      <w:r>
        <w:rPr>
          <w:rFonts w:hint="default"/>
        </w:rPr>
        <w:t xml:space="preserve">    "data": [</w:t>
      </w:r>
    </w:p>
    <w:p w14:paraId="63989AC9">
      <w:pPr>
        <w:bidi w:val="0"/>
        <w:rPr>
          <w:rFonts w:hint="default"/>
        </w:rPr>
      </w:pPr>
      <w:r>
        <w:rPr>
          <w:rFonts w:hint="default"/>
        </w:rPr>
        <w:t xml:space="preserve">        {</w:t>
      </w:r>
    </w:p>
    <w:p w14:paraId="255A13D0">
      <w:pPr>
        <w:bidi w:val="0"/>
        <w:rPr>
          <w:rFonts w:hint="default"/>
        </w:rPr>
      </w:pPr>
      <w:r>
        <w:rPr>
          <w:rFonts w:hint="default"/>
        </w:rPr>
        <w:t xml:space="preserve">            "result": true</w:t>
      </w:r>
    </w:p>
    <w:p w14:paraId="770E43DC">
      <w:pPr>
        <w:bidi w:val="0"/>
        <w:rPr>
          <w:rFonts w:hint="default"/>
        </w:rPr>
      </w:pPr>
      <w:r>
        <w:rPr>
          <w:rFonts w:hint="default"/>
        </w:rPr>
        <w:t xml:space="preserve">        }</w:t>
      </w:r>
    </w:p>
    <w:p w14:paraId="7A35D1A6">
      <w:pPr>
        <w:bidi w:val="0"/>
        <w:rPr>
          <w:rFonts w:hint="default"/>
        </w:rPr>
      </w:pPr>
      <w:r>
        <w:rPr>
          <w:rFonts w:hint="default"/>
        </w:rPr>
        <w:t xml:space="preserve">    ],</w:t>
      </w:r>
    </w:p>
    <w:p w14:paraId="51B28F3D">
      <w:pPr>
        <w:bidi w:val="0"/>
        <w:rPr>
          <w:rFonts w:hint="default"/>
        </w:rPr>
      </w:pPr>
      <w:r>
        <w:rPr>
          <w:rFonts w:hint="default"/>
        </w:rPr>
        <w:t xml:space="preserve">    "code": "0",</w:t>
      </w:r>
    </w:p>
    <w:p w14:paraId="25AB6D76">
      <w:pPr>
        <w:bidi w:val="0"/>
        <w:rPr>
          <w:rFonts w:hint="default"/>
        </w:rPr>
      </w:pPr>
      <w:r>
        <w:rPr>
          <w:rFonts w:hint="default"/>
        </w:rPr>
        <w:t xml:space="preserve">    "msg": ""} </w:t>
      </w:r>
    </w:p>
    <w:p w14:paraId="10078025">
      <w:pPr>
        <w:bidi w:val="0"/>
      </w:pPr>
      <w:r>
        <w:rPr>
          <w:rFonts w:hint="default"/>
        </w:rPr>
        <w:t>格式错误返回示例</w:t>
      </w:r>
    </w:p>
    <w:p w14:paraId="1C0F1BA6">
      <w:pPr>
        <w:bidi w:val="0"/>
        <w:rPr>
          <w:rFonts w:hint="default"/>
        </w:rPr>
      </w:pPr>
      <w:r>
        <w:rPr>
          <w:rFonts w:hint="default"/>
        </w:rPr>
        <w:t>{</w:t>
      </w:r>
    </w:p>
    <w:p w14:paraId="69C2CC80">
      <w:pPr>
        <w:bidi w:val="0"/>
        <w:rPr>
          <w:rFonts w:hint="default"/>
        </w:rPr>
      </w:pPr>
      <w:r>
        <w:rPr>
          <w:rFonts w:hint="default"/>
        </w:rPr>
        <w:t xml:space="preserve">    "id": "1512",</w:t>
      </w:r>
    </w:p>
    <w:p w14:paraId="36AB3C4B">
      <w:pPr>
        <w:bidi w:val="0"/>
        <w:rPr>
          <w:rFonts w:hint="default"/>
        </w:rPr>
      </w:pPr>
      <w:r>
        <w:rPr>
          <w:rFonts w:hint="default"/>
        </w:rPr>
        <w:t xml:space="preserve">    "op": "mass-cancel",</w:t>
      </w:r>
    </w:p>
    <w:p w14:paraId="38F2A3C6">
      <w:pPr>
        <w:bidi w:val="0"/>
        <w:rPr>
          <w:rFonts w:hint="default"/>
        </w:rPr>
      </w:pPr>
      <w:r>
        <w:rPr>
          <w:rFonts w:hint="default"/>
        </w:rPr>
        <w:t xml:space="preserve">    "data": [],</w:t>
      </w:r>
    </w:p>
    <w:p w14:paraId="486B7EB0">
      <w:pPr>
        <w:bidi w:val="0"/>
        <w:rPr>
          <w:rFonts w:hint="default"/>
        </w:rPr>
      </w:pPr>
      <w:r>
        <w:rPr>
          <w:rFonts w:hint="default"/>
        </w:rPr>
        <w:t xml:space="preserve">    "code": "60013",</w:t>
      </w:r>
    </w:p>
    <w:p w14:paraId="642898F8">
      <w:pPr>
        <w:bidi w:val="0"/>
        <w:rPr>
          <w:rFonts w:hint="default"/>
        </w:rPr>
      </w:pPr>
      <w:r>
        <w:rPr>
          <w:rFonts w:hint="default"/>
        </w:rPr>
        <w:t xml:space="preserve">    "msg": "Invalid args"}</w:t>
      </w:r>
    </w:p>
    <w:p w14:paraId="3D562102">
      <w:pPr>
        <w:bidi w:val="0"/>
        <w:rPr>
          <w:rFonts w:hint="default"/>
        </w:rPr>
      </w:pPr>
      <w:r>
        <w:rPr>
          <w:rFonts w:hint="default"/>
        </w:rPr>
        <w:t>返回参数</w:t>
      </w:r>
    </w:p>
    <w:tbl>
      <w:tblPr>
        <w:tblStyle w:val="7"/>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78"/>
        <w:gridCol w:w="1583"/>
        <w:gridCol w:w="2340"/>
      </w:tblGrid>
      <w:tr w14:paraId="07CB4B3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83C0287">
            <w:pPr>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4D98DC9">
            <w:pPr>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55EE75">
            <w:pPr>
              <w:bidi w:val="0"/>
              <w:rPr>
                <w:rFonts w:hint="default"/>
              </w:rPr>
            </w:pPr>
            <w:r>
              <w:rPr>
                <w:rFonts w:hint="default"/>
                <w:lang w:val="en-US" w:eastAsia="zh-CN"/>
              </w:rPr>
              <w:t>描述</w:t>
            </w:r>
          </w:p>
        </w:tc>
      </w:tr>
      <w:tr w14:paraId="6D67F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C56212">
            <w:pPr>
              <w:bidi w:val="0"/>
              <w:rPr>
                <w:rFonts w:hint="default"/>
              </w:rPr>
            </w:pPr>
            <w:r>
              <w:rPr>
                <w:rFonts w:hint="default"/>
                <w:lang w:val="en-US" w:eastAsia="zh-CN"/>
              </w:rPr>
              <w: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AD61D2">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B39C0D">
            <w:pPr>
              <w:bidi w:val="0"/>
              <w:rPr>
                <w:rFonts w:hint="default"/>
              </w:rPr>
            </w:pPr>
            <w:r>
              <w:rPr>
                <w:rFonts w:hint="default"/>
                <w:lang w:val="en-US" w:eastAsia="zh-CN"/>
              </w:rPr>
              <w:t>消息的唯一标识</w:t>
            </w:r>
          </w:p>
        </w:tc>
      </w:tr>
      <w:tr w14:paraId="3AC1C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164E10">
            <w:pPr>
              <w:bidi w:val="0"/>
              <w:rPr>
                <w:rFonts w:hint="default"/>
              </w:rPr>
            </w:pPr>
            <w:r>
              <w:rPr>
                <w:rFonts w:hint="default"/>
                <w:lang w:val="en-US" w:eastAsia="zh-CN"/>
              </w:rPr>
              <w:t>op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CA6D9F">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E4313B">
            <w:pPr>
              <w:bidi w:val="0"/>
              <w:rPr>
                <w:rFonts w:hint="default"/>
              </w:rPr>
            </w:pPr>
            <w:r>
              <w:rPr>
                <w:rFonts w:hint="default"/>
                <w:lang w:val="en-US" w:eastAsia="zh-CN"/>
              </w:rPr>
              <w:t>业务操作</w:t>
            </w:r>
          </w:p>
        </w:tc>
      </w:tr>
      <w:tr w14:paraId="3114F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7A01D3">
            <w:pPr>
              <w:bidi w:val="0"/>
              <w:rPr>
                <w:rFonts w:hint="default"/>
              </w:rPr>
            </w:pPr>
            <w:r>
              <w:rPr>
                <w:rFonts w:hint="default"/>
                <w:lang w:val="en-US" w:eastAsia="zh-CN"/>
              </w:rPr>
              <w:t>code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C9D333">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75E51E">
            <w:pPr>
              <w:bidi w:val="0"/>
              <w:rPr>
                <w:rFonts w:hint="default"/>
              </w:rPr>
            </w:pPr>
            <w:r>
              <w:rPr>
                <w:rFonts w:hint="default"/>
                <w:lang w:val="en-US" w:eastAsia="zh-CN"/>
              </w:rPr>
              <w:t>代码</w:t>
            </w:r>
          </w:p>
        </w:tc>
      </w:tr>
      <w:tr w14:paraId="42CF3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BDB0EA">
            <w:pPr>
              <w:bidi w:val="0"/>
              <w:rPr>
                <w:rFonts w:hint="default"/>
              </w:rPr>
            </w:pPr>
            <w:r>
              <w:rPr>
                <w:rFonts w:hint="default"/>
                <w:lang w:val="en-US" w:eastAsia="zh-CN"/>
              </w:rPr>
              <w:t>msg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060FF6">
            <w:pPr>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9AB067">
            <w:pPr>
              <w:bidi w:val="0"/>
              <w:rPr>
                <w:rFonts w:hint="default"/>
              </w:rPr>
            </w:pPr>
            <w:r>
              <w:rPr>
                <w:rFonts w:hint="default"/>
                <w:lang w:val="en-US" w:eastAsia="zh-CN"/>
              </w:rPr>
              <w:t>消息</w:t>
            </w:r>
          </w:p>
        </w:tc>
      </w:tr>
      <w:tr w14:paraId="70004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D7520B">
            <w:pPr>
              <w:bidi w:val="0"/>
              <w:rPr>
                <w:rFonts w:hint="default"/>
              </w:rPr>
            </w:pPr>
            <w:r>
              <w:rPr>
                <w:rFonts w:hint="default"/>
                <w:lang w:val="en-US" w:eastAsia="zh-CN"/>
              </w:rPr>
              <w:t>data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5FDA61">
            <w:pPr>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3D9030">
            <w:pPr>
              <w:bidi w:val="0"/>
              <w:rPr>
                <w:rFonts w:hint="default"/>
              </w:rPr>
            </w:pPr>
            <w:r>
              <w:rPr>
                <w:rFonts w:hint="default"/>
                <w:lang w:val="en-US" w:eastAsia="zh-CN"/>
              </w:rPr>
              <w:t>请求成功后返回的数据</w:t>
            </w:r>
          </w:p>
        </w:tc>
      </w:tr>
      <w:tr w14:paraId="443F798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FB2909">
            <w:pPr>
              <w:bidi w:val="0"/>
              <w:rPr>
                <w:rFonts w:hint="default"/>
              </w:rPr>
            </w:pPr>
            <w:r>
              <w:rPr>
                <w:rFonts w:hint="default"/>
                <w:lang w:val="en-US" w:eastAsia="zh-CN"/>
              </w:rPr>
              <w:t>&gt; result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AAFB43">
            <w:pPr>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69073B">
            <w:pPr>
              <w:bidi w:val="0"/>
              <w:rPr>
                <w:rFonts w:hint="default"/>
              </w:rPr>
            </w:pPr>
            <w:r>
              <w:rPr>
                <w:rFonts w:hint="default"/>
                <w:lang w:val="en-US" w:eastAsia="zh-CN"/>
              </w:rPr>
              <w:t>撤单结果</w:t>
            </w:r>
            <w:r>
              <w:rPr>
                <w:rFonts w:hint="default"/>
                <w:lang w:val="en-US" w:eastAsia="zh-CN"/>
              </w:rPr>
              <w:br w:type="textWrapping"/>
            </w:r>
            <w:r>
              <w:rPr>
                <w:rFonts w:hint="default"/>
                <w:lang w:val="en-US" w:eastAsia="zh-CN"/>
              </w:rPr>
              <w:t>true：全部撤单成功</w:t>
            </w:r>
            <w:r>
              <w:rPr>
                <w:rFonts w:hint="default"/>
                <w:lang w:val="en-US" w:eastAsia="zh-CN"/>
              </w:rPr>
              <w:br w:type="textWrapping"/>
            </w:r>
            <w:r>
              <w:rPr>
                <w:rFonts w:hint="default"/>
                <w:lang w:val="en-US" w:eastAsia="zh-CN"/>
              </w:rPr>
              <w:t>false：全部撤单失败</w:t>
            </w:r>
          </w:p>
        </w:tc>
      </w:tr>
    </w:tbl>
    <w:p w14:paraId="2CF7FB05">
      <w:pPr>
        <w:bidi w:val="0"/>
      </w:pPr>
    </w:p>
    <w:p w14:paraId="3EC2AC3C">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603A94"/>
    <w:rsid w:val="3E151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146</Pages>
  <Words>225</Words>
  <Characters>581</Characters>
  <Lines>0</Lines>
  <Paragraphs>0</Paragraphs>
  <TotalTime>1</TotalTime>
  <ScaleCrop>false</ScaleCrop>
  <LinksUpToDate>false</LinksUpToDate>
  <CharactersWithSpaces>653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2026-05-21T13:32:00Z</dcterms:created>
  <dc:creator>Administrator</dc:creator>
  <cp:lastModifiedBy>阿银</cp:lastModifiedBy>
  <dcterms:modified xsi:type="dcterms:W3CDTF">2026-06-06T03:57:36Z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eyJoZGlkIjoiZmE2MjQyZTM2OTQ4MzNjN2M1YzU4Mzg1ZTRiNWQxMGUiLCJ1c2VySWQiOiI1ODU5MjA2MDQifQ==</vt:lpwstr>
  </property>
  <property fmtid="{D5CDD505-2E9C-101B-9397-08002B2CF9AE}" pid="4" name="ICV">
    <vt:lpwstr>96C763BD7249400AA865B36C9D1BBAC0_12</vt:lpwstr>
  </property>
</Properties>
</file>