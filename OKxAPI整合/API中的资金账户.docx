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2B732">
      <w:pPr>
        <w:pStyle w:val="2"/>
        <w:keepNext w:val="0"/>
        <w:keepLines w:val="0"/>
        <w:widowControl/>
        <w:suppressLineNumbers w:val="0"/>
        <w:pBdr>
          <w:bottom w:val="single" w:color="D8DCE5" w:sz="4" w:space="0"/>
        </w:pBdr>
        <w:shd w:val="clear" w:fill="F3F7F9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8"/>
          <w:szCs w:val="28"/>
          <w:shd w:val="clear" w:fill="F3F7F9"/>
        </w:rPr>
        <w:t>资金账户</w:t>
      </w:r>
    </w:p>
    <w:p w14:paraId="078E49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资金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功能模块下的API接口需要身份验证。</w:t>
      </w:r>
    </w:p>
    <w:p w14:paraId="35D3184C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REST API</w:t>
      </w:r>
    </w:p>
    <w:p w14:paraId="7148F2A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获取币种列表</w:t>
      </w:r>
    </w:p>
    <w:p w14:paraId="244081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获取当前用户KYC实体支持的币种列表。</w:t>
      </w:r>
    </w:p>
    <w:p w14:paraId="04A1CE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 次/s</w:t>
      </w:r>
    </w:p>
    <w:p w14:paraId="0FA033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FAF68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0F8209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435205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/api/v5/asset/currencies</w:t>
      </w:r>
    </w:p>
    <w:p w14:paraId="073037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CB726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5A448F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5191C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3F212A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获取币种列表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fundingAPI.get_currencies()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34047F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3120"/>
      </w:tblGrid>
      <w:tr w14:paraId="2E4C411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708B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46A0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D795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7CC7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212AD2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699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3BA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D41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634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支持多币种查询，币种之间半角逗号分隔</w:t>
            </w:r>
          </w:p>
        </w:tc>
      </w:tr>
    </w:tbl>
    <w:p w14:paraId="5F9400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5192F8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01B77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CFACC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B6BE8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284B1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350741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"burningFeeRate"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F420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"canDep"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0548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"canInternal"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5247F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"canWd"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7338E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63D0D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"BTC-Bitcoin"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2C38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007E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"depEstOpenTime"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0F01C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"depQuotaFixed"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2F300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"depQuoteDailyLayer2"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44469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CB49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"logoLink"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"https://static.coinall.ltd/cdn/oksupport/asset/currency/icon/btc20230419112752.png"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6178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"mainNet"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75B4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"maxFee"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3CA1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"maxFeeForCtAddr"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16895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"maxWd"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3FB3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"minDep"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4B39E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"minDepArrivalConfirm"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B720D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"minFee"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2CC5D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"minFeeForCtAddr"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E7A8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"minInternal"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B0D8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"minWd"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EF775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"minWdUnlockConfirm"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9787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"Bitcoin"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344C5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"needTag"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A1BA4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"usedDepQuotaFixed"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50756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"usedWdQuota"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0A8EC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"wdEstOpenTime"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EE83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4BCE6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"wdTickSz"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</w:p>
    <w:p w14:paraId="6B17ED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433035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598C82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813"/>
        <w:gridCol w:w="814"/>
        <w:gridCol w:w="5919"/>
      </w:tblGrid>
      <w:tr w14:paraId="0706265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26A8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6085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537A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561B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439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FD0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149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10040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DAE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15A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2F2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币种名称，不显示则无对应名称</w:t>
            </w:r>
          </w:p>
        </w:tc>
      </w:tr>
      <w:tr w14:paraId="5CCCB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588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logoLink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B9B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3CF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币种Logo链接</w:t>
            </w:r>
          </w:p>
        </w:tc>
      </w:tr>
      <w:tr w14:paraId="03121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5BE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04F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256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币种链信息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有的币种下有多个链，必须要做区分，如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下有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USDT-ERC20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USDT-TRC20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多个链</w:t>
            </w:r>
          </w:p>
        </w:tc>
      </w:tr>
      <w:tr w14:paraId="3FBC6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F86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ctAddr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46E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9B7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合约地址</w:t>
            </w:r>
          </w:p>
        </w:tc>
      </w:tr>
      <w:tr w14:paraId="7CA2B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98B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canDep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F07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81E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当前是否可充值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：不可链上充值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：可以链上充值</w:t>
            </w:r>
          </w:p>
        </w:tc>
      </w:tr>
      <w:tr w14:paraId="3E2A0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8AF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canWd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A03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DEA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当前是否可提币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：不可链上提币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：可以链上提币</w:t>
            </w:r>
          </w:p>
        </w:tc>
      </w:tr>
      <w:tr w14:paraId="6AB54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7E9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canInternal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741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80E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当前是否可内部转账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：不可内部转账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：可以内部转账</w:t>
            </w:r>
          </w:p>
        </w:tc>
      </w:tr>
      <w:tr w14:paraId="56ED4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EFF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depEstOpenTime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76F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6BB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充值预期开放时间，Unix时间戳的毫秒数格式，如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canDep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，则返回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</w:p>
        </w:tc>
      </w:tr>
      <w:tr w14:paraId="3A135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E57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wdEstOpenTime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AAA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96A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提币预期开放时间，Unix时间戳的毫秒数格式，如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canWd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，则返回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""</w:t>
            </w:r>
          </w:p>
        </w:tc>
      </w:tr>
      <w:tr w14:paraId="54BBA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688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minDep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7B5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D14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币种单笔最小充值量</w:t>
            </w:r>
          </w:p>
        </w:tc>
      </w:tr>
      <w:tr w14:paraId="4FCBC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974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minWd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24B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44B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币种单笔最小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链上提币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量</w:t>
            </w:r>
          </w:p>
        </w:tc>
      </w:tr>
      <w:tr w14:paraId="4FA90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5DB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minInternal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3DC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304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币种单笔最小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内部转账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无单笔最大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内部转账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量限制，受24小时内提币额度(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wdQuota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)限制</w:t>
            </w:r>
          </w:p>
        </w:tc>
      </w:tr>
      <w:tr w14:paraId="5C5E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19D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maxWd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E1B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125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币种单笔最大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链上提币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量</w:t>
            </w:r>
          </w:p>
        </w:tc>
      </w:tr>
      <w:tr w14:paraId="1428C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DA0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wdTickSz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45E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AD4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提币精度,表示小数点后的位数。提币手续费精度与提币精度保持一致。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内部转账提币精度为小数点后8位。</w:t>
            </w:r>
          </w:p>
        </w:tc>
      </w:tr>
      <w:tr w14:paraId="34394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2D0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7DE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CBA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过去24小时内提币额度（包含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链上提币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内部转账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），单位为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72548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4F4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usedWdQuota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311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DF5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过去24小时内已用提币额度，单位为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04214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2D8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9B0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642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固定的提币手续费数量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链上提币</w:t>
            </w:r>
          </w:p>
        </w:tc>
      </w:tr>
      <w:tr w14:paraId="36E76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5A8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3F6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151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0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普通地址最小提币手续费数量</w:delText>
              </w:r>
            </w:del>
            <w:del w:id="1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br w:type="textWrapping"/>
              </w:r>
            </w:del>
            <w:del w:id="2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适用于</w:delText>
              </w:r>
            </w:del>
            <w:del w:id="3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链上提币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该字段已废弃</w:t>
            </w:r>
          </w:p>
        </w:tc>
      </w:tr>
      <w:tr w14:paraId="33E12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A13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2E7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AF4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4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普通地址最大提币手续费数量</w:delText>
              </w:r>
            </w:del>
            <w:del w:id="5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br w:type="textWrapping"/>
              </w:r>
            </w:del>
            <w:del w:id="6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适用于</w:delText>
              </w:r>
            </w:del>
            <w:del w:id="7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链上提币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该字段已废弃</w:t>
            </w:r>
          </w:p>
        </w:tc>
      </w:tr>
      <w:tr w14:paraId="13D6E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5F0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minFeeForCtAddr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B3D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F15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8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合约地址最小提币手续费数量</w:delText>
              </w:r>
            </w:del>
            <w:del w:id="9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br w:type="textWrapping"/>
              </w:r>
            </w:del>
            <w:del w:id="10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适用于</w:delText>
              </w:r>
            </w:del>
            <w:del w:id="11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链上提币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该字段已废弃</w:t>
            </w:r>
          </w:p>
        </w:tc>
      </w:tr>
      <w:tr w14:paraId="017E4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CB3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maxFeeForCtAddr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200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394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12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合约地址最大提币手续费数量</w:delText>
              </w:r>
            </w:del>
            <w:del w:id="13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br w:type="textWrapping"/>
              </w:r>
            </w:del>
            <w:del w:id="14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适用于</w:delText>
              </w:r>
            </w:del>
            <w:del w:id="15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链上提币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该字段已废弃</w:t>
            </w:r>
          </w:p>
        </w:tc>
      </w:tr>
      <w:tr w14:paraId="6F57F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55B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burningFeeRate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0CA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5AF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燃烧费率，如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部分币种会收取燃烧费用。燃烧费用按照提币数量（不含gas fee） 乘以 燃烧费率，在提币数量基础上扣除。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链上提币</w:t>
            </w:r>
          </w:p>
        </w:tc>
      </w:tr>
      <w:tr w14:paraId="408BF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19D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mainNet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ED4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DF6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当前链是否为主链</w:t>
            </w:r>
          </w:p>
        </w:tc>
      </w:tr>
      <w:tr w14:paraId="2DDC4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380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needTag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04C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016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当前链提币是否需要标签（tag/memo）信息，如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EOS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该字段为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</w:p>
        </w:tc>
      </w:tr>
      <w:tr w14:paraId="5997E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8EC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minDepArrivalConfirm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29A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018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充值到账最小网络确认数。币已到账但不可提。</w:t>
            </w:r>
          </w:p>
        </w:tc>
      </w:tr>
      <w:tr w14:paraId="55325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A25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minWdUnlockConfirm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422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745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提现解锁最小网络确认数</w:t>
            </w:r>
          </w:p>
        </w:tc>
      </w:tr>
      <w:tr w14:paraId="7A3E8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479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depQuotaFixed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35F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A82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充币固定限额，单位为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没有充币限制则返回""</w:t>
            </w:r>
          </w:p>
        </w:tc>
      </w:tr>
      <w:tr w14:paraId="08FD9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59B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usedDepQuotaFixed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CF7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19F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已用充币固定额度，单位为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没有充币限制则返回""</w:t>
            </w:r>
          </w:p>
        </w:tc>
      </w:tr>
      <w:tr w14:paraId="75AFCB6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F17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depQuoteDailyLayer2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B5E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609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Layer2网络每日充值上限</w:t>
            </w:r>
          </w:p>
        </w:tc>
      </w:tr>
    </w:tbl>
    <w:p w14:paraId="15E2FC23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获取资金账户余额</w:t>
      </w:r>
    </w:p>
    <w:p w14:paraId="7FB2EE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获取资金账户所有资产列表，查询各币种的余额、冻结和可用等信息。</w:t>
      </w:r>
    </w:p>
    <w:p w14:paraId="037E79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只返回余额大于0的币资产信息。</w:t>
      </w:r>
    </w:p>
    <w:p w14:paraId="6FB6FE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3362FA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41A1E2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1374B8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0B5CADB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/api/v5/asset/balances</w:t>
      </w:r>
    </w:p>
    <w:p w14:paraId="7A8518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67E34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2E865E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66B776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3E05C4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获取资金账户余额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fundingAPI.get_balances()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7702C1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4333"/>
      </w:tblGrid>
      <w:tr w14:paraId="2F48D6E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FB0D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3D7B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D304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0CEE2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A73F7C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634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F2A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903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92D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支持多币种查询（不超过20个），币种之间半角逗号分隔</w:t>
            </w:r>
          </w:p>
        </w:tc>
      </w:tr>
    </w:tbl>
    <w:p w14:paraId="1D998F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075D1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1E92D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BBF55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4A92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5C9A9C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"availBal"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"37.11827078"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6966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"37.11827078"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DFA7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2D49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"frozenBal"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</w:p>
    <w:p w14:paraId="6560FF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AD2E7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4F6D48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98"/>
        <w:gridCol w:w="659"/>
        <w:gridCol w:w="1155"/>
      </w:tblGrid>
      <w:tr w14:paraId="3DE1B45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2B1C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318F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8C8B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EF2D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A51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138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C73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7E011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BF5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6DF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DCA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余额</w:t>
            </w:r>
          </w:p>
        </w:tc>
      </w:tr>
      <w:tr w14:paraId="555B7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D20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frozenBal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C86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A9C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冻结余额</w:t>
            </w:r>
          </w:p>
        </w:tc>
      </w:tr>
      <w:tr w14:paraId="719FC8B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4E7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availBal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994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E1B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可用余额</w:t>
            </w:r>
          </w:p>
        </w:tc>
      </w:tr>
    </w:tbl>
    <w:p w14:paraId="2394FDF6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获取不可交易资产</w:t>
      </w:r>
    </w:p>
    <w:p w14:paraId="1E874F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获取当前用户 KYC 实体支持的不可交易资产列表。</w:t>
      </w:r>
    </w:p>
    <w:p w14:paraId="05AD14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 次/s</w:t>
      </w:r>
    </w:p>
    <w:p w14:paraId="11FE0D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78D5F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1A8665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723B415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/api/v5/asset/non-tradable-assets</w:t>
      </w:r>
    </w:p>
    <w:p w14:paraId="0205FB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DD510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16DCE8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7EE734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520F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fundingAPI.get_non_tradable_assets()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3C1F92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4333"/>
      </w:tblGrid>
      <w:tr w14:paraId="7ABD58A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4DFA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BA06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2D4D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41C9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6937D8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E5D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ACD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D63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324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支持多币种查询（不超过20个），币种之间半角逗号分隔</w:t>
            </w:r>
          </w:p>
        </w:tc>
      </w:tr>
    </w:tbl>
    <w:p w14:paraId="142E7C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EA447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EE439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D3DDF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7E555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4E6780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"989.84719571"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2DE1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"burningFeeRate"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C0B48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"canWd"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EFD46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"CELT"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EBF8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"CELT-OKTC"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49ECB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"f403fb"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C1EF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14F1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80BA6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"logoLink"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"https://static.coinall.ltd/cdn/assets/imgs/221/460DA8A592400393.png"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A9C7D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"minWd"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7A76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E0C0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"needTag"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3BB82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"wdAll"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66C6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"wdTickSz"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</w:p>
    <w:p w14:paraId="1B747D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17D006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0EE143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F91B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"burningFeeRate"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E99E5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"canWd"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FDF27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"MEME"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1B61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"MEME-ERC20"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0DFA9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"09b760"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492B9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FC4F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07F6C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"logoLink"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"https://static.coinall.ltd/cdn/assets/imgs/207/2E664E470103C613.png"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D9905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"minWd"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4FF9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"MEME Inu"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6B961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"needTag"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21778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"wdAll"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1C0C1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"wdTickSz"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</w:p>
    <w:p w14:paraId="7BFC7E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70656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3E0FD6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19B122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55"/>
        <w:gridCol w:w="814"/>
        <w:gridCol w:w="6377"/>
      </w:tblGrid>
      <w:tr w14:paraId="564C61A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8734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73E9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0F337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A79B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0F5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5CB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421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CELT</w:t>
            </w:r>
          </w:p>
        </w:tc>
      </w:tr>
      <w:tr w14:paraId="119C5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E23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E99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47E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币种中文名称，不显示则无对应名称</w:t>
            </w:r>
          </w:p>
        </w:tc>
      </w:tr>
      <w:tr w14:paraId="63FF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D0B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logoLink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E3E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FF3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币种Logo链接</w:t>
            </w:r>
          </w:p>
        </w:tc>
      </w:tr>
      <w:tr w14:paraId="2FB0D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466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712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FC0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可提余额</w:t>
            </w:r>
          </w:p>
        </w:tc>
      </w:tr>
      <w:tr w14:paraId="2F6D3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CC1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canWd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8B0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2BB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是否可提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不可提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可提</w:t>
            </w:r>
          </w:p>
        </w:tc>
      </w:tr>
      <w:tr w14:paraId="3EA5D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715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890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1B3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支持提币的链</w:t>
            </w:r>
          </w:p>
        </w:tc>
      </w:tr>
      <w:tr w14:paraId="299C0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574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minWd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996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9DE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币种单笔最小提币量</w:t>
            </w:r>
          </w:p>
        </w:tc>
      </w:tr>
      <w:tr w14:paraId="4CFDD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2D1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wdAll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8CB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981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该币种资产是否必须一次性全部提取</w:t>
            </w:r>
          </w:p>
        </w:tc>
      </w:tr>
      <w:tr w14:paraId="0E81A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D5E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61D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8DE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提币固定手续费。提币手续费精度为小数点后8位。</w:t>
            </w:r>
          </w:p>
        </w:tc>
      </w:tr>
      <w:tr w14:paraId="5D109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DA0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84F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4B6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提币固定手续费单位</w:t>
            </w:r>
          </w:p>
        </w:tc>
      </w:tr>
      <w:tr w14:paraId="69E4A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052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burningFeeRate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84D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006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燃烧费率，如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0.05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代表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部分币种会收取燃烧费用。燃烧费用按照提币数量（不含gas fee） 乘以 燃烧费率，在提币数量基础上扣除。</w:t>
            </w:r>
          </w:p>
        </w:tc>
      </w:tr>
      <w:tr w14:paraId="46C0E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36F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ctAddr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507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53B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合约地址后6位</w:t>
            </w:r>
          </w:p>
        </w:tc>
      </w:tr>
      <w:tr w14:paraId="24800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01A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wdTickSz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101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332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提币精度,表示小数点后的位数</w:t>
            </w:r>
          </w:p>
        </w:tc>
      </w:tr>
      <w:tr w14:paraId="1D7E205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081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needTag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F83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601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提币的链是否需要标签（tag/memo）信息</w:t>
            </w:r>
          </w:p>
        </w:tc>
      </w:tr>
    </w:tbl>
    <w:p w14:paraId="32B8DE57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获取账户资产估值</w:t>
      </w:r>
    </w:p>
    <w:p w14:paraId="699FB1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查看账户资产估值</w:t>
      </w:r>
    </w:p>
    <w:p w14:paraId="3D7366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限速：1次/s</w:t>
      </w:r>
    </w:p>
    <w:p w14:paraId="48C3B9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DEE51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54490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177E93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/api/v5/asset/asset-valuation</w:t>
      </w:r>
    </w:p>
    <w:p w14:paraId="25F5A8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057A0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2514F3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13CD8F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C3768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获取账户资产估值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fundingAPI.get_asset_valuation()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790F9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2972"/>
      </w:tblGrid>
      <w:tr w14:paraId="28343B4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F3A9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D070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6AE6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B900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64E003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92B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4C6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9A4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62B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资产估值对应的单位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BTC 、USDT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USD 、CNY 、JPY、KRW、RUB、EUR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VND 、IDR 、INR、PHP、THB、TRY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AUD 、SGD 、ARS、SAR、AED、IQD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为单位的估值</w:t>
            </w:r>
          </w:p>
        </w:tc>
      </w:tr>
    </w:tbl>
    <w:p w14:paraId="6CBEB5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92EA5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25810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4CF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2BEF9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145B2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"details"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46A1BB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"classic"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"124.6"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67086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"earn"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"1122.73"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6EE8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"funding"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08E8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"trading"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"2544.28"</w:t>
      </w:r>
    </w:p>
    <w:p w14:paraId="0EA74F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},</w:t>
      </w:r>
    </w:p>
    <w:p w14:paraId="6E9AE2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"totalBal"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"3790.09"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FE940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"1637566660769"</w:t>
      </w:r>
    </w:p>
    <w:p w14:paraId="48A69F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54F1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F3B38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00D29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706"/>
        <w:gridCol w:w="4674"/>
      </w:tblGrid>
      <w:tr w14:paraId="49DFCA1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F916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2531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CF31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057F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37B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totalBal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46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4EF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账户总资产估值</w:t>
            </w:r>
          </w:p>
        </w:tc>
      </w:tr>
      <w:tr w14:paraId="77460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102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266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0B1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数据更新时间，Unix时间戳的毫秒数格式，如 1597026383085</w:t>
            </w:r>
          </w:p>
        </w:tc>
      </w:tr>
      <w:tr w14:paraId="270B3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D53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2A1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32B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各个账户的资产估值</w:t>
            </w:r>
          </w:p>
        </w:tc>
      </w:tr>
      <w:tr w14:paraId="7A111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ADF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funding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812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11E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资金账户</w:t>
            </w:r>
          </w:p>
        </w:tc>
      </w:tr>
      <w:tr w14:paraId="0E693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B63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trading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CD9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76B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交易账户</w:t>
            </w:r>
          </w:p>
        </w:tc>
      </w:tr>
      <w:tr w14:paraId="0B285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E2B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classic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CD2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3B3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经典账户 (已废弃)</w:t>
            </w:r>
          </w:p>
        </w:tc>
      </w:tr>
      <w:tr w14:paraId="49252F0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205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earn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352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E6A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金融账户</w:t>
            </w:r>
          </w:p>
        </w:tc>
      </w:tr>
    </w:tbl>
    <w:p w14:paraId="4A54D9C1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资金划转</w:t>
      </w:r>
    </w:p>
    <w:p w14:paraId="714961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调用时，API Key 需要有交易权限。</w:t>
      </w:r>
    </w:p>
    <w:p w14:paraId="39E06E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支持母账户的资金账户划转到交易账户，母账户到子账户的资金账户和交易账户划转。</w:t>
      </w:r>
    </w:p>
    <w:p w14:paraId="392F36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子账户默认可转出至母账户，划转到同一母账户下的其他子账户，需要先调用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"sub-account-rest-api-set-permission-of-transfer-out"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设置子账户主动转出权限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接口进行授权。</w:t>
      </w:r>
    </w:p>
    <w:p w14:paraId="4E855C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请求的成功或失败不一定反映实际的划转结果，建议通过调用"获取资金划转状态"接口来确认最终结果。</w:t>
      </w:r>
    </w:p>
    <w:p w14:paraId="35846D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 次/s</w:t>
      </w:r>
    </w:p>
    <w:p w14:paraId="480CF4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 + Currency</w:t>
      </w:r>
    </w:p>
    <w:p w14:paraId="25CAE1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75BA18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62B395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/api/v5/asset/transfer</w:t>
      </w:r>
    </w:p>
    <w:p w14:paraId="2AAF1E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491BC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6DB3D5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05C04B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7362AC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资金划转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fundingAPI.funds_transfer(</w:t>
      </w:r>
    </w:p>
    <w:p w14:paraId="772BAF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824EB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amt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"1.5"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F065D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from_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9DC75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28F8D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98"/>
        <w:gridCol w:w="814"/>
        <w:gridCol w:w="617"/>
        <w:gridCol w:w="6017"/>
      </w:tblGrid>
      <w:tr w14:paraId="420216B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CBB61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B425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D6A0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937C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839F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9F5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D47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C46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5FD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：账户内划转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：母账户转子账户(仅适用于母账户APIKey)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：子账户转母账户(仅适用于母账户APIKey)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：子账户转母账户(仅适用于子账户APIKey)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：子账户转子账户(仅适用于子账户APIKey，且目标账户需要是同一母账户下的其他子账户。子账户主动转出权限默认是关闭的，权限调整参考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"sub-account-rest-api-set-permission-of-transfer-out"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设置子账户主动转出权限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如果您希望通过母账户API Key控制子账户之间的划转，参考接口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"sub-account-rest-api-master-accounts-manage-the-transfers-between-sub-accounts"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子账户间资金划转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E0FD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375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0C5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3E0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AFD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1248C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E9E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F7B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951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913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划转数量</w:t>
            </w:r>
          </w:p>
        </w:tc>
      </w:tr>
      <w:tr w14:paraId="1897E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6BD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DA8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0A4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6FE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转出账户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：资金账户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：交易账户</w:t>
            </w:r>
          </w:p>
        </w:tc>
      </w:tr>
      <w:tr w14:paraId="688F1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AA6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7A9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8FF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725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转入账户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：资金账户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：交易账户</w:t>
            </w:r>
          </w:p>
        </w:tc>
      </w:tr>
      <w:tr w14:paraId="417F3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F5B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subAcct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16E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90F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E2A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子账户名称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时，该字段必填</w:t>
            </w:r>
          </w:p>
        </w:tc>
      </w:tr>
      <w:tr w14:paraId="279F4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BBE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loanTrans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38A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6A8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73B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是否支持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现货模式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跨币种保证金模式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组合保证金模式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下的借币转出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：支持借币转出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：不支持借币转出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</w:p>
        </w:tc>
      </w:tr>
      <w:tr w14:paraId="5B995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A99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omitPosRisk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AEE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539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7D8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是否忽略仓位风险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组合保证金模式</w:t>
            </w:r>
          </w:p>
        </w:tc>
      </w:tr>
      <w:tr w14:paraId="3062407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D87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40A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E95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EEC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字母（区分大小写）与数字的组合，可以是纯字母、纯数字且长度要在1-32位之间。</w:t>
            </w:r>
          </w:p>
        </w:tc>
      </w:tr>
    </w:tbl>
    <w:p w14:paraId="2DD095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301C4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11B48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F697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C9480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F22F7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370CCF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"transId"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"754147"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5D4E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543C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DAF5A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33E5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BB985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"18"</w:t>
      </w:r>
    </w:p>
    <w:p w14:paraId="21E5F3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7D111C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3D5656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57"/>
        <w:gridCol w:w="659"/>
        <w:gridCol w:w="1235"/>
      </w:tblGrid>
      <w:tr w14:paraId="68A4306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1B65D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05A5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30DB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BF9F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51D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transId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B48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592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 ID</w:t>
            </w:r>
          </w:p>
        </w:tc>
      </w:tr>
      <w:tr w14:paraId="7B0D9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194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330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36A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划转币种</w:t>
            </w:r>
          </w:p>
        </w:tc>
      </w:tr>
      <w:tr w14:paraId="02BEE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D2B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CBF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F5C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转出账户</w:t>
            </w:r>
          </w:p>
        </w:tc>
      </w:tr>
      <w:tr w14:paraId="09CE2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7FA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DE5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E5E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划转量</w:t>
            </w:r>
          </w:p>
        </w:tc>
      </w:tr>
      <w:tr w14:paraId="1D3A3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6F8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84C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DB4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转入账户</w:t>
            </w:r>
          </w:p>
        </w:tc>
      </w:tr>
      <w:tr w14:paraId="606AA93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080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DF0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2A4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客户自定义ID</w:t>
            </w:r>
          </w:p>
        </w:tc>
      </w:tr>
    </w:tbl>
    <w:p w14:paraId="6AD57EFE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获取资金划转状态</w:t>
      </w:r>
    </w:p>
    <w:p w14:paraId="673E04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获取最近2个星期内的资金划转状态数据</w:t>
      </w:r>
    </w:p>
    <w:p w14:paraId="127FB1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 次/s</w:t>
      </w:r>
    </w:p>
    <w:p w14:paraId="3D0772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E0189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8479B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5B704D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/api/v5/asset/transfer-state</w:t>
      </w:r>
    </w:p>
    <w:p w14:paraId="1EDCFE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BF067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0283C4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3411F0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0F2F13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获取资金划转状态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fundingAPI.transfer_state(</w:t>
      </w:r>
    </w:p>
    <w:p w14:paraId="7B5AE6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transId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"248424899"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0AF7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6AA11"/>
          <w:spacing w:val="0"/>
          <w:sz w:val="14"/>
          <w:szCs w:val="14"/>
          <w:bdr w:val="none" w:color="auto" w:sz="0" w:space="0"/>
          <w:shd w:val="clear" w:fill="101621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0F7F2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539F5D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57"/>
        <w:gridCol w:w="659"/>
        <w:gridCol w:w="848"/>
        <w:gridCol w:w="6282"/>
      </w:tblGrid>
      <w:tr w14:paraId="6396C1D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3781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519A1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6ACC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4B86A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381B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ED6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transId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ACB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8A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E7E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transId和clientId必须传一个，若传两个，以transId为主</w:t>
            </w:r>
          </w:p>
        </w:tc>
      </w:tr>
      <w:tr w14:paraId="1D077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C45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24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997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041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客户自定义ID</w:t>
            </w:r>
          </w:p>
        </w:tc>
      </w:tr>
      <w:tr w14:paraId="6E1CC8D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C6E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486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95E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019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：账户内划转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：母账户转子账户(仅适用于母账户APIKey)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：子账户转母账户(仅适用于母账户APIKey)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：子账户转母账户(仅适用于子账户APIKey)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：子账户转子账户(仅适用于子账户APIKey，且目标账户需要是同一母账户下的其他子账户)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对于Custody账户该参数可以不传或者传0。</w:t>
            </w:r>
          </w:p>
        </w:tc>
      </w:tr>
    </w:tbl>
    <w:p w14:paraId="6D264D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CA206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CBA03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DF46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59BB4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2956EA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"1.5"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CE4E5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C575D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ACC4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25406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60050"/>
          <w:spacing w:val="0"/>
          <w:sz w:val="14"/>
          <w:szCs w:val="14"/>
          <w:bdr w:val="none" w:color="auto" w:sz="0" w:space="0"/>
          <w:shd w:val="clear" w:fill="101621"/>
        </w:rPr>
        <w:t>//已废弃</w:t>
      </w:r>
    </w:p>
    <w:p w14:paraId="592B60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CD00C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"subAcct"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32197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0362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60050"/>
          <w:spacing w:val="0"/>
          <w:sz w:val="14"/>
          <w:szCs w:val="14"/>
          <w:bdr w:val="none" w:color="auto" w:sz="0" w:space="0"/>
          <w:shd w:val="clear" w:fill="101621"/>
        </w:rPr>
        <w:t>//已废弃</w:t>
      </w:r>
    </w:p>
    <w:p w14:paraId="0B0DFF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"transId"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CBE9B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603547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877FA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3FD42D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14C1E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98"/>
        <w:gridCol w:w="659"/>
        <w:gridCol w:w="6703"/>
      </w:tblGrid>
      <w:tr w14:paraId="544D8AF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AB63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1E96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2900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1C35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EB5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transId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07E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CEB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 ID</w:t>
            </w:r>
          </w:p>
        </w:tc>
      </w:tr>
      <w:tr w14:paraId="2BC46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AA1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40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3E2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 ID</w:t>
            </w:r>
          </w:p>
        </w:tc>
      </w:tr>
      <w:tr w14:paraId="4C4BE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0CD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A92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E84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划转币种</w:t>
            </w:r>
          </w:p>
        </w:tc>
      </w:tr>
      <w:tr w14:paraId="0896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31F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6B3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B72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划转量</w:t>
            </w:r>
          </w:p>
        </w:tc>
      </w:tr>
      <w:tr w14:paraId="27791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694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DBE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12F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划转类型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：账户内划转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：母账户转子账户(仅适用于母账户APIKey)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：子账户转母账户(仅适用于母账户APIKey)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：子账户转母账户(仅适用于子账户APIKey)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：子账户转子账户(仅适用于子账户APIKey，且目标账户需要是同一母账户下的其他子账户)</w:t>
            </w:r>
          </w:p>
        </w:tc>
      </w:tr>
      <w:tr w14:paraId="50140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A9A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559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11A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转出账户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：资金账户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：交易账户</w:t>
            </w:r>
          </w:p>
        </w:tc>
      </w:tr>
      <w:tr w14:paraId="5D7E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CE5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AA6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70A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转入账户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：资金账户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：交易账户</w:t>
            </w:r>
          </w:p>
        </w:tc>
      </w:tr>
      <w:tr w14:paraId="46573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44E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subAcct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E8D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27F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子账户名称</w:t>
            </w:r>
          </w:p>
        </w:tc>
      </w:tr>
      <w:tr w14:paraId="16398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F8F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AA1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813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已废弃</w:t>
            </w:r>
          </w:p>
        </w:tc>
      </w:tr>
      <w:tr w14:paraId="214AF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495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281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409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已废弃</w:t>
            </w:r>
          </w:p>
        </w:tc>
      </w:tr>
      <w:tr w14:paraId="761EE8F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1D4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836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091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转账状态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success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：成功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：失败</w:t>
            </w:r>
          </w:p>
        </w:tc>
      </w:tr>
    </w:tbl>
    <w:p w14:paraId="12825E9F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获取资金流水</w:t>
      </w:r>
    </w:p>
    <w:p w14:paraId="20E38E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查询最近一个月内资金账户账单流水</w:t>
      </w:r>
    </w:p>
    <w:p w14:paraId="1D52D0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 次/s</w:t>
      </w:r>
    </w:p>
    <w:p w14:paraId="146585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D8C98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75519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351D93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/api/v5/asset/bills</w:t>
      </w:r>
    </w:p>
    <w:p w14:paraId="14F11E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7F5BF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26FDF7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4A2619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6E3B7C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获取资金流水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fundingAPI.get_bills()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30F456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57"/>
        <w:gridCol w:w="659"/>
        <w:gridCol w:w="883"/>
        <w:gridCol w:w="6243"/>
      </w:tblGrid>
      <w:tr w14:paraId="62151CC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28B5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0629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59D1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AEE9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57DE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6B6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B6C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C7D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93D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</w:t>
            </w:r>
          </w:p>
        </w:tc>
      </w:tr>
      <w:tr w14:paraId="2B6F7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53C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77C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3D6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6BF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：充值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：撤销提现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：转出至子账户（主体是母账户）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：从子账户转入（主体是母账户）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：转出到母账户（主体是子账户）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：母账户转入（主体是子账户）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：领取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：系统冲正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：活动得到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：活动送出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：手续费返佣(通过返佣卡)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：收币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：送币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：送币退还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：[活期简单赚币] 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：[活期简单赚币] 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：[Jumpstart] 派发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：[Jumpstart] 锁定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：[DEFI/锁仓挖矿] 产品申购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：[DEFI/锁仓挖矿] 产品赎回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：挖矿收益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：违约金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：存币收益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：法币创建订单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：法币完成订单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：法币取消订单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：[Jumpstart] 解锁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：从交易账户转入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：转出至交易账户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：[P2P] 客服冻结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：[P2P] 客服解冻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：[P2P] 客服转交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：跨链兑换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：[ETH质押] 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：[ETH质押] 兑换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：[ETH质押] 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146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：客户回馈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：节点返佣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：邀请奖励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：经纪商返佣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：[节点计划] 助力人返佣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：[节点计划] 手续费返现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：Jumpstart支付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：锁定质押物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：借款转入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：添加质押物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：减少质押物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：还款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：释放质押物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：偿还空投糖果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：[经纪商] 闪兑返佣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：[经纪商] 闪兑划转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：盲盒奖励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：不可交易资产提币撤销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：不可交易资产充值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：不可交易资产减少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：不可交易资产增加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：买入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：价格锁定申购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：价格锁定回款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：价格锁定收益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：价格锁定退款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：双币赢精简版申购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：双币赢精简版回款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：双币赢精简版收益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：双币赢精简版退款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多币种借贷锁定质押物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多币种借贷释放质押物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多币种借贷借款转入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多币种借贷还款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利息补贴转出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：已下架数字货币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：提币手续费支出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：提币手续费退款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：合约带单分润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：鲨鱼鳍申购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：鲨鱼鳍回款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：鲨鱼鳍收益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：鲨鱼鳍退款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：空投发放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：利息补贴入账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：经纪商佣金补偿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：雪球申購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：雪球交易失败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：海鸥申购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250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：海鸥回款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251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：海鸥收益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252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：海鸥退款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263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：策略分润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265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：信号收入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266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：现货带单分润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：DCD经纪商划转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：DCD经纪商返佣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：[闪兑] 买入数字货币/法币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：[闪兑] 卖出数字货币/法币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转出交易子账户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转入交易子账户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转出托管资金账户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转入托管资金账户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托管资金入金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托管资金出金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299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：推荐节点返佣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：手续费折扣返现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303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：雪球做市商转账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16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304</w:delText>
              </w:r>
            </w:del>
            <w:del w:id="17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订单提交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18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305</w:delText>
              </w:r>
            </w:del>
            <w:del w:id="19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订单赎回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20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306</w:delText>
              </w:r>
            </w:del>
            <w:del w:id="21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本金发放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22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307</w:delText>
              </w:r>
            </w:del>
            <w:del w:id="23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收益发放 (提前终止订单补偿)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24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308</w:delText>
              </w:r>
            </w:del>
            <w:del w:id="25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收益发放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26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309</w:delText>
              </w:r>
            </w:del>
            <w:del w:id="27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补偿收益发放 (订单延期补偿)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：系统转入小额资产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：发送礼物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：收到礼物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：礼物退回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328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329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流动性质押铸币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流动性质押结算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：体验金收益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订单提交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订单失败退款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订单赎回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本金发放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收益发放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补偿收益发放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：[机构借贷] 本金还款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：[机构借贷] 利息还款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：[机构借贷] 逾期罚款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：[BTC质押] 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：[BTC质押] 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350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：[BTC质押] 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351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：[机构借贷] 发放贷款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354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：策略奖励发放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361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：已关闭的子账户余额转入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372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：资产锁定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373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：解除资产锁定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：自动借币利息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408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：自动赚币（USDG赚币）利息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476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：云交易所转出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477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：云交易所转入</w:t>
            </w:r>
          </w:p>
        </w:tc>
      </w:tr>
      <w:tr w14:paraId="1F5E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527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91E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B42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B7F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转账或提币的客户自定义ID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字母（区分大小写）与数字的组合，可以是纯字母、纯数字且长度要在1-32位之间。</w:t>
            </w:r>
          </w:p>
        </w:tc>
      </w:tr>
      <w:tr w14:paraId="36F7B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BC1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52B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0CD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14C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查询在此之前的内容，值为时间戳，Unix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28137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A36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983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028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725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查询在此之后的内容，值为时间戳，Unix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0F29F95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7A1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667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D00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381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分页返回的结果集数量，最大为 100，不填默认返回 100 条</w:t>
            </w:r>
          </w:p>
        </w:tc>
      </w:tr>
    </w:tbl>
    <w:p w14:paraId="689A08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04659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F4A87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95A8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343A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065E9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4F1240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"billId"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1484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8BCF2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1A75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"balChg"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488E8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209CA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B0118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C109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"notes"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</w:p>
    <w:p w14:paraId="321A4B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11ADEC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7E6014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57"/>
        <w:gridCol w:w="659"/>
        <w:gridCol w:w="4558"/>
      </w:tblGrid>
      <w:tr w14:paraId="53FF9E0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DCF5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795E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2F68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0F0E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9D6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billId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0C9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8DC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 ID</w:t>
            </w:r>
          </w:p>
        </w:tc>
      </w:tr>
      <w:tr w14:paraId="2BB70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292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D55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81B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账户余额币种</w:t>
            </w:r>
          </w:p>
        </w:tc>
      </w:tr>
      <w:tr w14:paraId="3132C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CB0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E1F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D4F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转账或提币的客户自定义ID</w:t>
            </w:r>
          </w:p>
        </w:tc>
      </w:tr>
      <w:tr w14:paraId="5B4CF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F70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balChg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BAB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742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账户层面的余额变动数量</w:t>
            </w:r>
          </w:p>
        </w:tc>
      </w:tr>
      <w:tr w14:paraId="57FCC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767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6C4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53E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账户层面的余额数量</w:t>
            </w:r>
          </w:p>
        </w:tc>
      </w:tr>
      <w:tr w14:paraId="6A4D5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4A0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76D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6EB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账单类型</w:t>
            </w:r>
          </w:p>
        </w:tc>
      </w:tr>
      <w:tr w14:paraId="25A76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66C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485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29E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785A1DA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750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7B2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F0E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账单创建时间，Unix 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6BA9063E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获取资金流水全历史</w:t>
      </w:r>
    </w:p>
    <w:p w14:paraId="6F8F6C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查询资金账户的所有历史账单流水记录，可追溯至2021年2月1日。</w:t>
      </w:r>
    </w:p>
    <w:p w14:paraId="2C5F43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⚠️ </w:t>
      </w:r>
      <w:r>
        <w:rPr>
          <w:rStyle w:val="10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重要提示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：数据每30秒更新一次。更新频率可能因数据量而异 - 请注意在高流量期间可能出现延迟。</w:t>
      </w:r>
    </w:p>
    <w:p w14:paraId="3C560A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 次/s</w:t>
      </w:r>
    </w:p>
    <w:p w14:paraId="6F21F5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4A2CB6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340AF2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4B0ADC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/api/v5/asset/bills-history</w:t>
      </w:r>
    </w:p>
    <w:p w14:paraId="54CCB1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8D969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1383D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265439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787E09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获取资金流水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fundingAPI.get_bills_history()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DBC38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73"/>
        <w:gridCol w:w="659"/>
        <w:gridCol w:w="798"/>
        <w:gridCol w:w="6016"/>
      </w:tblGrid>
      <w:tr w14:paraId="1D4C646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6763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A2BC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C88B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06784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2936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760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065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51A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675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</w:t>
            </w:r>
          </w:p>
        </w:tc>
      </w:tr>
      <w:tr w14:paraId="01822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ADD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26A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CE8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F72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：充值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：撤销提现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：转出至子账户（主体是母账户）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：从子账户转入（主体是母账户）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：转出到母账户（主体是子账户）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：母账户转入（主体是子账户）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：领取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：系统冲正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：活动得到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：活动送出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：手续费返佣(通过返佣卡)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：收币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：送币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：送币退还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：[活期简单赚币] 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：[活期简单赚币] 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：[Jumpstart] 派发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：[Jumpstart] 锁定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：[DEFI/锁仓挖矿] 产品申购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：[DEFI/锁仓挖矿] 产品赎回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：挖矿收益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：违约金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：存币收益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：法币创建订单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：法币完成订单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：法币取消订单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：[Jumpstart] 解锁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：从交易账户转入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：转出至交易账户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：[P2P] 客服冻结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：[P2P] 客服解冻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：[P2P] 客服转交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：跨链兑换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：[ETH质押] 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：[ETH质押] 兑换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：[ETH质押] 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146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：客户回馈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：节点返佣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：邀请奖励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：经纪商返佣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：[节点计划] 助力人返佣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：[节点计划] 手续费返现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：Jumpstart支付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：锁定质押物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：借款转入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：添加质押物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：减少质押物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：还款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：释放质押物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：偿还空投糖果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：[经纪商] 闪兑返佣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：[经纪商] 闪兑划转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：盲盒奖励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：不可交易资产提币撤销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：不可交易资产充值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：不可交易资产减少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：不可交易资产增加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：买入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：价格锁定申购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：价格锁定回款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：价格锁定收益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：价格锁定退款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：双币赢精简版申购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：双币赢精简版回款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209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：双币赢精简版收益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：双币赢精简版退款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多币种借贷锁定质押物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多币种借贷释放质押物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多币种借贷借款转入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多币种借贷还款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：[活期借币] 利息补贴转出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：已下架数字货币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：提币手续费支出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：提币手续费退款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：合约带单分润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：鲨鱼鳍申购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：鲨鱼鳍回款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：鲨鱼鳍收益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：鲨鱼鳍退款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229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：空投发放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：利息补贴入账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233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：经纪商佣金补偿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：雪球申購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：雪球交易失败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249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：海鸥申购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250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：海鸥回款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251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：海鸥收益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252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：海鸥退款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263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：策略分润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265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：信号收入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266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：现货带单分润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：DCD经纪商划转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：DCD经纪商返佣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：[闪兑] 买入数字货币/法币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273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：[闪兑] 卖出数字货币/法币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转出交易子账户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转入交易子账户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转出托管资金账户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转入托管资金账户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托管资金入金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289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：[Custody] 托管资金出金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299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：推荐节点返佣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：手续费折扣返现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303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：雪球做市商转账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28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304</w:delText>
              </w:r>
            </w:del>
            <w:del w:id="29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订单提交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30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305</w:delText>
              </w:r>
            </w:del>
            <w:del w:id="31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订单赎回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32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306</w:delText>
              </w:r>
            </w:del>
            <w:del w:id="33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本金发放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34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307</w:delText>
              </w:r>
            </w:del>
            <w:del w:id="35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收益发放 (提前终止订单补偿)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36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308</w:delText>
              </w:r>
            </w:del>
            <w:del w:id="37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收益发放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del w:id="38">
              <w:r>
                <w:rPr>
                  <w:rStyle w:val="12"/>
                  <w:rFonts w:hint="default" w:ascii="Consolas" w:hAnsi="Consolas" w:eastAsia="Consolas" w:cs="Consolas"/>
                  <w:i w:val="0"/>
                  <w:iCs w:val="0"/>
                  <w:caps w:val="0"/>
                  <w:color w:val="3F475A"/>
                  <w:spacing w:val="0"/>
                  <w:kern w:val="0"/>
                  <w:sz w:val="14"/>
                  <w:szCs w:val="14"/>
                  <w:bdr w:val="none" w:color="auto" w:sz="0" w:space="0"/>
                  <w:lang w:val="en-US" w:eastAsia="zh-CN" w:bidi="ar"/>
                </w:rPr>
                <w:delText>309</w:delText>
              </w:r>
            </w:del>
            <w:del w:id="39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：[定期简单赚币] 补偿收益发放 (订单延期补偿)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：系统转入小额资产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：发送礼物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：收到礼物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315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：礼物退回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328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329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流动性质押铸币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：[SOL质押] 流动性质押结算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：体验金收益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339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订单提交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订单失败退款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订单赎回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本金发放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收益发放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：[定期简单赚币] 补偿收益发放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：[机构借贷] 本金还款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：[机构借贷] 利息还款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：[机构借贷] 逾期罚款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：[BTC质押] 申购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349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：[BTC质押] 赎回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350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：[BTC质押] 收益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351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：[机构借贷] 发放贷款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354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：策略奖励发放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361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：已关闭的子账户余额转入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372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：资产锁定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373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：解除资产锁定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：自动借币利息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408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：自动赚币（USDG赚币）利息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476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：云交易所转出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477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：云交易所转入</w:t>
            </w:r>
          </w:p>
        </w:tc>
      </w:tr>
      <w:tr w14:paraId="0B4CB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DAB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968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22D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FD5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转账或提币的客户自定义ID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字母（区分大小写）与数字的组合，可以是纯字母、纯数字且长度要在1-32位之间。</w:t>
            </w:r>
          </w:p>
        </w:tc>
      </w:tr>
      <w:tr w14:paraId="1C7FF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1AE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CDF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405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4FE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查询在此之前的内容，值为时间戳或账单记录ID，Unix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808F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0A1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BD3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C7B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647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查询在此之后的内容，值为时间戳，Unix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0F34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2E0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F33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372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D38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分页返回的结果集数量，最大为 100，不填默认返回 100 条</w:t>
            </w:r>
          </w:p>
        </w:tc>
      </w:tr>
      <w:tr w14:paraId="555840C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AB6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pagingType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534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9AE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083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：按账单记录时间戳分页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：按账单记录ID分页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61E214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03620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356D1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BDB8A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D1CF4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658DB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2AF9E8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"billId"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7F610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8FEF0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15A64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"balChg"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B88B1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26B5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F370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F8482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"notes"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</w:p>
    <w:p w14:paraId="442F3B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460CCD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2F0451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57"/>
        <w:gridCol w:w="659"/>
        <w:gridCol w:w="4558"/>
      </w:tblGrid>
      <w:tr w14:paraId="430D158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A2C3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18F3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6E94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15E2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AB1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billId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29E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C5D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 ID</w:t>
            </w:r>
          </w:p>
        </w:tc>
      </w:tr>
      <w:tr w14:paraId="2B609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821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001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C84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账户余额币种</w:t>
            </w:r>
          </w:p>
        </w:tc>
      </w:tr>
      <w:tr w14:paraId="53A41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BEA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B09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4C7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转账或提币的客户自定义ID</w:t>
            </w:r>
          </w:p>
        </w:tc>
      </w:tr>
      <w:tr w14:paraId="37583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BA9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balChg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BD6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995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账户层面的余额变动数量</w:t>
            </w:r>
          </w:p>
        </w:tc>
      </w:tr>
      <w:tr w14:paraId="14BC5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6AD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ED5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28E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账户层面的余额数量</w:t>
            </w:r>
          </w:p>
        </w:tc>
      </w:tr>
      <w:tr w14:paraId="3A9B4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8EF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87E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E63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账单类型</w:t>
            </w:r>
          </w:p>
        </w:tc>
      </w:tr>
      <w:tr w14:paraId="68ACF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60B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DC1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FC1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1B40F2E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AF0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3C4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FCD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账单创建时间，Unix 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3C9E1A3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获取充值地址信息</w:t>
      </w:r>
    </w:p>
    <w:p w14:paraId="24B12E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获取各个币种的充值地址，包括曾使用过的老地址。</w:t>
      </w:r>
    </w:p>
    <w:p w14:paraId="7555E3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5A13EC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42659E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36B280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11D4DC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/api/v5/asset/deposit-address</w:t>
      </w:r>
    </w:p>
    <w:p w14:paraId="41ACC9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92338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31FC62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3A8B03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6060D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获取充值地址信息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fundingAPI.get_deposit_address(</w:t>
      </w:r>
    </w:p>
    <w:p w14:paraId="2E5F4B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13FF76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562"/>
        <w:gridCol w:w="659"/>
        <w:gridCol w:w="883"/>
        <w:gridCol w:w="1151"/>
      </w:tblGrid>
      <w:tr w14:paraId="18E1F77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A5DF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339A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18959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9AC4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E437C0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AF4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9E8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45E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3B2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</w:tbl>
    <w:p w14:paraId="3F4E28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1646F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D6D2A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F62B1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CC97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1754F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"BTC-Bitcoin"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816E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E2F7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26E5B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8EC20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"39XNxK1Ryqgg3Bsyn6HzoqV4Xji25pNkv6"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BC01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"verifiedName"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"John Corner"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38E94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"selected"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</w:p>
    <w:p w14:paraId="061472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0DC36C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3B34F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"BTC-OKC"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A280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FBB02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776FD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2D4C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"0x66d0edc2e63b6b992381ee668fbcb01f20ae0428"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6F14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"verifiedName"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"John Corner"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0133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"selected"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</w:p>
    <w:p w14:paraId="45B2AC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236A13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200D4F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"BTC-ERC20"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553DC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"5807cf"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1A508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CDE3F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5E3E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"addr"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"0x66d0edc2e63b6b992381ee668fbcb01f20ae0428"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5B54B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"verifiedName"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"John Corner"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3CD1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"selected"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true</w:t>
      </w:r>
    </w:p>
    <w:p w14:paraId="3037F3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18404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748C7E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0189F1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84"/>
        <w:gridCol w:w="814"/>
        <w:gridCol w:w="6295"/>
      </w:tblGrid>
      <w:tr w14:paraId="4CE4A41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373F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E910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4C13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AB6A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380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addr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A61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EEA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充值地址</w:t>
            </w:r>
          </w:p>
        </w:tc>
      </w:tr>
      <w:tr w14:paraId="7A170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23B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A03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082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部分币种充值需要标签，若不需要则不返回此字段</w:t>
            </w:r>
          </w:p>
        </w:tc>
      </w:tr>
      <w:tr w14:paraId="49BF8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4B2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memo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F15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EB1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部分币种充值需要 memo，若不需要则不返回此字段</w:t>
            </w:r>
          </w:p>
        </w:tc>
      </w:tr>
      <w:tr w14:paraId="70702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C13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pmtId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2AD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71D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部分币种充值需要此字段（payment_id），若不需要则不返回此字段</w:t>
            </w:r>
          </w:p>
        </w:tc>
      </w:tr>
      <w:tr w14:paraId="7E79E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FC0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addrEx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5ED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C3E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充值地址备注，部分币种充值需要，若不需要则不返回此字段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如币种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TONCOIN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的充值地址备注标签名为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comment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,则该字段返回：{'comment':'123456'}</w:t>
            </w:r>
          </w:p>
        </w:tc>
      </w:tr>
      <w:tr w14:paraId="55EAE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6E1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1E2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E93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34A8C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0C5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A09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4E9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币种链信息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有的币种下有多个链，必须要做区分，如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下有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USDT-ERC20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USDT-TRC20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多个链</w:t>
            </w:r>
          </w:p>
        </w:tc>
      </w:tr>
      <w:tr w14:paraId="6D410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B58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BEB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45F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转入账户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：资金账户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某些主体用户(如巴西)只支持充值到交易账户</w:t>
            </w:r>
          </w:p>
        </w:tc>
      </w:tr>
      <w:tr w14:paraId="79BF2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794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verifiedName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27B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320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(接受方)已验证姓名</w:t>
            </w:r>
          </w:p>
        </w:tc>
      </w:tr>
      <w:tr w14:paraId="39CB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1A3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selected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624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DAC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该地址是否为页面选中的地址</w:t>
            </w:r>
          </w:p>
        </w:tc>
      </w:tr>
      <w:tr w14:paraId="44D340B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A9B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ctAddr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86E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F62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合约地址后6位</w:t>
            </w:r>
          </w:p>
        </w:tc>
      </w:tr>
    </w:tbl>
    <w:p w14:paraId="305D49F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获取充值记录</w:t>
      </w:r>
    </w:p>
    <w:p w14:paraId="41BDE6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根据币种，充值状态，时间范围获取充值记录，按照时间倒序排列，默认返回 100 条数据。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支持Websocket订阅，参考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"funding-account-websocket-deposit-info-channel"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充值信息频道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1E7102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6FBF6F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6D63B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83446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22A4EE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/api/v5/asset/deposit-history</w:t>
      </w:r>
    </w:p>
    <w:p w14:paraId="242789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09A53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68EA1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5B7294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44E5D4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获取充值记录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fundingAPI.get_deposit_history()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3C6B3F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58"/>
        <w:gridCol w:w="659"/>
        <w:gridCol w:w="883"/>
        <w:gridCol w:w="5998"/>
      </w:tblGrid>
      <w:tr w14:paraId="21A1BEE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C022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5A6E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D4B5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541F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85C5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96D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C42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369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4C4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028A1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E01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depId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7BE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425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312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充值记录 ID</w:t>
            </w:r>
          </w:p>
        </w:tc>
      </w:tr>
      <w:tr w14:paraId="07E38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817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C3E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0C3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385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内部转账发起者提币申请 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如果该笔充值来自于内部转账，则该字段展示内部转账发起者的提币申请 ID</w:t>
            </w:r>
          </w:p>
        </w:tc>
      </w:tr>
      <w:tr w14:paraId="7958F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BA1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txId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4BB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80B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6F9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区块转账哈希记录</w:t>
            </w:r>
          </w:p>
        </w:tc>
      </w:tr>
      <w:tr w14:paraId="6B1C5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2E5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D47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39F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18B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充值方式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：内部转账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：链上充值</w:t>
            </w:r>
          </w:p>
        </w:tc>
      </w:tr>
      <w:tr w14:paraId="38158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63E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854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703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CD5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：等待确认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：确认到账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：充值成功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：因该币种暂停充值而未到账，恢复充值后自动到账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：命中地址黑名单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：账户或充值被冻结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：子账户充值拦截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：KYC限额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：钱包地址正等待国际转账规则认证</w:t>
            </w:r>
          </w:p>
        </w:tc>
      </w:tr>
      <w:tr w14:paraId="57844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D75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B5D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604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20A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查询在此之前的内容，值为时间戳，Unix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1654041600000</w:t>
            </w:r>
          </w:p>
        </w:tc>
      </w:tr>
      <w:tr w14:paraId="0EB5A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C5B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BF8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B1F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E0D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查询在此之后的内容，值为时间戳，Unix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1656633600000</w:t>
            </w:r>
          </w:p>
        </w:tc>
      </w:tr>
      <w:tr w14:paraId="7501E1E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00E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750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D65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012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返回的结果集数量，默认为100，最大为100，不填默认返回100条</w:t>
            </w:r>
          </w:p>
        </w:tc>
      </w:tr>
    </w:tbl>
    <w:p w14:paraId="2141BF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0E121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BDFD1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28FB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5698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13EE6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43C1FF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"actualDepBlkConfirm"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F18B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E47D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"areaCodeFrom"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559A9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90028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"USDT-TRC20"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24831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"depId"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"88****33"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B3F7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96943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"fromWdId"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78145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42B51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"TN4hGjVXMzy*********9b4N1aGizqs"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AB6F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"1674038705000"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298F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"txId"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"fee235b3e812********857d36bb0426917f0df1802"</w:t>
      </w:r>
    </w:p>
    <w:p w14:paraId="3B7F8D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3A928B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24C371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726"/>
        <w:gridCol w:w="659"/>
        <w:gridCol w:w="6161"/>
      </w:tblGrid>
      <w:tr w14:paraId="539EE04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E714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25D6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85DC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60A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0F4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CEC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491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7657F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841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702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C83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币种链信息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有的币种下有多个链，必须要做区分，如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下有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USDT-ERC20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USDT-TRC20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多个链</w:t>
            </w:r>
          </w:p>
        </w:tc>
      </w:tr>
      <w:tr w14:paraId="6E8A3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D35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494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D34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充值数量</w:t>
            </w:r>
          </w:p>
        </w:tc>
      </w:tr>
      <w:tr w14:paraId="3AF20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322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D04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D0B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如果该笔充值来自于内部转账，则该字段展示内部转账发起者的账户信息，可以是手机号或邮箱（脱敏），其他情况返回""</w:t>
            </w:r>
          </w:p>
        </w:tc>
      </w:tr>
      <w:tr w14:paraId="6B59D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B70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areaCodeFrom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8BB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F39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为手机号，该字段为该手机号的区号</w:t>
            </w:r>
          </w:p>
        </w:tc>
      </w:tr>
      <w:tr w14:paraId="32DFE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A25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065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CCC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到账地址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如果该笔充值来自于链上充值，则该字段展示链上地址，其他情况返回""</w:t>
            </w:r>
          </w:p>
        </w:tc>
      </w:tr>
      <w:tr w14:paraId="18819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B7F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txId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965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663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区块转账哈希记录</w:t>
            </w:r>
          </w:p>
        </w:tc>
      </w:tr>
      <w:tr w14:paraId="29253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28D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833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EDB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充值记录创建时间，Unix 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1655251200000</w:t>
            </w:r>
          </w:p>
        </w:tc>
      </w:tr>
      <w:tr w14:paraId="2AF7B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DE7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285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2C2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：等待确认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：确认到账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：充值成功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：因该币种暂停充值而未到账，恢复充值后自动到账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：命中地址黑名单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：账户或充值被冻结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：子账户充值拦截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：KYC限额</w:t>
            </w:r>
          </w:p>
        </w:tc>
      </w:tr>
      <w:tr w14:paraId="36685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C0C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depId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437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7DC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充值记录 ID</w:t>
            </w:r>
          </w:p>
        </w:tc>
      </w:tr>
      <w:tr w14:paraId="560F2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E6C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1CC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8E5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内部转账发起者提币申请 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如果该笔充值来自于内部转账，则该字段展示内部转账发起者的提币申请 ID，其他情况返回""</w:t>
            </w:r>
          </w:p>
        </w:tc>
      </w:tr>
      <w:tr w14:paraId="5A5AFAD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C1B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actualDepBlkConfirm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536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006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最新的充币网络确认数</w:t>
            </w:r>
          </w:p>
        </w:tc>
      </w:tr>
    </w:tbl>
    <w:p w14:paraId="19168C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关于充值状态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等待确认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是没有达到充币确认数。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确认到账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是够充币确认数，且币已经到账户中，但是不可提。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充值成功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是当前账户完成到提币确认，可以提出。</w:t>
      </w:r>
    </w:p>
    <w:p w14:paraId="66FA1032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提币</w:t>
      </w:r>
    </w:p>
    <w:p w14:paraId="2068D1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支持资金账户资产提币。普通子账户不支持提币。</w:t>
      </w:r>
    </w:p>
    <w:p w14:paraId="198E01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API只能提币到免认证地址/账户上，通过 WEB/APP 可以设置免认证地址。 关于标签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某些币种如XRP充币时同时需要一个充值地址和标签（又名memo/payment_id），标签是一种保证您的充币地址唯一性的数字串，与充币地址成对出现并一一对应。请您务必遵守正确的充值步骤，在提币时输入完整信息，否则将面临丢失币的风险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对于有标签的币种，如果是OKX用户间的提币，请走内部转账不要走链上提币。 下列内容仅适用于居住地为阿拉伯联合酋长国的用户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您所在国家或地区的法律法规，一定比例的用户资产必须存储在冷钱包中。我们会不定期进行冷热钱包资产转移，但如果热钱包中的资产不足以满足用户提币需求，我们将需要进行额外步骤将冷钱包资产转移到热钱包，这可能会导致提币延迟最多24小时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更多详情参考(https://www.okx.com/zh-hans/help/what-is-a-segregated-wallet-and-why-is-my-withdrawal-delayed) 部分主体下的用户提币需要传入附加信息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巴哈马主体参考： https://www.okx.com/docs-v5/log_en/#2024-08-08-withdrawal-api-adjustment-for-bahama-entity-users</w:t>
      </w:r>
    </w:p>
    <w:p w14:paraId="58A9E9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6B98C4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5FF57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权限：提币</w:t>
      </w:r>
    </w:p>
    <w:p w14:paraId="0B64E6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599755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/api/v5/asset/withdrawal</w:t>
      </w:r>
    </w:p>
    <w:p w14:paraId="466DE0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9ED3C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57D5CE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6F867E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581619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提币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fundingAPI.withdrawal(</w:t>
      </w:r>
    </w:p>
    <w:p w14:paraId="26390F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ccy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DDDD0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toAddr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"TXtvfb7cdrn6VX9H49mgio8bUxZ3DGfvYF"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03612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amt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5413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dest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C7C5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chain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"USDT-TRC20"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1E8A7F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044"/>
        <w:gridCol w:w="706"/>
        <w:gridCol w:w="567"/>
        <w:gridCol w:w="5229"/>
      </w:tblGrid>
      <w:tr w14:paraId="3E11792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B5EA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1B09F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459A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CD44E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C463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BFC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22B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F28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6DC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0680D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D9E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D7E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886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256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该数量不包含手续费。提币时需预留足够的手续费。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链上提币所需网络手续费可以通过接口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"funding-account-rest-api-get-currencies"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获取币种列表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获取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内部转账无需手续费</w:t>
            </w:r>
          </w:p>
        </w:tc>
      </w:tr>
      <w:tr w14:paraId="382E1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CF1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74B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B39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049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提币方式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：内部转账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：链上提币</w:t>
            </w:r>
          </w:p>
        </w:tc>
      </w:tr>
      <w:tr w14:paraId="3E1EA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81B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toAddr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BF5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526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8BE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toAddr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必须是认证过的地址/账户。如果选择链上提币，某些数字货币地址格式为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地址:标签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ARDOR-7JF3-8F2E-QUWZ-CAN7F:123456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如果选择内部转账，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toAddr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必须是接收方地址，可以是UID（仅白名单用户）、邮箱、手机或者账户名（只有子账户才有账户名）。</w:t>
            </w:r>
          </w:p>
        </w:tc>
      </w:tr>
      <w:tr w14:paraId="41C09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06D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toAddrType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569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5DB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82D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钱包地址、邮箱、手机号、登录账户名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UID（仅适用于 dest=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）</w:t>
            </w:r>
          </w:p>
        </w:tc>
      </w:tr>
      <w:tr w14:paraId="1E9D4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AD6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4B2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9A5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56A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币种链信息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下有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USDT-ERC20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USDT-TRC20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多个链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如果不填此参数，则默认为主链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对于无效资产提币，不填此参数，则默认为唯一的提币链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链上提币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，链信息可以通过接口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"funding-account-rest-api-get-currencies"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获取币种列表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获取</w:t>
            </w:r>
          </w:p>
        </w:tc>
      </w:tr>
      <w:tr w14:paraId="55F96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BB5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areaCode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0F4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988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B33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手机区号，如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toAddr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为手机号时，该参数必填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内部转账</w:t>
            </w:r>
          </w:p>
        </w:tc>
      </w:tr>
      <w:tr w14:paraId="446E9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D0D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rcvrInfo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701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879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FCD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接收方信息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特定主体用户做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链上提币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闪电网络提币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需要提供此信息</w:t>
            </w:r>
          </w:p>
        </w:tc>
      </w:tr>
      <w:tr w14:paraId="26944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865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walletType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055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761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203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钱包类型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exchange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：提币到交易所钱包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private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：提币到私人钱包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对于钱包接收方为公司的，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rcvrFirstName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可以填公司名称，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rcvrLastName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可以填"N/A"，地址信息可以填写公司注册地址。</w:t>
            </w:r>
          </w:p>
        </w:tc>
      </w:tr>
      <w:tr w14:paraId="06A69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35E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exchId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01C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9AA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CB7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交易所 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可以通过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"https://www.okx.com/docs-v5/zh/" \l "funding-account-rest-api-get-exchange-list-public"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bdr w:val="none" w:color="auto" w:sz="0" w:space="0"/>
              </w:rPr>
              <w:t>获取交易所列表（公共）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接口查询支持的交易所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如果交易所不在支持的交易所列表中，该字段填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适用于walletType=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exchange</w:t>
            </w:r>
          </w:p>
        </w:tc>
      </w:tr>
      <w:tr w14:paraId="181B9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010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rcvrFirstName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26B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3B7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D1A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接收方名字，如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Bruce</w:t>
            </w:r>
          </w:p>
        </w:tc>
      </w:tr>
      <w:tr w14:paraId="78575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870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rcvrLastName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C4F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1D7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ADD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接收方姓氏，如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Wayne</w:t>
            </w:r>
          </w:p>
        </w:tc>
      </w:tr>
      <w:tr w14:paraId="70FB5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58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rcvrCountry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B4A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823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7D9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接收方所在国家，如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United States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必须输入英文国家名称，或者两字母国家代码(ISO 3166-1)。输入内容参考下方国家信息表中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国家名称(英)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国家代码</w:t>
            </w:r>
          </w:p>
        </w:tc>
      </w:tr>
      <w:tr w14:paraId="4AC29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2F9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rcvrCountrySubDivision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973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A12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495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接收方所在州/省，如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California</w:t>
            </w:r>
          </w:p>
        </w:tc>
      </w:tr>
      <w:tr w14:paraId="2C992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E03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rcvrTownName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80D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A6B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913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接收方所在城镇，如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San Jose</w:t>
            </w:r>
          </w:p>
        </w:tc>
      </w:tr>
      <w:tr w14:paraId="08F19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97E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rcvrStreetName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C1D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276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D85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接收方所在街道地址，如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Clementi Avenue 1</w:t>
            </w:r>
          </w:p>
        </w:tc>
      </w:tr>
      <w:tr w14:paraId="4BF5BC8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86D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52C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2FB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2B8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字母（区分大小写）与数字的组合，可以是纯字母、纯数字且长度要在1-32位之间。</w:t>
            </w:r>
          </w:p>
        </w:tc>
      </w:tr>
    </w:tbl>
    <w:p w14:paraId="678DA1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09911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3C32B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6D6D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E4B7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73CA5E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C249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"67485"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18BE2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452C8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AA095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"BTC-Bitcoin"</w:t>
      </w:r>
    </w:p>
    <w:p w14:paraId="506C8E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}]}</w:t>
      </w:r>
    </w:p>
    <w:p w14:paraId="47BD4A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57"/>
        <w:gridCol w:w="659"/>
        <w:gridCol w:w="6078"/>
      </w:tblGrid>
      <w:tr w14:paraId="1B1AC8A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974A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4AD4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966A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AD11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1EB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8CC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0B5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提币币种</w:t>
            </w:r>
          </w:p>
        </w:tc>
      </w:tr>
      <w:tr w14:paraId="6C4F5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AD0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ADF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F4C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币种链信息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有的币种下有多个链，必须要做区分，如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下有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USDT-ERC20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USDT-TRC20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多个链</w:t>
            </w:r>
          </w:p>
        </w:tc>
      </w:tr>
      <w:tr w14:paraId="63584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467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695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5CF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提币数量</w:t>
            </w:r>
          </w:p>
        </w:tc>
      </w:tr>
      <w:tr w14:paraId="5A62C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292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C80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5B1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提币申请ID</w:t>
            </w:r>
          </w:p>
        </w:tc>
      </w:tr>
      <w:tr w14:paraId="79DB409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372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9FA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33F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客户自定义ID</w:t>
            </w:r>
          </w:p>
        </w:tc>
      </w:tr>
    </w:tbl>
    <w:p w14:paraId="294D57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国家信息表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3456"/>
        <w:gridCol w:w="3184"/>
        <w:gridCol w:w="883"/>
      </w:tblGrid>
      <w:tr w14:paraId="0DDE97A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763D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国家名称(英)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BBCE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国家名称(中)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5B9F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国家代码</w:t>
            </w:r>
          </w:p>
        </w:tc>
      </w:tr>
      <w:tr w14:paraId="66AB1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725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Afghanistan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BF7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阿富汗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F55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</w:t>
            </w:r>
          </w:p>
        </w:tc>
      </w:tr>
      <w:tr w14:paraId="2CEC4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10E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Albania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871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阿尔巴尼亚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17E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</w:t>
            </w:r>
          </w:p>
        </w:tc>
      </w:tr>
      <w:tr w14:paraId="4ED34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ACD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Algeria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4E4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阿尔及利亚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02F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DZ</w:t>
            </w:r>
          </w:p>
        </w:tc>
      </w:tr>
      <w:tr w14:paraId="5216B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E72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Andorra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1E8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安道尔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A74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AD</w:t>
            </w:r>
          </w:p>
        </w:tc>
      </w:tr>
      <w:tr w14:paraId="713D4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BAD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Angola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D42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安哥拉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95B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AO</w:t>
            </w:r>
          </w:p>
        </w:tc>
      </w:tr>
      <w:tr w14:paraId="2C3AD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FC6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Anguilla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5F2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安圭拉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32B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</w:t>
            </w:r>
          </w:p>
        </w:tc>
      </w:tr>
      <w:tr w14:paraId="1D3A2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FAD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Antigua and Barbuda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C4C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安提瓜和巴布达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77A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AG</w:t>
            </w:r>
          </w:p>
        </w:tc>
      </w:tr>
      <w:tr w14:paraId="4ADD7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47F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Argentina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826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阿根廷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EBC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</w:t>
            </w:r>
          </w:p>
        </w:tc>
      </w:tr>
      <w:tr w14:paraId="28957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EF0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Armenia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97C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亚美尼亚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6E8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</w:t>
            </w:r>
          </w:p>
        </w:tc>
      </w:tr>
      <w:tr w14:paraId="3E298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2AC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Australia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9C4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澳大利亚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DBE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</w:t>
            </w:r>
          </w:p>
        </w:tc>
      </w:tr>
      <w:tr w14:paraId="3914E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28F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Austria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140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奥地利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4D9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AT</w:t>
            </w:r>
          </w:p>
        </w:tc>
      </w:tr>
      <w:tr w14:paraId="5BE4E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9D5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Azerbaijan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014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阿塞拜疆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3B3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AZ</w:t>
            </w:r>
          </w:p>
        </w:tc>
      </w:tr>
      <w:tr w14:paraId="4DC8A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D50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Bahamas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2B2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巴哈马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A50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BS</w:t>
            </w:r>
          </w:p>
        </w:tc>
      </w:tr>
      <w:tr w14:paraId="132F5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B0E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Bahrain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EF8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巴林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AFF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BH</w:t>
            </w:r>
          </w:p>
        </w:tc>
      </w:tr>
      <w:tr w14:paraId="75812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CB3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Bangladesh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9FE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孟加拉国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628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BD</w:t>
            </w:r>
          </w:p>
        </w:tc>
      </w:tr>
      <w:tr w14:paraId="624A3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076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Barbados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5C1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巴巴多斯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E4C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BB</w:t>
            </w:r>
          </w:p>
        </w:tc>
      </w:tr>
      <w:tr w14:paraId="63C4F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7B2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Belarus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FC6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白俄罗斯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0F9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BY</w:t>
            </w:r>
          </w:p>
        </w:tc>
      </w:tr>
      <w:tr w14:paraId="0CE92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0AF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Belgium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CDE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比利时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3B1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</w:t>
            </w:r>
          </w:p>
        </w:tc>
      </w:tr>
      <w:tr w14:paraId="7FC3F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1EE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Belize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2B3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伯利兹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B5C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BZ</w:t>
            </w:r>
          </w:p>
        </w:tc>
      </w:tr>
      <w:tr w14:paraId="27FF4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E3C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Benin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502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贝宁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E43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BJ</w:t>
            </w:r>
          </w:p>
        </w:tc>
      </w:tr>
      <w:tr w14:paraId="1B385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D9A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Bermuda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4A0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百慕大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E25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BM</w:t>
            </w:r>
          </w:p>
        </w:tc>
      </w:tr>
      <w:tr w14:paraId="2C98E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94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Bhutan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91F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不丹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E0A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BT</w:t>
            </w:r>
          </w:p>
        </w:tc>
      </w:tr>
      <w:tr w14:paraId="5432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55F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Bolivia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71B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玻利维亚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969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</w:t>
            </w:r>
          </w:p>
        </w:tc>
      </w:tr>
      <w:tr w14:paraId="55297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D73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Bosnia and Herzegovina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5A0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波斯尼亚和黑塞哥维那 (波黑)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740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</w:t>
            </w:r>
          </w:p>
        </w:tc>
      </w:tr>
      <w:tr w14:paraId="27E16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D66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Botswana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206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博茨瓦纳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A1B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BW</w:t>
            </w:r>
          </w:p>
        </w:tc>
      </w:tr>
      <w:tr w14:paraId="24D6B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23B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Brazil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790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巴西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638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</w:t>
            </w:r>
          </w:p>
        </w:tc>
      </w:tr>
      <w:tr w14:paraId="4B76B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EF3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British Virgin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01E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英属维尔京群岛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7EE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VG</w:t>
            </w:r>
          </w:p>
        </w:tc>
      </w:tr>
      <w:tr w14:paraId="07641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4E9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Brunei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101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文莱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AA4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BN</w:t>
            </w:r>
          </w:p>
        </w:tc>
      </w:tr>
      <w:tr w14:paraId="728F5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A90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Bulgaria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2F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保加利亚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2EA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BG</w:t>
            </w:r>
          </w:p>
        </w:tc>
      </w:tr>
      <w:tr w14:paraId="652A6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544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Burkina Faso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205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布基纳法索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61E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BF</w:t>
            </w:r>
          </w:p>
        </w:tc>
      </w:tr>
      <w:tr w14:paraId="67B46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6CA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Burundi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B87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布隆迪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885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</w:t>
            </w:r>
          </w:p>
        </w:tc>
      </w:tr>
      <w:tr w14:paraId="445DA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9A1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Cambodia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0EB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柬埔寨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592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KH</w:t>
            </w:r>
          </w:p>
        </w:tc>
      </w:tr>
      <w:tr w14:paraId="0145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623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Cameroon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047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喀麦隆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EAE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CM</w:t>
            </w:r>
          </w:p>
        </w:tc>
      </w:tr>
      <w:tr w14:paraId="03718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4F1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Canada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024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加拿大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37B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</w:t>
            </w:r>
          </w:p>
        </w:tc>
      </w:tr>
      <w:tr w14:paraId="32342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CD4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Cape Verde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1A7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佛得角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5F1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CV</w:t>
            </w:r>
          </w:p>
        </w:tc>
      </w:tr>
      <w:tr w14:paraId="52671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45E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Cayman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E66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开曼群岛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04C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KY</w:t>
            </w:r>
          </w:p>
        </w:tc>
      </w:tr>
      <w:tr w14:paraId="1AC18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25B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Central African Republic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00C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中非共和国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2D5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CF</w:t>
            </w:r>
          </w:p>
        </w:tc>
      </w:tr>
      <w:tr w14:paraId="24556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958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B24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乍得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60C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TD</w:t>
            </w:r>
          </w:p>
        </w:tc>
      </w:tr>
      <w:tr w14:paraId="13A11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CD9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Chile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94F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智利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900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</w:t>
            </w:r>
          </w:p>
        </w:tc>
      </w:tr>
      <w:tr w14:paraId="6B7A1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E52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Colombia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9E5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哥伦比亚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167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</w:t>
            </w:r>
          </w:p>
        </w:tc>
      </w:tr>
      <w:tr w14:paraId="19985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E97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Comoros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3AD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科摩罗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1D9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KM</w:t>
            </w:r>
          </w:p>
        </w:tc>
      </w:tr>
      <w:tr w14:paraId="16029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57E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Congo (Republic)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408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刚果共和国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62D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CG</w:t>
            </w:r>
          </w:p>
        </w:tc>
      </w:tr>
      <w:tr w14:paraId="166F7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86B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Congo (Democratic Republic)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13C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刚果民主共和国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CE1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CD</w:t>
            </w:r>
          </w:p>
        </w:tc>
      </w:tr>
      <w:tr w14:paraId="1535B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678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Costa Rica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335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哥斯达黎加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C4E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</w:t>
            </w:r>
          </w:p>
        </w:tc>
      </w:tr>
      <w:tr w14:paraId="45E58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797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Cote d´Ivoire (Ivory Coast)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240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象牙海岸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3AF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CI</w:t>
            </w:r>
          </w:p>
        </w:tc>
      </w:tr>
      <w:tr w14:paraId="67F9E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535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Croatia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12A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克罗地亚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760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HR</w:t>
            </w:r>
          </w:p>
        </w:tc>
      </w:tr>
      <w:tr w14:paraId="1612C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081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Cuba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F12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古巴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9D8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CU</w:t>
            </w:r>
          </w:p>
        </w:tc>
      </w:tr>
      <w:tr w14:paraId="21F0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809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Cyprus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6E5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塞浦路斯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89E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CY</w:t>
            </w:r>
          </w:p>
        </w:tc>
      </w:tr>
      <w:tr w14:paraId="43C26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AEC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Czech Republic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63C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捷克共和国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011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CZ</w:t>
            </w:r>
          </w:p>
        </w:tc>
      </w:tr>
      <w:tr w14:paraId="7408A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F30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Denmark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B86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丹麦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247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DK</w:t>
            </w:r>
          </w:p>
        </w:tc>
      </w:tr>
      <w:tr w14:paraId="11BD1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398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Djibouti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043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吉布提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12D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DJ</w:t>
            </w:r>
          </w:p>
        </w:tc>
      </w:tr>
      <w:tr w14:paraId="0A534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CEF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Dominica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9C0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多米尼克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78B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DM</w:t>
            </w:r>
          </w:p>
        </w:tc>
      </w:tr>
      <w:tr w14:paraId="0A6C5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288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Dominican Republic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691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多明尼加共和国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BD8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</w:t>
            </w:r>
          </w:p>
        </w:tc>
      </w:tr>
      <w:tr w14:paraId="4FF4E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515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Ecuador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CE2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厄瓜多尔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C68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EC</w:t>
            </w:r>
          </w:p>
        </w:tc>
      </w:tr>
      <w:tr w14:paraId="6B758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E71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Egypt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874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埃及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DD6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EG</w:t>
            </w:r>
          </w:p>
        </w:tc>
      </w:tr>
      <w:tr w14:paraId="43E43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EDB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 Salvador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7DE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萨尔瓦多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D51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SV</w:t>
            </w:r>
          </w:p>
        </w:tc>
      </w:tr>
      <w:tr w14:paraId="78499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7A5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Equatorial Guinea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E12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赤道几内亚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F71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GQ</w:t>
            </w:r>
          </w:p>
        </w:tc>
      </w:tr>
      <w:tr w14:paraId="602E0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8C5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Eritrea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7A6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厄立特里亚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C7E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ER</w:t>
            </w:r>
          </w:p>
        </w:tc>
      </w:tr>
      <w:tr w14:paraId="4E62D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3F4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Estonia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E8D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爱沙尼亚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4D5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EE</w:t>
            </w:r>
          </w:p>
        </w:tc>
      </w:tr>
      <w:tr w14:paraId="1FB6A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984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Ethiopia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1F8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埃塞俄比亚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5C5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ET</w:t>
            </w:r>
          </w:p>
        </w:tc>
      </w:tr>
      <w:tr w14:paraId="4ED24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B93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Fiji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507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斐济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DF7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FJ</w:t>
            </w:r>
          </w:p>
        </w:tc>
      </w:tr>
      <w:tr w14:paraId="60BC3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083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Finland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C24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芬兰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936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</w:t>
            </w:r>
          </w:p>
        </w:tc>
      </w:tr>
      <w:tr w14:paraId="6743E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9DB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France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CE4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86F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</w:t>
            </w:r>
          </w:p>
        </w:tc>
      </w:tr>
      <w:tr w14:paraId="091E8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52E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Gabon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92F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加蓬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DCB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</w:t>
            </w:r>
          </w:p>
        </w:tc>
      </w:tr>
      <w:tr w14:paraId="5D4DF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9E7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Gambia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341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冈比亚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ED3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GM</w:t>
            </w:r>
          </w:p>
        </w:tc>
      </w:tr>
      <w:tr w14:paraId="5AF0A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BD7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Georgia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54F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格鲁吉亚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95E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</w:t>
            </w:r>
          </w:p>
        </w:tc>
      </w:tr>
      <w:tr w14:paraId="5E52C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615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Germany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476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德国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62E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</w:t>
            </w:r>
          </w:p>
        </w:tc>
      </w:tr>
      <w:tr w14:paraId="0678E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C10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Ghana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5F9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加纳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006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GH</w:t>
            </w:r>
          </w:p>
        </w:tc>
      </w:tr>
      <w:tr w14:paraId="6B4AB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B7C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Greece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352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希腊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196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</w:t>
            </w:r>
          </w:p>
        </w:tc>
      </w:tr>
      <w:tr w14:paraId="3ADE8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96F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Grenada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F76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格林纳达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7C7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GD</w:t>
            </w:r>
          </w:p>
        </w:tc>
      </w:tr>
      <w:tr w14:paraId="38F72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9E5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Guatemala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90F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危地马拉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4AD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GT</w:t>
            </w:r>
          </w:p>
        </w:tc>
      </w:tr>
      <w:tr w14:paraId="6A94D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D78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Guinea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017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几内亚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E0B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GN</w:t>
            </w:r>
          </w:p>
        </w:tc>
      </w:tr>
      <w:tr w14:paraId="69182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DAB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Guinea-Bissau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CBF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几内亚比绍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F92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GW</w:t>
            </w:r>
          </w:p>
        </w:tc>
      </w:tr>
      <w:tr w14:paraId="60C84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8BB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Guyana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EE6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圭亚那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658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GY</w:t>
            </w:r>
          </w:p>
        </w:tc>
      </w:tr>
      <w:tr w14:paraId="032A2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C62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Haiti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38E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海地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A6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</w:t>
            </w:r>
          </w:p>
        </w:tc>
      </w:tr>
      <w:tr w14:paraId="435BC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C5B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Honduras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AD2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洪都拉斯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B14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HN</w:t>
            </w:r>
          </w:p>
        </w:tc>
      </w:tr>
      <w:tr w14:paraId="5B243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175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Hong Kong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ADE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香港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124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HK</w:t>
            </w:r>
          </w:p>
        </w:tc>
      </w:tr>
      <w:tr w14:paraId="1767D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174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Hungary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1D6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匈牙利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528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</w:t>
            </w:r>
          </w:p>
        </w:tc>
      </w:tr>
      <w:tr w14:paraId="7D38C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479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Iceland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33D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冰岛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354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</w:t>
            </w:r>
          </w:p>
        </w:tc>
      </w:tr>
      <w:tr w14:paraId="29971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7BC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India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80F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印度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A46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</w:t>
            </w:r>
          </w:p>
        </w:tc>
      </w:tr>
      <w:tr w14:paraId="12002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4FE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Indonesia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E06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印度尼西亚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D15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</w:tr>
      <w:tr w14:paraId="5E0C2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2D1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Iran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151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伊朗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D5F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IR</w:t>
            </w:r>
          </w:p>
        </w:tc>
      </w:tr>
      <w:tr w14:paraId="190A9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B33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Iraq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843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伊拉克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D54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IQ</w:t>
            </w:r>
          </w:p>
        </w:tc>
      </w:tr>
      <w:tr w14:paraId="2FA54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86A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Ireland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31D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爱尔兰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274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IE</w:t>
            </w:r>
          </w:p>
        </w:tc>
      </w:tr>
      <w:tr w14:paraId="1F3CC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0C0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Israel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2CC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以色列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B14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IL</w:t>
            </w:r>
          </w:p>
        </w:tc>
      </w:tr>
      <w:tr w14:paraId="6F052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E99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Italy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C07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意大利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692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IT</w:t>
            </w:r>
          </w:p>
        </w:tc>
      </w:tr>
      <w:tr w14:paraId="33EEA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C0E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Jamaica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8BF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牙买加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00C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JM</w:t>
            </w:r>
          </w:p>
        </w:tc>
      </w:tr>
      <w:tr w14:paraId="1565B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E9D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Japan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CC0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FB2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JP</w:t>
            </w:r>
          </w:p>
        </w:tc>
      </w:tr>
      <w:tr w14:paraId="5FAAC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898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Jordan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2CB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0D4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</w:t>
            </w:r>
          </w:p>
        </w:tc>
      </w:tr>
      <w:tr w14:paraId="59C92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0F1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Kazakhstan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B87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哈萨克斯坦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B1E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KZ</w:t>
            </w:r>
          </w:p>
        </w:tc>
      </w:tr>
      <w:tr w14:paraId="5BA1A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302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Kenya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AA0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肯尼亚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330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KE</w:t>
            </w:r>
          </w:p>
        </w:tc>
      </w:tr>
      <w:tr w14:paraId="76A4D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AC6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Kiribati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799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基里巴斯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FC9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KI</w:t>
            </w:r>
          </w:p>
        </w:tc>
      </w:tr>
      <w:tr w14:paraId="06E6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E0B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North Korea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41D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朝鲜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F04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KP</w:t>
            </w:r>
          </w:p>
        </w:tc>
      </w:tr>
      <w:tr w14:paraId="222D5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9B2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South Korea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A4F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韩国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667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KR</w:t>
            </w:r>
          </w:p>
        </w:tc>
      </w:tr>
      <w:tr w14:paraId="3AC93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731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Kuwait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EBD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科威特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852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KW</w:t>
            </w:r>
          </w:p>
        </w:tc>
      </w:tr>
      <w:tr w14:paraId="3A167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BE0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Kyrgyzstan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484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吉尔吉斯斯坦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6C2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KG</w:t>
            </w:r>
          </w:p>
        </w:tc>
      </w:tr>
      <w:tr w14:paraId="6AA31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4F2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BEE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老挝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1E2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</w:t>
            </w:r>
          </w:p>
        </w:tc>
      </w:tr>
      <w:tr w14:paraId="62CD9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076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Latvia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65B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拉脱维亚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7B5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LV</w:t>
            </w:r>
          </w:p>
        </w:tc>
      </w:tr>
      <w:tr w14:paraId="1BA10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083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Lebanon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9D8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黎巴嫩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524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LB</w:t>
            </w:r>
          </w:p>
        </w:tc>
      </w:tr>
      <w:tr w14:paraId="536E7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E05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Lesotho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7F8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莱索托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AA8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LS</w:t>
            </w:r>
          </w:p>
        </w:tc>
      </w:tr>
      <w:tr w14:paraId="2CA69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AC8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Liberia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FAF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利比里亚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005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LR</w:t>
            </w:r>
          </w:p>
        </w:tc>
      </w:tr>
      <w:tr w14:paraId="61374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B5B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Libya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AB1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利比亚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ACD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LY</w:t>
            </w:r>
          </w:p>
        </w:tc>
      </w:tr>
      <w:tr w14:paraId="6AB97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6B5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Liechtenstein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8E2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列支敦士登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081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</w:p>
        </w:tc>
      </w:tr>
      <w:tr w14:paraId="4418F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496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Lithuania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960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立陶宛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041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LT</w:t>
            </w:r>
          </w:p>
        </w:tc>
      </w:tr>
      <w:tr w14:paraId="354DA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660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Luxembourg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8F6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卢森堡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8BF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LU</w:t>
            </w:r>
          </w:p>
        </w:tc>
      </w:tr>
      <w:tr w14:paraId="71DFF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3F7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Macau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A51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澳门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108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</w:t>
            </w:r>
          </w:p>
        </w:tc>
      </w:tr>
      <w:tr w14:paraId="22E9C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F94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Macedonia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622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马其顿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205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MK</w:t>
            </w:r>
          </w:p>
        </w:tc>
      </w:tr>
      <w:tr w14:paraId="0B255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60D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Madagascar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E2A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马达加斯加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184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MG</w:t>
            </w:r>
          </w:p>
        </w:tc>
      </w:tr>
      <w:tr w14:paraId="149B6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62F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Malawi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14E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马拉维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EF7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MW</w:t>
            </w:r>
          </w:p>
        </w:tc>
      </w:tr>
      <w:tr w14:paraId="7A8FE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040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Malaysia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DB6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马来西亚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574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</w:t>
            </w:r>
          </w:p>
        </w:tc>
      </w:tr>
      <w:tr w14:paraId="207EB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021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Maldives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C8B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马尔代夫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116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MV</w:t>
            </w:r>
          </w:p>
        </w:tc>
      </w:tr>
      <w:tr w14:paraId="61526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CA1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Mali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758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马里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1F2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ML</w:t>
            </w:r>
          </w:p>
        </w:tc>
      </w:tr>
      <w:tr w14:paraId="7A65F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F4C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Malta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2E8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马耳他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9A0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MT</w:t>
            </w:r>
          </w:p>
        </w:tc>
      </w:tr>
      <w:tr w14:paraId="42F7F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E0F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Marshall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960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马绍尔群岛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265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MH</w:t>
            </w:r>
          </w:p>
        </w:tc>
      </w:tr>
      <w:tr w14:paraId="1D9D3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888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Mauritania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CDD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毛里塔尼亚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4EF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MR</w:t>
            </w:r>
          </w:p>
        </w:tc>
      </w:tr>
      <w:tr w14:paraId="18DCE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668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Mauritius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D73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毛里求斯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BA3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MU</w:t>
            </w:r>
          </w:p>
        </w:tc>
      </w:tr>
      <w:tr w14:paraId="50BC6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12C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Mexico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E41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墨西哥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447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MX</w:t>
            </w:r>
          </w:p>
        </w:tc>
      </w:tr>
      <w:tr w14:paraId="06E4A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624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Micronesia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A21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密克罗尼西亚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A3D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FM</w:t>
            </w:r>
          </w:p>
        </w:tc>
      </w:tr>
      <w:tr w14:paraId="0A62D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DB5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Moldova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27E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摩尔多瓦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7FC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MD</w:t>
            </w:r>
          </w:p>
        </w:tc>
      </w:tr>
      <w:tr w14:paraId="30A21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704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Monaco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9F9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摩纳哥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487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MC</w:t>
            </w:r>
          </w:p>
        </w:tc>
      </w:tr>
      <w:tr w14:paraId="7B93B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2CC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Mongolia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ED3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蒙古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E04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MN</w:t>
            </w:r>
          </w:p>
        </w:tc>
      </w:tr>
      <w:tr w14:paraId="0FF0F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8B0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Montenegro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38E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黑山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F06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</w:t>
            </w:r>
          </w:p>
        </w:tc>
      </w:tr>
      <w:tr w14:paraId="73F7F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53C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Morocco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253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摩洛哥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CF7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</w:t>
            </w:r>
          </w:p>
        </w:tc>
      </w:tr>
      <w:tr w14:paraId="5017E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847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Mozambique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2E0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莫桑比克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14A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MZ</w:t>
            </w:r>
          </w:p>
        </w:tc>
      </w:tr>
      <w:tr w14:paraId="29741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905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Myanmar (Burma)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9A1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缅甸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75E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</w:t>
            </w:r>
          </w:p>
        </w:tc>
      </w:tr>
      <w:tr w14:paraId="7FBF2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164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Namibia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E9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纳米比亚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286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</w:t>
            </w:r>
          </w:p>
        </w:tc>
      </w:tr>
      <w:tr w14:paraId="0DCFC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C7F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Nauru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7D9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瑙鲁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710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NR</w:t>
            </w:r>
          </w:p>
        </w:tc>
      </w:tr>
      <w:tr w14:paraId="2F251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3B8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Nepal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59D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尼泊尔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1DE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NP</w:t>
            </w:r>
          </w:p>
        </w:tc>
      </w:tr>
      <w:tr w14:paraId="026D9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146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Netherlands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530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荷兰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ADD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NL</w:t>
            </w:r>
          </w:p>
        </w:tc>
      </w:tr>
      <w:tr w14:paraId="2CC4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26B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New Zealand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C15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新西兰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FDF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NZ</w:t>
            </w:r>
          </w:p>
        </w:tc>
      </w:tr>
      <w:tr w14:paraId="741A4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8BA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Nicaragua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A09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尼加拉瓜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0AC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NI</w:t>
            </w:r>
          </w:p>
        </w:tc>
      </w:tr>
      <w:tr w14:paraId="4420F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B08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Niger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979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尼日尔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59C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</w:t>
            </w:r>
          </w:p>
        </w:tc>
      </w:tr>
      <w:tr w14:paraId="10A07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8DE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Nigeria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573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尼日利亚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70F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NG</w:t>
            </w:r>
          </w:p>
        </w:tc>
      </w:tr>
      <w:tr w14:paraId="4C0A7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7EE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Norway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210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挪威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B87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7436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217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Oman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51F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阿曼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3CC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OM</w:t>
            </w:r>
          </w:p>
        </w:tc>
      </w:tr>
      <w:tr w14:paraId="3652C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45B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Pakistan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6E0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巴基斯坦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15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PK</w:t>
            </w:r>
          </w:p>
        </w:tc>
      </w:tr>
      <w:tr w14:paraId="6CA2A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FDC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Palau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8B0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帕劳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449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</w:t>
            </w:r>
          </w:p>
        </w:tc>
      </w:tr>
      <w:tr w14:paraId="48B29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D55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Panama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A7A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巴拿马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65B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</w:t>
            </w:r>
          </w:p>
        </w:tc>
      </w:tr>
      <w:tr w14:paraId="1F16C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915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Papua New Guinea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69B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巴布亚新几内亚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894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PG</w:t>
            </w:r>
          </w:p>
        </w:tc>
      </w:tr>
      <w:tr w14:paraId="165A8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5E5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Paraguay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F9E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巴拉圭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796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PY</w:t>
            </w:r>
          </w:p>
        </w:tc>
      </w:tr>
      <w:tr w14:paraId="39B49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5EF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Peru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663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秘鲁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514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PE</w:t>
            </w:r>
          </w:p>
        </w:tc>
      </w:tr>
      <w:tr w14:paraId="25A62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E50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Philippines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00F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菲律宾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9B4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</w:t>
            </w:r>
          </w:p>
        </w:tc>
      </w:tr>
      <w:tr w14:paraId="11507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5C0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E6B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波兰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98F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PL</w:t>
            </w:r>
          </w:p>
        </w:tc>
      </w:tr>
      <w:tr w14:paraId="00C13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00D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Portugal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356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葡萄牙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D09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PT</w:t>
            </w:r>
          </w:p>
        </w:tc>
      </w:tr>
      <w:tr w14:paraId="0DA81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D58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Qatar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698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卡塔尔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08D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QA</w:t>
            </w:r>
          </w:p>
        </w:tc>
      </w:tr>
      <w:tr w14:paraId="631E3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CA9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Romania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788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罗马尼亚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323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RO</w:t>
            </w:r>
          </w:p>
        </w:tc>
      </w:tr>
      <w:tr w14:paraId="501BC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298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Russia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40A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俄国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E8A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RU</w:t>
            </w:r>
          </w:p>
        </w:tc>
      </w:tr>
      <w:tr w14:paraId="49ED8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4D8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Rwanda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4D9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卢旺达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EA3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RW</w:t>
            </w:r>
          </w:p>
        </w:tc>
      </w:tr>
      <w:tr w14:paraId="6A698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F34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Saint Kitts and Nevis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9BC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圣基茨和尼维斯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93E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KN</w:t>
            </w:r>
          </w:p>
        </w:tc>
      </w:tr>
      <w:tr w14:paraId="23AAF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AFA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Saint Lucia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C31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圣卢西亚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286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LC</w:t>
            </w:r>
          </w:p>
        </w:tc>
      </w:tr>
      <w:tr w14:paraId="7BB9A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C55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Saint Vincent and the Grenadines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526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圣文森特和格林纳丁斯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D87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VC</w:t>
            </w:r>
          </w:p>
        </w:tc>
      </w:tr>
      <w:tr w14:paraId="1D3E5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F75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Samoa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9DA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萨摩亚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0A9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WS</w:t>
            </w:r>
          </w:p>
        </w:tc>
      </w:tr>
      <w:tr w14:paraId="0EFED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D82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San Marino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6D3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圣马力诺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551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SM</w:t>
            </w:r>
          </w:p>
        </w:tc>
      </w:tr>
      <w:tr w14:paraId="3BFA7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7C8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Sao Tome and Principe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778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圣多美和普林西比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963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</w:t>
            </w:r>
          </w:p>
        </w:tc>
      </w:tr>
      <w:tr w14:paraId="4BB86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D0F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Saudi Arabia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392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沙特阿拉伯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774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</w:t>
            </w:r>
          </w:p>
        </w:tc>
      </w:tr>
      <w:tr w14:paraId="4021E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BCA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Senegal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C40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塞内加尔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43B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SN</w:t>
            </w:r>
          </w:p>
        </w:tc>
      </w:tr>
      <w:tr w14:paraId="1CFCC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55C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Serbia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C64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塞尔维亚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AC6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RS</w:t>
            </w:r>
          </w:p>
        </w:tc>
      </w:tr>
      <w:tr w14:paraId="38079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D7E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Seychelles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82B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塞舌尔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BCE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</w:t>
            </w:r>
          </w:p>
        </w:tc>
      </w:tr>
      <w:tr w14:paraId="1D2B8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56D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Sierra Leone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A82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塞拉利昂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1B3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SL</w:t>
            </w:r>
          </w:p>
        </w:tc>
      </w:tr>
      <w:tr w14:paraId="54A06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0FB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Singapore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961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新加坡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582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SG</w:t>
            </w:r>
          </w:p>
        </w:tc>
      </w:tr>
      <w:tr w14:paraId="0741D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C67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Slovakia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531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斯洛伐克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5E0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SK</w:t>
            </w:r>
          </w:p>
        </w:tc>
      </w:tr>
      <w:tr w14:paraId="022E2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312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Slovenia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253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斯洛文尼亚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937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</w:t>
            </w:r>
          </w:p>
        </w:tc>
      </w:tr>
      <w:tr w14:paraId="6025D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94E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Solomon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F47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所罗门群岛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A72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SB</w:t>
            </w:r>
          </w:p>
        </w:tc>
      </w:tr>
      <w:tr w14:paraId="2038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D59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Somalia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D20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索马里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DA7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</w:t>
            </w:r>
          </w:p>
        </w:tc>
      </w:tr>
      <w:tr w14:paraId="06C35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D59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South Africa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65E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南非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71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ZA</w:t>
            </w:r>
          </w:p>
        </w:tc>
      </w:tr>
      <w:tr w14:paraId="503F5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A85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0FC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西班牙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72D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</w:t>
            </w:r>
          </w:p>
        </w:tc>
      </w:tr>
      <w:tr w14:paraId="39EAA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EDC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Sri Lanka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CE4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斯里兰卡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B53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LK</w:t>
            </w:r>
          </w:p>
        </w:tc>
      </w:tr>
      <w:tr w14:paraId="5DC8F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4BF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Sudan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A56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苏丹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63A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SD</w:t>
            </w:r>
          </w:p>
        </w:tc>
      </w:tr>
      <w:tr w14:paraId="1BF2C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F07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Suriname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080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苏里南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226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</w:t>
            </w:r>
          </w:p>
        </w:tc>
      </w:tr>
      <w:tr w14:paraId="1D43E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293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Swaziland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1C7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斯威士兰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1D9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SZ</w:t>
            </w:r>
          </w:p>
        </w:tc>
      </w:tr>
      <w:tr w14:paraId="3674D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498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Sweden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8EF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瑞典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EE4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</w:t>
            </w:r>
          </w:p>
        </w:tc>
      </w:tr>
      <w:tr w14:paraId="316C1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8AE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Switzerland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8DB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瑞士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962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</w:t>
            </w:r>
          </w:p>
        </w:tc>
      </w:tr>
      <w:tr w14:paraId="3CFF8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DA4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Syria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FC1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叙利亚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219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SY</w:t>
            </w:r>
          </w:p>
        </w:tc>
      </w:tr>
      <w:tr w14:paraId="47739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CDE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Taiwan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A06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台湾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A24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TW</w:t>
            </w:r>
          </w:p>
        </w:tc>
      </w:tr>
      <w:tr w14:paraId="0F8C4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762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Tajikistan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65A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塔吉克斯坦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ECD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TJ</w:t>
            </w:r>
          </w:p>
        </w:tc>
      </w:tr>
      <w:tr w14:paraId="233DC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14B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Tanzania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1CB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坦桑尼亚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623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TZ</w:t>
            </w:r>
          </w:p>
        </w:tc>
      </w:tr>
      <w:tr w14:paraId="4A524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DF7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Thailand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4EA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泰国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67C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TH</w:t>
            </w:r>
          </w:p>
        </w:tc>
      </w:tr>
      <w:tr w14:paraId="6CE0D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665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Timor-Leste (East Timor)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556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东帝汶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413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TL</w:t>
            </w:r>
          </w:p>
        </w:tc>
      </w:tr>
      <w:tr w14:paraId="0FE36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227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Togo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DF6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多哥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533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TG</w:t>
            </w:r>
          </w:p>
        </w:tc>
      </w:tr>
      <w:tr w14:paraId="68D37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662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Tonga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9E9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汤加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964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</w:t>
            </w:r>
          </w:p>
        </w:tc>
      </w:tr>
      <w:tr w14:paraId="17F8D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946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Trinidad and Tobago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CD7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特里尼达和多巴哥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A27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TT</w:t>
            </w:r>
          </w:p>
        </w:tc>
      </w:tr>
      <w:tr w14:paraId="0859C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918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Tunisia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4D8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突尼斯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711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TN</w:t>
            </w:r>
          </w:p>
        </w:tc>
      </w:tr>
      <w:tr w14:paraId="40CFC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72B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Turkey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841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土耳其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5A0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</w:t>
            </w:r>
          </w:p>
        </w:tc>
      </w:tr>
      <w:tr w14:paraId="0310A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DF0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Turkmenistan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4DC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土库曼斯坦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391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TM</w:t>
            </w:r>
          </w:p>
        </w:tc>
      </w:tr>
      <w:tr w14:paraId="63963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CA3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Tuvalu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36B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图瓦卢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621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TV</w:t>
            </w:r>
          </w:p>
        </w:tc>
      </w:tr>
      <w:tr w14:paraId="532AB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825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U.S. Virgin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FCE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美属维尔京群岛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B2F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VI</w:t>
            </w:r>
          </w:p>
        </w:tc>
      </w:tr>
      <w:tr w14:paraId="7BFB2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7A1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Uganda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0A4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乌干达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C76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UG</w:t>
            </w:r>
          </w:p>
        </w:tc>
      </w:tr>
      <w:tr w14:paraId="4F3DF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EBE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Ukraine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F55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乌克兰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9AA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</w:t>
            </w:r>
          </w:p>
        </w:tc>
      </w:tr>
      <w:tr w14:paraId="6552D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4C0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United Arab Emirates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0CF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阿拉伯联合酋长国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F06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AE</w:t>
            </w:r>
          </w:p>
        </w:tc>
      </w:tr>
      <w:tr w14:paraId="13A42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3AE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United Kingdom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8B9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英国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CF1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GB</w:t>
            </w:r>
          </w:p>
        </w:tc>
      </w:tr>
      <w:tr w14:paraId="2DD87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DBE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United States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425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7DD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</w:t>
            </w:r>
          </w:p>
        </w:tc>
      </w:tr>
      <w:tr w14:paraId="4E310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C3C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Uruguay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F34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乌拉圭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DB2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UY</w:t>
            </w:r>
          </w:p>
        </w:tc>
      </w:tr>
      <w:tr w14:paraId="2D6BB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488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Uzbekistan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133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乌兹别克斯坦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E8B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UZ</w:t>
            </w:r>
          </w:p>
        </w:tc>
      </w:tr>
      <w:tr w14:paraId="665D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DFE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Vanuatu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CDC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瓦努阿图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CC0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VU</w:t>
            </w:r>
          </w:p>
        </w:tc>
      </w:tr>
      <w:tr w14:paraId="44CB3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8D4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Vatican City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2AF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梵蒂冈城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C7B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</w:t>
            </w:r>
          </w:p>
        </w:tc>
      </w:tr>
      <w:tr w14:paraId="42AFE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002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Venezuela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066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委内瑞拉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47F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VE</w:t>
            </w:r>
          </w:p>
        </w:tc>
      </w:tr>
      <w:tr w14:paraId="033B3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C22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Vietnam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DBF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越南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825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VN</w:t>
            </w:r>
          </w:p>
        </w:tc>
      </w:tr>
      <w:tr w14:paraId="61516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C90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Yemen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1DC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也门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7E0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YE</w:t>
            </w:r>
          </w:p>
        </w:tc>
      </w:tr>
      <w:tr w14:paraId="6ABBD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4CE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Zambia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71A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赞比亚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D05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ZM</w:t>
            </w:r>
          </w:p>
        </w:tc>
      </w:tr>
      <w:tr w14:paraId="7DEB6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33D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Zimbabwe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F3B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津巴布韦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13F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ZW</w:t>
            </w:r>
          </w:p>
        </w:tc>
      </w:tr>
      <w:tr w14:paraId="58A1B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16C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Kosovo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33B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科索沃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1F6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XK</w:t>
            </w:r>
          </w:p>
        </w:tc>
      </w:tr>
      <w:tr w14:paraId="0A40C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A7B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South Sudan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E56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南苏丹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C01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SS</w:t>
            </w:r>
          </w:p>
        </w:tc>
      </w:tr>
      <w:tr w14:paraId="1FB41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3BC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China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644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F56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CN</w:t>
            </w:r>
          </w:p>
        </w:tc>
      </w:tr>
      <w:tr w14:paraId="00C5B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2ED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Palestine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099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巴勒斯坦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D53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PS</w:t>
            </w:r>
          </w:p>
        </w:tc>
      </w:tr>
      <w:tr w14:paraId="14487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37E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Curacao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C94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库拉索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D0F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CW</w:t>
            </w:r>
          </w:p>
        </w:tc>
      </w:tr>
      <w:tr w14:paraId="47FD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098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Dominican Republic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957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多明尼加共和国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09E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</w:t>
            </w:r>
          </w:p>
        </w:tc>
      </w:tr>
      <w:tr w14:paraId="21E50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52D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Dominican Republic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82E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多明尼加共和国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EAA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</w:t>
            </w:r>
          </w:p>
        </w:tc>
      </w:tr>
      <w:tr w14:paraId="3F7BC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2D4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Gibraltar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2A9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英属直布罗陀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FA6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</w:t>
            </w:r>
          </w:p>
        </w:tc>
      </w:tr>
      <w:tr w14:paraId="13BCD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4DF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New Caledonia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58B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新喀里多尼亚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A74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NC</w:t>
            </w:r>
          </w:p>
        </w:tc>
      </w:tr>
      <w:tr w14:paraId="40977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24C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Cook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425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库克群岛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5C6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CK</w:t>
            </w:r>
          </w:p>
        </w:tc>
      </w:tr>
      <w:tr w14:paraId="53EF5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EC4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Reunion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615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留尼旺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9BB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</w:t>
            </w:r>
          </w:p>
        </w:tc>
      </w:tr>
      <w:tr w14:paraId="76CBB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C41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Guernsey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C08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根西岛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FA4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GG</w:t>
            </w:r>
          </w:p>
        </w:tc>
      </w:tr>
      <w:tr w14:paraId="740C9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CF3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Guadeloupe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91C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瓜德罗普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19D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</w:t>
            </w:r>
          </w:p>
        </w:tc>
      </w:tr>
      <w:tr w14:paraId="7E184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8CD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Martinique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316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马提尼克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6F1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MQ</w:t>
            </w:r>
          </w:p>
        </w:tc>
      </w:tr>
      <w:tr w14:paraId="160B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496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French Polynesia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B6E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法属波利尼西亚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F53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PF</w:t>
            </w:r>
          </w:p>
        </w:tc>
      </w:tr>
      <w:tr w14:paraId="7C294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060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Faroe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53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法罗群岛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B9B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</w:t>
            </w:r>
          </w:p>
        </w:tc>
      </w:tr>
      <w:tr w14:paraId="5CE02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78C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Greenland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F01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格陵兰岛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61C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GL</w:t>
            </w:r>
          </w:p>
        </w:tc>
      </w:tr>
      <w:tr w14:paraId="7F48B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8EB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Jersey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524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泽西岛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F75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JE</w:t>
            </w:r>
          </w:p>
        </w:tc>
      </w:tr>
      <w:tr w14:paraId="4A3AE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691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Aruba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B68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阿鲁巴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50F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AW</w:t>
            </w:r>
          </w:p>
        </w:tc>
      </w:tr>
      <w:tr w14:paraId="7E5CC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FD9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Puerto Rico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B52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波多黎各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7C4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</w:t>
            </w:r>
          </w:p>
        </w:tc>
      </w:tr>
      <w:tr w14:paraId="0FF1F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BC5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Isle of Man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40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曼岛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E45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IM</w:t>
            </w:r>
          </w:p>
        </w:tc>
      </w:tr>
      <w:tr w14:paraId="4425D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206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Guam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929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FB2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GU</w:t>
            </w:r>
          </w:p>
        </w:tc>
      </w:tr>
      <w:tr w14:paraId="52B6C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216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Sint Maarten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AFD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荷属圣马丁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7D4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SX</w:t>
            </w:r>
          </w:p>
        </w:tc>
      </w:tr>
      <w:tr w14:paraId="7D957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C2D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Turks and Caicos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96F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特克斯和凯科斯群岛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C10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</w:t>
            </w:r>
          </w:p>
        </w:tc>
      </w:tr>
      <w:tr w14:paraId="14BAF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577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Åland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441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奥兰群岛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4CD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AX</w:t>
            </w:r>
          </w:p>
        </w:tc>
      </w:tr>
      <w:tr w14:paraId="35DDC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15D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Caribbean Netherlands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1D6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荷属加勒比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219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BQ</w:t>
            </w:r>
          </w:p>
        </w:tc>
      </w:tr>
      <w:tr w14:paraId="497FE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872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British Indian Ocean Territory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77D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英属印度洋领地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0D2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IO</w:t>
            </w:r>
          </w:p>
        </w:tc>
      </w:tr>
      <w:tr w14:paraId="37D7D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032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Christmas as Island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AFB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圣诞岛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0F1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CX</w:t>
            </w:r>
          </w:p>
        </w:tc>
      </w:tr>
      <w:tr w14:paraId="31395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9A6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Cocos (Keeling)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72E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科科斯 (基林) 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D13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</w:t>
            </w:r>
          </w:p>
        </w:tc>
      </w:tr>
      <w:tr w14:paraId="16263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636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Falkland Islands (Islas Malvinas)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B62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福克兰群岛 (马尔维纳斯群岛)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025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FK</w:t>
            </w:r>
          </w:p>
        </w:tc>
      </w:tr>
      <w:tr w14:paraId="0118F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B6E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Mayotte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A3E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马约特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900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YT</w:t>
            </w:r>
          </w:p>
        </w:tc>
      </w:tr>
      <w:tr w14:paraId="6EEDA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2E0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Niue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FC5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纽埃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3DC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</w:t>
            </w:r>
          </w:p>
        </w:tc>
      </w:tr>
      <w:tr w14:paraId="02268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953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Norfolk Island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F47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诺福克岛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C48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NF</w:t>
            </w:r>
          </w:p>
        </w:tc>
      </w:tr>
      <w:tr w14:paraId="282D9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584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Northern Mariana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4B5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北马里亚纳群岛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5B2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MP</w:t>
            </w:r>
          </w:p>
        </w:tc>
      </w:tr>
      <w:tr w14:paraId="36539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BB4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Pitcairn Islands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DB5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皮特凯恩群岛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E00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PN</w:t>
            </w:r>
          </w:p>
        </w:tc>
      </w:tr>
      <w:tr w14:paraId="33263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859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Saint Helena, Ascension and Tristan da Cunha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307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圣赫勒拿、阿森松岛和特里斯坦-达库尼亚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036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</w:t>
            </w:r>
          </w:p>
        </w:tc>
      </w:tr>
      <w:tr w14:paraId="463A0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948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Collectivity of Saint Martin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F0B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法属圣马丁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B63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MF</w:t>
            </w:r>
          </w:p>
        </w:tc>
      </w:tr>
      <w:tr w14:paraId="14A41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D5D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Saint Pierre and Miquelon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531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圣皮埃尔和密克隆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276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PM</w:t>
            </w:r>
          </w:p>
        </w:tc>
      </w:tr>
      <w:tr w14:paraId="08B7F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4E0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Tokelau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04A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托克劳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B04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TK</w:t>
            </w:r>
          </w:p>
        </w:tc>
      </w:tr>
      <w:tr w14:paraId="01A80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BBC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Wallis and Futuna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D83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瓦利斯和富图纳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396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WF</w:t>
            </w:r>
          </w:p>
        </w:tc>
      </w:tr>
      <w:tr w14:paraId="5F5D69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181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American Samoa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EC7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美属萨摩亚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834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</w:t>
            </w:r>
          </w:p>
        </w:tc>
      </w:tr>
    </w:tbl>
    <w:p w14:paraId="25D59A2A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撤销提币</w:t>
      </w:r>
    </w:p>
    <w:p w14:paraId="37EF09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可以撤销普通提币，但不支持撤销闪电网络上的提币。</w:t>
      </w:r>
    </w:p>
    <w:p w14:paraId="5970FB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587CA1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F0CB9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10BE38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69402B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/api/v5/asset/cancel-withdrawal</w:t>
      </w:r>
    </w:p>
    <w:p w14:paraId="7B6DEF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2138E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okx.Funding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</w:t>
      </w:r>
    </w:p>
    <w:p w14:paraId="1C5520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API 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apikey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"YOUR_API_KEY"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"YOUR_SECRET_KEY"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"YOUR_PASSPHRASE"</w:t>
      </w:r>
    </w:p>
    <w:p w14:paraId="6BE0CB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 0, 模拟盘: 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Funding.FundingAPI(apikey,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secretkey,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passphrase,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False,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EF9A8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撤销提币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fundingAPI.cancel_withdrawal(</w:t>
      </w:r>
    </w:p>
    <w:p w14:paraId="6BDF60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wdId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"123456"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186BA9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1075"/>
      </w:tblGrid>
      <w:tr w14:paraId="0447E74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F6BB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39D9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B45CB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6A33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7C4D58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621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380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C09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29D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提币申请ID</w:t>
            </w:r>
          </w:p>
        </w:tc>
      </w:tr>
    </w:tbl>
    <w:p w14:paraId="3F8655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A677C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35CA1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F0F1B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896B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ABB6B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6F8E96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"1123456"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</w:t>
      </w:r>
    </w:p>
    <w:p w14:paraId="6868EA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5947DB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4614D8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1075"/>
      </w:tblGrid>
      <w:tr w14:paraId="701D020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4CA5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73C1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D25A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E694DA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D3B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6BC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D99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提币申请ID</w:t>
            </w:r>
          </w:p>
        </w:tc>
      </w:tr>
    </w:tbl>
    <w:p w14:paraId="10916E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接口返回code等于0不能严格认为提币已经被撤销，只表示您的请求被系统服务器所接受，实际结果以获取提币记录中的状态为准。</w:t>
      </w:r>
    </w:p>
    <w:p w14:paraId="661EFBF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获取提币记录</w:t>
      </w:r>
    </w:p>
    <w:p w14:paraId="5901B8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根据币种，提币状态，时间范围获取提币记录，按照时间倒序排列，默认返回100条数据。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支持Websocket订阅，参考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"funding-account-websocket-withdrawal-info-channel"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提币信息频道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00A241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 次/s</w:t>
      </w:r>
    </w:p>
    <w:p w14:paraId="34B39D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8AB4D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2EB05F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276B8A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/api/v5/asset/withdrawal-history</w:t>
      </w:r>
    </w:p>
    <w:p w14:paraId="24B25D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3C311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57"/>
        <w:gridCol w:w="659"/>
        <w:gridCol w:w="883"/>
        <w:gridCol w:w="6243"/>
      </w:tblGrid>
      <w:tr w14:paraId="168ECB0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2A94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EDB2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C354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BBB5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F7B3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14F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FED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0ED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A5B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07F3A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70B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962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E36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5FF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提币申请ID</w:t>
            </w:r>
          </w:p>
        </w:tc>
      </w:tr>
      <w:tr w14:paraId="02C3E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05F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B2F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858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BF7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字母（区分大小写）与数字的组合，可以是纯字母、纯数字且长度要在1-32位之间。</w:t>
            </w:r>
          </w:p>
        </w:tc>
      </w:tr>
      <w:tr w14:paraId="78189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C32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txId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D76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E65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828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区块转账哈希记录</w:t>
            </w:r>
          </w:p>
        </w:tc>
      </w:tr>
      <w:tr w14:paraId="418C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908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5F3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66D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00F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提币方式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：内部转账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：链上提币</w:t>
            </w:r>
          </w:p>
        </w:tc>
      </w:tr>
      <w:tr w14:paraId="171D4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BCD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43A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C8E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1AB1F">
            <w:pPr>
              <w:keepNext w:val="0"/>
              <w:keepLines w:val="0"/>
              <w:widowControl/>
              <w:suppressLineNumbers w:val="0"/>
              <w:spacing w:after="168" w:afterAutospacing="0"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提币状态</w:t>
            </w:r>
          </w:p>
          <w:p w14:paraId="10AB6AAE">
            <w:pPr>
              <w:keepNext w:val="0"/>
              <w:keepLines w:val="0"/>
              <w:widowControl/>
              <w:suppressLineNumbers w:val="0"/>
              <w:spacing w:before="0" w:beforeAutospacing="0" w:line="19" w:lineRule="atLeast"/>
              <w:jc w:val="left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  <w:bdr w:val="none" w:color="auto" w:sz="0" w:space="0"/>
              </w:rPr>
              <w:t>阶段1：等待提币</w:t>
            </w:r>
          </w:p>
          <w:p w14:paraId="3D19BDDC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：热钱包余额不足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：钱包地址正等待国际转账规则认证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：等待划转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：等待提币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：等待客服审核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：审核通过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可撤销，其他状态不可撤销</w:t>
            </w:r>
          </w:p>
          <w:p w14:paraId="7A195F70">
            <w:pPr>
              <w:keepNext w:val="0"/>
              <w:keepLines w:val="0"/>
              <w:widowControl/>
              <w:suppressLineNumbers w:val="0"/>
              <w:spacing w:before="0" w:beforeAutospacing="0" w:line="19" w:lineRule="atLeast"/>
              <w:jc w:val="left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  <w:bdr w:val="none" w:color="auto" w:sz="0" w:space="0"/>
              </w:rPr>
              <w:t>阶段2：提币处理中（适用于链上提币，内部转账无此阶段）</w:t>
            </w:r>
          </w:p>
          <w:p w14:paraId="4FA60905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：正在将您的交易广播到链上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：交易待确认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：根据当地法律法规，您的提币最多可能需要 24 小时才能到账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：撤销中</w:t>
            </w:r>
          </w:p>
          <w:p w14:paraId="6DC41C8A">
            <w:pPr>
              <w:keepNext w:val="0"/>
              <w:keepLines w:val="0"/>
              <w:widowControl/>
              <w:suppressLineNumbers w:val="0"/>
              <w:spacing w:before="0" w:beforeAutospacing="0" w:line="19" w:lineRule="atLeast"/>
              <w:jc w:val="left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  <w:bdr w:val="none" w:color="auto" w:sz="0" w:space="0"/>
              </w:rPr>
              <w:t>最终阶段</w:t>
            </w:r>
          </w:p>
          <w:p w14:paraId="5BA9F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：已撤销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-1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：失败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：提币成功</w:t>
            </w:r>
          </w:p>
        </w:tc>
      </w:tr>
      <w:tr w14:paraId="7C7EC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4F7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2C2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C73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F73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查询在此之前的内容，值为时间戳，Unix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1654041600000</w:t>
            </w:r>
          </w:p>
        </w:tc>
      </w:tr>
      <w:tr w14:paraId="19D27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37C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63B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3E1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D68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查询在此之后的内容，值为时间戳，Unix 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1656633600000</w:t>
            </w:r>
          </w:p>
        </w:tc>
      </w:tr>
      <w:tr w14:paraId="290E71C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2E6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071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632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59C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返回的结果集数量，默认为100，最大为100，不填默认返回100条</w:t>
            </w:r>
          </w:p>
        </w:tc>
      </w:tr>
    </w:tbl>
    <w:p w14:paraId="1DF2D0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C7882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30FE6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F0BD8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D825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4FF7C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26F008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FFFC3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"ETH-Ethereum"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F32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88F86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"feeCcy"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9BEE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D716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"clientId"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BEC11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"toAddrType"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8D70A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"0.029809"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C03A4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"txId"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"0x35c******b360a174d"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A09A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"156****359"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A59A1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"areaCodeFrom"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32719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"0xa30d1fab********7CF18C7B6C579"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F04FE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"areaCodeTo"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E2818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8E42E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"1655251200000"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E57C2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"nonTradableAsset"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6D9EF"/>
          <w:spacing w:val="0"/>
          <w:sz w:val="14"/>
          <w:szCs w:val="14"/>
          <w:bdr w:val="none" w:color="auto" w:sz="0" w:space="0"/>
          <w:shd w:val="clear" w:fill="101621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AF93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"15447421"</w:t>
      </w:r>
    </w:p>
    <w:p w14:paraId="0EE440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58070D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07BC7B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05"/>
        <w:gridCol w:w="814"/>
        <w:gridCol w:w="6227"/>
      </w:tblGrid>
      <w:tr w14:paraId="5856CC6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ACF6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AF53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7B7B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E4FD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041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FBE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221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</w:t>
            </w:r>
          </w:p>
        </w:tc>
      </w:tr>
      <w:tr w14:paraId="68EDC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B32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F9E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AB6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币种链信息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有的币种下有多个链，必须要做区分，如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下有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USDT-ERC20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USDT-TRC20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多个链</w:t>
            </w:r>
          </w:p>
        </w:tc>
      </w:tr>
      <w:tr w14:paraId="39C3B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40A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nonTradableAsset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C0D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B10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是否为不可交易资产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：不可交易资产，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：可交易资产</w:t>
            </w:r>
          </w:p>
        </w:tc>
      </w:tr>
      <w:tr w14:paraId="50F49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13E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601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DDB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3D8E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BB4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6FD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CE8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提币申请时间，Unix 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1655251200000</w:t>
            </w:r>
          </w:p>
        </w:tc>
      </w:tr>
      <w:tr w14:paraId="2870B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1B9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20C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08B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提币账户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可以是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邮箱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手机号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子账户名</w:t>
            </w:r>
          </w:p>
        </w:tc>
      </w:tr>
      <w:tr w14:paraId="4589E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C31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areaCodeFrom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D6A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F37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为手机号，该字段为该手机号的区号</w:t>
            </w:r>
          </w:p>
        </w:tc>
      </w:tr>
      <w:tr w14:paraId="1F308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541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4E1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5F7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收币地址</w:t>
            </w:r>
          </w:p>
        </w:tc>
      </w:tr>
      <w:tr w14:paraId="0CFA0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9F8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areaCodeTo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D57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45F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为手机号，该字段为该手机号的区号</w:t>
            </w:r>
          </w:p>
        </w:tc>
      </w:tr>
      <w:tr w14:paraId="081AD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3F9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toAddrType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0B4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3D2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钱包地址、邮箱、手机号、登录账户名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UID</w:t>
            </w:r>
          </w:p>
        </w:tc>
      </w:tr>
      <w:tr w14:paraId="772D6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990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206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3D8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部分币种提币需要标签，若不需要则不返回此字段</w:t>
            </w:r>
          </w:p>
        </w:tc>
      </w:tr>
      <w:tr w14:paraId="09262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B5C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pmtId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548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2E3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部分币种提币需要此字段（payment_id），若不需要则不返回此字段</w:t>
            </w:r>
          </w:p>
        </w:tc>
      </w:tr>
      <w:tr w14:paraId="5C5CF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C3A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memo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EBD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81C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部分币种提币需要此字段，若不需要则不返回此字段</w:t>
            </w:r>
          </w:p>
        </w:tc>
      </w:tr>
      <w:tr w14:paraId="5BAC6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04E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addrEx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BD9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883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提币地址备注，部分币种提币需要，若不需要则不返回此字段。如币种TONCOIN的提币地址备注标签名为comment,则该字段返回：{'comment':'123456'}</w:t>
            </w:r>
          </w:p>
        </w:tc>
      </w:tr>
      <w:tr w14:paraId="69953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0F9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txId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313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8B2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提币哈希记录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内部转账该字段返回""</w:t>
            </w:r>
          </w:p>
        </w:tc>
      </w:tr>
      <w:tr w14:paraId="010A2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041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0A3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695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提币手续费数量</w:t>
            </w:r>
          </w:p>
        </w:tc>
      </w:tr>
      <w:tr w14:paraId="42614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6FE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D7F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11F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提币手续费币种，如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178F6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843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A13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B4C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提币状态</w:t>
            </w:r>
          </w:p>
        </w:tc>
      </w:tr>
      <w:tr w14:paraId="34590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B19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F2A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8DF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提币申请ID</w:t>
            </w:r>
          </w:p>
        </w:tc>
      </w:tr>
      <w:tr w14:paraId="7BE71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272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clientId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51D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BA0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客户自定义ID</w:t>
            </w:r>
          </w:p>
        </w:tc>
      </w:tr>
      <w:tr w14:paraId="13816AA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2E2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D51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323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备注信息</w:t>
            </w:r>
          </w:p>
        </w:tc>
      </w:tr>
    </w:tbl>
    <w:p w14:paraId="5558907D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获取充值/提现的详细状态</w:t>
      </w:r>
    </w:p>
    <w:p w14:paraId="38796C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获取充值与提现的详细状态信息与预估完成时间。</w:t>
      </w:r>
    </w:p>
    <w:p w14:paraId="5B75FE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限速：1次/2s</w:t>
      </w:r>
    </w:p>
    <w:p w14:paraId="479CCA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17CC4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117583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4CE791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/api/v5/asset/deposit-withdraw-status</w:t>
      </w:r>
    </w:p>
    <w:p w14:paraId="7C2807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FA331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616"/>
        <w:gridCol w:w="659"/>
        <w:gridCol w:w="883"/>
        <w:gridCol w:w="3155"/>
      </w:tblGrid>
      <w:tr w14:paraId="412524A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CA43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BA14B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4220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50E4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E7BC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D9C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44C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D60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3B3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提币申请ID，用于查询资金提现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txId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必传其一也仅可传其一</w:t>
            </w:r>
          </w:p>
        </w:tc>
      </w:tr>
      <w:tr w14:paraId="2075C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68D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txId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404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67A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E53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区块转账哈希记录ID，用于查询资金充值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wdId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txId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必传其一也仅可传其一</w:t>
            </w:r>
          </w:p>
        </w:tc>
      </w:tr>
      <w:tr w14:paraId="256D4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808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6D0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9ED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67E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查询充值时必填，需要与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txId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一并提供</w:t>
            </w:r>
          </w:p>
        </w:tc>
      </w:tr>
      <w:tr w14:paraId="302BD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D5F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30C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754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0AB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资金充值到账账户地址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查询充值时必填，需要与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txId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一并提供</w:t>
            </w:r>
          </w:p>
        </w:tc>
      </w:tr>
      <w:tr w14:paraId="683BDE9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2F8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79D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706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D19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币种链信息，如 USDT-ERC20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查询充值时必填，需要与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txId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一并提供</w:t>
            </w:r>
          </w:p>
        </w:tc>
      </w:tr>
    </w:tbl>
    <w:p w14:paraId="7D51BA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CA2C8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02C90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7BA4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</w:p>
    <w:p w14:paraId="5992CE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16A4BE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"wdId"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"200045249"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E333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"txId"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"16f3638329xxxxxx42d988f97"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</w:p>
    <w:p w14:paraId="17CA4C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"Pending withdrawal: Wallet is under maintenance, please wait."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04E4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"estCompleteTime"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"01/09/2023, 8:10:48 PM"</w:t>
      </w:r>
    </w:p>
    <w:p w14:paraId="330FBF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05049B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1B3F80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5F853C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75"/>
        <w:gridCol w:w="659"/>
        <w:gridCol w:w="4155"/>
      </w:tblGrid>
      <w:tr w14:paraId="07C7F96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410C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C45C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CB82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E112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56C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estCompleteTime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2BD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7D6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预估完成时间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时区为 UTC+8；格式为 MM/dd/yyyy, h:mm:ss AM/PM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estCompleteTime仅为预估完成时间，仅供参考</w:t>
            </w:r>
          </w:p>
        </w:tc>
      </w:tr>
      <w:tr w14:paraId="115D8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F4C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DB8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EC2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充值/提现的现处于的详细阶段提示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冒号前面代表阶段，后面代表状态</w:t>
            </w:r>
          </w:p>
        </w:tc>
      </w:tr>
      <w:tr w14:paraId="114C8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47B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txId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523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FAA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区块转账哈希记录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提币如果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txId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已经生成，则返回，否则返回""</w:t>
            </w:r>
          </w:p>
        </w:tc>
      </w:tr>
      <w:tr w14:paraId="54ECED8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5DB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519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155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提币申请ID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如查询的是充值，该字段返回""</w:t>
            </w:r>
          </w:p>
        </w:tc>
      </w:tr>
    </w:tbl>
    <w:p w14:paraId="177F1D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阶段参考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充值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阶段一：监测链上交易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阶段二：推送充值数据到入账环节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阶段三：进行入账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终态：充值已完成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阶段一：等待提现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阶段二：提现中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终态：提现已完成 / 撤销已完成</w:t>
      </w:r>
    </w:p>
    <w:p w14:paraId="404E0F27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获取交易所列表（公共）</w:t>
      </w:r>
    </w:p>
    <w:p w14:paraId="0D52AF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公共接口无须鉴权</w:t>
      </w:r>
    </w:p>
    <w:p w14:paraId="3772A1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31E87F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62C57D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4B95F6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/api/v5/asset/exchange-list</w:t>
      </w:r>
    </w:p>
    <w:p w14:paraId="1BC795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07F9D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69D647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p w14:paraId="0632BE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无</w:t>
      </w:r>
    </w:p>
    <w:p w14:paraId="21266B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6A5BB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D7935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3F888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5A61D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8D802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47AA1C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"exchId"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"did:ethr:0xfeb4f99829a9acdf52979abee87e83addf22a7e1"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F7B3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"exchName"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"1xbet"</w:t>
      </w:r>
    </w:p>
    <w:p w14:paraId="1E255E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0911A8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715AD5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85"/>
        <w:gridCol w:w="659"/>
        <w:gridCol w:w="5245"/>
      </w:tblGrid>
      <w:tr w14:paraId="5721204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A9C6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C55A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65E8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5AA4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324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exchName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E38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E17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交易所名称，如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1xbet</w:t>
            </w:r>
          </w:p>
        </w:tc>
      </w:tr>
      <w:tr w14:paraId="7500A30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A51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exchId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6E4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01C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交易所 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did:ethr:0xfeb4f99829a9acdf52979abee87e83addf22a7e1</w:t>
            </w:r>
          </w:p>
        </w:tc>
      </w:tr>
    </w:tbl>
    <w:p w14:paraId="7CC91AF9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申请月结单 (近一年)</w:t>
      </w:r>
    </w:p>
    <w:p w14:paraId="05CF49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申请最近一年的月结单。</w:t>
      </w:r>
    </w:p>
    <w:p w14:paraId="332370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限速：20 次/月</w:t>
      </w:r>
    </w:p>
    <w:p w14:paraId="56DC5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9C8F1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4067C6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Request</w:t>
      </w:r>
    </w:p>
    <w:p w14:paraId="625801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/api/v5/asset/monthly-statement</w:t>
      </w:r>
    </w:p>
    <w:p w14:paraId="44382D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DB893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7"/>
        <w:gridCol w:w="659"/>
        <w:gridCol w:w="883"/>
        <w:gridCol w:w="5811"/>
      </w:tblGrid>
      <w:tr w14:paraId="791A63E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658B9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EF725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5D31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06B1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C7A245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41B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month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B4A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B02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8CB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月份,默认上一个月。有效值是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Jan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Jun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Jul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Aug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Oct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Nov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</w:t>
            </w:r>
          </w:p>
        </w:tc>
      </w:tr>
    </w:tbl>
    <w:p w14:paraId="7174EE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D7870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63858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64557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C3852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EE5BB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"1646892328000"</w:t>
      </w:r>
    </w:p>
    <w:p w14:paraId="7FB5B0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24168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7F1B5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96E19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4952"/>
      </w:tblGrid>
      <w:tr w14:paraId="54A5676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04E76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79C6F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7DAE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AA5642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242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722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194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下载链接生成时间，Unix时间戳的毫秒数格式 ，如,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063AFB4F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获取月结单 (近一年)</w:t>
      </w:r>
    </w:p>
    <w:p w14:paraId="700CDB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获取近一年的月结单</w:t>
      </w:r>
    </w:p>
    <w:p w14:paraId="4FD545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 次/2s</w:t>
      </w:r>
    </w:p>
    <w:p w14:paraId="71E8D8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BB64E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5DE2F2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Request</w:t>
      </w:r>
    </w:p>
    <w:p w14:paraId="192041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/api/v5/asset/monthly-statement</w:t>
      </w:r>
    </w:p>
    <w:p w14:paraId="2A805F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362EB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07"/>
        <w:gridCol w:w="659"/>
        <w:gridCol w:w="883"/>
        <w:gridCol w:w="4902"/>
      </w:tblGrid>
      <w:tr w14:paraId="4387757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5CE8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74E6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18B4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E7BC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75467E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4DC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month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0C0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B0E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850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月份, 有效值是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Jan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Feb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Jun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Jul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Aug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Oct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Nov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Dec</w:t>
            </w:r>
          </w:p>
        </w:tc>
      </w:tr>
    </w:tbl>
    <w:p w14:paraId="43CE54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C054E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1A5B1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2900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A2C41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44FE8A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"fileHref"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"http://xxx"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E59A3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"finished"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B2D2F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1646892328000</w:t>
      </w:r>
    </w:p>
    <w:p w14:paraId="3CE111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7D8B5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1B864F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5104F2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55"/>
        <w:gridCol w:w="659"/>
        <w:gridCol w:w="5074"/>
      </w:tblGrid>
      <w:tr w14:paraId="286ACA4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9C9E2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E1E0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758C5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11EF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DD4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fileHref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37E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C1D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文件链接</w:t>
            </w:r>
          </w:p>
        </w:tc>
      </w:tr>
      <w:tr w14:paraId="2EEA2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B73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AEF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537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下载链接生成时间，Unix时间戳的毫秒数格式 ，如 1597026383085</w:t>
            </w:r>
          </w:p>
        </w:tc>
      </w:tr>
      <w:tr w14:paraId="10F121D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FC5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574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157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下载链接状态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finished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：已生成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ongoing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：进行中</w:t>
            </w:r>
          </w:p>
        </w:tc>
      </w:tr>
    </w:tbl>
    <w:p w14:paraId="6E9EBCD4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获取闪兑币种列表</w:t>
      </w:r>
    </w:p>
    <w:p w14:paraId="196D96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29526D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B35E1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5A8557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235C4E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/api/v5/asset/convert/currencies</w:t>
      </w:r>
    </w:p>
    <w:p w14:paraId="755926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202EA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p w14:paraId="676936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无</w:t>
      </w:r>
    </w:p>
    <w:p w14:paraId="7DB57C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C863C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A180F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B4DEA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56B0B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8CB8E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960050"/>
          <w:spacing w:val="0"/>
          <w:sz w:val="14"/>
          <w:szCs w:val="14"/>
          <w:bdr w:val="none" w:color="auto" w:sz="0" w:space="0"/>
          <w:shd w:val="clear" w:fill="101621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60050"/>
          <w:spacing w:val="0"/>
          <w:sz w:val="14"/>
          <w:szCs w:val="14"/>
          <w:bdr w:val="none" w:color="auto" w:sz="0" w:space="0"/>
          <w:shd w:val="clear" w:fill="101621"/>
        </w:rPr>
        <w:t>已废弃</w:t>
      </w:r>
    </w:p>
    <w:p w14:paraId="63D15F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960050"/>
          <w:spacing w:val="0"/>
          <w:sz w:val="14"/>
          <w:szCs w:val="14"/>
          <w:bdr w:val="none" w:color="auto" w:sz="0" w:space="0"/>
          <w:shd w:val="clear" w:fill="101621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60050"/>
          <w:spacing w:val="0"/>
          <w:sz w:val="14"/>
          <w:szCs w:val="14"/>
          <w:bdr w:val="none" w:color="auto" w:sz="0" w:space="0"/>
          <w:shd w:val="clear" w:fill="101621"/>
        </w:rPr>
        <w:t>已废弃</w:t>
      </w:r>
    </w:p>
    <w:p w14:paraId="45C601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</w:p>
    <w:p w14:paraId="107C5E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57D467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09F18E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F88D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C3AA4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</w:p>
    <w:p w14:paraId="3416CB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5EDE4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66AD56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C0F1E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1475"/>
      </w:tblGrid>
      <w:tr w14:paraId="58D261E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CEC8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4FF8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E498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1081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DD2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C42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4FE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币种名称，如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34973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98A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6F5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8F4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40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支持闪兑的最小值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(已废弃)</w:t>
            </w:r>
          </w:p>
        </w:tc>
      </w:tr>
      <w:tr w14:paraId="6899410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106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BA6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3AC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del w:id="41">
              <w:r>
                <w:rPr>
                  <w:rFonts w:hint="default" w:ascii="Segoe UI" w:hAnsi="Segoe UI" w:eastAsia="Segoe UI" w:cs="Segoe UI"/>
                  <w:i w:val="0"/>
                  <w:iCs w:val="0"/>
                  <w:caps w:val="0"/>
                  <w:color w:val="3F475A"/>
                  <w:spacing w:val="0"/>
                  <w:kern w:val="0"/>
                  <w:sz w:val="16"/>
                  <w:szCs w:val="16"/>
                  <w:bdr w:val="none" w:color="auto" w:sz="0" w:space="0"/>
                  <w:lang w:val="en-US" w:eastAsia="zh-CN" w:bidi="ar"/>
                </w:rPr>
                <w:delText>支持闪兑的最大值</w:delText>
              </w:r>
            </w:del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(已废弃)</w:t>
            </w:r>
          </w:p>
        </w:tc>
      </w:tr>
    </w:tbl>
    <w:p w14:paraId="30BDADF8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获取闪兑币对信息</w:t>
      </w:r>
    </w:p>
    <w:p w14:paraId="7BC587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5D38E4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04935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7DDBE2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456F13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/api/v5/asset/convert/currency-pair</w:t>
      </w:r>
    </w:p>
    <w:p w14:paraId="23B084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61FC5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84"/>
        <w:gridCol w:w="659"/>
        <w:gridCol w:w="883"/>
        <w:gridCol w:w="1757"/>
      </w:tblGrid>
      <w:tr w14:paraId="3A6FFE3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AE595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26E0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AE761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F932C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10D9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B41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1BD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9B4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513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消耗币种，如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2B44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EA3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ED6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914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F2B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6E55364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1F9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convertMode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14C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EE5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643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：标准闪兑（默认）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：VIP大额闪兑</w:t>
            </w:r>
          </w:p>
        </w:tc>
      </w:tr>
    </w:tbl>
    <w:p w14:paraId="5B9317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1E039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5E007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E7B1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9A4C3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5D3EF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362A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"baseCcyMax"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2A941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"baseCcyMin"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435C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A91E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7B4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"quoteCcyMax"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9379E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"quoteCcyMin"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0C9890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085AD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19E68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6C7EA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06"/>
        <w:gridCol w:w="659"/>
        <w:gridCol w:w="2883"/>
      </w:tblGrid>
      <w:tr w14:paraId="56F43E1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AC4E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9B8D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DE7F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4669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3AC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0B2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C0C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币对，如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78441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ED0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793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446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26C45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238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baseCcyMax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A25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6F0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交易货币支持闪兑的最大值</w:t>
            </w:r>
          </w:p>
        </w:tc>
      </w:tr>
      <w:tr w14:paraId="743B8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0CF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baseCcyMin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468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848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交易货币支持闪兑的最小值</w:t>
            </w:r>
          </w:p>
        </w:tc>
      </w:tr>
      <w:tr w14:paraId="3ADD2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BA2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22A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82D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337BE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D5D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quoteCcyMax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D8D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028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计价货币支持闪兑的最大值</w:t>
            </w:r>
          </w:p>
        </w:tc>
      </w:tr>
      <w:tr w14:paraId="45D287E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F0F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quoteCcyMin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4CC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AF5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计价货币支持闪兑的最小值</w:t>
            </w:r>
          </w:p>
        </w:tc>
      </w:tr>
    </w:tbl>
    <w:p w14:paraId="0E6918F5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闪兑预估询价</w:t>
      </w:r>
    </w:p>
    <w:p w14:paraId="40E4A4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限速：10次/s</w:t>
      </w:r>
    </w:p>
    <w:p w14:paraId="429626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55EB7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限速：1次/5s</w:t>
      </w:r>
    </w:p>
    <w:p w14:paraId="054EF5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限速规则：Instrument ID</w:t>
      </w:r>
    </w:p>
    <w:p w14:paraId="275936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580035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6DFF8B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/api/v5/asset/convert/estimate-quote</w:t>
      </w:r>
    </w:p>
    <w:p w14:paraId="7DE88A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CBDEA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84"/>
        <w:gridCol w:w="659"/>
        <w:gridCol w:w="847"/>
        <w:gridCol w:w="5856"/>
      </w:tblGrid>
      <w:tr w14:paraId="2949A30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F1AC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A774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AF0FD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2A9C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3C15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7FE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618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7BE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269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7506C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6E9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655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611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528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79E18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DCE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6D2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606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D92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卖：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描述的是对于baseCcy的交易方向</w:t>
            </w:r>
          </w:p>
        </w:tc>
      </w:tr>
      <w:tr w14:paraId="21A12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8D1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C0B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765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3E2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询价数量</w:t>
            </w:r>
          </w:p>
        </w:tc>
      </w:tr>
      <w:tr w14:paraId="7E599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DD2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rfqSzCcy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E7C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05B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5ED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询价币种</w:t>
            </w:r>
          </w:p>
        </w:tc>
      </w:tr>
      <w:tr w14:paraId="42DA7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9A3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clQReqId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F02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5DE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36D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客户端自定义的订单标识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字母（区分大小写）与数字的组合，可以是纯字母、纯数字且长度要在1-32位之间。</w:t>
            </w:r>
          </w:p>
        </w:tc>
      </w:tr>
      <w:tr w14:paraId="0B3AA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071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77B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E23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5AB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适用于broker用户</w:t>
            </w:r>
          </w:p>
        </w:tc>
      </w:tr>
      <w:tr w14:paraId="5F8E2C7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A1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convertMode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4D6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840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D44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：标准闪兑（默认）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：VIP大额闪兑</w:t>
            </w:r>
          </w:p>
        </w:tc>
      </w:tr>
    </w:tbl>
    <w:p w14:paraId="1E8280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344C9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E2FAA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6C01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3B630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ACE3D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A5C84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"0.01023052"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7E3D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"clQReqId"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3569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"cnvtPx"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"2932.40104429"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3326A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"origRfqSz"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2976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44581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"quoterETH-USDT16461885104612381"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1DA57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7E91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"1646188510461"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EDA1F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"rfqSz"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7EF5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"rfqSzCcy"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079F4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"buy"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6D71D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"ttlMs"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"10000"</w:t>
      </w:r>
    </w:p>
    <w:p w14:paraId="6E497A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E2111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1320CC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44AFC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01"/>
        <w:gridCol w:w="659"/>
        <w:gridCol w:w="3153"/>
      </w:tblGrid>
      <w:tr w14:paraId="182D2F6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0FAB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4E57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85E1F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978D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C7D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A62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2B2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生成报价时间，Unix时间戳的毫秒数格式</w:t>
            </w:r>
          </w:p>
        </w:tc>
      </w:tr>
      <w:tr w14:paraId="0A10C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6BB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ttlMs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4A9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AF0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报价有效期，单位为毫秒</w:t>
            </w:r>
          </w:p>
        </w:tc>
      </w:tr>
      <w:tr w14:paraId="063F9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D53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clQReqId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C71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A85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客户端自定义的订单标识</w:t>
            </w:r>
          </w:p>
        </w:tc>
      </w:tr>
      <w:tr w14:paraId="79C71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6A4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936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E42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79BB3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E97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106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B16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交易货币币种，如 BTC-USDT 中BTC</w:t>
            </w:r>
          </w:p>
        </w:tc>
      </w:tr>
      <w:tr w14:paraId="0BAFB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791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1D2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492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计价货币币种，如 BTC-USDT 中USDT</w:t>
            </w:r>
          </w:p>
        </w:tc>
      </w:tr>
      <w:tr w14:paraId="2E5DF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68A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91A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1BE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卖：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</w:p>
        </w:tc>
      </w:tr>
      <w:tr w14:paraId="375F2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C29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origRfqSz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5AD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D28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原始报价的数量</w:t>
            </w:r>
          </w:p>
        </w:tc>
      </w:tr>
      <w:tr w14:paraId="2BCF5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862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F1B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167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实际报价的数量</w:t>
            </w:r>
          </w:p>
        </w:tc>
      </w:tr>
      <w:tr w14:paraId="36C49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75B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rfqSzCcy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800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909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报价的币种</w:t>
            </w:r>
          </w:p>
        </w:tc>
      </w:tr>
      <w:tr w14:paraId="27F0A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93E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cnvtPx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4CA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B1C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闪兑价格，单位为计价币</w:t>
            </w:r>
          </w:p>
        </w:tc>
      </w:tr>
      <w:tr w14:paraId="7E64A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E09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FBB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766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闪兑交易币数量</w:t>
            </w:r>
          </w:p>
        </w:tc>
      </w:tr>
      <w:tr w14:paraId="4C4B678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11B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830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F52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闪兑计价币数量</w:t>
            </w:r>
          </w:p>
        </w:tc>
      </w:tr>
    </w:tbl>
    <w:p w14:paraId="554BC13E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闪兑交易</w:t>
      </w:r>
    </w:p>
    <w:p w14:paraId="12183E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闪兑交易前需要先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"funding-account-rest-api-estimate-quote"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询价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</w:t>
      </w:r>
    </w:p>
    <w:p w14:paraId="6A980A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闪兑只能使用交易账户中的资产</w:t>
      </w:r>
    </w:p>
    <w:p w14:paraId="71A1AF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限速：10次/s</w:t>
      </w:r>
    </w:p>
    <w:p w14:paraId="391340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19314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368B71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同一方向(buy/sell) 1次/5s 交易限制</w:t>
      </w:r>
    </w:p>
    <w:p w14:paraId="165CCB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63CA8A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/api/v5/asset/convert/trade</w:t>
      </w:r>
    </w:p>
    <w:p w14:paraId="6CC0ED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06BBA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84"/>
        <w:gridCol w:w="659"/>
        <w:gridCol w:w="847"/>
        <w:gridCol w:w="5856"/>
      </w:tblGrid>
      <w:tr w14:paraId="12CACF0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BEDA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EF0B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5A34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D8BC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76D3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266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841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67B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143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3E794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800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0C4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1A3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C4F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7EE52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88D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AD8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7E6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D23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61146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6AB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F46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1DF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720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描述的是对于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baseCcy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的交易方向</w:t>
            </w:r>
          </w:p>
        </w:tc>
      </w:tr>
      <w:tr w14:paraId="6565D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AD3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228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F80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B8D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用户报价数量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报价数量应不大于预估询价中的询价数量</w:t>
            </w:r>
          </w:p>
        </w:tc>
      </w:tr>
      <w:tr w14:paraId="445DA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7F2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szCcy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86C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04A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543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用户报价币种</w:t>
            </w:r>
          </w:p>
        </w:tc>
      </w:tr>
      <w:tr w14:paraId="5B452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6B2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clTReqId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700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499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A99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用户自定义的订单标识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字母（区分大小写）与数字的组合，可以是纯字母、纯数字且长度要在1-32位之间。</w:t>
            </w:r>
          </w:p>
        </w:tc>
      </w:tr>
      <w:tr w14:paraId="405AD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73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34B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3E9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701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适用于broker用户</w:t>
            </w:r>
          </w:p>
        </w:tc>
      </w:tr>
      <w:tr w14:paraId="6761227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781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convertMode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DAD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CB4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E03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：标准闪兑（默认）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：VIP大额闪兑</w:t>
            </w:r>
          </w:p>
        </w:tc>
      </w:tr>
    </w:tbl>
    <w:p w14:paraId="123DC8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52E573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43792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FA0D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4C7BC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13DFA5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C68C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"clTReqId"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3CCC6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"fillBaseSz"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"0.01023052"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AB4AD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"2932.40104429"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98E7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"fillQuoteSz"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ABFA5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577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904FF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"quoterETH-USDT16461885104612381"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82CE6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"buy"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1FDDB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"fullyFilled"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47080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"trader16461885203381437"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7C72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"1646188520338"</w:t>
      </w:r>
    </w:p>
    <w:p w14:paraId="7B0A4C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52D4C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92C83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00504E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07"/>
        <w:gridCol w:w="659"/>
        <w:gridCol w:w="5478"/>
      </w:tblGrid>
      <w:tr w14:paraId="37D1D21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8407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746E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4330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DC92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36A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7ED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4A5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成交ID</w:t>
            </w:r>
          </w:p>
        </w:tc>
      </w:tr>
      <w:tr w14:paraId="6BB3B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ED5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C19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BE2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353BE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B1C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clTReqId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CD4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083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用户自定义的订单标识</w:t>
            </w:r>
          </w:p>
        </w:tc>
      </w:tr>
      <w:tr w14:paraId="7F11C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424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254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94B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fullyFilled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：交易成功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rejected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：交易失败</w:t>
            </w:r>
          </w:p>
        </w:tc>
      </w:tr>
      <w:tr w14:paraId="18C19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2E5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ACE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00A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币对，如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54312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884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9B5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3D7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75A32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0D5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E40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E3A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0E0D9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279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83D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4CD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卖：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</w:p>
        </w:tc>
      </w:tr>
      <w:tr w14:paraId="4D119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15E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C8D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332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成交价格，单位为计价币</w:t>
            </w:r>
          </w:p>
        </w:tc>
      </w:tr>
      <w:tr w14:paraId="48E37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39B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E5D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BE1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成交的交易币数量</w:t>
            </w:r>
          </w:p>
        </w:tc>
      </w:tr>
      <w:tr w14:paraId="5C021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F1D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2A4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BCA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成交的计价币数量</w:t>
            </w:r>
          </w:p>
        </w:tc>
      </w:tr>
      <w:tr w14:paraId="3858F0C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582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9DE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FEA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闪兑交易时间，值为时间戳，Unix时间戳为毫秒数格式，如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70D4B87C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获取闪兑交易历史</w:t>
      </w:r>
    </w:p>
    <w:p w14:paraId="594719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62776A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6F8358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59FEF2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016FB4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/api/v5/asset/convert/history</w:t>
      </w:r>
    </w:p>
    <w:p w14:paraId="3CC704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91454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47"/>
        <w:gridCol w:w="659"/>
        <w:gridCol w:w="875"/>
        <w:gridCol w:w="6165"/>
      </w:tblGrid>
      <w:tr w14:paraId="0C3F0A1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0AA40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D66C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7F01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AC3B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9C9F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32A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clTReqId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F16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7C0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742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用户自定义的订单标识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字母（区分大小写）与数字的组合，可以是纯字母、纯数字且长度要在1-32位之间。</w:t>
            </w:r>
          </w:p>
        </w:tc>
      </w:tr>
      <w:tr w14:paraId="2C58E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A9B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DE8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3D5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8F7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查询在此之前的内容，值为时间戳，Unix时间戳为毫秒数格式，如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A8FF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228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BEC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60F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36D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查询在此之后的内容，值为时间戳，Unix时间戳为毫秒数格式，如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35678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9FC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0B3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308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BC2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返回的结果集数量，默认为100，最大为100</w:t>
            </w:r>
          </w:p>
        </w:tc>
      </w:tr>
      <w:tr w14:paraId="5B9AA4C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548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90A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280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4EE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订单标签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适用于broker用户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如果闪兑交易带上了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tag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,查询时必须也带上此参数</w:t>
            </w:r>
          </w:p>
        </w:tc>
      </w:tr>
    </w:tbl>
    <w:p w14:paraId="402F00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D234B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2997E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DC11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F744D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10F407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"clTReqId"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2CF49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3FBAE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"buy"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7DE50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"2932.401044"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5D357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"baseCcy"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"ETH"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0F15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C370C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"fillBaseSz"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"0.01023052"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8D49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"fullyFilled"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F9A35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"trader16461885203381437"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3CEC0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"fillQuoteSz"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B49D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"1646188520000"</w:t>
      </w:r>
    </w:p>
    <w:p w14:paraId="5B0644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0FD8B3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06D828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2E1FF2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07"/>
        <w:gridCol w:w="659"/>
        <w:gridCol w:w="5478"/>
      </w:tblGrid>
      <w:tr w14:paraId="4BB9F4E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97A0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7B3D3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437B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03E4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431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B0A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1CE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成交ID</w:t>
            </w:r>
          </w:p>
        </w:tc>
      </w:tr>
      <w:tr w14:paraId="25A03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447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clTReqId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AD0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232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用户自定义的订单标识</w:t>
            </w:r>
          </w:p>
        </w:tc>
      </w:tr>
      <w:tr w14:paraId="6CF5D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F2B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6D2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E02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fullyFilled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：交易成功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rejected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：交易失败</w:t>
            </w:r>
          </w:p>
        </w:tc>
      </w:tr>
      <w:tr w14:paraId="48629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93C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83C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83E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币对，如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5A49D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1E5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C98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43A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5E93F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DB0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84E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EF5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计价货币币种，如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</w:p>
        </w:tc>
      </w:tr>
      <w:tr w14:paraId="62ECD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26A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750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15E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卖：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</w:p>
        </w:tc>
      </w:tr>
      <w:tr w14:paraId="72D4C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6E1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3BE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5FB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成交价格，单位为计价币</w:t>
            </w:r>
          </w:p>
        </w:tc>
      </w:tr>
      <w:tr w14:paraId="64647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8E0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445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43C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成交的交易币数量</w:t>
            </w:r>
          </w:p>
        </w:tc>
      </w:tr>
      <w:tr w14:paraId="06AD7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C64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F45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C24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成交的计价币数量</w:t>
            </w:r>
          </w:p>
        </w:tc>
      </w:tr>
      <w:tr w14:paraId="2754F76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980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702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24C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闪兑交易时间，值为时间戳，Unix时间戳为毫秒数格式，如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6C27CED4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获取买卖交易币种</w:t>
      </w:r>
    </w:p>
    <w:p w14:paraId="3052B2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1B78EE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512F99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563DB8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018CDD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/api/v5/fiat/buy-sell/currencies</w:t>
      </w:r>
    </w:p>
    <w:p w14:paraId="50F62B9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61382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4AAE4D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E1D66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39D7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3FBBC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253612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"fiatCcyList"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</w:p>
    <w:p w14:paraId="436E5B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62B7BB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</w:p>
    <w:p w14:paraId="6CDD04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22673C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6F5B9D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"EUR"</w:t>
      </w:r>
    </w:p>
    <w:p w14:paraId="4B50C9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3099FA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60050"/>
          <w:spacing w:val="0"/>
          <w:sz w:val="14"/>
          <w:szCs w:val="14"/>
          <w:bdr w:val="none" w:color="auto" w:sz="0" w:space="0"/>
          <w:shd w:val="clear" w:fill="101621"/>
        </w:rPr>
        <w:t>...</w:t>
      </w:r>
    </w:p>
    <w:p w14:paraId="2472A0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0BD072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"cryptoCcyList"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</w:p>
    <w:p w14:paraId="3BE34B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17409D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</w:p>
    <w:p w14:paraId="0F064E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62277E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60050"/>
          <w:spacing w:val="0"/>
          <w:sz w:val="14"/>
          <w:szCs w:val="14"/>
          <w:bdr w:val="none" w:color="auto" w:sz="0" w:space="0"/>
          <w:shd w:val="clear" w:fill="101621"/>
        </w:rPr>
        <w:t>...</w:t>
      </w:r>
    </w:p>
    <w:p w14:paraId="69676F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359878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0CF588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1F7231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9F7F1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76"/>
        <w:gridCol w:w="1352"/>
        <w:gridCol w:w="1200"/>
      </w:tblGrid>
      <w:tr w14:paraId="0C9C0E1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AE16C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EF71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B3FE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6962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877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fiatCcyList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7E4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7AB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法币列表</w:t>
            </w:r>
          </w:p>
        </w:tc>
      </w:tr>
      <w:tr w14:paraId="68688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E49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F0A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227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6738C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FF9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cryptoCcyList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2C9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E0E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加密货币列表</w:t>
            </w:r>
          </w:p>
        </w:tc>
      </w:tr>
      <w:tr w14:paraId="4442C4D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6A0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DCF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A1B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</w:tbl>
    <w:p w14:paraId="3B2DBA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此功能目前仅对巴哈马机构用户开放。</w:t>
      </w:r>
    </w:p>
    <w:p w14:paraId="1C1C074B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获取买卖交易币对</w:t>
      </w:r>
    </w:p>
    <w:p w14:paraId="01666D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0C768D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B5FED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306C02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0AC3CE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/api/v5/fiat/buy-sell/currency-pair</w:t>
      </w:r>
    </w:p>
    <w:p w14:paraId="5AE50B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072FF4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28"/>
        <w:gridCol w:w="659"/>
        <w:gridCol w:w="883"/>
        <w:gridCol w:w="1475"/>
      </w:tblGrid>
      <w:tr w14:paraId="3EECE91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6938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7639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BC61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D420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6F2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6BF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781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AC3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9BA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卖出币种，如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2516F37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9F9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4CB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3D9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609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买入币种，如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</w:tbl>
    <w:p w14:paraId="59F13F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6689F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16F308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52F9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7418E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08F85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"buy"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1451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0AAE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D306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"singleTradeMax"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3F950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"singleTradeMin"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F859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"fixedPxRemainingDailyQuota"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</w:p>
    <w:p w14:paraId="31325D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"fixedPxDailyLimit"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</w:p>
    <w:p w14:paraId="5F0059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"paymentMethods"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"balance"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48EA31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604B00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6F080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7D8FC1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18276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EF76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E43C2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FA06F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E972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3846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D629A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"singleTradeMax"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8F4B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"singleTradeMin"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83C4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"fixedPxRemainingDailyQuota"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</w:p>
    <w:p w14:paraId="78ACF4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"fixedPxDailyLimit"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</w:p>
    <w:p w14:paraId="4376CA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"paymentMethods"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"balance"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5C5342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058079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04F7B9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17512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284"/>
        <w:gridCol w:w="1314"/>
        <w:gridCol w:w="4100"/>
      </w:tblGrid>
      <w:tr w14:paraId="46A60E4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D51C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F578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99B2A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F465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CC6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BD5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226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使用法币购买加密货币/法币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将加密货币出售为加密货币/法币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未来可能同时支持双向交易，以逗号分隔，如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buy,sell</w:t>
            </w:r>
          </w:p>
        </w:tc>
      </w:tr>
      <w:tr w14:paraId="09656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68F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C1E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625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卖出币种，如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4C936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F81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A5B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12D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买入币种，如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6938E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E9B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singleTradeMax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830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6BA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单笔交易最大数量，单位为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fromCcy</w:t>
            </w:r>
          </w:p>
        </w:tc>
      </w:tr>
      <w:tr w14:paraId="10917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F53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singleTradeMin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01E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669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单笔交易最小数量，单位为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fromCcy</w:t>
            </w:r>
          </w:p>
        </w:tc>
      </w:tr>
      <w:tr w14:paraId="40EE2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93E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fixedPxDailyLimit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9B6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951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固定价格每日限额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仅适用于法币间交易，否则返回空字符串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side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=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side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=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toCcy</w:t>
            </w:r>
          </w:p>
        </w:tc>
      </w:tr>
      <w:tr w14:paraId="70807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9A5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fixedPxRemainingDailyQuota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31E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EB6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固定价格剩余每日限额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仅适用于法币间交易，否则返回空字符串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side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=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fromCcy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side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=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toCcy</w:t>
            </w:r>
          </w:p>
        </w:tc>
      </w:tr>
      <w:tr w14:paraId="37524EE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FDF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paymentMethods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0FD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strings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921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支持的支付方式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balance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例如：["balance"]</w:t>
            </w:r>
          </w:p>
        </w:tc>
      </w:tr>
    </w:tbl>
    <w:p w14:paraId="193D1E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此功能目前仅对巴哈马机构用户开放。</w:t>
      </w:r>
    </w:p>
    <w:p w14:paraId="29AF2ED3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获取买卖交易报价</w:t>
      </w:r>
    </w:p>
    <w:p w14:paraId="2BDDCB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限速：10次/s</w:t>
      </w:r>
    </w:p>
    <w:p w14:paraId="429025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3604AF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限速：1次/5s</w:t>
      </w:r>
    </w:p>
    <w:p w14:paraId="37DF78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限速规则：Instrument ID</w:t>
      </w:r>
    </w:p>
    <w:p w14:paraId="22FFA5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094A56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44FBB7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/api/v5/fiat/buy-sell/quote</w:t>
      </w:r>
    </w:p>
    <w:p w14:paraId="3C9996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D42A3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28"/>
        <w:gridCol w:w="659"/>
        <w:gridCol w:w="883"/>
        <w:gridCol w:w="1943"/>
      </w:tblGrid>
      <w:tr w14:paraId="1A59D22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B391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50A59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C2845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EAEA5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1AAA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523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B26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5C8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355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法币买入加密货币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加密货币卖出法币</w:t>
            </w:r>
          </w:p>
        </w:tc>
      </w:tr>
      <w:tr w14:paraId="42937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7D6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552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DB1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A6E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卖出币种</w:t>
            </w:r>
          </w:p>
        </w:tc>
      </w:tr>
      <w:tr w14:paraId="11879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7BC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71C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FD8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639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买入币种</w:t>
            </w:r>
          </w:p>
        </w:tc>
      </w:tr>
      <w:tr w14:paraId="7267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DAF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AAA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D77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74A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询价数量</w:t>
            </w:r>
          </w:p>
        </w:tc>
      </w:tr>
      <w:tr w14:paraId="6B5BD98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85C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1FD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FA4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BC2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询价币种</w:t>
            </w:r>
          </w:p>
        </w:tc>
      </w:tr>
    </w:tbl>
    <w:p w14:paraId="23C21E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8FDFC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AA2C9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8EBC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C99D2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99658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"quoterBTC-USD16461885104612381"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1EB9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3D68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D276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"rfqAmt"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41C4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"rfqCcy"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843B6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"2932.40104429"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80B98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E0872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"quoteFromAmt"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2EAB6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"quoteToAmt"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44FE5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"1646188510461"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9A37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"ttlMs"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"10000"</w:t>
      </w:r>
    </w:p>
    <w:p w14:paraId="03C1A9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E0B9F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52F62B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2C859D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17"/>
        <w:gridCol w:w="659"/>
        <w:gridCol w:w="4518"/>
      </w:tblGrid>
      <w:tr w14:paraId="5D24986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7C640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3208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596B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D63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AE8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6E6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AFE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39BD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35F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527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451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使用法币购买加密货币/法币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将加密货币出售为加密货币/法币</w:t>
            </w:r>
          </w:p>
        </w:tc>
      </w:tr>
      <w:tr w14:paraId="44893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46E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127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38D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卖出币种，如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303B5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6E1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478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1A7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买入币种，如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</w:t>
            </w:r>
          </w:p>
        </w:tc>
      </w:tr>
      <w:tr w14:paraId="3D930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6A2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8CA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618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询价数量</w:t>
            </w:r>
          </w:p>
        </w:tc>
      </w:tr>
      <w:tr w14:paraId="1F9FE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29A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0EE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AA1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询价币种</w:t>
            </w:r>
          </w:p>
        </w:tc>
      </w:tr>
      <w:tr w14:paraId="1A97D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729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C71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7CC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报价价格</w:t>
            </w:r>
          </w:p>
        </w:tc>
      </w:tr>
      <w:tr w14:paraId="2FB17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E51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59C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F75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报价价格单位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07712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74A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quoteFromAmt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C2F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647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报价数量，单位为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fromCcy</w:t>
            </w:r>
          </w:p>
        </w:tc>
      </w:tr>
      <w:tr w14:paraId="2C23F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9DE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quoteToAmt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A72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CD7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报价数量，单位为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toCcy</w:t>
            </w:r>
          </w:p>
        </w:tc>
      </w:tr>
      <w:tr w14:paraId="0229F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BAA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AAC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C1B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报价生成时间，Unix时间戳的毫秒数格式，如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5B16D33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A48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ttlMs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7FC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66D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报价有效期，单位为毫秒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10000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表示报价仅10秒内有效</w:t>
            </w:r>
          </w:p>
        </w:tc>
      </w:tr>
    </w:tbl>
    <w:p w14:paraId="0C51AB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此功能目前仅对巴哈马机构用户开放。</w:t>
      </w:r>
    </w:p>
    <w:p w14:paraId="597F8441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买卖交易</w:t>
      </w:r>
    </w:p>
    <w:p w14:paraId="5B7740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限速：1次/5s</w:t>
      </w:r>
    </w:p>
    <w:p w14:paraId="042FDC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09370C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权限：交易</w:t>
      </w:r>
    </w:p>
    <w:p w14:paraId="36FB7C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176842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POST /api/v5/fiat/buy-sell/trade</w:t>
      </w:r>
    </w:p>
    <w:p w14:paraId="0F376A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B31E7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20"/>
        <w:gridCol w:w="659"/>
        <w:gridCol w:w="841"/>
        <w:gridCol w:w="5626"/>
      </w:tblGrid>
      <w:tr w14:paraId="207C4F6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AB21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240D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3FB07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29A5A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16C9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F76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6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687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D70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从获取买卖交易报价API获取</w:t>
            </w:r>
          </w:p>
        </w:tc>
      </w:tr>
      <w:tr w14:paraId="4CCB9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C26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677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9C7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A8F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使用法币购买加密货币/法币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将加密货币出售为加密货币/法币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必须与报价请求一致</w:t>
            </w:r>
          </w:p>
        </w:tc>
      </w:tr>
      <w:tr w14:paraId="4B1F9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815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2C5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077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20C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卖出币种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必须与报价请求一致</w:t>
            </w:r>
          </w:p>
        </w:tc>
      </w:tr>
      <w:tr w14:paraId="793F9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314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7CD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142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EB4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买入币种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必须与报价请求一致</w:t>
            </w:r>
          </w:p>
        </w:tc>
      </w:tr>
      <w:tr w14:paraId="60CAD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5C5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4E1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A57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BDF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必须与报价请求一致</w:t>
            </w:r>
          </w:p>
        </w:tc>
      </w:tr>
      <w:tr w14:paraId="52938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8C0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97D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1EE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053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必须与报价请求一致</w:t>
            </w:r>
          </w:p>
        </w:tc>
      </w:tr>
      <w:tr w14:paraId="798A1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77E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paymentMethod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825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74A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EC6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支付方式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balance</w:t>
            </w:r>
          </w:p>
        </w:tc>
      </w:tr>
      <w:tr w14:paraId="121BD65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C98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B59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537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6D1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用户自定义的订单标识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</w:t>
            </w:r>
          </w:p>
        </w:tc>
      </w:tr>
    </w:tbl>
    <w:p w14:paraId="5221AC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5B4C53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77814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5F10F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D486E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4F704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3B0B2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6F3D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"quoterBTC-USD16461885104612381"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5104A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"buy"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43A9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DAFFB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769D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"rfqAmt"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8571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"rfqCcy"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052FF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"2932.40104429"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0C9B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8737F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"fillFromAmt"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3EBD1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"fillToAmt"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E7015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"1646188510461"</w:t>
      </w:r>
    </w:p>
    <w:p w14:paraId="7F5782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A1DB7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02B6CB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5967E8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659"/>
        <w:gridCol w:w="4198"/>
      </w:tblGrid>
      <w:tr w14:paraId="4C549C4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F10C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C0354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5837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90E4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A2D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DBC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1A7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28785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D99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727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5F1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用户自定义的订单标识</w:t>
            </w:r>
          </w:p>
        </w:tc>
      </w:tr>
      <w:tr w14:paraId="59D5F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3A0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50B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189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48269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E17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213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E0E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processing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completed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：已完成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：失败</w:t>
            </w:r>
          </w:p>
        </w:tc>
      </w:tr>
      <w:tr w14:paraId="153D6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8F6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141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6D1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使用法币购买加密货币/法币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: 将加密货币出售为加密货币/法币</w:t>
            </w:r>
          </w:p>
        </w:tc>
      </w:tr>
      <w:tr w14:paraId="71FC7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AB3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965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3CC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卖出币种</w:t>
            </w:r>
          </w:p>
        </w:tc>
      </w:tr>
      <w:tr w14:paraId="676CE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D45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E70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C1E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买入币种</w:t>
            </w:r>
          </w:p>
        </w:tc>
      </w:tr>
      <w:tr w14:paraId="52AED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8FB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A05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04A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询价数量</w:t>
            </w:r>
          </w:p>
        </w:tc>
      </w:tr>
      <w:tr w14:paraId="19AE2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386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9FD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53E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询价币种</w:t>
            </w:r>
          </w:p>
        </w:tc>
      </w:tr>
      <w:tr w14:paraId="22AD4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6A0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969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EE7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成交价格，单位为报价币种</w:t>
            </w:r>
          </w:p>
        </w:tc>
      </w:tr>
      <w:tr w14:paraId="76490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7E2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3F2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7F6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成交价格报价币种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7AFED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891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fillFromAmt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E71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39C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卖出数量，单位为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fromCcy</w:t>
            </w:r>
          </w:p>
        </w:tc>
      </w:tr>
      <w:tr w14:paraId="58F8D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74B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fillToAmt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C93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B24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买入数量，单位为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toCcy</w:t>
            </w:r>
          </w:p>
        </w:tc>
      </w:tr>
      <w:tr w14:paraId="2505D0C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925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7E5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21C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5A16F1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此功能目前仅对巴哈马机构用户开放。</w:t>
      </w:r>
    </w:p>
    <w:p w14:paraId="2BD62DA0">
      <w:pPr>
        <w:pStyle w:val="4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获取买卖交易历史</w:t>
      </w:r>
    </w:p>
    <w:p w14:paraId="5B6285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限速：6次/s</w:t>
      </w:r>
    </w:p>
    <w:p w14:paraId="7EC422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限速规则：User ID</w:t>
      </w:r>
    </w:p>
    <w:p w14:paraId="1A265C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权限：读取</w:t>
      </w:r>
    </w:p>
    <w:p w14:paraId="48AC90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 请求</w:t>
      </w:r>
    </w:p>
    <w:p w14:paraId="45F6C9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/api/v5/fiat/buy-sell/history</w:t>
      </w:r>
    </w:p>
    <w:p w14:paraId="699152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1F889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60"/>
        <w:gridCol w:w="659"/>
        <w:gridCol w:w="883"/>
        <w:gridCol w:w="6083"/>
      </w:tblGrid>
      <w:tr w14:paraId="7398DD4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D502D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D06B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9CDA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490B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A3E4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BE6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17B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622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3D0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2D2FE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B8B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19B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464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25F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用户自定义的订单标识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字母（区分大小写）与数字的组合，可以是纯字母、纯数字且长度要在1-32位之间</w:t>
            </w:r>
          </w:p>
        </w:tc>
      </w:tr>
      <w:tr w14:paraId="566B4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B10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AF3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483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6AF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processing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completed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：已完成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：失败</w:t>
            </w:r>
          </w:p>
        </w:tc>
      </w:tr>
      <w:tr w14:paraId="649ED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A2A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begin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468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8A3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240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开始时间，Unix时间戳的毫秒数格式，如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1C9DA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D0F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B54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2D8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26A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F0271F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0E0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00E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056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367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返回的结果集数量，默认为100，最大为100</w:t>
            </w:r>
          </w:p>
        </w:tc>
      </w:tr>
    </w:tbl>
    <w:p w14:paraId="7148E9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2F298F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B1E4E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8F98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F290C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6DD3EF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37B9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"clOrdId"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384EB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"quoteId"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"quoterBTC-USD16461885104612381"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CCBD9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"completed"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E8D2D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"buy"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B055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"fromCcy"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CBE45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"toCcy"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9C0DC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"rfqAmt"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6A90A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"rfqCcy"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B5D3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"2932.40104429"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02524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"fillQuoteCcy"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03A9C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"fillFromAmt"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FBC12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"fillToAmt"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7F6DB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"1646188510461"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0D5EA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"1646188510461"</w:t>
      </w:r>
    </w:p>
    <w:p w14:paraId="2109D0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B034D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3A0008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622E8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659"/>
        <w:gridCol w:w="4198"/>
      </w:tblGrid>
      <w:tr w14:paraId="2A01056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D1482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32DFC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6A79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4A6A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638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388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458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订单ID</w:t>
            </w:r>
          </w:p>
        </w:tc>
      </w:tr>
      <w:tr w14:paraId="2128A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C3B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55B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D80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用户自定义的订单标识</w:t>
            </w:r>
          </w:p>
        </w:tc>
      </w:tr>
      <w:tr w14:paraId="4C352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27F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quoteId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193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1BF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报价ID</w:t>
            </w:r>
          </w:p>
        </w:tc>
      </w:tr>
      <w:tr w14:paraId="4CE82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96E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DE7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6E3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processing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：处理中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completed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：已完成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failed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：失败</w:t>
            </w:r>
          </w:p>
        </w:tc>
      </w:tr>
      <w:tr w14:paraId="78A35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448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fromCcy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B6A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C29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卖出币种</w:t>
            </w:r>
          </w:p>
        </w:tc>
      </w:tr>
      <w:tr w14:paraId="259AC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432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E1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F4F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买入币种</w:t>
            </w:r>
          </w:p>
        </w:tc>
      </w:tr>
      <w:tr w14:paraId="228F1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70D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11E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42A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询价数量</w:t>
            </w:r>
          </w:p>
        </w:tc>
      </w:tr>
      <w:tr w14:paraId="59EB0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83E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rfqCcy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F6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6AD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询价币种</w:t>
            </w:r>
          </w:p>
        </w:tc>
      </w:tr>
      <w:tr w14:paraId="0EE85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B34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90D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75A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成交价格，单位为报价币种</w:t>
            </w:r>
          </w:p>
        </w:tc>
      </w:tr>
      <w:tr w14:paraId="1141F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C34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3A1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434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成交价格报价币种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027D7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D84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fillFromAmt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311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2E6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fromCcy</w:t>
            </w:r>
          </w:p>
        </w:tc>
      </w:tr>
      <w:tr w14:paraId="1159D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706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fillToAmt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173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FAB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成交数量，单位为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toCcy</w:t>
            </w:r>
          </w:p>
        </w:tc>
      </w:tr>
      <w:tr w14:paraId="1134B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E7D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885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8F3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2CA0248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50D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FE1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526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26F3F3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此功能目前仅对巴哈马机构用户开放。</w:t>
      </w:r>
    </w:p>
    <w:p w14:paraId="26BE3B8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">
    <w15:presenceInfo w15:providerId="None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26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2026-05-21T14:23:11Z</dcterms:created>
  <dc:creator>Administrator</dc:creator>
  <cp:lastModifiedBy>阿银</cp:lastModifiedBy>
  <dcterms:modified xsi:type="dcterms:W3CDTF">2026-05-21T14:23:37Z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eyJoZGlkIjoiZmE2MjQyZTM2OTQ4MzNjN2M1YzU4Mzg1ZTRiNWQxMGUiLCJ1c2VySWQiOiI1ODU5MjA2MDQifQ==</vt:lpwstr>
  </property>
  <property fmtid="{D5CDD505-2E9C-101B-9397-08002B2CF9AE}" pid="4" name="ICV">
    <vt:lpwstr>42E5A534C6BC4DA8B41ABBAC03A57B96_12</vt:lpwstr>
  </property>
</Properties>
</file>