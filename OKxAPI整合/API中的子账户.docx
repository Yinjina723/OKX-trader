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8DED91">
      <w:pPr>
        <w:pStyle w:val="7"/>
        <w:bidi w:val="0"/>
      </w:pPr>
      <w:bookmarkStart w:id="0" w:name="_GoBack"/>
      <w:r>
        <w:rPr>
          <w:rFonts w:hint="default"/>
        </w:rPr>
        <w:t>子账户</w:t>
      </w:r>
    </w:p>
    <w:bookmarkEnd w:id="0"/>
    <w:p w14:paraId="060FF693">
      <w:pPr>
        <w:pStyle w:val="7"/>
        <w:bidi w:val="0"/>
        <w:rPr>
          <w:rFonts w:hint="default"/>
        </w:rPr>
      </w:pPr>
      <w:r>
        <w:t>子账户</w:t>
      </w:r>
      <w:r>
        <w:rPr>
          <w:rFonts w:hint="default"/>
        </w:rPr>
        <w:t>功能模块下的API接口需要身份验证。</w:t>
      </w:r>
    </w:p>
    <w:p w14:paraId="684B4281">
      <w:pPr>
        <w:pStyle w:val="7"/>
        <w:bidi w:val="0"/>
        <w:rPr>
          <w:rFonts w:hint="default"/>
        </w:rPr>
      </w:pPr>
      <w:r>
        <w:rPr>
          <w:rFonts w:hint="default"/>
        </w:rPr>
        <w:t>REST API</w:t>
      </w:r>
    </w:p>
    <w:p w14:paraId="3B0BADD7">
      <w:pPr>
        <w:pStyle w:val="7"/>
        <w:bidi w:val="0"/>
        <w:rPr>
          <w:rFonts w:hint="default"/>
        </w:rPr>
      </w:pPr>
      <w:r>
        <w:rPr>
          <w:rFonts w:hint="default"/>
        </w:rPr>
        <w:t>查看子账户列表</w:t>
      </w:r>
    </w:p>
    <w:p w14:paraId="3234646C">
      <w:pPr>
        <w:pStyle w:val="7"/>
        <w:bidi w:val="0"/>
        <w:rPr>
          <w:rFonts w:hint="default"/>
        </w:rPr>
      </w:pPr>
      <w:r>
        <w:rPr>
          <w:rFonts w:hint="default"/>
        </w:rPr>
        <w:t>仅适用于母账户</w:t>
      </w:r>
    </w:p>
    <w:p w14:paraId="03FE3A2A">
      <w:pPr>
        <w:pStyle w:val="7"/>
        <w:bidi w:val="0"/>
        <w:rPr>
          <w:rFonts w:hint="default"/>
        </w:rPr>
      </w:pPr>
      <w:r>
        <w:rPr>
          <w:rFonts w:hint="default"/>
        </w:rPr>
        <w:t>限速：20次/2s</w:t>
      </w:r>
    </w:p>
    <w:p w14:paraId="11A51DF4">
      <w:pPr>
        <w:pStyle w:val="7"/>
        <w:bidi w:val="0"/>
        <w:rPr>
          <w:rFonts w:hint="default"/>
        </w:rPr>
      </w:pPr>
      <w:r>
        <w:rPr>
          <w:rFonts w:hint="default"/>
        </w:rPr>
        <w:t>限速规则：User ID</w:t>
      </w:r>
    </w:p>
    <w:p w14:paraId="20F81F84">
      <w:pPr>
        <w:pStyle w:val="7"/>
        <w:bidi w:val="0"/>
        <w:rPr>
          <w:rFonts w:hint="default"/>
        </w:rPr>
      </w:pPr>
      <w:r>
        <w:rPr>
          <w:rFonts w:hint="default"/>
        </w:rPr>
        <w:t>权限：读取</w:t>
      </w:r>
    </w:p>
    <w:p w14:paraId="6DE7F843">
      <w:pPr>
        <w:pStyle w:val="7"/>
        <w:bidi w:val="0"/>
        <w:rPr>
          <w:rFonts w:hint="default"/>
        </w:rPr>
      </w:pPr>
      <w:r>
        <w:rPr>
          <w:rFonts w:hint="default"/>
        </w:rPr>
        <w:t>HTTP请求</w:t>
      </w:r>
    </w:p>
    <w:p w14:paraId="5D441332">
      <w:pPr>
        <w:pStyle w:val="7"/>
        <w:bidi w:val="0"/>
        <w:rPr>
          <w:rFonts w:hint="default"/>
        </w:rPr>
      </w:pPr>
      <w:r>
        <w:rPr>
          <w:rFonts w:hint="default"/>
        </w:rPr>
        <w:t>GET /api/v5/users/subaccount/list</w:t>
      </w:r>
    </w:p>
    <w:p w14:paraId="0542A39E">
      <w:pPr>
        <w:pStyle w:val="7"/>
        <w:bidi w:val="0"/>
      </w:pPr>
      <w:r>
        <w:rPr>
          <w:rFonts w:hint="default"/>
        </w:rPr>
        <w:t>请求示例</w:t>
      </w:r>
    </w:p>
    <w:p w14:paraId="2747EE2E">
      <w:pPr>
        <w:pStyle w:val="7"/>
        <w:bidi w:val="0"/>
        <w:rPr>
          <w:rFonts w:hint="default"/>
        </w:rPr>
      </w:pPr>
      <w:r>
        <w:rPr>
          <w:rFonts w:hint="default"/>
        </w:rPr>
        <w:t>import okx.SubAccount as SubAccount</w:t>
      </w:r>
    </w:p>
    <w:p w14:paraId="6916582F">
      <w:pPr>
        <w:pStyle w:val="7"/>
        <w:bidi w:val="0"/>
        <w:rPr>
          <w:rFonts w:hint="default"/>
        </w:rPr>
      </w:pPr>
      <w:r>
        <w:rPr>
          <w:rFonts w:hint="default"/>
        </w:rPr>
        <w:t># API 初始化apikey = "YOUR_API_KEY"secretkey = "YOUR_SECRET_KEY"passphrase = "YOUR_PASSPHRASE"</w:t>
      </w:r>
    </w:p>
    <w:p w14:paraId="195803FD">
      <w:pPr>
        <w:pStyle w:val="7"/>
        <w:bidi w:val="0"/>
        <w:rPr>
          <w:rFonts w:hint="default"/>
        </w:rPr>
      </w:pPr>
      <w:r>
        <w:rPr>
          <w:rFonts w:hint="default"/>
        </w:rPr>
        <w:t>flag = "1"  # 实盘:0 , 模拟盘：1subAccountAPI = SubAccount.SubAccountAPI(apikey, secretkey, passphrase, False, flag)</w:t>
      </w:r>
    </w:p>
    <w:p w14:paraId="22DF4FF6">
      <w:pPr>
        <w:pStyle w:val="7"/>
        <w:bidi w:val="0"/>
        <w:rPr>
          <w:rFonts w:hint="default"/>
        </w:rPr>
      </w:pPr>
      <w:r>
        <w:rPr>
          <w:rFonts w:hint="default"/>
        </w:rPr>
        <w:t># 查看子账户列表result = subAccountAPI.get_subaccount_list()print(result)</w:t>
      </w:r>
    </w:p>
    <w:p w14:paraId="4899DBD2">
      <w:pPr>
        <w:pStyle w:val="7"/>
        <w:bidi w:val="0"/>
        <w:rPr>
          <w:rFonts w:hint="default"/>
        </w:rPr>
      </w:pPr>
      <w:r>
        <w:rPr>
          <w:rFonts w:hint="default"/>
        </w:rPr>
        <w:t>请求参数</w:t>
      </w:r>
    </w:p>
    <w:tbl>
      <w:tblPr>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1009"/>
        <w:gridCol w:w="809"/>
        <w:gridCol w:w="972"/>
        <w:gridCol w:w="5756"/>
      </w:tblGrid>
      <w:tr w14:paraId="07B129D6">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681EA159">
            <w:pPr>
              <w:pStyle w:val="7"/>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33B0A7B7">
            <w:pPr>
              <w:pStyle w:val="7"/>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188DA375">
            <w:pPr>
              <w:pStyle w:val="7"/>
              <w:bidi w:val="0"/>
              <w:rPr>
                <w:rFonts w:hint="default"/>
              </w:rPr>
            </w:pPr>
            <w:r>
              <w:rPr>
                <w:rFonts w:hint="default"/>
                <w:lang w:val="en-US" w:eastAsia="zh-CN"/>
              </w:rPr>
              <w:t>是否必须</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2615341E">
            <w:pPr>
              <w:pStyle w:val="7"/>
              <w:bidi w:val="0"/>
              <w:rPr>
                <w:rFonts w:hint="default"/>
              </w:rPr>
            </w:pPr>
            <w:r>
              <w:rPr>
                <w:rFonts w:hint="default"/>
                <w:lang w:val="en-US" w:eastAsia="zh-CN"/>
              </w:rPr>
              <w:t>描述</w:t>
            </w:r>
          </w:p>
        </w:tc>
      </w:tr>
      <w:tr w14:paraId="0711B8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F05CB08">
            <w:pPr>
              <w:pStyle w:val="7"/>
              <w:bidi w:val="0"/>
              <w:rPr>
                <w:rFonts w:hint="default"/>
              </w:rPr>
            </w:pPr>
            <w:r>
              <w:rPr>
                <w:rFonts w:hint="default"/>
                <w:lang w:val="en-US" w:eastAsia="zh-CN"/>
              </w:rPr>
              <w:t>enable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2E07621">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232D6A5">
            <w:pPr>
              <w:pStyle w:val="7"/>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98D999B">
            <w:pPr>
              <w:pStyle w:val="7"/>
              <w:bidi w:val="0"/>
              <w:rPr>
                <w:rFonts w:hint="default"/>
              </w:rPr>
            </w:pPr>
            <w:r>
              <w:rPr>
                <w:rFonts w:hint="default"/>
                <w:lang w:val="en-US" w:eastAsia="zh-CN"/>
              </w:rPr>
              <w:t>子账户状态</w:t>
            </w:r>
            <w:r>
              <w:rPr>
                <w:rFonts w:hint="default"/>
                <w:lang w:val="en-US" w:eastAsia="zh-CN"/>
              </w:rPr>
              <w:br w:type="textWrapping"/>
            </w:r>
            <w:r>
              <w:rPr>
                <w:rFonts w:hint="default"/>
                <w:lang w:val="en-US" w:eastAsia="zh-CN"/>
              </w:rPr>
              <w:t>true: 正常使用 false: 冻结</w:t>
            </w:r>
          </w:p>
        </w:tc>
      </w:tr>
      <w:tr w14:paraId="6745FC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3B09186">
            <w:pPr>
              <w:pStyle w:val="7"/>
              <w:bidi w:val="0"/>
              <w:rPr>
                <w:rFonts w:hint="default"/>
              </w:rPr>
            </w:pPr>
            <w:r>
              <w:rPr>
                <w:rFonts w:hint="default"/>
                <w:lang w:val="en-US" w:eastAsia="zh-CN"/>
              </w:rPr>
              <w:t>subAcct</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FC7920A">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DFF6FB7">
            <w:pPr>
              <w:pStyle w:val="7"/>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7ADEA25">
            <w:pPr>
              <w:pStyle w:val="7"/>
              <w:bidi w:val="0"/>
              <w:rPr>
                <w:rFonts w:hint="default"/>
              </w:rPr>
            </w:pPr>
            <w:r>
              <w:rPr>
                <w:rFonts w:hint="default"/>
                <w:lang w:val="en-US" w:eastAsia="zh-CN"/>
              </w:rPr>
              <w:t>子账户名称</w:t>
            </w:r>
          </w:p>
        </w:tc>
      </w:tr>
      <w:tr w14:paraId="561765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1A46398">
            <w:pPr>
              <w:pStyle w:val="7"/>
              <w:bidi w:val="0"/>
              <w:rPr>
                <w:rFonts w:hint="default"/>
              </w:rPr>
            </w:pPr>
            <w:r>
              <w:rPr>
                <w:rFonts w:hint="default"/>
                <w:lang w:val="en-US" w:eastAsia="zh-CN"/>
              </w:rPr>
              <w:t>after</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D4C5359">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7287095">
            <w:pPr>
              <w:pStyle w:val="7"/>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58AE8EB">
            <w:pPr>
              <w:pStyle w:val="7"/>
              <w:bidi w:val="0"/>
              <w:rPr>
                <w:rFonts w:hint="default"/>
              </w:rPr>
            </w:pPr>
            <w:r>
              <w:rPr>
                <w:rFonts w:hint="default"/>
                <w:lang w:val="en-US" w:eastAsia="zh-CN"/>
              </w:rPr>
              <w:t>查询在此之前的内容，值为子账户创建时间戳，Unix时间戳为毫秒数格式</w:t>
            </w:r>
          </w:p>
        </w:tc>
      </w:tr>
      <w:tr w14:paraId="2E5F68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0EC6A55">
            <w:pPr>
              <w:pStyle w:val="7"/>
              <w:bidi w:val="0"/>
              <w:rPr>
                <w:rFonts w:hint="default"/>
              </w:rPr>
            </w:pPr>
            <w:r>
              <w:rPr>
                <w:rFonts w:hint="default"/>
                <w:lang w:val="en-US" w:eastAsia="zh-CN"/>
              </w:rPr>
              <w:t>before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DC76A3B">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5506C1E">
            <w:pPr>
              <w:pStyle w:val="7"/>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3047286">
            <w:pPr>
              <w:pStyle w:val="7"/>
              <w:bidi w:val="0"/>
              <w:rPr>
                <w:rFonts w:hint="default"/>
              </w:rPr>
            </w:pPr>
            <w:r>
              <w:rPr>
                <w:rFonts w:hint="default"/>
                <w:lang w:val="en-US" w:eastAsia="zh-CN"/>
              </w:rPr>
              <w:t>查询在此之后的内容，值为子账户创建时间戳，Unix时间戳为毫秒数格式</w:t>
            </w:r>
          </w:p>
        </w:tc>
      </w:tr>
      <w:tr w14:paraId="073489C1">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3D547D8">
            <w:pPr>
              <w:pStyle w:val="7"/>
              <w:bidi w:val="0"/>
              <w:rPr>
                <w:rFonts w:hint="default"/>
              </w:rPr>
            </w:pPr>
            <w:r>
              <w:rPr>
                <w:rFonts w:hint="default"/>
                <w:lang w:val="en-US" w:eastAsia="zh-CN"/>
              </w:rPr>
              <w:t>limit</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3E9CE95">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BDFFCD2">
            <w:pPr>
              <w:pStyle w:val="7"/>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C87D2B5">
            <w:pPr>
              <w:pStyle w:val="7"/>
              <w:bidi w:val="0"/>
              <w:rPr>
                <w:rFonts w:hint="default"/>
              </w:rPr>
            </w:pPr>
            <w:r>
              <w:rPr>
                <w:rFonts w:hint="default"/>
                <w:lang w:val="en-US" w:eastAsia="zh-CN"/>
              </w:rPr>
              <w:t>分页返回的结果集数量，最大为100，不填默认返回100条</w:t>
            </w:r>
          </w:p>
        </w:tc>
      </w:tr>
    </w:tbl>
    <w:p w14:paraId="621A4188">
      <w:pPr>
        <w:pStyle w:val="7"/>
        <w:bidi w:val="0"/>
      </w:pPr>
      <w:r>
        <w:rPr>
          <w:rFonts w:hint="default"/>
        </w:rPr>
        <w:t>返回结果</w:t>
      </w:r>
    </w:p>
    <w:p w14:paraId="65F7F85B">
      <w:pPr>
        <w:pStyle w:val="7"/>
        <w:bidi w:val="0"/>
        <w:rPr>
          <w:rFonts w:hint="default"/>
        </w:rPr>
      </w:pPr>
      <w:r>
        <w:rPr>
          <w:rFonts w:hint="default"/>
        </w:rPr>
        <w:t>{</w:t>
      </w:r>
    </w:p>
    <w:p w14:paraId="14390F00">
      <w:pPr>
        <w:pStyle w:val="7"/>
        <w:bidi w:val="0"/>
        <w:rPr>
          <w:rFonts w:hint="default"/>
        </w:rPr>
      </w:pPr>
      <w:r>
        <w:rPr>
          <w:rFonts w:hint="default"/>
        </w:rPr>
        <w:t xml:space="preserve">    "code":"0",</w:t>
      </w:r>
    </w:p>
    <w:p w14:paraId="539456D8">
      <w:pPr>
        <w:pStyle w:val="7"/>
        <w:bidi w:val="0"/>
        <w:rPr>
          <w:rFonts w:hint="default"/>
        </w:rPr>
      </w:pPr>
      <w:r>
        <w:rPr>
          <w:rFonts w:hint="default"/>
        </w:rPr>
        <w:t xml:space="preserve">    "msg":"",</w:t>
      </w:r>
    </w:p>
    <w:p w14:paraId="2CF2BA43">
      <w:pPr>
        <w:pStyle w:val="7"/>
        <w:bidi w:val="0"/>
        <w:rPr>
          <w:rFonts w:hint="default"/>
        </w:rPr>
      </w:pPr>
      <w:r>
        <w:rPr>
          <w:rFonts w:hint="default"/>
        </w:rPr>
        <w:t xml:space="preserve">    "data":[</w:t>
      </w:r>
    </w:p>
    <w:p w14:paraId="45E7ACE8">
      <w:pPr>
        <w:pStyle w:val="7"/>
        <w:bidi w:val="0"/>
        <w:rPr>
          <w:rFonts w:hint="default"/>
        </w:rPr>
      </w:pPr>
      <w:r>
        <w:rPr>
          <w:rFonts w:hint="default"/>
        </w:rPr>
        <w:t xml:space="preserve">        {</w:t>
      </w:r>
    </w:p>
    <w:p w14:paraId="2FF85777">
      <w:pPr>
        <w:pStyle w:val="7"/>
        <w:bidi w:val="0"/>
        <w:rPr>
          <w:rFonts w:hint="default"/>
        </w:rPr>
      </w:pPr>
      <w:r>
        <w:rPr>
          <w:rFonts w:hint="default"/>
        </w:rPr>
        <w:t xml:space="preserve">            "canTransOut": false,</w:t>
      </w:r>
    </w:p>
    <w:p w14:paraId="55368A6C">
      <w:pPr>
        <w:pStyle w:val="7"/>
        <w:bidi w:val="0"/>
        <w:rPr>
          <w:rFonts w:hint="default"/>
        </w:rPr>
      </w:pPr>
      <w:r>
        <w:rPr>
          <w:rFonts w:hint="default"/>
        </w:rPr>
        <w:t xml:space="preserve">            "enable": true,</w:t>
      </w:r>
    </w:p>
    <w:p w14:paraId="23B75FAB">
      <w:pPr>
        <w:pStyle w:val="7"/>
        <w:bidi w:val="0"/>
        <w:rPr>
          <w:rFonts w:hint="default"/>
        </w:rPr>
      </w:pPr>
      <w:r>
        <w:rPr>
          <w:rFonts w:hint="default"/>
        </w:rPr>
        <w:t xml:space="preserve">            "frozenFunc": [</w:t>
      </w:r>
    </w:p>
    <w:p w14:paraId="128E22BC">
      <w:pPr>
        <w:pStyle w:val="7"/>
        <w:bidi w:val="0"/>
        <w:rPr>
          <w:rFonts w:hint="default"/>
        </w:rPr>
      </w:pPr>
      <w:r>
        <w:rPr>
          <w:rFonts w:hint="default"/>
        </w:rPr>
        <w:t xml:space="preserve">            ],</w:t>
      </w:r>
    </w:p>
    <w:p w14:paraId="67F2207F">
      <w:pPr>
        <w:pStyle w:val="7"/>
        <w:bidi w:val="0"/>
        <w:rPr>
          <w:rFonts w:hint="default"/>
        </w:rPr>
      </w:pPr>
      <w:r>
        <w:rPr>
          <w:rFonts w:hint="default"/>
        </w:rPr>
        <w:t xml:space="preserve">            "gAuth": false,</w:t>
      </w:r>
    </w:p>
    <w:p w14:paraId="364F6696">
      <w:pPr>
        <w:pStyle w:val="7"/>
        <w:bidi w:val="0"/>
        <w:rPr>
          <w:rFonts w:hint="default"/>
        </w:rPr>
      </w:pPr>
      <w:r>
        <w:rPr>
          <w:rFonts w:hint="default"/>
        </w:rPr>
        <w:t xml:space="preserve">            "label": "D456DDDLx",</w:t>
      </w:r>
    </w:p>
    <w:p w14:paraId="16E0C379">
      <w:pPr>
        <w:pStyle w:val="7"/>
        <w:bidi w:val="0"/>
        <w:rPr>
          <w:rFonts w:hint="default"/>
        </w:rPr>
      </w:pPr>
      <w:r>
        <w:rPr>
          <w:rFonts w:hint="default"/>
        </w:rPr>
        <w:t xml:space="preserve">            "mobile": "",</w:t>
      </w:r>
    </w:p>
    <w:p w14:paraId="4EB72941">
      <w:pPr>
        <w:pStyle w:val="7"/>
        <w:bidi w:val="0"/>
        <w:rPr>
          <w:rFonts w:hint="default"/>
        </w:rPr>
      </w:pPr>
      <w:r>
        <w:rPr>
          <w:rFonts w:hint="default"/>
        </w:rPr>
        <w:t xml:space="preserve">            "subAcct": "D456DDDL",</w:t>
      </w:r>
    </w:p>
    <w:p w14:paraId="28777F38">
      <w:pPr>
        <w:pStyle w:val="7"/>
        <w:bidi w:val="0"/>
        <w:rPr>
          <w:rFonts w:hint="default"/>
        </w:rPr>
      </w:pPr>
      <w:r>
        <w:rPr>
          <w:rFonts w:hint="default"/>
        </w:rPr>
        <w:t xml:space="preserve">            "ts": "1659334756000",</w:t>
      </w:r>
    </w:p>
    <w:p w14:paraId="38008C75">
      <w:pPr>
        <w:pStyle w:val="7"/>
        <w:bidi w:val="0"/>
        <w:rPr>
          <w:rFonts w:hint="default"/>
        </w:rPr>
      </w:pPr>
      <w:r>
        <w:rPr>
          <w:rFonts w:hint="default"/>
        </w:rPr>
        <w:t xml:space="preserve">            "type": "1",</w:t>
      </w:r>
    </w:p>
    <w:p w14:paraId="7644D4AE">
      <w:pPr>
        <w:pStyle w:val="7"/>
        <w:bidi w:val="0"/>
        <w:rPr>
          <w:rFonts w:hint="default"/>
        </w:rPr>
      </w:pPr>
      <w:r>
        <w:rPr>
          <w:rFonts w:hint="default"/>
        </w:rPr>
        <w:t xml:space="preserve">            "uid": "3400***********7413",</w:t>
      </w:r>
    </w:p>
    <w:p w14:paraId="264D95BC">
      <w:pPr>
        <w:pStyle w:val="7"/>
        <w:bidi w:val="0"/>
        <w:rPr>
          <w:rFonts w:hint="default"/>
        </w:rPr>
      </w:pPr>
      <w:r>
        <w:rPr>
          <w:rFonts w:hint="default"/>
        </w:rPr>
        <w:t xml:space="preserve">            "subAcctLv": "1",</w:t>
      </w:r>
    </w:p>
    <w:p w14:paraId="1C443352">
      <w:pPr>
        <w:pStyle w:val="7"/>
        <w:bidi w:val="0"/>
        <w:rPr>
          <w:rFonts w:hint="default"/>
        </w:rPr>
      </w:pPr>
      <w:r>
        <w:rPr>
          <w:rFonts w:hint="default"/>
        </w:rPr>
        <w:t xml:space="preserve">            "firstLvSubAcct": "D456DDDL",</w:t>
      </w:r>
    </w:p>
    <w:p w14:paraId="17A21280">
      <w:pPr>
        <w:pStyle w:val="7"/>
        <w:bidi w:val="0"/>
        <w:rPr>
          <w:rFonts w:hint="default"/>
        </w:rPr>
      </w:pPr>
      <w:r>
        <w:rPr>
          <w:rFonts w:hint="default"/>
        </w:rPr>
        <w:t xml:space="preserve">            "ifDma": false</w:t>
      </w:r>
    </w:p>
    <w:p w14:paraId="6344C90B">
      <w:pPr>
        <w:pStyle w:val="7"/>
        <w:bidi w:val="0"/>
        <w:rPr>
          <w:rFonts w:hint="default"/>
        </w:rPr>
      </w:pPr>
      <w:r>
        <w:rPr>
          <w:rFonts w:hint="default"/>
        </w:rPr>
        <w:t xml:space="preserve">        }</w:t>
      </w:r>
    </w:p>
    <w:p w14:paraId="5116AA87">
      <w:pPr>
        <w:pStyle w:val="7"/>
        <w:bidi w:val="0"/>
        <w:rPr>
          <w:rFonts w:hint="default"/>
        </w:rPr>
      </w:pPr>
      <w:r>
        <w:rPr>
          <w:rFonts w:hint="default"/>
        </w:rPr>
        <w:t xml:space="preserve">    ]}</w:t>
      </w:r>
    </w:p>
    <w:p w14:paraId="1C986941">
      <w:pPr>
        <w:pStyle w:val="7"/>
        <w:bidi w:val="0"/>
        <w:rPr>
          <w:rFonts w:hint="default"/>
        </w:rPr>
      </w:pPr>
      <w:r>
        <w:rPr>
          <w:rFonts w:hint="default"/>
        </w:rPr>
        <w:t>返回参数</w:t>
      </w:r>
    </w:p>
    <w:tbl>
      <w:tblPr>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1621"/>
        <w:gridCol w:w="1499"/>
        <w:gridCol w:w="5426"/>
      </w:tblGrid>
      <w:tr w14:paraId="6D5EF25B">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03D6CCBF">
            <w:pPr>
              <w:pStyle w:val="7"/>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1EA40050">
            <w:pPr>
              <w:pStyle w:val="7"/>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673C1D5F">
            <w:pPr>
              <w:pStyle w:val="7"/>
              <w:bidi w:val="0"/>
              <w:rPr>
                <w:rFonts w:hint="default"/>
              </w:rPr>
            </w:pPr>
            <w:r>
              <w:rPr>
                <w:rFonts w:hint="default"/>
                <w:lang w:val="en-US" w:eastAsia="zh-CN"/>
              </w:rPr>
              <w:t>描述</w:t>
            </w:r>
          </w:p>
        </w:tc>
      </w:tr>
      <w:tr w14:paraId="5E99DE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BDF25E8">
            <w:pPr>
              <w:pStyle w:val="7"/>
              <w:bidi w:val="0"/>
              <w:rPr>
                <w:rFonts w:hint="default"/>
              </w:rPr>
            </w:pPr>
            <w:r>
              <w:rPr>
                <w:rFonts w:hint="default"/>
                <w:lang w:val="en-US" w:eastAsia="zh-CN"/>
              </w:rPr>
              <w:t>type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0AC377B">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BA5F3E8">
            <w:pPr>
              <w:pStyle w:val="7"/>
              <w:bidi w:val="0"/>
              <w:rPr>
                <w:rFonts w:hint="default"/>
              </w:rPr>
            </w:pPr>
            <w:r>
              <w:rPr>
                <w:rFonts w:hint="default"/>
                <w:lang w:val="en-US" w:eastAsia="zh-CN"/>
              </w:rPr>
              <w:t>子账户类型</w:t>
            </w:r>
            <w:r>
              <w:rPr>
                <w:rFonts w:hint="default"/>
                <w:lang w:val="en-US" w:eastAsia="zh-CN"/>
              </w:rPr>
              <w:br w:type="textWrapping"/>
            </w:r>
            <w:r>
              <w:rPr>
                <w:rFonts w:hint="default"/>
                <w:lang w:val="en-US" w:eastAsia="zh-CN"/>
              </w:rPr>
              <w:t>1：普通子账户</w:t>
            </w:r>
            <w:r>
              <w:rPr>
                <w:rFonts w:hint="default"/>
                <w:lang w:val="en-US" w:eastAsia="zh-CN"/>
              </w:rPr>
              <w:br w:type="textWrapping"/>
            </w:r>
            <w:r>
              <w:rPr>
                <w:rFonts w:hint="default"/>
                <w:lang w:val="en-US" w:eastAsia="zh-CN"/>
              </w:rPr>
              <w:t>2：资管子账户</w:t>
            </w:r>
            <w:r>
              <w:rPr>
                <w:rFonts w:hint="default"/>
                <w:lang w:val="en-US" w:eastAsia="zh-CN"/>
              </w:rPr>
              <w:br w:type="textWrapping"/>
            </w:r>
            <w:r>
              <w:rPr>
                <w:rFonts w:hint="default"/>
                <w:lang w:val="en-US" w:eastAsia="zh-CN"/>
              </w:rPr>
              <w:t>5：托管交易子账户 - Copper</w:t>
            </w:r>
            <w:r>
              <w:rPr>
                <w:rFonts w:hint="default"/>
                <w:lang w:val="en-US" w:eastAsia="zh-CN"/>
              </w:rPr>
              <w:br w:type="textWrapping"/>
            </w:r>
            <w:r>
              <w:rPr>
                <w:rFonts w:hint="default"/>
                <w:lang w:val="en-US" w:eastAsia="zh-CN"/>
              </w:rPr>
              <w:t>9：资管交易子账户 - Copper</w:t>
            </w:r>
            <w:r>
              <w:rPr>
                <w:rFonts w:hint="default"/>
                <w:lang w:val="en-US" w:eastAsia="zh-CN"/>
              </w:rPr>
              <w:br w:type="textWrapping"/>
            </w:r>
            <w:r>
              <w:rPr>
                <w:rFonts w:hint="default"/>
                <w:lang w:val="en-US" w:eastAsia="zh-CN"/>
              </w:rPr>
              <w:t>12：托管交易子账户 - Komainu</w:t>
            </w:r>
          </w:p>
        </w:tc>
      </w:tr>
      <w:tr w14:paraId="4C46A8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3D824F2">
            <w:pPr>
              <w:pStyle w:val="7"/>
              <w:bidi w:val="0"/>
              <w:rPr>
                <w:rFonts w:hint="default"/>
              </w:rPr>
            </w:pPr>
            <w:r>
              <w:rPr>
                <w:rFonts w:hint="default"/>
                <w:lang w:val="en-US" w:eastAsia="zh-CN"/>
              </w:rPr>
              <w:t>enable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7C7C40F">
            <w:pPr>
              <w:pStyle w:val="7"/>
              <w:bidi w:val="0"/>
              <w:rPr>
                <w:rFonts w:hint="default"/>
              </w:rPr>
            </w:pPr>
            <w:r>
              <w:rPr>
                <w:rFonts w:hint="default"/>
                <w:lang w:val="en-US" w:eastAsia="zh-CN"/>
              </w:rPr>
              <w:t>Boolean</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DDCD6CA">
            <w:pPr>
              <w:pStyle w:val="7"/>
              <w:bidi w:val="0"/>
              <w:rPr>
                <w:rFonts w:hint="default"/>
              </w:rPr>
            </w:pPr>
            <w:r>
              <w:rPr>
                <w:rFonts w:hint="default"/>
                <w:lang w:val="en-US" w:eastAsia="zh-CN"/>
              </w:rPr>
              <w:t>子账户状态</w:t>
            </w:r>
            <w:r>
              <w:rPr>
                <w:rFonts w:hint="default"/>
                <w:lang w:val="en-US" w:eastAsia="zh-CN"/>
              </w:rPr>
              <w:br w:type="textWrapping"/>
            </w:r>
            <w:r>
              <w:rPr>
                <w:rFonts w:hint="default"/>
                <w:lang w:val="en-US" w:eastAsia="zh-CN"/>
              </w:rPr>
              <w:t>true：正常使用 false：冻结（全局）</w:t>
            </w:r>
          </w:p>
        </w:tc>
      </w:tr>
      <w:tr w14:paraId="043C78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ACB9092">
            <w:pPr>
              <w:pStyle w:val="7"/>
              <w:bidi w:val="0"/>
              <w:rPr>
                <w:rFonts w:hint="default"/>
              </w:rPr>
            </w:pPr>
            <w:r>
              <w:rPr>
                <w:rFonts w:hint="default"/>
                <w:lang w:val="en-US" w:eastAsia="zh-CN"/>
              </w:rPr>
              <w:t>subAcct</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D30358F">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7EAC889">
            <w:pPr>
              <w:pStyle w:val="7"/>
              <w:bidi w:val="0"/>
              <w:rPr>
                <w:rFonts w:hint="default"/>
              </w:rPr>
            </w:pPr>
            <w:r>
              <w:rPr>
                <w:rFonts w:hint="default"/>
                <w:lang w:val="en-US" w:eastAsia="zh-CN"/>
              </w:rPr>
              <w:t>子账户名称</w:t>
            </w:r>
          </w:p>
        </w:tc>
      </w:tr>
      <w:tr w14:paraId="15A682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E9B50CC">
            <w:pPr>
              <w:pStyle w:val="7"/>
              <w:bidi w:val="0"/>
              <w:rPr>
                <w:rFonts w:hint="default"/>
              </w:rPr>
            </w:pPr>
            <w:r>
              <w:rPr>
                <w:rFonts w:hint="default"/>
                <w:lang w:val="en-US" w:eastAsia="zh-CN"/>
              </w:rPr>
              <w:t>uid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F1C2DF8">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5D670C7">
            <w:pPr>
              <w:pStyle w:val="7"/>
              <w:bidi w:val="0"/>
              <w:rPr>
                <w:rFonts w:hint="default"/>
              </w:rPr>
            </w:pPr>
            <w:r>
              <w:rPr>
                <w:rFonts w:hint="default"/>
                <w:lang w:val="en-US" w:eastAsia="zh-CN"/>
              </w:rPr>
              <w:t>子账户UID</w:t>
            </w:r>
          </w:p>
        </w:tc>
      </w:tr>
      <w:tr w14:paraId="6E39C3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3DE0601">
            <w:pPr>
              <w:pStyle w:val="7"/>
              <w:bidi w:val="0"/>
              <w:rPr>
                <w:rFonts w:hint="default"/>
              </w:rPr>
            </w:pPr>
            <w:r>
              <w:rPr>
                <w:rFonts w:hint="default"/>
                <w:lang w:val="en-US" w:eastAsia="zh-CN"/>
              </w:rPr>
              <w:t>label</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541D304">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777EB73">
            <w:pPr>
              <w:pStyle w:val="7"/>
              <w:bidi w:val="0"/>
              <w:rPr>
                <w:rFonts w:hint="default"/>
              </w:rPr>
            </w:pPr>
            <w:r>
              <w:rPr>
                <w:rFonts w:hint="default"/>
                <w:lang w:val="en-US" w:eastAsia="zh-CN"/>
              </w:rPr>
              <w:t>子账户备注</w:t>
            </w:r>
          </w:p>
        </w:tc>
      </w:tr>
      <w:tr w14:paraId="1A4CE8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EF7C6A9">
            <w:pPr>
              <w:pStyle w:val="7"/>
              <w:bidi w:val="0"/>
              <w:rPr>
                <w:rFonts w:hint="default"/>
              </w:rPr>
            </w:pPr>
            <w:r>
              <w:rPr>
                <w:rFonts w:hint="default"/>
                <w:lang w:val="en-US" w:eastAsia="zh-CN"/>
              </w:rPr>
              <w:t>mobile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793F81C">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1CED306">
            <w:pPr>
              <w:pStyle w:val="7"/>
              <w:bidi w:val="0"/>
              <w:rPr>
                <w:rFonts w:hint="default"/>
              </w:rPr>
            </w:pPr>
            <w:r>
              <w:rPr>
                <w:rFonts w:hint="default"/>
                <w:lang w:val="en-US" w:eastAsia="zh-CN"/>
              </w:rPr>
              <w:t>子账户绑定手机号</w:t>
            </w:r>
          </w:p>
        </w:tc>
      </w:tr>
      <w:tr w14:paraId="383D12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12A59FD">
            <w:pPr>
              <w:pStyle w:val="7"/>
              <w:bidi w:val="0"/>
              <w:rPr>
                <w:rFonts w:hint="default"/>
              </w:rPr>
            </w:pPr>
            <w:r>
              <w:rPr>
                <w:rFonts w:hint="default"/>
                <w:lang w:val="en-US" w:eastAsia="zh-CN"/>
              </w:rPr>
              <w:t>gAuth</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2E8ACEA">
            <w:pPr>
              <w:pStyle w:val="7"/>
              <w:bidi w:val="0"/>
              <w:rPr>
                <w:rFonts w:hint="default"/>
              </w:rPr>
            </w:pPr>
            <w:r>
              <w:rPr>
                <w:rFonts w:hint="default"/>
                <w:lang w:val="en-US" w:eastAsia="zh-CN"/>
              </w:rPr>
              <w:t>Boolean</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B5C3D50">
            <w:pPr>
              <w:pStyle w:val="7"/>
              <w:bidi w:val="0"/>
              <w:rPr>
                <w:rFonts w:hint="default"/>
              </w:rPr>
            </w:pPr>
            <w:r>
              <w:rPr>
                <w:rFonts w:hint="default"/>
                <w:lang w:val="en-US" w:eastAsia="zh-CN"/>
              </w:rPr>
              <w:t>子账户是否开启的登录时的谷歌验证</w:t>
            </w:r>
            <w:r>
              <w:rPr>
                <w:rFonts w:hint="default"/>
                <w:lang w:val="en-US" w:eastAsia="zh-CN"/>
              </w:rPr>
              <w:br w:type="textWrapping"/>
            </w:r>
            <w:r>
              <w:rPr>
                <w:rFonts w:hint="default"/>
                <w:lang w:val="en-US" w:eastAsia="zh-CN"/>
              </w:rPr>
              <w:t>true：已开启</w:t>
            </w:r>
            <w:r>
              <w:rPr>
                <w:rFonts w:hint="default"/>
                <w:lang w:val="en-US" w:eastAsia="zh-CN"/>
              </w:rPr>
              <w:br w:type="textWrapping"/>
            </w:r>
            <w:r>
              <w:rPr>
                <w:rFonts w:hint="default"/>
                <w:lang w:val="en-US" w:eastAsia="zh-CN"/>
              </w:rPr>
              <w:t>false：未开启</w:t>
            </w:r>
          </w:p>
        </w:tc>
      </w:tr>
      <w:tr w14:paraId="6854F3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4827E2A">
            <w:pPr>
              <w:pStyle w:val="7"/>
              <w:bidi w:val="0"/>
              <w:rPr>
                <w:rFonts w:hint="default"/>
              </w:rPr>
            </w:pPr>
            <w:r>
              <w:rPr>
                <w:rFonts w:hint="default"/>
                <w:lang w:val="en-US" w:eastAsia="zh-CN"/>
              </w:rPr>
              <w:t>frozenFunc</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B1AFC10">
            <w:pPr>
              <w:pStyle w:val="7"/>
              <w:bidi w:val="0"/>
              <w:rPr>
                <w:rFonts w:hint="default"/>
              </w:rPr>
            </w:pPr>
            <w:r>
              <w:rPr>
                <w:rFonts w:hint="default"/>
                <w:lang w:val="en-US" w:eastAsia="zh-CN"/>
              </w:rPr>
              <w:t>Array of strings</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036F190">
            <w:pPr>
              <w:pStyle w:val="7"/>
              <w:bidi w:val="0"/>
              <w:rPr>
                <w:rFonts w:hint="default"/>
              </w:rPr>
            </w:pPr>
            <w:r>
              <w:rPr>
                <w:rFonts w:hint="default"/>
                <w:lang w:val="en-US" w:eastAsia="zh-CN"/>
              </w:rPr>
              <w:t>被冻结的功能</w:t>
            </w:r>
            <w:r>
              <w:rPr>
                <w:rFonts w:hint="default"/>
                <w:lang w:val="en-US" w:eastAsia="zh-CN"/>
              </w:rPr>
              <w:br w:type="textWrapping"/>
            </w:r>
            <w:r>
              <w:rPr>
                <w:rFonts w:hint="default"/>
                <w:lang w:val="en-US" w:eastAsia="zh-CN"/>
              </w:rPr>
              <w:t>trading：交易</w:t>
            </w:r>
            <w:r>
              <w:rPr>
                <w:rFonts w:hint="default"/>
                <w:lang w:val="en-US" w:eastAsia="zh-CN"/>
              </w:rPr>
              <w:br w:type="textWrapping"/>
            </w:r>
            <w:r>
              <w:rPr>
                <w:rFonts w:hint="default"/>
                <w:lang w:val="en-US" w:eastAsia="zh-CN"/>
              </w:rPr>
              <w:t>convert：闪兑</w:t>
            </w:r>
            <w:r>
              <w:rPr>
                <w:rFonts w:hint="default"/>
                <w:lang w:val="en-US" w:eastAsia="zh-CN"/>
              </w:rPr>
              <w:br w:type="textWrapping"/>
            </w:r>
            <w:r>
              <w:rPr>
                <w:rFonts w:hint="default"/>
                <w:lang w:val="en-US" w:eastAsia="zh-CN"/>
              </w:rPr>
              <w:t>transfer：母子账户间资金划转</w:t>
            </w:r>
            <w:r>
              <w:rPr>
                <w:rFonts w:hint="default"/>
                <w:lang w:val="en-US" w:eastAsia="zh-CN"/>
              </w:rPr>
              <w:br w:type="textWrapping"/>
            </w:r>
            <w:r>
              <w:rPr>
                <w:rFonts w:hint="default"/>
                <w:lang w:val="en-US" w:eastAsia="zh-CN"/>
              </w:rPr>
              <w:t>withdrawal：提币</w:t>
            </w:r>
            <w:r>
              <w:rPr>
                <w:rFonts w:hint="default"/>
                <w:lang w:val="en-US" w:eastAsia="zh-CN"/>
              </w:rPr>
              <w:br w:type="textWrapping"/>
            </w:r>
            <w:r>
              <w:rPr>
                <w:rFonts w:hint="default"/>
                <w:lang w:val="en-US" w:eastAsia="zh-CN"/>
              </w:rPr>
              <w:t>deposit：充值</w:t>
            </w:r>
            <w:r>
              <w:rPr>
                <w:rFonts w:hint="default"/>
                <w:lang w:val="en-US" w:eastAsia="zh-CN"/>
              </w:rPr>
              <w:br w:type="textWrapping"/>
            </w:r>
            <w:r>
              <w:rPr>
                <w:rFonts w:hint="default"/>
                <w:lang w:val="en-US" w:eastAsia="zh-CN"/>
              </w:rPr>
              <w:t>flexible_loan：活期借币</w:t>
            </w:r>
          </w:p>
        </w:tc>
      </w:tr>
      <w:tr w14:paraId="1E5065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BB5EB35">
            <w:pPr>
              <w:pStyle w:val="7"/>
              <w:bidi w:val="0"/>
              <w:rPr>
                <w:rFonts w:hint="default"/>
              </w:rPr>
            </w:pPr>
            <w:r>
              <w:rPr>
                <w:rFonts w:hint="default"/>
                <w:lang w:val="en-US" w:eastAsia="zh-CN"/>
              </w:rPr>
              <w:t>canTransOut</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ADC9F28">
            <w:pPr>
              <w:pStyle w:val="7"/>
              <w:bidi w:val="0"/>
              <w:rPr>
                <w:rFonts w:hint="default"/>
              </w:rPr>
            </w:pPr>
            <w:r>
              <w:rPr>
                <w:rFonts w:hint="default"/>
                <w:lang w:val="en-US" w:eastAsia="zh-CN"/>
              </w:rPr>
              <w:t>Boolean</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4188E3A">
            <w:pPr>
              <w:pStyle w:val="7"/>
              <w:bidi w:val="0"/>
              <w:rPr>
                <w:rFonts w:hint="default"/>
              </w:rPr>
            </w:pPr>
            <w:r>
              <w:rPr>
                <w:rFonts w:hint="default"/>
                <w:lang w:val="en-US" w:eastAsia="zh-CN"/>
              </w:rPr>
              <w:t>是否可以主动转出</w:t>
            </w:r>
            <w:r>
              <w:rPr>
                <w:rFonts w:hint="default"/>
                <w:lang w:val="en-US" w:eastAsia="zh-CN"/>
              </w:rPr>
              <w:br w:type="textWrapping"/>
            </w:r>
            <w:r>
              <w:rPr>
                <w:rFonts w:hint="default"/>
                <w:lang w:val="en-US" w:eastAsia="zh-CN"/>
              </w:rPr>
              <w:t>true：可以转出</w:t>
            </w:r>
            <w:r>
              <w:rPr>
                <w:rFonts w:hint="default"/>
                <w:lang w:val="en-US" w:eastAsia="zh-CN"/>
              </w:rPr>
              <w:br w:type="textWrapping"/>
            </w:r>
            <w:r>
              <w:rPr>
                <w:rFonts w:hint="default"/>
                <w:lang w:val="en-US" w:eastAsia="zh-CN"/>
              </w:rPr>
              <w:t>false：不可转出</w:t>
            </w:r>
          </w:p>
        </w:tc>
      </w:tr>
      <w:tr w14:paraId="7FEA96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C2A1A85">
            <w:pPr>
              <w:pStyle w:val="7"/>
              <w:bidi w:val="0"/>
              <w:rPr>
                <w:rFonts w:hint="default"/>
              </w:rPr>
            </w:pPr>
            <w:r>
              <w:rPr>
                <w:rFonts w:hint="default"/>
                <w:lang w:val="en-US" w:eastAsia="zh-CN"/>
              </w:rPr>
              <w:t>ts</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5062BE7">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88FDECC">
            <w:pPr>
              <w:pStyle w:val="7"/>
              <w:bidi w:val="0"/>
              <w:rPr>
                <w:rFonts w:hint="default"/>
              </w:rPr>
            </w:pPr>
            <w:r>
              <w:rPr>
                <w:rFonts w:hint="default"/>
                <w:lang w:val="en-US" w:eastAsia="zh-CN"/>
              </w:rPr>
              <w:t>子账户创建时间，Unix时间戳的毫秒数格式 ，如 1597026383085</w:t>
            </w:r>
          </w:p>
        </w:tc>
      </w:tr>
      <w:tr w14:paraId="3C5492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9164385">
            <w:pPr>
              <w:pStyle w:val="7"/>
              <w:bidi w:val="0"/>
              <w:rPr>
                <w:rFonts w:hint="default"/>
              </w:rPr>
            </w:pPr>
            <w:r>
              <w:rPr>
                <w:rFonts w:hint="default"/>
                <w:lang w:val="en-US" w:eastAsia="zh-CN"/>
              </w:rPr>
              <w:t>subAcctLv</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8B9E6C5">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FD32EF2">
            <w:pPr>
              <w:pStyle w:val="7"/>
              <w:bidi w:val="0"/>
              <w:rPr>
                <w:rFonts w:hint="default"/>
              </w:rPr>
            </w:pPr>
            <w:r>
              <w:rPr>
                <w:rFonts w:hint="default"/>
                <w:lang w:val="en-US" w:eastAsia="zh-CN"/>
              </w:rPr>
              <w:t>子账户层级</w:t>
            </w:r>
            <w:r>
              <w:rPr>
                <w:rFonts w:hint="default"/>
                <w:lang w:val="en-US" w:eastAsia="zh-CN"/>
              </w:rPr>
              <w:br w:type="textWrapping"/>
            </w:r>
            <w:r>
              <w:rPr>
                <w:rFonts w:hint="default"/>
                <w:lang w:val="en-US" w:eastAsia="zh-CN"/>
              </w:rPr>
              <w:t>1: 一级子账号</w:t>
            </w:r>
            <w:r>
              <w:rPr>
                <w:rFonts w:hint="default"/>
                <w:lang w:val="en-US" w:eastAsia="zh-CN"/>
              </w:rPr>
              <w:br w:type="textWrapping"/>
            </w:r>
            <w:r>
              <w:rPr>
                <w:rFonts w:hint="default"/>
                <w:lang w:val="en-US" w:eastAsia="zh-CN"/>
              </w:rPr>
              <w:t>2: 二级子账户</w:t>
            </w:r>
          </w:p>
        </w:tc>
      </w:tr>
      <w:tr w14:paraId="461A60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77D2719">
            <w:pPr>
              <w:pStyle w:val="7"/>
              <w:bidi w:val="0"/>
              <w:rPr>
                <w:rFonts w:hint="default"/>
              </w:rPr>
            </w:pPr>
            <w:r>
              <w:rPr>
                <w:rFonts w:hint="default"/>
                <w:lang w:val="en-US" w:eastAsia="zh-CN"/>
              </w:rPr>
              <w:t>firstLvSubAcct</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9F4FB57">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CB2127A">
            <w:pPr>
              <w:pStyle w:val="7"/>
              <w:bidi w:val="0"/>
              <w:rPr>
                <w:rFonts w:hint="default"/>
              </w:rPr>
            </w:pPr>
            <w:r>
              <w:rPr>
                <w:rFonts w:hint="default"/>
                <w:lang w:val="en-US" w:eastAsia="zh-CN"/>
              </w:rPr>
              <w:t>一级子账号</w:t>
            </w:r>
            <w:r>
              <w:rPr>
                <w:rFonts w:hint="default"/>
                <w:lang w:val="en-US" w:eastAsia="zh-CN"/>
              </w:rPr>
              <w:br w:type="textWrapping"/>
            </w:r>
            <w:r>
              <w:rPr>
                <w:rFonts w:hint="default"/>
                <w:lang w:val="en-US" w:eastAsia="zh-CN"/>
              </w:rPr>
              <w:t>对于 subAcctLv: 1, firstLvSubAcct 与 subAcct 相等。</w:t>
            </w:r>
            <w:r>
              <w:rPr>
                <w:rFonts w:hint="default"/>
                <w:lang w:val="en-US" w:eastAsia="zh-CN"/>
              </w:rPr>
              <w:br w:type="textWrapping"/>
            </w:r>
            <w:r>
              <w:rPr>
                <w:rFonts w:hint="default"/>
                <w:lang w:val="en-US" w:eastAsia="zh-CN"/>
              </w:rPr>
              <w:t>对于 subAcctLv: 2, subAcct 属于 firstLvSubAcct。</w:t>
            </w:r>
          </w:p>
        </w:tc>
      </w:tr>
      <w:tr w14:paraId="1F68CD1B">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8622643">
            <w:pPr>
              <w:pStyle w:val="7"/>
              <w:bidi w:val="0"/>
              <w:rPr>
                <w:rFonts w:hint="default"/>
              </w:rPr>
            </w:pPr>
            <w:r>
              <w:rPr>
                <w:rFonts w:hint="default"/>
                <w:lang w:val="en-US" w:eastAsia="zh-CN"/>
              </w:rPr>
              <w:t>ifDma</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B97EB26">
            <w:pPr>
              <w:pStyle w:val="7"/>
              <w:bidi w:val="0"/>
              <w:rPr>
                <w:rFonts w:hint="default"/>
              </w:rPr>
            </w:pPr>
            <w:r>
              <w:rPr>
                <w:rFonts w:hint="default"/>
                <w:lang w:val="en-US" w:eastAsia="zh-CN"/>
              </w:rPr>
              <w:t>Boolean</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38AC0DB">
            <w:pPr>
              <w:pStyle w:val="7"/>
              <w:bidi w:val="0"/>
              <w:rPr>
                <w:rFonts w:hint="default"/>
              </w:rPr>
            </w:pPr>
            <w:r>
              <w:rPr>
                <w:rFonts w:hint="default"/>
                <w:lang w:val="en-US" w:eastAsia="zh-CN"/>
              </w:rPr>
              <w:t>是否为 DMA 经济商子账号。</w:t>
            </w:r>
            <w:r>
              <w:rPr>
                <w:rFonts w:hint="default"/>
                <w:lang w:val="en-US" w:eastAsia="zh-CN"/>
              </w:rPr>
              <w:br w:type="textWrapping"/>
            </w:r>
            <w:r>
              <w:rPr>
                <w:rFonts w:hint="default"/>
                <w:lang w:val="en-US" w:eastAsia="zh-CN"/>
              </w:rPr>
              <w:t>true: DMA 经济商子账号。</w:t>
            </w:r>
            <w:r>
              <w:rPr>
                <w:rFonts w:hint="default"/>
                <w:lang w:val="en-US" w:eastAsia="zh-CN"/>
              </w:rPr>
              <w:br w:type="textWrapping"/>
            </w:r>
            <w:r>
              <w:rPr>
                <w:rFonts w:hint="default"/>
                <w:lang w:val="en-US" w:eastAsia="zh-CN"/>
              </w:rPr>
              <w:t>false: 非 DMA 经济商子账号。</w:t>
            </w:r>
          </w:p>
        </w:tc>
      </w:tr>
    </w:tbl>
    <w:p w14:paraId="68E96218">
      <w:pPr>
        <w:pStyle w:val="7"/>
        <w:bidi w:val="0"/>
        <w:rPr>
          <w:rFonts w:hint="default"/>
        </w:rPr>
      </w:pPr>
      <w:r>
        <w:rPr>
          <w:rFonts w:hint="default"/>
        </w:rPr>
        <w:t>创建子账户</w:t>
      </w:r>
    </w:p>
    <w:p w14:paraId="54A3ECCF">
      <w:pPr>
        <w:pStyle w:val="7"/>
        <w:bidi w:val="0"/>
        <w:rPr>
          <w:rFonts w:hint="default"/>
        </w:rPr>
      </w:pPr>
      <w:r>
        <w:rPr>
          <w:rFonts w:hint="default"/>
        </w:rPr>
        <w:t>仅适用于母账户，且母账户APIKey必须绑定IP。</w:t>
      </w:r>
    </w:p>
    <w:p w14:paraId="474732DC">
      <w:pPr>
        <w:pStyle w:val="7"/>
        <w:bidi w:val="0"/>
        <w:rPr>
          <w:rFonts w:hint="default"/>
        </w:rPr>
      </w:pPr>
      <w:r>
        <w:rPr>
          <w:rFonts w:hint="default"/>
        </w:rPr>
        <w:t>限速：1次/s</w:t>
      </w:r>
    </w:p>
    <w:p w14:paraId="4D237F84">
      <w:pPr>
        <w:pStyle w:val="7"/>
        <w:bidi w:val="0"/>
        <w:rPr>
          <w:rFonts w:hint="default"/>
        </w:rPr>
      </w:pPr>
      <w:r>
        <w:rPr>
          <w:rFonts w:hint="default"/>
        </w:rPr>
        <w:t>限速规则：User ID</w:t>
      </w:r>
    </w:p>
    <w:p w14:paraId="4C4D5F8A">
      <w:pPr>
        <w:pStyle w:val="7"/>
        <w:bidi w:val="0"/>
        <w:rPr>
          <w:rFonts w:hint="default"/>
        </w:rPr>
      </w:pPr>
      <w:r>
        <w:rPr>
          <w:rFonts w:hint="default"/>
        </w:rPr>
        <w:t>权限：交易</w:t>
      </w:r>
    </w:p>
    <w:p w14:paraId="2859B7FB">
      <w:pPr>
        <w:pStyle w:val="7"/>
        <w:bidi w:val="0"/>
        <w:rPr>
          <w:rFonts w:hint="default"/>
        </w:rPr>
      </w:pPr>
      <w:r>
        <w:rPr>
          <w:rFonts w:hint="default"/>
        </w:rPr>
        <w:t>HTTP请求</w:t>
      </w:r>
    </w:p>
    <w:p w14:paraId="3A471113">
      <w:pPr>
        <w:pStyle w:val="7"/>
        <w:bidi w:val="0"/>
        <w:rPr>
          <w:rFonts w:hint="default"/>
        </w:rPr>
      </w:pPr>
      <w:r>
        <w:rPr>
          <w:rFonts w:hint="default"/>
        </w:rPr>
        <w:t>POST /api/v5/users/subaccount/create-subaccount</w:t>
      </w:r>
    </w:p>
    <w:p w14:paraId="7D705B5A">
      <w:pPr>
        <w:pStyle w:val="7"/>
        <w:bidi w:val="0"/>
      </w:pPr>
      <w:r>
        <w:rPr>
          <w:rFonts w:hint="default"/>
        </w:rPr>
        <w:t>请求示例</w:t>
      </w:r>
    </w:p>
    <w:p w14:paraId="1F452A6F">
      <w:pPr>
        <w:pStyle w:val="7"/>
        <w:bidi w:val="0"/>
        <w:rPr>
          <w:rFonts w:hint="default"/>
        </w:rPr>
      </w:pPr>
      <w:r>
        <w:rPr>
          <w:rFonts w:hint="default"/>
        </w:rPr>
        <w:t>请求参数</w:t>
      </w:r>
    </w:p>
    <w:tbl>
      <w:tblPr>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1009"/>
        <w:gridCol w:w="809"/>
        <w:gridCol w:w="947"/>
        <w:gridCol w:w="5781"/>
      </w:tblGrid>
      <w:tr w14:paraId="2CCB206A">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05E23A8C">
            <w:pPr>
              <w:pStyle w:val="7"/>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79AF9D4A">
            <w:pPr>
              <w:pStyle w:val="7"/>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61BB8359">
            <w:pPr>
              <w:pStyle w:val="7"/>
              <w:bidi w:val="0"/>
              <w:rPr>
                <w:rFonts w:hint="default"/>
              </w:rPr>
            </w:pPr>
            <w:r>
              <w:rPr>
                <w:rFonts w:hint="default"/>
                <w:lang w:val="en-US" w:eastAsia="zh-CN"/>
              </w:rPr>
              <w:t>是否必须</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06317F4D">
            <w:pPr>
              <w:pStyle w:val="7"/>
              <w:bidi w:val="0"/>
              <w:rPr>
                <w:rFonts w:hint="default"/>
              </w:rPr>
            </w:pPr>
            <w:r>
              <w:rPr>
                <w:rFonts w:hint="default"/>
                <w:lang w:val="en-US" w:eastAsia="zh-CN"/>
              </w:rPr>
              <w:t>描述</w:t>
            </w:r>
          </w:p>
        </w:tc>
      </w:tr>
      <w:tr w14:paraId="458CFB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DA095ED">
            <w:pPr>
              <w:pStyle w:val="7"/>
              <w:bidi w:val="0"/>
              <w:rPr>
                <w:rFonts w:hint="default"/>
              </w:rPr>
            </w:pPr>
            <w:r>
              <w:rPr>
                <w:rFonts w:hint="default"/>
                <w:lang w:val="en-US" w:eastAsia="zh-CN"/>
              </w:rPr>
              <w:t>subAcct</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91A8AD4">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B642B87">
            <w:pPr>
              <w:pStyle w:val="7"/>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1742738">
            <w:pPr>
              <w:pStyle w:val="7"/>
              <w:bidi w:val="0"/>
              <w:rPr>
                <w:rFonts w:hint="default"/>
              </w:rPr>
            </w:pPr>
            <w:r>
              <w:rPr>
                <w:rFonts w:hint="default"/>
                <w:lang w:val="en-US" w:eastAsia="zh-CN"/>
              </w:rPr>
              <w:t>子账户名称，支持6-20位字母和数字组合（区分大小写，不支持空格符号）</w:t>
            </w:r>
          </w:p>
        </w:tc>
      </w:tr>
      <w:tr w14:paraId="6A8B37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409A00E">
            <w:pPr>
              <w:pStyle w:val="7"/>
              <w:bidi w:val="0"/>
              <w:rPr>
                <w:rFonts w:hint="default"/>
              </w:rPr>
            </w:pPr>
            <w:r>
              <w:rPr>
                <w:rFonts w:hint="default"/>
                <w:lang w:val="en-US" w:eastAsia="zh-CN"/>
              </w:rPr>
              <w:t>type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23940BD">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C3190F4">
            <w:pPr>
              <w:pStyle w:val="7"/>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C76529E">
            <w:pPr>
              <w:pStyle w:val="7"/>
              <w:bidi w:val="0"/>
              <w:rPr>
                <w:rFonts w:hint="default"/>
              </w:rPr>
            </w:pPr>
            <w:r>
              <w:rPr>
                <w:rFonts w:hint="default"/>
                <w:lang w:val="en-US" w:eastAsia="zh-CN"/>
              </w:rPr>
              <w:t>子账户类型</w:t>
            </w:r>
            <w:r>
              <w:rPr>
                <w:rFonts w:hint="default"/>
                <w:lang w:val="en-US" w:eastAsia="zh-CN"/>
              </w:rPr>
              <w:br w:type="textWrapping"/>
            </w:r>
            <w:r>
              <w:rPr>
                <w:rFonts w:hint="default"/>
                <w:lang w:val="en-US" w:eastAsia="zh-CN"/>
              </w:rPr>
              <w:t>1：普通子账户</w:t>
            </w:r>
            <w:r>
              <w:rPr>
                <w:rFonts w:hint="default"/>
                <w:lang w:val="en-US" w:eastAsia="zh-CN"/>
              </w:rPr>
              <w:br w:type="textWrapping"/>
            </w:r>
            <w:r>
              <w:rPr>
                <w:rFonts w:hint="default"/>
                <w:lang w:val="en-US" w:eastAsia="zh-CN"/>
              </w:rPr>
              <w:t>5：托管交易子账户 - Copper</w:t>
            </w:r>
            <w:r>
              <w:rPr>
                <w:rFonts w:hint="default"/>
                <w:lang w:val="en-US" w:eastAsia="zh-CN"/>
              </w:rPr>
              <w:br w:type="textWrapping"/>
            </w:r>
            <w:r>
              <w:rPr>
                <w:rFonts w:hint="default"/>
                <w:lang w:val="en-US" w:eastAsia="zh-CN"/>
              </w:rPr>
              <w:t>12：托管交易子账户 - Komainu</w:t>
            </w:r>
          </w:p>
        </w:tc>
      </w:tr>
      <w:tr w14:paraId="40849E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49BE121">
            <w:pPr>
              <w:pStyle w:val="7"/>
              <w:bidi w:val="0"/>
              <w:rPr>
                <w:rFonts w:hint="default"/>
              </w:rPr>
            </w:pPr>
            <w:r>
              <w:rPr>
                <w:rFonts w:hint="default"/>
                <w:lang w:val="en-US" w:eastAsia="zh-CN"/>
              </w:rPr>
              <w:t>label</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7607B16">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0FD2E01">
            <w:pPr>
              <w:pStyle w:val="7"/>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8D6DD52">
            <w:pPr>
              <w:pStyle w:val="7"/>
              <w:bidi w:val="0"/>
              <w:rPr>
                <w:rFonts w:hint="default"/>
              </w:rPr>
            </w:pPr>
            <w:r>
              <w:rPr>
                <w:rFonts w:hint="default"/>
                <w:lang w:val="en-US" w:eastAsia="zh-CN"/>
              </w:rPr>
              <w:t>API Key的备注，支持6-32位字母（区分大小写），数字，或者特殊字符如: *</w:t>
            </w:r>
          </w:p>
        </w:tc>
      </w:tr>
      <w:tr w14:paraId="2ED3D2F8">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52CEAA4">
            <w:pPr>
              <w:pStyle w:val="7"/>
              <w:bidi w:val="0"/>
              <w:rPr>
                <w:rFonts w:hint="default"/>
              </w:rPr>
            </w:pPr>
            <w:r>
              <w:rPr>
                <w:rFonts w:hint="default"/>
                <w:lang w:val="en-US" w:eastAsia="zh-CN"/>
              </w:rPr>
              <w:t>pwd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84E3A4B">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5428168">
            <w:pPr>
              <w:pStyle w:val="7"/>
              <w:bidi w:val="0"/>
              <w:rPr>
                <w:rFonts w:hint="default"/>
              </w:rPr>
            </w:pPr>
            <w:r>
              <w:rPr>
                <w:rFonts w:hint="default"/>
                <w:lang w:val="en-US" w:eastAsia="zh-CN"/>
              </w:rPr>
              <w:t>可选</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E65E11F">
            <w:pPr>
              <w:pStyle w:val="7"/>
              <w:bidi w:val="0"/>
              <w:rPr>
                <w:rFonts w:hint="default"/>
              </w:rPr>
            </w:pPr>
            <w:r>
              <w:rPr>
                <w:rFonts w:hint="default"/>
                <w:lang w:val="en-US" w:eastAsia="zh-CN"/>
              </w:rPr>
              <w:t>子账户登录密码，仅 KYB 账户必填</w:t>
            </w:r>
            <w:r>
              <w:rPr>
                <w:rFonts w:hint="default"/>
                <w:lang w:val="en-US" w:eastAsia="zh-CN"/>
              </w:rPr>
              <w:br w:type="textWrapping"/>
            </w:r>
            <w:r>
              <w:rPr>
                <w:rFonts w:hint="default"/>
                <w:lang w:val="en-US" w:eastAsia="zh-CN"/>
              </w:rPr>
              <w:t>您的密码必须满足以下条件：</w:t>
            </w:r>
            <w:r>
              <w:rPr>
                <w:rFonts w:hint="default"/>
                <w:lang w:val="en-US" w:eastAsia="zh-CN"/>
              </w:rPr>
              <w:br w:type="textWrapping"/>
            </w:r>
            <w:r>
              <w:rPr>
                <w:rFonts w:hint="default"/>
                <w:lang w:val="en-US" w:eastAsia="zh-CN"/>
              </w:rPr>
              <w:t>长度为 8 ~ 32 个字符。</w:t>
            </w:r>
            <w:r>
              <w:rPr>
                <w:rFonts w:hint="default"/>
                <w:lang w:val="en-US" w:eastAsia="zh-CN"/>
              </w:rPr>
              <w:br w:type="textWrapping"/>
            </w:r>
            <w:r>
              <w:rPr>
                <w:rFonts w:hint="default"/>
                <w:lang w:val="en-US" w:eastAsia="zh-CN"/>
              </w:rPr>
              <w:t>1 个小写字母 (a-z)</w:t>
            </w:r>
            <w:r>
              <w:rPr>
                <w:rFonts w:hint="default"/>
                <w:lang w:val="en-US" w:eastAsia="zh-CN"/>
              </w:rPr>
              <w:br w:type="textWrapping"/>
            </w:r>
            <w:r>
              <w:rPr>
                <w:rFonts w:hint="default"/>
                <w:lang w:val="en-US" w:eastAsia="zh-CN"/>
              </w:rPr>
              <w:t>1 个大写字母 (A-Z)</w:t>
            </w:r>
            <w:r>
              <w:rPr>
                <w:rFonts w:hint="default"/>
                <w:lang w:val="en-US" w:eastAsia="zh-CN"/>
              </w:rPr>
              <w:br w:type="textWrapping"/>
            </w:r>
            <w:r>
              <w:rPr>
                <w:rFonts w:hint="default"/>
                <w:lang w:val="en-US" w:eastAsia="zh-CN"/>
              </w:rPr>
              <w:t>1 个数字</w:t>
            </w:r>
            <w:r>
              <w:rPr>
                <w:rFonts w:hint="default"/>
                <w:lang w:val="en-US" w:eastAsia="zh-CN"/>
              </w:rPr>
              <w:br w:type="textWrapping"/>
            </w:r>
            <w:r>
              <w:rPr>
                <w:rFonts w:hint="default"/>
                <w:lang w:val="en-US" w:eastAsia="zh-CN"/>
              </w:rPr>
              <w:t>1 个符号，如：！@ # $ %</w:t>
            </w:r>
          </w:p>
        </w:tc>
      </w:tr>
    </w:tbl>
    <w:p w14:paraId="7BBB89B1">
      <w:pPr>
        <w:pStyle w:val="7"/>
        <w:bidi w:val="0"/>
      </w:pPr>
      <w:r>
        <w:rPr>
          <w:rFonts w:hint="default"/>
        </w:rPr>
        <w:t>返回结果</w:t>
      </w:r>
    </w:p>
    <w:p w14:paraId="6BBE073B">
      <w:pPr>
        <w:pStyle w:val="7"/>
        <w:bidi w:val="0"/>
        <w:rPr>
          <w:rFonts w:hint="default"/>
        </w:rPr>
      </w:pPr>
      <w:r>
        <w:rPr>
          <w:rFonts w:hint="default"/>
        </w:rPr>
        <w:t>{</w:t>
      </w:r>
    </w:p>
    <w:p w14:paraId="15D5DE69">
      <w:pPr>
        <w:pStyle w:val="7"/>
        <w:bidi w:val="0"/>
        <w:rPr>
          <w:rFonts w:hint="default"/>
        </w:rPr>
      </w:pPr>
      <w:r>
        <w:rPr>
          <w:rFonts w:hint="default"/>
        </w:rPr>
        <w:t xml:space="preserve">    "code": "0",</w:t>
      </w:r>
    </w:p>
    <w:p w14:paraId="45447E3B">
      <w:pPr>
        <w:pStyle w:val="7"/>
        <w:bidi w:val="0"/>
        <w:rPr>
          <w:rFonts w:hint="default"/>
        </w:rPr>
      </w:pPr>
      <w:r>
        <w:rPr>
          <w:rFonts w:hint="default"/>
        </w:rPr>
        <w:t xml:space="preserve">    "msg": "",</w:t>
      </w:r>
    </w:p>
    <w:p w14:paraId="2BE62780">
      <w:pPr>
        <w:pStyle w:val="7"/>
        <w:bidi w:val="0"/>
        <w:rPr>
          <w:rFonts w:hint="default"/>
        </w:rPr>
      </w:pPr>
      <w:r>
        <w:rPr>
          <w:rFonts w:hint="default"/>
        </w:rPr>
        <w:t xml:space="preserve">    "data": [</w:t>
      </w:r>
    </w:p>
    <w:p w14:paraId="58A445A1">
      <w:pPr>
        <w:pStyle w:val="7"/>
        <w:bidi w:val="0"/>
        <w:rPr>
          <w:rFonts w:hint="default"/>
        </w:rPr>
      </w:pPr>
      <w:r>
        <w:rPr>
          <w:rFonts w:hint="default"/>
        </w:rPr>
        <w:t xml:space="preserve">        {</w:t>
      </w:r>
    </w:p>
    <w:p w14:paraId="5612AC5A">
      <w:pPr>
        <w:pStyle w:val="7"/>
        <w:bidi w:val="0"/>
        <w:rPr>
          <w:rFonts w:hint="default"/>
        </w:rPr>
      </w:pPr>
      <w:r>
        <w:rPr>
          <w:rFonts w:hint="default"/>
        </w:rPr>
        <w:t xml:space="preserve">            "label": "123456",</w:t>
      </w:r>
    </w:p>
    <w:p w14:paraId="3AD927F3">
      <w:pPr>
        <w:pStyle w:val="7"/>
        <w:bidi w:val="0"/>
        <w:rPr>
          <w:rFonts w:hint="default"/>
        </w:rPr>
      </w:pPr>
      <w:r>
        <w:rPr>
          <w:rFonts w:hint="default"/>
        </w:rPr>
        <w:t xml:space="preserve">            "subAcct": "subAccount002",</w:t>
      </w:r>
    </w:p>
    <w:p w14:paraId="52159CD4">
      <w:pPr>
        <w:pStyle w:val="7"/>
        <w:bidi w:val="0"/>
        <w:rPr>
          <w:rFonts w:hint="default"/>
        </w:rPr>
      </w:pPr>
      <w:r>
        <w:rPr>
          <w:rFonts w:hint="default"/>
        </w:rPr>
        <w:t xml:space="preserve">            "ts": "1744875304520",</w:t>
      </w:r>
    </w:p>
    <w:p w14:paraId="71854D2C">
      <w:pPr>
        <w:pStyle w:val="7"/>
        <w:bidi w:val="0"/>
        <w:rPr>
          <w:rFonts w:hint="default"/>
        </w:rPr>
      </w:pPr>
      <w:r>
        <w:rPr>
          <w:rFonts w:hint="default"/>
        </w:rPr>
        <w:t xml:space="preserve">            "uid": "698827017768230914"</w:t>
      </w:r>
    </w:p>
    <w:p w14:paraId="1D8B5761">
      <w:pPr>
        <w:pStyle w:val="7"/>
        <w:bidi w:val="0"/>
        <w:rPr>
          <w:rFonts w:hint="default"/>
        </w:rPr>
      </w:pPr>
      <w:r>
        <w:rPr>
          <w:rFonts w:hint="default"/>
        </w:rPr>
        <w:t xml:space="preserve">        }</w:t>
      </w:r>
    </w:p>
    <w:p w14:paraId="324B3C16">
      <w:pPr>
        <w:pStyle w:val="7"/>
        <w:bidi w:val="0"/>
        <w:rPr>
          <w:rFonts w:hint="default"/>
        </w:rPr>
      </w:pPr>
      <w:r>
        <w:rPr>
          <w:rFonts w:hint="default"/>
        </w:rPr>
        <w:t xml:space="preserve">    ]}</w:t>
      </w:r>
    </w:p>
    <w:p w14:paraId="2F786E38">
      <w:pPr>
        <w:pStyle w:val="7"/>
        <w:bidi w:val="0"/>
        <w:rPr>
          <w:rFonts w:hint="default"/>
        </w:rPr>
      </w:pPr>
      <w:r>
        <w:rPr>
          <w:rFonts w:hint="default"/>
        </w:rPr>
        <w:t>返回参数</w:t>
      </w:r>
    </w:p>
    <w:tbl>
      <w:tblPr>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1009"/>
        <w:gridCol w:w="809"/>
        <w:gridCol w:w="1680"/>
      </w:tblGrid>
      <w:tr w14:paraId="445077C8">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2A00C7D6">
            <w:pPr>
              <w:pStyle w:val="7"/>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63187AC0">
            <w:pPr>
              <w:pStyle w:val="7"/>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2DCF9669">
            <w:pPr>
              <w:pStyle w:val="7"/>
              <w:bidi w:val="0"/>
              <w:rPr>
                <w:rFonts w:hint="default"/>
              </w:rPr>
            </w:pPr>
            <w:r>
              <w:rPr>
                <w:rFonts w:hint="default"/>
                <w:lang w:val="en-US" w:eastAsia="zh-CN"/>
              </w:rPr>
              <w:t>描述</w:t>
            </w:r>
          </w:p>
        </w:tc>
      </w:tr>
      <w:tr w14:paraId="4E2422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BCA4914">
            <w:pPr>
              <w:pStyle w:val="7"/>
              <w:bidi w:val="0"/>
              <w:rPr>
                <w:rFonts w:hint="default"/>
              </w:rPr>
            </w:pPr>
            <w:r>
              <w:rPr>
                <w:rFonts w:hint="default"/>
                <w:lang w:val="en-US" w:eastAsia="zh-CN"/>
              </w:rPr>
              <w:t>subAcct</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BE934B6">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252CA95">
            <w:pPr>
              <w:pStyle w:val="7"/>
              <w:bidi w:val="0"/>
              <w:rPr>
                <w:rFonts w:hint="default"/>
              </w:rPr>
            </w:pPr>
            <w:r>
              <w:rPr>
                <w:rFonts w:hint="default"/>
                <w:lang w:val="en-US" w:eastAsia="zh-CN"/>
              </w:rPr>
              <w:t>子账户名称</w:t>
            </w:r>
          </w:p>
        </w:tc>
      </w:tr>
      <w:tr w14:paraId="066313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15226DF">
            <w:pPr>
              <w:pStyle w:val="7"/>
              <w:bidi w:val="0"/>
              <w:rPr>
                <w:rFonts w:hint="default"/>
              </w:rPr>
            </w:pPr>
            <w:r>
              <w:rPr>
                <w:rFonts w:hint="default"/>
                <w:lang w:val="en-US" w:eastAsia="zh-CN"/>
              </w:rPr>
              <w:t>label</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AFF1E42">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76FF8EE">
            <w:pPr>
              <w:pStyle w:val="7"/>
              <w:bidi w:val="0"/>
              <w:rPr>
                <w:rFonts w:hint="default"/>
              </w:rPr>
            </w:pPr>
            <w:r>
              <w:rPr>
                <w:rFonts w:hint="default"/>
                <w:lang w:val="en-US" w:eastAsia="zh-CN"/>
              </w:rPr>
              <w:t>子账户的备注</w:t>
            </w:r>
          </w:p>
        </w:tc>
      </w:tr>
      <w:tr w14:paraId="5E7B2A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9228CBA">
            <w:pPr>
              <w:pStyle w:val="7"/>
              <w:bidi w:val="0"/>
              <w:rPr>
                <w:rFonts w:hint="default"/>
              </w:rPr>
            </w:pPr>
            <w:r>
              <w:rPr>
                <w:rFonts w:hint="default"/>
                <w:lang w:val="en-US" w:eastAsia="zh-CN"/>
              </w:rPr>
              <w:t>uid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9C2B796">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79DFCA5">
            <w:pPr>
              <w:pStyle w:val="7"/>
              <w:bidi w:val="0"/>
              <w:rPr>
                <w:rFonts w:hint="default"/>
              </w:rPr>
            </w:pPr>
            <w:r>
              <w:rPr>
                <w:rFonts w:hint="default"/>
                <w:lang w:val="en-US" w:eastAsia="zh-CN"/>
              </w:rPr>
              <w:t>子账户 ID</w:t>
            </w:r>
          </w:p>
        </w:tc>
      </w:tr>
      <w:tr w14:paraId="4CB9015B">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1C2B8D2">
            <w:pPr>
              <w:pStyle w:val="7"/>
              <w:bidi w:val="0"/>
              <w:rPr>
                <w:rFonts w:hint="default"/>
              </w:rPr>
            </w:pPr>
            <w:r>
              <w:rPr>
                <w:rFonts w:hint="default"/>
                <w:lang w:val="en-US" w:eastAsia="zh-CN"/>
              </w:rPr>
              <w:t>ts</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6A3FE75">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A772817">
            <w:pPr>
              <w:pStyle w:val="7"/>
              <w:bidi w:val="0"/>
              <w:rPr>
                <w:rFonts w:hint="default"/>
              </w:rPr>
            </w:pPr>
            <w:r>
              <w:rPr>
                <w:rFonts w:hint="default"/>
                <w:lang w:val="en-US" w:eastAsia="zh-CN"/>
              </w:rPr>
              <w:t>创建时间</w:t>
            </w:r>
          </w:p>
        </w:tc>
      </w:tr>
    </w:tbl>
    <w:p w14:paraId="6F3211B4">
      <w:pPr>
        <w:pStyle w:val="7"/>
        <w:bidi w:val="0"/>
        <w:rPr>
          <w:rFonts w:hint="default"/>
        </w:rPr>
      </w:pPr>
      <w:r>
        <w:rPr>
          <w:rFonts w:hint="default"/>
        </w:rPr>
        <w:t>创建子账户的API Key</w:t>
      </w:r>
    </w:p>
    <w:p w14:paraId="089FA0DC">
      <w:pPr>
        <w:pStyle w:val="7"/>
        <w:bidi w:val="0"/>
        <w:rPr>
          <w:rFonts w:hint="default"/>
        </w:rPr>
      </w:pPr>
      <w:r>
        <w:rPr>
          <w:rFonts w:hint="default"/>
        </w:rPr>
        <w:t>仅适用于母账户，且母账户APIKey必须绑定IP。</w:t>
      </w:r>
    </w:p>
    <w:p w14:paraId="2E531106">
      <w:pPr>
        <w:pStyle w:val="7"/>
        <w:bidi w:val="0"/>
        <w:rPr>
          <w:rFonts w:hint="default"/>
        </w:rPr>
      </w:pPr>
      <w:r>
        <w:rPr>
          <w:rFonts w:hint="default"/>
        </w:rPr>
        <w:t>限速：1次/s</w:t>
      </w:r>
    </w:p>
    <w:p w14:paraId="6FFDE0D5">
      <w:pPr>
        <w:pStyle w:val="7"/>
        <w:bidi w:val="0"/>
        <w:rPr>
          <w:rFonts w:hint="default"/>
        </w:rPr>
      </w:pPr>
      <w:r>
        <w:rPr>
          <w:rFonts w:hint="default"/>
        </w:rPr>
        <w:t>限速规则：User ID</w:t>
      </w:r>
    </w:p>
    <w:p w14:paraId="58B54B0F">
      <w:pPr>
        <w:pStyle w:val="7"/>
        <w:bidi w:val="0"/>
        <w:rPr>
          <w:rFonts w:hint="default"/>
        </w:rPr>
      </w:pPr>
      <w:r>
        <w:rPr>
          <w:rFonts w:hint="default"/>
        </w:rPr>
        <w:t>权限：交易</w:t>
      </w:r>
    </w:p>
    <w:p w14:paraId="532D193B">
      <w:pPr>
        <w:pStyle w:val="7"/>
        <w:bidi w:val="0"/>
        <w:rPr>
          <w:rFonts w:hint="default"/>
        </w:rPr>
      </w:pPr>
      <w:r>
        <w:rPr>
          <w:rFonts w:hint="default"/>
        </w:rPr>
        <w:t>HTTP请求</w:t>
      </w:r>
    </w:p>
    <w:p w14:paraId="2E59AD45">
      <w:pPr>
        <w:pStyle w:val="7"/>
        <w:bidi w:val="0"/>
        <w:rPr>
          <w:rFonts w:hint="default"/>
        </w:rPr>
      </w:pPr>
      <w:r>
        <w:rPr>
          <w:rFonts w:hint="default"/>
        </w:rPr>
        <w:t>POST /api/v5/users/subaccount/apikey</w:t>
      </w:r>
    </w:p>
    <w:p w14:paraId="51E8619C">
      <w:pPr>
        <w:pStyle w:val="7"/>
        <w:bidi w:val="0"/>
      </w:pPr>
      <w:r>
        <w:rPr>
          <w:rFonts w:hint="default"/>
        </w:rPr>
        <w:t>请求示例</w:t>
      </w:r>
    </w:p>
    <w:p w14:paraId="0D9001F0">
      <w:pPr>
        <w:pStyle w:val="7"/>
        <w:bidi w:val="0"/>
        <w:rPr>
          <w:rFonts w:hint="default"/>
        </w:rPr>
      </w:pPr>
      <w:r>
        <w:rPr>
          <w:rFonts w:hint="default"/>
        </w:rPr>
        <w:t>请求参数</w:t>
      </w:r>
    </w:p>
    <w:tbl>
      <w:tblPr>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1333"/>
        <w:gridCol w:w="809"/>
        <w:gridCol w:w="784"/>
        <w:gridCol w:w="5620"/>
      </w:tblGrid>
      <w:tr w14:paraId="08BE66C6">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6854FCED">
            <w:pPr>
              <w:pStyle w:val="7"/>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5312D4A7">
            <w:pPr>
              <w:pStyle w:val="7"/>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3FAF5D66">
            <w:pPr>
              <w:pStyle w:val="7"/>
              <w:bidi w:val="0"/>
              <w:rPr>
                <w:rFonts w:hint="default"/>
              </w:rPr>
            </w:pPr>
            <w:r>
              <w:rPr>
                <w:rFonts w:hint="default"/>
                <w:lang w:val="en-US" w:eastAsia="zh-CN"/>
              </w:rPr>
              <w:t>是否必须</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361AD603">
            <w:pPr>
              <w:pStyle w:val="7"/>
              <w:bidi w:val="0"/>
              <w:rPr>
                <w:rFonts w:hint="default"/>
              </w:rPr>
            </w:pPr>
            <w:r>
              <w:rPr>
                <w:rFonts w:hint="default"/>
                <w:lang w:val="en-US" w:eastAsia="zh-CN"/>
              </w:rPr>
              <w:t>描述</w:t>
            </w:r>
          </w:p>
        </w:tc>
      </w:tr>
      <w:tr w14:paraId="5A423A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DE84BE4">
            <w:pPr>
              <w:pStyle w:val="7"/>
              <w:bidi w:val="0"/>
              <w:rPr>
                <w:rFonts w:hint="default"/>
              </w:rPr>
            </w:pPr>
            <w:r>
              <w:rPr>
                <w:rFonts w:hint="default"/>
                <w:lang w:val="en-US" w:eastAsia="zh-CN"/>
              </w:rPr>
              <w:t>subAcct</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47C5F53">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80730DB">
            <w:pPr>
              <w:pStyle w:val="7"/>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857E9C0">
            <w:pPr>
              <w:pStyle w:val="7"/>
              <w:bidi w:val="0"/>
              <w:rPr>
                <w:rFonts w:hint="default"/>
              </w:rPr>
            </w:pPr>
            <w:r>
              <w:rPr>
                <w:rFonts w:hint="default"/>
                <w:lang w:val="en-US" w:eastAsia="zh-CN"/>
              </w:rPr>
              <w:t>子账户名称，支持6-20位字母和数字组合（区分大小写，不支持空格符号）</w:t>
            </w:r>
          </w:p>
        </w:tc>
      </w:tr>
      <w:tr w14:paraId="2DD1AF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3DA8A36">
            <w:pPr>
              <w:pStyle w:val="7"/>
              <w:bidi w:val="0"/>
              <w:rPr>
                <w:rFonts w:hint="default"/>
              </w:rPr>
            </w:pPr>
            <w:r>
              <w:rPr>
                <w:rFonts w:hint="default"/>
                <w:lang w:val="en-US" w:eastAsia="zh-CN"/>
              </w:rPr>
              <w:t>label</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BE438BC">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62659B0">
            <w:pPr>
              <w:pStyle w:val="7"/>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05A53AE">
            <w:pPr>
              <w:pStyle w:val="7"/>
              <w:bidi w:val="0"/>
              <w:rPr>
                <w:rFonts w:hint="default"/>
              </w:rPr>
            </w:pPr>
            <w:r>
              <w:rPr>
                <w:rFonts w:hint="default"/>
                <w:lang w:val="en-US" w:eastAsia="zh-CN"/>
              </w:rPr>
              <w:t>API Key的备注</w:t>
            </w:r>
          </w:p>
        </w:tc>
      </w:tr>
      <w:tr w14:paraId="40B904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2A5734C">
            <w:pPr>
              <w:pStyle w:val="7"/>
              <w:bidi w:val="0"/>
              <w:rPr>
                <w:rFonts w:hint="default"/>
              </w:rPr>
            </w:pPr>
            <w:r>
              <w:rPr>
                <w:rFonts w:hint="default"/>
                <w:lang w:val="en-US" w:eastAsia="zh-CN"/>
              </w:rPr>
              <w:t>passphrase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0CC2AE9">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2675936">
            <w:pPr>
              <w:pStyle w:val="7"/>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2E861DF">
            <w:pPr>
              <w:pStyle w:val="7"/>
              <w:bidi w:val="0"/>
              <w:rPr>
                <w:rFonts w:hint="default"/>
              </w:rPr>
            </w:pPr>
            <w:r>
              <w:rPr>
                <w:rFonts w:hint="default"/>
                <w:lang w:val="en-US" w:eastAsia="zh-CN"/>
              </w:rPr>
              <w:t>API Key密码，8-32位字母数字组合，至少包含一个数字、一个大写字母、一个小写字母、一个特殊字符</w:t>
            </w:r>
          </w:p>
        </w:tc>
      </w:tr>
      <w:tr w14:paraId="42BDF9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5C7DB6A">
            <w:pPr>
              <w:pStyle w:val="7"/>
              <w:bidi w:val="0"/>
              <w:rPr>
                <w:rFonts w:hint="default"/>
              </w:rPr>
            </w:pPr>
            <w:r>
              <w:rPr>
                <w:rFonts w:hint="default"/>
                <w:lang w:val="en-US" w:eastAsia="zh-CN"/>
              </w:rPr>
              <w:t>perm</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10A0748">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84E9080">
            <w:pPr>
              <w:pStyle w:val="7"/>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DAFCDDB">
            <w:pPr>
              <w:pStyle w:val="7"/>
              <w:bidi w:val="0"/>
              <w:rPr>
                <w:rFonts w:hint="default"/>
              </w:rPr>
            </w:pPr>
            <w:r>
              <w:rPr>
                <w:rFonts w:hint="default"/>
                <w:lang w:val="en-US" w:eastAsia="zh-CN"/>
              </w:rPr>
              <w:t>API Key权限</w:t>
            </w:r>
            <w:r>
              <w:rPr>
                <w:rFonts w:hint="default"/>
                <w:lang w:val="en-US" w:eastAsia="zh-CN"/>
              </w:rPr>
              <w:br w:type="textWrapping"/>
            </w:r>
            <w:r>
              <w:rPr>
                <w:rFonts w:hint="default"/>
                <w:lang w:val="en-US" w:eastAsia="zh-CN"/>
              </w:rPr>
              <w:t>read_only：读取</w:t>
            </w:r>
            <w:r>
              <w:rPr>
                <w:rFonts w:hint="default"/>
                <w:lang w:val="en-US" w:eastAsia="zh-CN"/>
              </w:rPr>
              <w:br w:type="textWrapping"/>
            </w:r>
            <w:r>
              <w:rPr>
                <w:rFonts w:hint="default"/>
                <w:lang w:val="en-US" w:eastAsia="zh-CN"/>
              </w:rPr>
              <w:t>trade：交易</w:t>
            </w:r>
          </w:p>
        </w:tc>
      </w:tr>
      <w:tr w14:paraId="617789DB">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759F57F">
            <w:pPr>
              <w:pStyle w:val="7"/>
              <w:bidi w:val="0"/>
              <w:rPr>
                <w:rFonts w:hint="default"/>
              </w:rPr>
            </w:pPr>
            <w:r>
              <w:rPr>
                <w:rFonts w:hint="default"/>
                <w:lang w:val="en-US" w:eastAsia="zh-CN"/>
              </w:rPr>
              <w:t>ip</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523A603">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16C22E1">
            <w:pPr>
              <w:pStyle w:val="7"/>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BC3EA7C">
            <w:pPr>
              <w:pStyle w:val="7"/>
              <w:bidi w:val="0"/>
              <w:rPr>
                <w:rFonts w:hint="default"/>
              </w:rPr>
            </w:pPr>
            <w:r>
              <w:rPr>
                <w:rFonts w:hint="default"/>
                <w:lang w:val="en-US" w:eastAsia="zh-CN"/>
              </w:rPr>
              <w:t>绑定ip地址，多个ip用半角逗号隔开，最多支持20个ip</w:t>
            </w:r>
            <w:r>
              <w:rPr>
                <w:rFonts w:hint="default"/>
                <w:lang w:val="en-US" w:eastAsia="zh-CN"/>
              </w:rPr>
              <w:br w:type="textWrapping"/>
            </w:r>
            <w:r>
              <w:rPr>
                <w:rFonts w:hint="default"/>
                <w:lang w:val="en-US" w:eastAsia="zh-CN"/>
              </w:rPr>
              <w:t>安全性考虑，推荐绑定IP</w:t>
            </w:r>
            <w:r>
              <w:rPr>
                <w:rFonts w:hint="default"/>
                <w:lang w:val="en-US" w:eastAsia="zh-CN"/>
              </w:rPr>
              <w:br w:type="textWrapping"/>
            </w:r>
            <w:r>
              <w:rPr>
                <w:rFonts w:hint="default"/>
                <w:lang w:val="en-US" w:eastAsia="zh-CN"/>
              </w:rPr>
              <w:t>未绑定IP且拥有交易或提币权限的API key，将在闲置14天之后自动删除。(模拟盘的API key不会被删除)</w:t>
            </w:r>
          </w:p>
        </w:tc>
      </w:tr>
    </w:tbl>
    <w:p w14:paraId="1F65CF8C">
      <w:pPr>
        <w:pStyle w:val="7"/>
        <w:bidi w:val="0"/>
      </w:pPr>
      <w:r>
        <w:rPr>
          <w:rFonts w:hint="default"/>
        </w:rPr>
        <w:t>返回结果</w:t>
      </w:r>
    </w:p>
    <w:p w14:paraId="7EA24880">
      <w:pPr>
        <w:pStyle w:val="7"/>
        <w:bidi w:val="0"/>
        <w:rPr>
          <w:rFonts w:hint="default"/>
        </w:rPr>
      </w:pPr>
      <w:r>
        <w:rPr>
          <w:rFonts w:hint="default"/>
        </w:rPr>
        <w:t>{</w:t>
      </w:r>
    </w:p>
    <w:p w14:paraId="76063F85">
      <w:pPr>
        <w:pStyle w:val="7"/>
        <w:bidi w:val="0"/>
        <w:rPr>
          <w:rFonts w:hint="default"/>
        </w:rPr>
      </w:pPr>
      <w:r>
        <w:rPr>
          <w:rFonts w:hint="default"/>
        </w:rPr>
        <w:t xml:space="preserve">    "code": "0",</w:t>
      </w:r>
    </w:p>
    <w:p w14:paraId="5F473529">
      <w:pPr>
        <w:pStyle w:val="7"/>
        <w:bidi w:val="0"/>
        <w:rPr>
          <w:rFonts w:hint="default"/>
        </w:rPr>
      </w:pPr>
      <w:r>
        <w:rPr>
          <w:rFonts w:hint="default"/>
        </w:rPr>
        <w:t xml:space="preserve">    "msg": "",</w:t>
      </w:r>
    </w:p>
    <w:p w14:paraId="521E1045">
      <w:pPr>
        <w:pStyle w:val="7"/>
        <w:bidi w:val="0"/>
        <w:rPr>
          <w:rFonts w:hint="default"/>
        </w:rPr>
      </w:pPr>
      <w:r>
        <w:rPr>
          <w:rFonts w:hint="default"/>
        </w:rPr>
        <w:t xml:space="preserve">    "data": [{</w:t>
      </w:r>
    </w:p>
    <w:p w14:paraId="7BA3DAD3">
      <w:pPr>
        <w:pStyle w:val="7"/>
        <w:bidi w:val="0"/>
        <w:rPr>
          <w:rFonts w:hint="default"/>
        </w:rPr>
      </w:pPr>
      <w:r>
        <w:rPr>
          <w:rFonts w:hint="default"/>
        </w:rPr>
        <w:t xml:space="preserve">        "subAcct": "test-1",</w:t>
      </w:r>
    </w:p>
    <w:p w14:paraId="3C7ACEBD">
      <w:pPr>
        <w:pStyle w:val="7"/>
        <w:bidi w:val="0"/>
        <w:rPr>
          <w:rFonts w:hint="default"/>
        </w:rPr>
      </w:pPr>
      <w:r>
        <w:rPr>
          <w:rFonts w:hint="default"/>
        </w:rPr>
        <w:t xml:space="preserve">        "label": "v5",</w:t>
      </w:r>
    </w:p>
    <w:p w14:paraId="7ED10B1C">
      <w:pPr>
        <w:pStyle w:val="7"/>
        <w:bidi w:val="0"/>
        <w:rPr>
          <w:rFonts w:hint="default"/>
        </w:rPr>
      </w:pPr>
      <w:r>
        <w:rPr>
          <w:rFonts w:hint="default"/>
        </w:rPr>
        <w:t xml:space="preserve">        "apiKey": "******",</w:t>
      </w:r>
    </w:p>
    <w:p w14:paraId="64819044">
      <w:pPr>
        <w:pStyle w:val="7"/>
        <w:bidi w:val="0"/>
        <w:rPr>
          <w:rFonts w:hint="default"/>
        </w:rPr>
      </w:pPr>
      <w:r>
        <w:rPr>
          <w:rFonts w:hint="default"/>
        </w:rPr>
        <w:t xml:space="preserve">        "secretKey": "******",</w:t>
      </w:r>
    </w:p>
    <w:p w14:paraId="3DE4C772">
      <w:pPr>
        <w:pStyle w:val="7"/>
        <w:bidi w:val="0"/>
        <w:rPr>
          <w:rFonts w:hint="default"/>
        </w:rPr>
      </w:pPr>
      <w:r>
        <w:rPr>
          <w:rFonts w:hint="default"/>
        </w:rPr>
        <w:t xml:space="preserve">        "passphrase": "******",</w:t>
      </w:r>
    </w:p>
    <w:p w14:paraId="531F8568">
      <w:pPr>
        <w:pStyle w:val="7"/>
        <w:bidi w:val="0"/>
        <w:rPr>
          <w:rFonts w:hint="default"/>
        </w:rPr>
      </w:pPr>
      <w:r>
        <w:rPr>
          <w:rFonts w:hint="default"/>
        </w:rPr>
        <w:t xml:space="preserve">        "perm": "read_only,trade",</w:t>
      </w:r>
    </w:p>
    <w:p w14:paraId="14E51ECC">
      <w:pPr>
        <w:pStyle w:val="7"/>
        <w:bidi w:val="0"/>
        <w:rPr>
          <w:rFonts w:hint="default"/>
        </w:rPr>
      </w:pPr>
      <w:r>
        <w:rPr>
          <w:rFonts w:hint="default"/>
        </w:rPr>
        <w:t xml:space="preserve">        "ip": "1.1.1.1,2.2.2.2",</w:t>
      </w:r>
    </w:p>
    <w:p w14:paraId="049F9A22">
      <w:pPr>
        <w:pStyle w:val="7"/>
        <w:bidi w:val="0"/>
        <w:rPr>
          <w:rFonts w:hint="default"/>
        </w:rPr>
      </w:pPr>
      <w:r>
        <w:rPr>
          <w:rFonts w:hint="default"/>
        </w:rPr>
        <w:t xml:space="preserve">        "ts": "1597026383085"</w:t>
      </w:r>
    </w:p>
    <w:p w14:paraId="3BF2033A">
      <w:pPr>
        <w:pStyle w:val="7"/>
        <w:bidi w:val="0"/>
        <w:rPr>
          <w:rFonts w:hint="default"/>
        </w:rPr>
      </w:pPr>
      <w:r>
        <w:rPr>
          <w:rFonts w:hint="default"/>
        </w:rPr>
        <w:t xml:space="preserve">    }]}</w:t>
      </w:r>
    </w:p>
    <w:p w14:paraId="72074537">
      <w:pPr>
        <w:pStyle w:val="7"/>
        <w:bidi w:val="0"/>
        <w:rPr>
          <w:rFonts w:hint="default"/>
        </w:rPr>
      </w:pPr>
      <w:r>
        <w:rPr>
          <w:rFonts w:hint="default"/>
        </w:rPr>
        <w:t>返回参数</w:t>
      </w:r>
    </w:p>
    <w:tbl>
      <w:tblPr>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1333"/>
        <w:gridCol w:w="809"/>
        <w:gridCol w:w="2478"/>
      </w:tblGrid>
      <w:tr w14:paraId="00DB00FC">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59CDFCAD">
            <w:pPr>
              <w:pStyle w:val="7"/>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5DA394E1">
            <w:pPr>
              <w:pStyle w:val="7"/>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566DC462">
            <w:pPr>
              <w:pStyle w:val="7"/>
              <w:bidi w:val="0"/>
              <w:rPr>
                <w:rFonts w:hint="default"/>
              </w:rPr>
            </w:pPr>
            <w:r>
              <w:rPr>
                <w:rFonts w:hint="default"/>
                <w:lang w:val="en-US" w:eastAsia="zh-CN"/>
              </w:rPr>
              <w:t>描述</w:t>
            </w:r>
          </w:p>
        </w:tc>
      </w:tr>
      <w:tr w14:paraId="271266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E827B39">
            <w:pPr>
              <w:pStyle w:val="7"/>
              <w:bidi w:val="0"/>
              <w:rPr>
                <w:rFonts w:hint="default"/>
              </w:rPr>
            </w:pPr>
            <w:r>
              <w:rPr>
                <w:rFonts w:hint="default"/>
                <w:lang w:val="en-US" w:eastAsia="zh-CN"/>
              </w:rPr>
              <w:t>subAcct</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F57B3C9">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0CDE41D">
            <w:pPr>
              <w:pStyle w:val="7"/>
              <w:bidi w:val="0"/>
              <w:rPr>
                <w:rFonts w:hint="default"/>
              </w:rPr>
            </w:pPr>
            <w:r>
              <w:rPr>
                <w:rFonts w:hint="default"/>
                <w:lang w:val="en-US" w:eastAsia="zh-CN"/>
              </w:rPr>
              <w:t>子账户名称</w:t>
            </w:r>
          </w:p>
        </w:tc>
      </w:tr>
      <w:tr w14:paraId="395D76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8A22979">
            <w:pPr>
              <w:pStyle w:val="7"/>
              <w:bidi w:val="0"/>
              <w:rPr>
                <w:rFonts w:hint="default"/>
              </w:rPr>
            </w:pPr>
            <w:r>
              <w:rPr>
                <w:rFonts w:hint="default"/>
                <w:lang w:val="en-US" w:eastAsia="zh-CN"/>
              </w:rPr>
              <w:t>label</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41C8002">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574E726">
            <w:pPr>
              <w:pStyle w:val="7"/>
              <w:bidi w:val="0"/>
              <w:rPr>
                <w:rFonts w:hint="default"/>
              </w:rPr>
            </w:pPr>
            <w:r>
              <w:rPr>
                <w:rFonts w:hint="default"/>
                <w:lang w:val="en-US" w:eastAsia="zh-CN"/>
              </w:rPr>
              <w:t>APIKey的备注</w:t>
            </w:r>
          </w:p>
        </w:tc>
      </w:tr>
      <w:tr w14:paraId="45AB6F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40672F2">
            <w:pPr>
              <w:pStyle w:val="7"/>
              <w:bidi w:val="0"/>
              <w:rPr>
                <w:rFonts w:hint="default"/>
              </w:rPr>
            </w:pPr>
            <w:r>
              <w:rPr>
                <w:rFonts w:hint="default"/>
                <w:lang w:val="en-US" w:eastAsia="zh-CN"/>
              </w:rPr>
              <w:t>apiKey</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85C580E">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007762E">
            <w:pPr>
              <w:pStyle w:val="7"/>
              <w:bidi w:val="0"/>
              <w:rPr>
                <w:rFonts w:hint="default"/>
              </w:rPr>
            </w:pPr>
            <w:r>
              <w:rPr>
                <w:rFonts w:hint="default"/>
                <w:lang w:val="en-US" w:eastAsia="zh-CN"/>
              </w:rPr>
              <w:t>API公钥</w:t>
            </w:r>
          </w:p>
        </w:tc>
      </w:tr>
      <w:tr w14:paraId="08B813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87EBA00">
            <w:pPr>
              <w:pStyle w:val="7"/>
              <w:bidi w:val="0"/>
              <w:rPr>
                <w:rFonts w:hint="default"/>
              </w:rPr>
            </w:pPr>
            <w:r>
              <w:rPr>
                <w:rFonts w:hint="default"/>
                <w:lang w:val="en-US" w:eastAsia="zh-CN"/>
              </w:rPr>
              <w:t>secretKey</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F01A930">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EF9A1D0">
            <w:pPr>
              <w:pStyle w:val="7"/>
              <w:bidi w:val="0"/>
              <w:rPr>
                <w:rFonts w:hint="default"/>
              </w:rPr>
            </w:pPr>
            <w:r>
              <w:rPr>
                <w:rFonts w:hint="default"/>
                <w:lang w:val="en-US" w:eastAsia="zh-CN"/>
              </w:rPr>
              <w:t>API的私钥</w:t>
            </w:r>
          </w:p>
        </w:tc>
      </w:tr>
      <w:tr w14:paraId="701BE4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BB49B3B">
            <w:pPr>
              <w:pStyle w:val="7"/>
              <w:bidi w:val="0"/>
              <w:rPr>
                <w:rFonts w:hint="default"/>
              </w:rPr>
            </w:pPr>
            <w:r>
              <w:rPr>
                <w:rFonts w:hint="default"/>
                <w:lang w:val="en-US" w:eastAsia="zh-CN"/>
              </w:rPr>
              <w:t>passphrase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FE0C40B">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A4F7FEA">
            <w:pPr>
              <w:pStyle w:val="7"/>
              <w:bidi w:val="0"/>
              <w:rPr>
                <w:rFonts w:hint="default"/>
              </w:rPr>
            </w:pPr>
            <w:r>
              <w:rPr>
                <w:rFonts w:hint="default"/>
                <w:lang w:val="en-US" w:eastAsia="zh-CN"/>
              </w:rPr>
              <w:t>APIKey的密码</w:t>
            </w:r>
          </w:p>
        </w:tc>
      </w:tr>
      <w:tr w14:paraId="6586A3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4EC7012">
            <w:pPr>
              <w:pStyle w:val="7"/>
              <w:bidi w:val="0"/>
              <w:rPr>
                <w:rFonts w:hint="default"/>
              </w:rPr>
            </w:pPr>
            <w:r>
              <w:rPr>
                <w:rFonts w:hint="default"/>
                <w:lang w:val="en-US" w:eastAsia="zh-CN"/>
              </w:rPr>
              <w:t>perm</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2BDFC0E">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8C59B07">
            <w:pPr>
              <w:pStyle w:val="7"/>
              <w:bidi w:val="0"/>
              <w:rPr>
                <w:rFonts w:hint="default"/>
              </w:rPr>
            </w:pPr>
            <w:r>
              <w:rPr>
                <w:rFonts w:hint="default"/>
                <w:lang w:val="en-US" w:eastAsia="zh-CN"/>
              </w:rPr>
              <w:t>APIKey权限</w:t>
            </w:r>
          </w:p>
        </w:tc>
      </w:tr>
      <w:tr w14:paraId="0739B6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DD37F0C">
            <w:pPr>
              <w:pStyle w:val="7"/>
              <w:bidi w:val="0"/>
              <w:rPr>
                <w:rFonts w:hint="default"/>
              </w:rPr>
            </w:pPr>
            <w:r>
              <w:rPr>
                <w:rFonts w:hint="default"/>
                <w:lang w:val="en-US" w:eastAsia="zh-CN"/>
              </w:rPr>
              <w:t>ip</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BB37292">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37001C9">
            <w:pPr>
              <w:pStyle w:val="7"/>
              <w:bidi w:val="0"/>
              <w:rPr>
                <w:rFonts w:hint="default"/>
              </w:rPr>
            </w:pPr>
            <w:r>
              <w:rPr>
                <w:rFonts w:hint="default"/>
                <w:lang w:val="en-US" w:eastAsia="zh-CN"/>
              </w:rPr>
              <w:t>APIKey绑定的ip地址</w:t>
            </w:r>
          </w:p>
        </w:tc>
      </w:tr>
      <w:tr w14:paraId="2FC2E5AF">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5344EEB">
            <w:pPr>
              <w:pStyle w:val="7"/>
              <w:bidi w:val="0"/>
              <w:rPr>
                <w:rFonts w:hint="default"/>
              </w:rPr>
            </w:pPr>
            <w:r>
              <w:rPr>
                <w:rFonts w:hint="default"/>
                <w:lang w:val="en-US" w:eastAsia="zh-CN"/>
              </w:rPr>
              <w:t>ts</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ECE80F7">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93580DF">
            <w:pPr>
              <w:pStyle w:val="7"/>
              <w:bidi w:val="0"/>
              <w:rPr>
                <w:rFonts w:hint="default"/>
              </w:rPr>
            </w:pPr>
            <w:r>
              <w:rPr>
                <w:rFonts w:hint="default"/>
                <w:lang w:val="en-US" w:eastAsia="zh-CN"/>
              </w:rPr>
              <w:t>创建时间</w:t>
            </w:r>
          </w:p>
        </w:tc>
      </w:tr>
    </w:tbl>
    <w:p w14:paraId="431EE607">
      <w:pPr>
        <w:pStyle w:val="7"/>
        <w:bidi w:val="0"/>
        <w:rPr>
          <w:rFonts w:hint="default"/>
        </w:rPr>
      </w:pPr>
      <w:r>
        <w:rPr>
          <w:rFonts w:hint="default"/>
        </w:rPr>
        <w:t>查询子账户的API Key</w:t>
      </w:r>
    </w:p>
    <w:p w14:paraId="2E86D6FF">
      <w:pPr>
        <w:pStyle w:val="7"/>
        <w:bidi w:val="0"/>
        <w:rPr>
          <w:rFonts w:hint="default"/>
        </w:rPr>
      </w:pPr>
      <w:r>
        <w:rPr>
          <w:rFonts w:hint="default"/>
        </w:rPr>
        <w:t>仅适用于母账户</w:t>
      </w:r>
    </w:p>
    <w:p w14:paraId="2D2D44F0">
      <w:pPr>
        <w:pStyle w:val="7"/>
        <w:bidi w:val="0"/>
        <w:rPr>
          <w:rFonts w:hint="default"/>
        </w:rPr>
      </w:pPr>
      <w:r>
        <w:rPr>
          <w:rFonts w:hint="default"/>
        </w:rPr>
        <w:t>限速：20次/2秒</w:t>
      </w:r>
    </w:p>
    <w:p w14:paraId="4CEB1818">
      <w:pPr>
        <w:pStyle w:val="7"/>
        <w:bidi w:val="0"/>
        <w:rPr>
          <w:rFonts w:hint="default"/>
        </w:rPr>
      </w:pPr>
      <w:r>
        <w:rPr>
          <w:rFonts w:hint="default"/>
        </w:rPr>
        <w:t>限速规则：User ID</w:t>
      </w:r>
    </w:p>
    <w:p w14:paraId="551C304D">
      <w:pPr>
        <w:pStyle w:val="7"/>
        <w:bidi w:val="0"/>
        <w:rPr>
          <w:rFonts w:hint="default"/>
        </w:rPr>
      </w:pPr>
      <w:r>
        <w:rPr>
          <w:rFonts w:hint="default"/>
        </w:rPr>
        <w:t>权限：读取</w:t>
      </w:r>
    </w:p>
    <w:p w14:paraId="607E621A">
      <w:pPr>
        <w:pStyle w:val="7"/>
        <w:bidi w:val="0"/>
        <w:rPr>
          <w:rFonts w:hint="default"/>
        </w:rPr>
      </w:pPr>
      <w:r>
        <w:rPr>
          <w:rFonts w:hint="default"/>
        </w:rPr>
        <w:t>HTTP请求</w:t>
      </w:r>
    </w:p>
    <w:p w14:paraId="20FDE769">
      <w:pPr>
        <w:pStyle w:val="7"/>
        <w:bidi w:val="0"/>
        <w:rPr>
          <w:rFonts w:hint="default"/>
        </w:rPr>
      </w:pPr>
      <w:r>
        <w:rPr>
          <w:rFonts w:hint="default"/>
        </w:rPr>
        <w:t>GET /api/v5/users/subaccount/apikey</w:t>
      </w:r>
    </w:p>
    <w:p w14:paraId="77407D8E">
      <w:pPr>
        <w:pStyle w:val="7"/>
        <w:bidi w:val="0"/>
      </w:pPr>
      <w:r>
        <w:rPr>
          <w:rFonts w:hint="default"/>
        </w:rPr>
        <w:t>请求示例</w:t>
      </w:r>
    </w:p>
    <w:p w14:paraId="0EC67F17">
      <w:pPr>
        <w:pStyle w:val="7"/>
        <w:bidi w:val="0"/>
        <w:rPr>
          <w:rFonts w:hint="default"/>
        </w:rPr>
      </w:pPr>
      <w:r>
        <w:rPr>
          <w:rFonts w:hint="default"/>
        </w:rPr>
        <w:t>请求参数</w:t>
      </w:r>
    </w:p>
    <w:tbl>
      <w:tblPr>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1009"/>
        <w:gridCol w:w="809"/>
        <w:gridCol w:w="1200"/>
        <w:gridCol w:w="1440"/>
      </w:tblGrid>
      <w:tr w14:paraId="0312924A">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4F1A4DF7">
            <w:pPr>
              <w:pStyle w:val="7"/>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2CDC16E1">
            <w:pPr>
              <w:pStyle w:val="7"/>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52C67D37">
            <w:pPr>
              <w:pStyle w:val="7"/>
              <w:bidi w:val="0"/>
              <w:rPr>
                <w:rFonts w:hint="default"/>
              </w:rPr>
            </w:pPr>
            <w:r>
              <w:rPr>
                <w:rFonts w:hint="default"/>
                <w:lang w:val="en-US" w:eastAsia="zh-CN"/>
              </w:rPr>
              <w:t>是否必须</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08402BD2">
            <w:pPr>
              <w:pStyle w:val="7"/>
              <w:bidi w:val="0"/>
              <w:rPr>
                <w:rFonts w:hint="default"/>
              </w:rPr>
            </w:pPr>
            <w:r>
              <w:rPr>
                <w:rFonts w:hint="default"/>
                <w:lang w:val="en-US" w:eastAsia="zh-CN"/>
              </w:rPr>
              <w:t>描述</w:t>
            </w:r>
          </w:p>
        </w:tc>
      </w:tr>
      <w:tr w14:paraId="5BDA38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0582906">
            <w:pPr>
              <w:pStyle w:val="7"/>
              <w:bidi w:val="0"/>
              <w:rPr>
                <w:rFonts w:hint="default"/>
              </w:rPr>
            </w:pPr>
            <w:r>
              <w:rPr>
                <w:rFonts w:hint="default"/>
                <w:lang w:val="en-US" w:eastAsia="zh-CN"/>
              </w:rPr>
              <w:t>subAcct</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28349C2">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9AF857C">
            <w:pPr>
              <w:pStyle w:val="7"/>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4132E7A">
            <w:pPr>
              <w:pStyle w:val="7"/>
              <w:bidi w:val="0"/>
              <w:rPr>
                <w:rFonts w:hint="default"/>
              </w:rPr>
            </w:pPr>
            <w:r>
              <w:rPr>
                <w:rFonts w:hint="default"/>
                <w:lang w:val="en-US" w:eastAsia="zh-CN"/>
              </w:rPr>
              <w:t>子账户名称</w:t>
            </w:r>
          </w:p>
        </w:tc>
      </w:tr>
      <w:tr w14:paraId="5DACA4F9">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1F878CB">
            <w:pPr>
              <w:pStyle w:val="7"/>
              <w:bidi w:val="0"/>
              <w:rPr>
                <w:rFonts w:hint="default"/>
              </w:rPr>
            </w:pPr>
            <w:r>
              <w:rPr>
                <w:rFonts w:hint="default"/>
                <w:lang w:val="en-US" w:eastAsia="zh-CN"/>
              </w:rPr>
              <w:t>apiKey</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4E62DD3">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38CAF95">
            <w:pPr>
              <w:pStyle w:val="7"/>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86E7F10">
            <w:pPr>
              <w:pStyle w:val="7"/>
              <w:bidi w:val="0"/>
              <w:rPr>
                <w:rFonts w:hint="default"/>
              </w:rPr>
            </w:pPr>
            <w:r>
              <w:rPr>
                <w:rFonts w:hint="default"/>
                <w:lang w:val="en-US" w:eastAsia="zh-CN"/>
              </w:rPr>
              <w:t>API的公钥</w:t>
            </w:r>
          </w:p>
        </w:tc>
      </w:tr>
    </w:tbl>
    <w:p w14:paraId="6C3F66DC">
      <w:pPr>
        <w:pStyle w:val="7"/>
        <w:bidi w:val="0"/>
      </w:pPr>
      <w:r>
        <w:rPr>
          <w:rFonts w:hint="default"/>
        </w:rPr>
        <w:t>返回结果</w:t>
      </w:r>
    </w:p>
    <w:p w14:paraId="7D628761">
      <w:pPr>
        <w:pStyle w:val="7"/>
        <w:bidi w:val="0"/>
        <w:rPr>
          <w:rFonts w:hint="default"/>
        </w:rPr>
      </w:pPr>
      <w:r>
        <w:rPr>
          <w:rFonts w:hint="default"/>
        </w:rPr>
        <w:t>{</w:t>
      </w:r>
    </w:p>
    <w:p w14:paraId="089F9D4C">
      <w:pPr>
        <w:pStyle w:val="7"/>
        <w:bidi w:val="0"/>
        <w:rPr>
          <w:rFonts w:hint="default"/>
        </w:rPr>
      </w:pPr>
      <w:r>
        <w:rPr>
          <w:rFonts w:hint="default"/>
        </w:rPr>
        <w:t xml:space="preserve">    "code":"0",</w:t>
      </w:r>
    </w:p>
    <w:p w14:paraId="71316920">
      <w:pPr>
        <w:pStyle w:val="7"/>
        <w:bidi w:val="0"/>
        <w:rPr>
          <w:rFonts w:hint="default"/>
        </w:rPr>
      </w:pPr>
      <w:r>
        <w:rPr>
          <w:rFonts w:hint="default"/>
        </w:rPr>
        <w:t xml:space="preserve">    "msg":"",</w:t>
      </w:r>
    </w:p>
    <w:p w14:paraId="52EF9596">
      <w:pPr>
        <w:pStyle w:val="7"/>
        <w:bidi w:val="0"/>
        <w:rPr>
          <w:rFonts w:hint="default"/>
        </w:rPr>
      </w:pPr>
      <w:r>
        <w:rPr>
          <w:rFonts w:hint="default"/>
        </w:rPr>
        <w:t xml:space="preserve">    "data":[</w:t>
      </w:r>
    </w:p>
    <w:p w14:paraId="447DE43F">
      <w:pPr>
        <w:pStyle w:val="7"/>
        <w:bidi w:val="0"/>
        <w:rPr>
          <w:rFonts w:hint="default"/>
        </w:rPr>
      </w:pPr>
      <w:r>
        <w:rPr>
          <w:rFonts w:hint="default"/>
        </w:rPr>
        <w:t xml:space="preserve">        {</w:t>
      </w:r>
    </w:p>
    <w:p w14:paraId="2E7151E2">
      <w:pPr>
        <w:pStyle w:val="7"/>
        <w:bidi w:val="0"/>
        <w:rPr>
          <w:rFonts w:hint="default"/>
        </w:rPr>
      </w:pPr>
      <w:r>
        <w:rPr>
          <w:rFonts w:hint="default"/>
        </w:rPr>
        <w:t xml:space="preserve">            "label":"v5",</w:t>
      </w:r>
    </w:p>
    <w:p w14:paraId="645511E2">
      <w:pPr>
        <w:pStyle w:val="7"/>
        <w:bidi w:val="0"/>
        <w:rPr>
          <w:rFonts w:hint="default"/>
        </w:rPr>
      </w:pPr>
      <w:r>
        <w:rPr>
          <w:rFonts w:hint="default"/>
        </w:rPr>
        <w:t xml:space="preserve">            "apiKey":"arg13sdfgs",</w:t>
      </w:r>
    </w:p>
    <w:p w14:paraId="021F5B81">
      <w:pPr>
        <w:pStyle w:val="7"/>
        <w:bidi w:val="0"/>
        <w:rPr>
          <w:rFonts w:hint="default"/>
        </w:rPr>
      </w:pPr>
      <w:r>
        <w:rPr>
          <w:rFonts w:hint="default"/>
        </w:rPr>
        <w:t xml:space="preserve">            "perm":"read_only,trade",</w:t>
      </w:r>
    </w:p>
    <w:p w14:paraId="2E676420">
      <w:pPr>
        <w:pStyle w:val="7"/>
        <w:bidi w:val="0"/>
        <w:rPr>
          <w:rFonts w:hint="default"/>
        </w:rPr>
      </w:pPr>
      <w:r>
        <w:rPr>
          <w:rFonts w:hint="default"/>
        </w:rPr>
        <w:t xml:space="preserve">            "ip":"1.1.1.1,2.2.2.2",</w:t>
      </w:r>
    </w:p>
    <w:p w14:paraId="00047561">
      <w:pPr>
        <w:pStyle w:val="7"/>
        <w:bidi w:val="0"/>
        <w:rPr>
          <w:rFonts w:hint="default"/>
        </w:rPr>
      </w:pPr>
      <w:r>
        <w:rPr>
          <w:rFonts w:hint="default"/>
        </w:rPr>
        <w:t xml:space="preserve">            "ts":"1597026383085"</w:t>
      </w:r>
    </w:p>
    <w:p w14:paraId="030205C5">
      <w:pPr>
        <w:pStyle w:val="7"/>
        <w:bidi w:val="0"/>
        <w:rPr>
          <w:rFonts w:hint="default"/>
        </w:rPr>
      </w:pPr>
      <w:r>
        <w:rPr>
          <w:rFonts w:hint="default"/>
        </w:rPr>
        <w:t xml:space="preserve">        },</w:t>
      </w:r>
    </w:p>
    <w:p w14:paraId="21EA8500">
      <w:pPr>
        <w:pStyle w:val="7"/>
        <w:bidi w:val="0"/>
        <w:rPr>
          <w:rFonts w:hint="default"/>
        </w:rPr>
      </w:pPr>
      <w:r>
        <w:rPr>
          <w:rFonts w:hint="default"/>
        </w:rPr>
        <w:t xml:space="preserve">        {</w:t>
      </w:r>
    </w:p>
    <w:p w14:paraId="511EB5C0">
      <w:pPr>
        <w:pStyle w:val="7"/>
        <w:bidi w:val="0"/>
        <w:rPr>
          <w:rFonts w:hint="default"/>
        </w:rPr>
      </w:pPr>
      <w:r>
        <w:rPr>
          <w:rFonts w:hint="default"/>
        </w:rPr>
        <w:t xml:space="preserve">            "label":"v5.1",</w:t>
      </w:r>
    </w:p>
    <w:p w14:paraId="41D55FAE">
      <w:pPr>
        <w:pStyle w:val="7"/>
        <w:bidi w:val="0"/>
        <w:rPr>
          <w:rFonts w:hint="default"/>
        </w:rPr>
      </w:pPr>
      <w:r>
        <w:rPr>
          <w:rFonts w:hint="default"/>
        </w:rPr>
        <w:t xml:space="preserve">            "apiKey":"arg13sdfgs",</w:t>
      </w:r>
    </w:p>
    <w:p w14:paraId="6515FF1B">
      <w:pPr>
        <w:pStyle w:val="7"/>
        <w:bidi w:val="0"/>
        <w:rPr>
          <w:rFonts w:hint="default"/>
        </w:rPr>
      </w:pPr>
      <w:r>
        <w:rPr>
          <w:rFonts w:hint="default"/>
        </w:rPr>
        <w:t xml:space="preserve">            "perm":"read_only",</w:t>
      </w:r>
    </w:p>
    <w:p w14:paraId="5BE60F80">
      <w:pPr>
        <w:pStyle w:val="7"/>
        <w:bidi w:val="0"/>
        <w:rPr>
          <w:rFonts w:hint="default"/>
        </w:rPr>
      </w:pPr>
      <w:r>
        <w:rPr>
          <w:rFonts w:hint="default"/>
        </w:rPr>
        <w:t xml:space="preserve">            "ip":"1.1.1.1,2.2.2.2",</w:t>
      </w:r>
    </w:p>
    <w:p w14:paraId="40FCB117">
      <w:pPr>
        <w:pStyle w:val="7"/>
        <w:bidi w:val="0"/>
        <w:rPr>
          <w:rFonts w:hint="default"/>
        </w:rPr>
      </w:pPr>
      <w:r>
        <w:rPr>
          <w:rFonts w:hint="default"/>
        </w:rPr>
        <w:t xml:space="preserve">            "ts":"1597026383085"</w:t>
      </w:r>
    </w:p>
    <w:p w14:paraId="30F896D3">
      <w:pPr>
        <w:pStyle w:val="7"/>
        <w:bidi w:val="0"/>
        <w:rPr>
          <w:rFonts w:hint="default"/>
        </w:rPr>
      </w:pPr>
      <w:r>
        <w:rPr>
          <w:rFonts w:hint="default"/>
        </w:rPr>
        <w:t xml:space="preserve">        }</w:t>
      </w:r>
    </w:p>
    <w:p w14:paraId="4D242BAF">
      <w:pPr>
        <w:pStyle w:val="7"/>
        <w:bidi w:val="0"/>
        <w:rPr>
          <w:rFonts w:hint="default"/>
        </w:rPr>
      </w:pPr>
      <w:r>
        <w:rPr>
          <w:rFonts w:hint="default"/>
        </w:rPr>
        <w:t xml:space="preserve">    ]}</w:t>
      </w:r>
    </w:p>
    <w:p w14:paraId="62BC0D0C">
      <w:pPr>
        <w:pStyle w:val="7"/>
        <w:bidi w:val="0"/>
        <w:rPr>
          <w:rFonts w:hint="default"/>
        </w:rPr>
      </w:pPr>
      <w:r>
        <w:rPr>
          <w:rFonts w:hint="default"/>
        </w:rPr>
        <w:t>返回参数</w:t>
      </w:r>
    </w:p>
    <w:tbl>
      <w:tblPr>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960"/>
        <w:gridCol w:w="809"/>
        <w:gridCol w:w="2532"/>
      </w:tblGrid>
      <w:tr w14:paraId="0BC9E429">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11FEB57E">
            <w:pPr>
              <w:pStyle w:val="7"/>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0E6B6B9B">
            <w:pPr>
              <w:pStyle w:val="7"/>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0DBAE58F">
            <w:pPr>
              <w:pStyle w:val="7"/>
              <w:bidi w:val="0"/>
              <w:rPr>
                <w:rFonts w:hint="default"/>
              </w:rPr>
            </w:pPr>
            <w:r>
              <w:rPr>
                <w:rFonts w:hint="default"/>
                <w:lang w:val="en-US" w:eastAsia="zh-CN"/>
              </w:rPr>
              <w:t>描述</w:t>
            </w:r>
          </w:p>
        </w:tc>
      </w:tr>
      <w:tr w14:paraId="766357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247D8B6">
            <w:pPr>
              <w:pStyle w:val="7"/>
              <w:bidi w:val="0"/>
              <w:rPr>
                <w:rFonts w:hint="default"/>
              </w:rPr>
            </w:pPr>
            <w:r>
              <w:rPr>
                <w:rFonts w:hint="default"/>
                <w:lang w:val="en-US" w:eastAsia="zh-CN"/>
              </w:rPr>
              <w:t>label</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54864C2">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51C96CF">
            <w:pPr>
              <w:pStyle w:val="7"/>
              <w:bidi w:val="0"/>
              <w:rPr>
                <w:rFonts w:hint="default"/>
              </w:rPr>
            </w:pPr>
            <w:r>
              <w:rPr>
                <w:rFonts w:hint="default"/>
                <w:lang w:val="en-US" w:eastAsia="zh-CN"/>
              </w:rPr>
              <w:t>API Key的备注</w:t>
            </w:r>
          </w:p>
        </w:tc>
      </w:tr>
      <w:tr w14:paraId="49B9CA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9F6CE63">
            <w:pPr>
              <w:pStyle w:val="7"/>
              <w:bidi w:val="0"/>
              <w:rPr>
                <w:rFonts w:hint="default"/>
              </w:rPr>
            </w:pPr>
            <w:r>
              <w:rPr>
                <w:rFonts w:hint="default"/>
                <w:lang w:val="en-US" w:eastAsia="zh-CN"/>
              </w:rPr>
              <w:t>apiKey</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0FD551A">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C9A8193">
            <w:pPr>
              <w:pStyle w:val="7"/>
              <w:bidi w:val="0"/>
              <w:rPr>
                <w:rFonts w:hint="default"/>
              </w:rPr>
            </w:pPr>
            <w:r>
              <w:rPr>
                <w:rFonts w:hint="default"/>
                <w:lang w:val="en-US" w:eastAsia="zh-CN"/>
              </w:rPr>
              <w:t>API Key公钥</w:t>
            </w:r>
          </w:p>
        </w:tc>
      </w:tr>
      <w:tr w14:paraId="76722D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1171B4C">
            <w:pPr>
              <w:pStyle w:val="7"/>
              <w:bidi w:val="0"/>
              <w:rPr>
                <w:rFonts w:hint="default"/>
              </w:rPr>
            </w:pPr>
            <w:r>
              <w:rPr>
                <w:rFonts w:hint="default"/>
                <w:lang w:val="en-US" w:eastAsia="zh-CN"/>
              </w:rPr>
              <w:t>perm</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7B2B998">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6CBF2A0">
            <w:pPr>
              <w:pStyle w:val="7"/>
              <w:bidi w:val="0"/>
              <w:rPr>
                <w:rFonts w:hint="default"/>
              </w:rPr>
            </w:pPr>
            <w:r>
              <w:rPr>
                <w:rFonts w:hint="default"/>
                <w:lang w:val="en-US" w:eastAsia="zh-CN"/>
              </w:rPr>
              <w:t>API Key权限</w:t>
            </w:r>
            <w:r>
              <w:rPr>
                <w:rFonts w:hint="default"/>
                <w:lang w:val="en-US" w:eastAsia="zh-CN"/>
              </w:rPr>
              <w:br w:type="textWrapping"/>
            </w:r>
            <w:r>
              <w:rPr>
                <w:rFonts w:hint="default"/>
                <w:lang w:val="en-US" w:eastAsia="zh-CN"/>
              </w:rPr>
              <w:t>read_only：读取</w:t>
            </w:r>
            <w:r>
              <w:rPr>
                <w:rFonts w:hint="default"/>
                <w:lang w:val="en-US" w:eastAsia="zh-CN"/>
              </w:rPr>
              <w:br w:type="textWrapping"/>
            </w:r>
            <w:r>
              <w:rPr>
                <w:rFonts w:hint="default"/>
                <w:lang w:val="en-US" w:eastAsia="zh-CN"/>
              </w:rPr>
              <w:t>trade ：交易</w:t>
            </w:r>
          </w:p>
        </w:tc>
      </w:tr>
      <w:tr w14:paraId="191FED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8BFECCF">
            <w:pPr>
              <w:pStyle w:val="7"/>
              <w:bidi w:val="0"/>
              <w:rPr>
                <w:rFonts w:hint="default"/>
              </w:rPr>
            </w:pPr>
            <w:r>
              <w:rPr>
                <w:rFonts w:hint="default"/>
                <w:lang w:val="en-US" w:eastAsia="zh-CN"/>
              </w:rPr>
              <w:t>ip</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F7FD559">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58287A1">
            <w:pPr>
              <w:pStyle w:val="7"/>
              <w:bidi w:val="0"/>
              <w:rPr>
                <w:rFonts w:hint="default"/>
              </w:rPr>
            </w:pPr>
            <w:r>
              <w:rPr>
                <w:rFonts w:hint="default"/>
                <w:lang w:val="en-US" w:eastAsia="zh-CN"/>
              </w:rPr>
              <w:t>API Key绑定的ip地址</w:t>
            </w:r>
          </w:p>
        </w:tc>
      </w:tr>
      <w:tr w14:paraId="559D6AD8">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D27BC6E">
            <w:pPr>
              <w:pStyle w:val="7"/>
              <w:bidi w:val="0"/>
              <w:rPr>
                <w:rFonts w:hint="default"/>
              </w:rPr>
            </w:pPr>
            <w:r>
              <w:rPr>
                <w:rFonts w:hint="default"/>
                <w:lang w:val="en-US" w:eastAsia="zh-CN"/>
              </w:rPr>
              <w:t>ts</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448B369">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20C911B">
            <w:pPr>
              <w:pStyle w:val="7"/>
              <w:bidi w:val="0"/>
              <w:rPr>
                <w:rFonts w:hint="default"/>
              </w:rPr>
            </w:pPr>
            <w:r>
              <w:rPr>
                <w:rFonts w:hint="default"/>
                <w:lang w:val="en-US" w:eastAsia="zh-CN"/>
              </w:rPr>
              <w:t>创建时间</w:t>
            </w:r>
          </w:p>
        </w:tc>
      </w:tr>
    </w:tbl>
    <w:p w14:paraId="48D0DA41">
      <w:pPr>
        <w:pStyle w:val="7"/>
        <w:bidi w:val="0"/>
        <w:rPr>
          <w:rFonts w:hint="default"/>
        </w:rPr>
      </w:pPr>
      <w:r>
        <w:rPr>
          <w:rFonts w:hint="default"/>
        </w:rPr>
        <w:t>重置子账户的APIKey</w:t>
      </w:r>
    </w:p>
    <w:p w14:paraId="72E50D74">
      <w:pPr>
        <w:pStyle w:val="7"/>
        <w:bidi w:val="0"/>
        <w:rPr>
          <w:rFonts w:hint="default"/>
        </w:rPr>
      </w:pPr>
      <w:r>
        <w:rPr>
          <w:rFonts w:hint="default"/>
        </w:rPr>
        <w:t>仅适用于母账户，且母账户APIKey必须绑定IP。</w:t>
      </w:r>
    </w:p>
    <w:p w14:paraId="328430D2">
      <w:pPr>
        <w:pStyle w:val="7"/>
        <w:bidi w:val="0"/>
        <w:rPr>
          <w:rFonts w:hint="default"/>
        </w:rPr>
      </w:pPr>
      <w:r>
        <w:rPr>
          <w:rFonts w:hint="default"/>
        </w:rPr>
        <w:t>限速：1次/s</w:t>
      </w:r>
    </w:p>
    <w:p w14:paraId="4B86F7D3">
      <w:pPr>
        <w:pStyle w:val="7"/>
        <w:bidi w:val="0"/>
        <w:rPr>
          <w:rFonts w:hint="default"/>
        </w:rPr>
      </w:pPr>
      <w:r>
        <w:rPr>
          <w:rFonts w:hint="default"/>
        </w:rPr>
        <w:t>限速规则：User ID</w:t>
      </w:r>
    </w:p>
    <w:p w14:paraId="52A06ADB">
      <w:pPr>
        <w:pStyle w:val="7"/>
        <w:bidi w:val="0"/>
        <w:rPr>
          <w:rFonts w:hint="default"/>
        </w:rPr>
      </w:pPr>
      <w:r>
        <w:rPr>
          <w:rFonts w:hint="default"/>
        </w:rPr>
        <w:t>权限：交易</w:t>
      </w:r>
    </w:p>
    <w:p w14:paraId="760B1DAA">
      <w:pPr>
        <w:pStyle w:val="7"/>
        <w:bidi w:val="0"/>
        <w:rPr>
          <w:rFonts w:hint="default"/>
        </w:rPr>
      </w:pPr>
      <w:r>
        <w:rPr>
          <w:rFonts w:hint="default"/>
        </w:rPr>
        <w:t>HTTP请求</w:t>
      </w:r>
    </w:p>
    <w:p w14:paraId="013FD19D">
      <w:pPr>
        <w:pStyle w:val="7"/>
        <w:bidi w:val="0"/>
        <w:rPr>
          <w:rFonts w:hint="default"/>
        </w:rPr>
      </w:pPr>
      <w:r>
        <w:rPr>
          <w:rFonts w:hint="default"/>
        </w:rPr>
        <w:t>POST /api/v5/users/subaccount/modify-apikey</w:t>
      </w:r>
    </w:p>
    <w:p w14:paraId="504AA6D7">
      <w:pPr>
        <w:pStyle w:val="7"/>
        <w:bidi w:val="0"/>
      </w:pPr>
      <w:r>
        <w:rPr>
          <w:rFonts w:hint="default"/>
        </w:rPr>
        <w:t>请求示例</w:t>
      </w:r>
    </w:p>
    <w:p w14:paraId="3AA4179B">
      <w:pPr>
        <w:pStyle w:val="7"/>
        <w:bidi w:val="0"/>
        <w:rPr>
          <w:rFonts w:hint="default"/>
        </w:rPr>
      </w:pPr>
      <w:r>
        <w:rPr>
          <w:rFonts w:hint="default"/>
        </w:rPr>
        <w:t>import okx.SubAccount as SubAccount</w:t>
      </w:r>
    </w:p>
    <w:p w14:paraId="7B408511">
      <w:pPr>
        <w:pStyle w:val="7"/>
        <w:bidi w:val="0"/>
        <w:rPr>
          <w:rFonts w:hint="default"/>
        </w:rPr>
      </w:pPr>
      <w:r>
        <w:rPr>
          <w:rFonts w:hint="default"/>
        </w:rPr>
        <w:t># API 初始化apikey = "YOUR_API_KEY"secretkey = "YOUR_SECRET_KEY"passphrase = "YOUR_PASSPHRASE"</w:t>
      </w:r>
    </w:p>
    <w:p w14:paraId="70D09155">
      <w:pPr>
        <w:pStyle w:val="7"/>
        <w:bidi w:val="0"/>
        <w:rPr>
          <w:rFonts w:hint="default"/>
        </w:rPr>
      </w:pPr>
      <w:r>
        <w:rPr>
          <w:rFonts w:hint="default"/>
        </w:rPr>
        <w:t>flag = "1"  # 实盘:0 , 模拟盘：1subAccountAPI = SubAccount.SubAccountAPI(apikey, secretkey, passphrase, False, flag)</w:t>
      </w:r>
    </w:p>
    <w:p w14:paraId="02AFC0EB">
      <w:pPr>
        <w:pStyle w:val="7"/>
        <w:bidi w:val="0"/>
        <w:rPr>
          <w:rFonts w:hint="default"/>
        </w:rPr>
      </w:pPr>
      <w:r>
        <w:rPr>
          <w:rFonts w:hint="default"/>
        </w:rPr>
        <w:t># 重置子账户的APIKeyresult = subAccountAPI.reset_subaccount_apikey(</w:t>
      </w:r>
    </w:p>
    <w:p w14:paraId="0C864FD0">
      <w:pPr>
        <w:pStyle w:val="7"/>
        <w:bidi w:val="0"/>
        <w:rPr>
          <w:rFonts w:hint="default"/>
        </w:rPr>
      </w:pPr>
      <w:r>
        <w:rPr>
          <w:rFonts w:hint="default"/>
        </w:rPr>
        <w:t xml:space="preserve">    subAcct="hahawang1",</w:t>
      </w:r>
    </w:p>
    <w:p w14:paraId="7F8071B9">
      <w:pPr>
        <w:pStyle w:val="7"/>
        <w:bidi w:val="0"/>
        <w:rPr>
          <w:rFonts w:hint="default"/>
        </w:rPr>
      </w:pPr>
      <w:r>
        <w:rPr>
          <w:rFonts w:hint="default"/>
        </w:rPr>
        <w:t xml:space="preserve">    apiKey="",</w:t>
      </w:r>
    </w:p>
    <w:p w14:paraId="5524D2CB">
      <w:pPr>
        <w:pStyle w:val="7"/>
        <w:bidi w:val="0"/>
        <w:rPr>
          <w:rFonts w:hint="default"/>
        </w:rPr>
      </w:pPr>
      <w:r>
        <w:rPr>
          <w:rFonts w:hint="default"/>
        </w:rPr>
        <w:t xml:space="preserve">    ip="")print(result)</w:t>
      </w:r>
    </w:p>
    <w:p w14:paraId="55C23C77">
      <w:pPr>
        <w:pStyle w:val="7"/>
        <w:bidi w:val="0"/>
        <w:rPr>
          <w:rFonts w:hint="default"/>
        </w:rPr>
      </w:pPr>
      <w:r>
        <w:rPr>
          <w:rFonts w:hint="default"/>
        </w:rPr>
        <w:t>请求参数</w:t>
      </w:r>
    </w:p>
    <w:tbl>
      <w:tblPr>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1009"/>
        <w:gridCol w:w="809"/>
        <w:gridCol w:w="955"/>
        <w:gridCol w:w="5773"/>
      </w:tblGrid>
      <w:tr w14:paraId="77A2C616">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353FA95F">
            <w:pPr>
              <w:pStyle w:val="7"/>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6BA259B3">
            <w:pPr>
              <w:pStyle w:val="7"/>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549985B1">
            <w:pPr>
              <w:pStyle w:val="7"/>
              <w:bidi w:val="0"/>
              <w:rPr>
                <w:rFonts w:hint="default"/>
              </w:rPr>
            </w:pPr>
            <w:r>
              <w:rPr>
                <w:rFonts w:hint="default"/>
                <w:lang w:val="en-US" w:eastAsia="zh-CN"/>
              </w:rPr>
              <w:t>是否必须</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4DBE1D30">
            <w:pPr>
              <w:pStyle w:val="7"/>
              <w:bidi w:val="0"/>
              <w:rPr>
                <w:rFonts w:hint="default"/>
              </w:rPr>
            </w:pPr>
            <w:r>
              <w:rPr>
                <w:rFonts w:hint="default"/>
                <w:lang w:val="en-US" w:eastAsia="zh-CN"/>
              </w:rPr>
              <w:t>描述</w:t>
            </w:r>
          </w:p>
        </w:tc>
      </w:tr>
      <w:tr w14:paraId="0F63E7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F2B727F">
            <w:pPr>
              <w:pStyle w:val="7"/>
              <w:bidi w:val="0"/>
              <w:rPr>
                <w:rFonts w:hint="default"/>
              </w:rPr>
            </w:pPr>
            <w:r>
              <w:rPr>
                <w:rFonts w:hint="default"/>
                <w:lang w:val="en-US" w:eastAsia="zh-CN"/>
              </w:rPr>
              <w:t>subAcct</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12F581B">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8D50EE8">
            <w:pPr>
              <w:pStyle w:val="7"/>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8ADE18C">
            <w:pPr>
              <w:pStyle w:val="7"/>
              <w:bidi w:val="0"/>
              <w:rPr>
                <w:rFonts w:hint="default"/>
              </w:rPr>
            </w:pPr>
            <w:r>
              <w:rPr>
                <w:rFonts w:hint="default"/>
                <w:lang w:val="en-US" w:eastAsia="zh-CN"/>
              </w:rPr>
              <w:t>子账户名称</w:t>
            </w:r>
          </w:p>
        </w:tc>
      </w:tr>
      <w:tr w14:paraId="5E9D80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0C1F8D8">
            <w:pPr>
              <w:pStyle w:val="7"/>
              <w:bidi w:val="0"/>
              <w:rPr>
                <w:rFonts w:hint="default"/>
              </w:rPr>
            </w:pPr>
            <w:r>
              <w:rPr>
                <w:rFonts w:hint="default"/>
                <w:lang w:val="en-US" w:eastAsia="zh-CN"/>
              </w:rPr>
              <w:t>apiKey</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FBFB910">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5BA4C07">
            <w:pPr>
              <w:pStyle w:val="7"/>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815D619">
            <w:pPr>
              <w:pStyle w:val="7"/>
              <w:bidi w:val="0"/>
              <w:rPr>
                <w:rFonts w:hint="default"/>
              </w:rPr>
            </w:pPr>
            <w:r>
              <w:rPr>
                <w:rFonts w:hint="default"/>
                <w:lang w:val="en-US" w:eastAsia="zh-CN"/>
              </w:rPr>
              <w:t>子账户API的公钥</w:t>
            </w:r>
          </w:p>
        </w:tc>
      </w:tr>
      <w:tr w14:paraId="5D1F46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C37347B">
            <w:pPr>
              <w:pStyle w:val="7"/>
              <w:bidi w:val="0"/>
              <w:rPr>
                <w:rFonts w:hint="default"/>
              </w:rPr>
            </w:pPr>
            <w:r>
              <w:rPr>
                <w:rFonts w:hint="default"/>
                <w:lang w:val="en-US" w:eastAsia="zh-CN"/>
              </w:rPr>
              <w:t>label</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AF78412">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9A4053F">
            <w:pPr>
              <w:pStyle w:val="7"/>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F669DFC">
            <w:pPr>
              <w:pStyle w:val="7"/>
              <w:bidi w:val="0"/>
              <w:rPr>
                <w:rFonts w:hint="default"/>
              </w:rPr>
            </w:pPr>
            <w:r>
              <w:rPr>
                <w:rFonts w:hint="default"/>
                <w:lang w:val="en-US" w:eastAsia="zh-CN"/>
              </w:rPr>
              <w:t>子账户APIKey的备注，如果填写该字段，则该字段会被重置</w:t>
            </w:r>
          </w:p>
        </w:tc>
      </w:tr>
      <w:tr w14:paraId="583799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50D5DA9">
            <w:pPr>
              <w:pStyle w:val="7"/>
              <w:bidi w:val="0"/>
              <w:rPr>
                <w:rFonts w:hint="default"/>
              </w:rPr>
            </w:pPr>
            <w:r>
              <w:rPr>
                <w:rFonts w:hint="default"/>
                <w:lang w:val="en-US" w:eastAsia="zh-CN"/>
              </w:rPr>
              <w:t>perm</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DCA627F">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7448DB4">
            <w:pPr>
              <w:pStyle w:val="7"/>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5597486">
            <w:pPr>
              <w:pStyle w:val="7"/>
              <w:bidi w:val="0"/>
              <w:rPr>
                <w:rFonts w:hint="default"/>
              </w:rPr>
            </w:pPr>
            <w:r>
              <w:rPr>
                <w:rFonts w:hint="default"/>
                <w:lang w:val="en-US" w:eastAsia="zh-CN"/>
              </w:rPr>
              <w:t>子账户APIKey权限</w:t>
            </w:r>
            <w:r>
              <w:rPr>
                <w:rFonts w:hint="default"/>
                <w:lang w:val="en-US" w:eastAsia="zh-CN"/>
              </w:rPr>
              <w:br w:type="textWrapping"/>
            </w:r>
            <w:r>
              <w:rPr>
                <w:rFonts w:hint="default"/>
                <w:lang w:val="en-US" w:eastAsia="zh-CN"/>
              </w:rPr>
              <w:t>read_only：读取</w:t>
            </w:r>
            <w:r>
              <w:rPr>
                <w:rFonts w:hint="default"/>
                <w:lang w:val="en-US" w:eastAsia="zh-CN"/>
              </w:rPr>
              <w:br w:type="textWrapping"/>
            </w:r>
            <w:r>
              <w:rPr>
                <w:rFonts w:hint="default"/>
                <w:lang w:val="en-US" w:eastAsia="zh-CN"/>
              </w:rPr>
              <w:t>trade：交易</w:t>
            </w:r>
            <w:r>
              <w:rPr>
                <w:rFonts w:hint="default"/>
                <w:lang w:val="en-US" w:eastAsia="zh-CN"/>
              </w:rPr>
              <w:br w:type="textWrapping"/>
            </w:r>
            <w:r>
              <w:rPr>
                <w:rFonts w:hint="default"/>
                <w:lang w:val="en-US" w:eastAsia="zh-CN"/>
              </w:rPr>
              <w:t>多个权限用半角逗号隔开。</w:t>
            </w:r>
            <w:r>
              <w:rPr>
                <w:rFonts w:hint="default"/>
                <w:lang w:val="en-US" w:eastAsia="zh-CN"/>
              </w:rPr>
              <w:br w:type="textWrapping"/>
            </w:r>
            <w:r>
              <w:rPr>
                <w:rFonts w:hint="default"/>
                <w:lang w:val="en-US" w:eastAsia="zh-CN"/>
              </w:rPr>
              <w:t>如果填写该字段，则该字段会被重置。</w:t>
            </w:r>
          </w:p>
        </w:tc>
      </w:tr>
      <w:tr w14:paraId="6768C754">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368BC51">
            <w:pPr>
              <w:pStyle w:val="7"/>
              <w:bidi w:val="0"/>
              <w:rPr>
                <w:rFonts w:hint="default"/>
              </w:rPr>
            </w:pPr>
            <w:r>
              <w:rPr>
                <w:rFonts w:hint="default"/>
                <w:lang w:val="en-US" w:eastAsia="zh-CN"/>
              </w:rPr>
              <w:t>ip</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2604B65">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46A409C">
            <w:pPr>
              <w:pStyle w:val="7"/>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24ABB77">
            <w:pPr>
              <w:pStyle w:val="7"/>
              <w:bidi w:val="0"/>
              <w:rPr>
                <w:rFonts w:hint="default"/>
              </w:rPr>
            </w:pPr>
            <w:r>
              <w:rPr>
                <w:rFonts w:hint="default"/>
                <w:lang w:val="en-US" w:eastAsia="zh-CN"/>
              </w:rPr>
              <w:t>子账户APIKey绑定ip地址，多个ip用半角逗号隔开，最多支持20个ip。</w:t>
            </w:r>
            <w:r>
              <w:rPr>
                <w:rFonts w:hint="default"/>
                <w:lang w:val="en-US" w:eastAsia="zh-CN"/>
              </w:rPr>
              <w:br w:type="textWrapping"/>
            </w:r>
            <w:r>
              <w:rPr>
                <w:rFonts w:hint="default"/>
                <w:lang w:val="en-US" w:eastAsia="zh-CN"/>
              </w:rPr>
              <w:t>如果填写该字段，那该字段会被重置。</w:t>
            </w:r>
            <w:r>
              <w:rPr>
                <w:rFonts w:hint="default"/>
                <w:lang w:val="en-US" w:eastAsia="zh-CN"/>
              </w:rPr>
              <w:br w:type="textWrapping"/>
            </w:r>
            <w:r>
              <w:rPr>
                <w:rFonts w:hint="default"/>
                <w:lang w:val="en-US" w:eastAsia="zh-CN"/>
              </w:rPr>
              <w:t>如果ip传""，则表示解除IP绑定。</w:t>
            </w:r>
          </w:p>
        </w:tc>
      </w:tr>
    </w:tbl>
    <w:p w14:paraId="12377781">
      <w:pPr>
        <w:pStyle w:val="7"/>
        <w:bidi w:val="0"/>
      </w:pPr>
      <w:r>
        <w:rPr>
          <w:rFonts w:hint="default"/>
        </w:rPr>
        <w:t>返回结果</w:t>
      </w:r>
    </w:p>
    <w:p w14:paraId="610AA0FB">
      <w:pPr>
        <w:pStyle w:val="7"/>
        <w:bidi w:val="0"/>
        <w:rPr>
          <w:rFonts w:hint="default"/>
        </w:rPr>
      </w:pPr>
      <w:r>
        <w:rPr>
          <w:rFonts w:hint="default"/>
        </w:rPr>
        <w:t>{</w:t>
      </w:r>
    </w:p>
    <w:p w14:paraId="01F5D4A0">
      <w:pPr>
        <w:pStyle w:val="7"/>
        <w:bidi w:val="0"/>
        <w:rPr>
          <w:rFonts w:hint="default"/>
        </w:rPr>
      </w:pPr>
      <w:r>
        <w:rPr>
          <w:rFonts w:hint="default"/>
        </w:rPr>
        <w:t xml:space="preserve">    "code": "0",</w:t>
      </w:r>
    </w:p>
    <w:p w14:paraId="3BB2C141">
      <w:pPr>
        <w:pStyle w:val="7"/>
        <w:bidi w:val="0"/>
        <w:rPr>
          <w:rFonts w:hint="default"/>
        </w:rPr>
      </w:pPr>
      <w:r>
        <w:rPr>
          <w:rFonts w:hint="default"/>
        </w:rPr>
        <w:t xml:space="preserve">    "msg": "",</w:t>
      </w:r>
    </w:p>
    <w:p w14:paraId="130EE233">
      <w:pPr>
        <w:pStyle w:val="7"/>
        <w:bidi w:val="0"/>
        <w:rPr>
          <w:rFonts w:hint="default"/>
        </w:rPr>
      </w:pPr>
      <w:r>
        <w:rPr>
          <w:rFonts w:hint="default"/>
        </w:rPr>
        <w:t xml:space="preserve">    "data": [{</w:t>
      </w:r>
    </w:p>
    <w:p w14:paraId="52A7E310">
      <w:pPr>
        <w:pStyle w:val="7"/>
        <w:bidi w:val="0"/>
        <w:rPr>
          <w:rFonts w:hint="default"/>
        </w:rPr>
      </w:pPr>
      <w:r>
        <w:rPr>
          <w:rFonts w:hint="default"/>
        </w:rPr>
        <w:t xml:space="preserve">        "subAcct": "yongxu",</w:t>
      </w:r>
    </w:p>
    <w:p w14:paraId="5134A738">
      <w:pPr>
        <w:pStyle w:val="7"/>
        <w:bidi w:val="0"/>
        <w:rPr>
          <w:rFonts w:hint="default"/>
        </w:rPr>
      </w:pPr>
      <w:r>
        <w:rPr>
          <w:rFonts w:hint="default"/>
        </w:rPr>
        <w:t xml:space="preserve">        "label": "v5",</w:t>
      </w:r>
    </w:p>
    <w:p w14:paraId="43D549E7">
      <w:pPr>
        <w:pStyle w:val="7"/>
        <w:bidi w:val="0"/>
        <w:rPr>
          <w:rFonts w:hint="default"/>
        </w:rPr>
      </w:pPr>
      <w:r>
        <w:rPr>
          <w:rFonts w:hint="default"/>
        </w:rPr>
        <w:t xml:space="preserve">        "apiKey": "******",</w:t>
      </w:r>
    </w:p>
    <w:p w14:paraId="4B49289E">
      <w:pPr>
        <w:pStyle w:val="7"/>
        <w:bidi w:val="0"/>
        <w:rPr>
          <w:rFonts w:hint="default"/>
        </w:rPr>
      </w:pPr>
      <w:r>
        <w:rPr>
          <w:rFonts w:hint="default"/>
        </w:rPr>
        <w:t xml:space="preserve">        "perm": "read,trade",</w:t>
      </w:r>
    </w:p>
    <w:p w14:paraId="6262D4CC">
      <w:pPr>
        <w:pStyle w:val="7"/>
        <w:bidi w:val="0"/>
        <w:rPr>
          <w:rFonts w:hint="default"/>
        </w:rPr>
      </w:pPr>
      <w:r>
        <w:rPr>
          <w:rFonts w:hint="default"/>
        </w:rPr>
        <w:t xml:space="preserve">        "ip": "1.1.1.1",</w:t>
      </w:r>
    </w:p>
    <w:p w14:paraId="1CF4B43A">
      <w:pPr>
        <w:pStyle w:val="7"/>
        <w:bidi w:val="0"/>
        <w:rPr>
          <w:rFonts w:hint="default"/>
        </w:rPr>
      </w:pPr>
      <w:r>
        <w:rPr>
          <w:rFonts w:hint="default"/>
        </w:rPr>
        <w:t xml:space="preserve">        "ts": "1597026383085"</w:t>
      </w:r>
    </w:p>
    <w:p w14:paraId="537348F4">
      <w:pPr>
        <w:pStyle w:val="7"/>
        <w:bidi w:val="0"/>
        <w:rPr>
          <w:rFonts w:hint="default"/>
        </w:rPr>
      </w:pPr>
      <w:r>
        <w:rPr>
          <w:rFonts w:hint="default"/>
        </w:rPr>
        <w:t xml:space="preserve">    }]}</w:t>
      </w:r>
    </w:p>
    <w:p w14:paraId="3861CD0E">
      <w:pPr>
        <w:pStyle w:val="7"/>
        <w:bidi w:val="0"/>
        <w:rPr>
          <w:rFonts w:hint="default"/>
        </w:rPr>
      </w:pPr>
      <w:r>
        <w:rPr>
          <w:rFonts w:hint="default"/>
        </w:rPr>
        <w:t>返回参数</w:t>
      </w:r>
    </w:p>
    <w:tbl>
      <w:tblPr>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1009"/>
        <w:gridCol w:w="809"/>
        <w:gridCol w:w="2478"/>
      </w:tblGrid>
      <w:tr w14:paraId="2E5B39A4">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321F7256">
            <w:pPr>
              <w:pStyle w:val="7"/>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34EAE8E8">
            <w:pPr>
              <w:pStyle w:val="7"/>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7DD8621B">
            <w:pPr>
              <w:pStyle w:val="7"/>
              <w:bidi w:val="0"/>
              <w:rPr>
                <w:rFonts w:hint="default"/>
              </w:rPr>
            </w:pPr>
            <w:r>
              <w:rPr>
                <w:rFonts w:hint="default"/>
                <w:lang w:val="en-US" w:eastAsia="zh-CN"/>
              </w:rPr>
              <w:t>描述</w:t>
            </w:r>
          </w:p>
        </w:tc>
      </w:tr>
      <w:tr w14:paraId="0D7CC9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55101DB">
            <w:pPr>
              <w:pStyle w:val="7"/>
              <w:bidi w:val="0"/>
              <w:rPr>
                <w:rFonts w:hint="default"/>
              </w:rPr>
            </w:pPr>
            <w:r>
              <w:rPr>
                <w:rFonts w:hint="default"/>
                <w:lang w:val="en-US" w:eastAsia="zh-CN"/>
              </w:rPr>
              <w:t>subAcct</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2349CC7">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C417F63">
            <w:pPr>
              <w:pStyle w:val="7"/>
              <w:bidi w:val="0"/>
              <w:rPr>
                <w:rFonts w:hint="default"/>
              </w:rPr>
            </w:pPr>
            <w:r>
              <w:rPr>
                <w:rFonts w:hint="default"/>
                <w:lang w:val="en-US" w:eastAsia="zh-CN"/>
              </w:rPr>
              <w:t>子账户名称</w:t>
            </w:r>
          </w:p>
        </w:tc>
      </w:tr>
      <w:tr w14:paraId="74499F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114F897">
            <w:pPr>
              <w:pStyle w:val="7"/>
              <w:bidi w:val="0"/>
              <w:rPr>
                <w:rFonts w:hint="default"/>
              </w:rPr>
            </w:pPr>
            <w:r>
              <w:rPr>
                <w:rFonts w:hint="default"/>
                <w:lang w:val="en-US" w:eastAsia="zh-CN"/>
              </w:rPr>
              <w:t>label</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E125738">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1A9E15E">
            <w:pPr>
              <w:pStyle w:val="7"/>
              <w:bidi w:val="0"/>
              <w:rPr>
                <w:rFonts w:hint="default"/>
              </w:rPr>
            </w:pPr>
            <w:r>
              <w:rPr>
                <w:rFonts w:hint="default"/>
                <w:lang w:val="en-US" w:eastAsia="zh-CN"/>
              </w:rPr>
              <w:t>APIKey的备注</w:t>
            </w:r>
          </w:p>
        </w:tc>
      </w:tr>
      <w:tr w14:paraId="36A2CB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BFDF20A">
            <w:pPr>
              <w:pStyle w:val="7"/>
              <w:bidi w:val="0"/>
              <w:rPr>
                <w:rFonts w:hint="default"/>
              </w:rPr>
            </w:pPr>
            <w:r>
              <w:rPr>
                <w:rFonts w:hint="default"/>
                <w:lang w:val="en-US" w:eastAsia="zh-CN"/>
              </w:rPr>
              <w:t>apiKey</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6A66954">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8C0A0B8">
            <w:pPr>
              <w:pStyle w:val="7"/>
              <w:bidi w:val="0"/>
              <w:rPr>
                <w:rFonts w:hint="default"/>
              </w:rPr>
            </w:pPr>
            <w:r>
              <w:rPr>
                <w:rFonts w:hint="default"/>
                <w:lang w:val="en-US" w:eastAsia="zh-CN"/>
              </w:rPr>
              <w:t>API公钥</w:t>
            </w:r>
          </w:p>
        </w:tc>
      </w:tr>
      <w:tr w14:paraId="2E3D2F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DFBE67F">
            <w:pPr>
              <w:pStyle w:val="7"/>
              <w:bidi w:val="0"/>
              <w:rPr>
                <w:rFonts w:hint="default"/>
              </w:rPr>
            </w:pPr>
            <w:r>
              <w:rPr>
                <w:rFonts w:hint="default"/>
                <w:lang w:val="en-US" w:eastAsia="zh-CN"/>
              </w:rPr>
              <w:t>perm</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1CE9346">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2D81661">
            <w:pPr>
              <w:pStyle w:val="7"/>
              <w:bidi w:val="0"/>
              <w:rPr>
                <w:rFonts w:hint="default"/>
              </w:rPr>
            </w:pPr>
            <w:r>
              <w:rPr>
                <w:rFonts w:hint="default"/>
                <w:lang w:val="en-US" w:eastAsia="zh-CN"/>
              </w:rPr>
              <w:t>APIKey权限</w:t>
            </w:r>
          </w:p>
        </w:tc>
      </w:tr>
      <w:tr w14:paraId="3CA5A2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3D76936">
            <w:pPr>
              <w:pStyle w:val="7"/>
              <w:bidi w:val="0"/>
              <w:rPr>
                <w:rFonts w:hint="default"/>
              </w:rPr>
            </w:pPr>
            <w:r>
              <w:rPr>
                <w:rFonts w:hint="default"/>
                <w:lang w:val="en-US" w:eastAsia="zh-CN"/>
              </w:rPr>
              <w:t>ip</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C4CCAAE">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B2AC01D">
            <w:pPr>
              <w:pStyle w:val="7"/>
              <w:bidi w:val="0"/>
              <w:rPr>
                <w:rFonts w:hint="default"/>
              </w:rPr>
            </w:pPr>
            <w:r>
              <w:rPr>
                <w:rFonts w:hint="default"/>
                <w:lang w:val="en-US" w:eastAsia="zh-CN"/>
              </w:rPr>
              <w:t>APIKey绑定的ip地址</w:t>
            </w:r>
          </w:p>
        </w:tc>
      </w:tr>
      <w:tr w14:paraId="610B52E0">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1A196B3">
            <w:pPr>
              <w:pStyle w:val="7"/>
              <w:bidi w:val="0"/>
              <w:rPr>
                <w:rFonts w:hint="default"/>
              </w:rPr>
            </w:pPr>
            <w:r>
              <w:rPr>
                <w:rFonts w:hint="default"/>
                <w:lang w:val="en-US" w:eastAsia="zh-CN"/>
              </w:rPr>
              <w:t>ts</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76641C4">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CB5C010">
            <w:pPr>
              <w:pStyle w:val="7"/>
              <w:bidi w:val="0"/>
              <w:rPr>
                <w:rFonts w:hint="default"/>
              </w:rPr>
            </w:pPr>
            <w:r>
              <w:rPr>
                <w:rFonts w:hint="default"/>
                <w:lang w:val="en-US" w:eastAsia="zh-CN"/>
              </w:rPr>
              <w:t>创建时间</w:t>
            </w:r>
          </w:p>
        </w:tc>
      </w:tr>
    </w:tbl>
    <w:p w14:paraId="106BDA4F">
      <w:pPr>
        <w:pStyle w:val="7"/>
        <w:bidi w:val="0"/>
        <w:rPr>
          <w:rFonts w:hint="default"/>
        </w:rPr>
      </w:pPr>
      <w:r>
        <w:rPr>
          <w:rFonts w:hint="default"/>
        </w:rPr>
        <w:t>删除子账户的API Key</w:t>
      </w:r>
    </w:p>
    <w:p w14:paraId="792079EF">
      <w:pPr>
        <w:pStyle w:val="7"/>
        <w:bidi w:val="0"/>
        <w:rPr>
          <w:rFonts w:hint="default"/>
        </w:rPr>
      </w:pPr>
      <w:r>
        <w:rPr>
          <w:rFonts w:hint="default"/>
        </w:rPr>
        <w:t>仅适用于母账户，且母账户APIKey必须绑定IP。</w:t>
      </w:r>
    </w:p>
    <w:p w14:paraId="2AD4C0C0">
      <w:pPr>
        <w:pStyle w:val="7"/>
        <w:bidi w:val="0"/>
        <w:rPr>
          <w:rFonts w:hint="default"/>
        </w:rPr>
      </w:pPr>
      <w:r>
        <w:rPr>
          <w:rFonts w:hint="default"/>
        </w:rPr>
        <w:t>限速：1次/s</w:t>
      </w:r>
    </w:p>
    <w:p w14:paraId="3F956DB9">
      <w:pPr>
        <w:pStyle w:val="7"/>
        <w:bidi w:val="0"/>
        <w:rPr>
          <w:rFonts w:hint="default"/>
        </w:rPr>
      </w:pPr>
      <w:r>
        <w:rPr>
          <w:rFonts w:hint="default"/>
        </w:rPr>
        <w:t>限速规则：User ID</w:t>
      </w:r>
    </w:p>
    <w:p w14:paraId="657F3FE4">
      <w:pPr>
        <w:pStyle w:val="7"/>
        <w:bidi w:val="0"/>
        <w:rPr>
          <w:rFonts w:hint="default"/>
        </w:rPr>
      </w:pPr>
      <w:r>
        <w:rPr>
          <w:rFonts w:hint="default"/>
        </w:rPr>
        <w:t>权限：交易</w:t>
      </w:r>
    </w:p>
    <w:p w14:paraId="14D89CFB">
      <w:pPr>
        <w:pStyle w:val="7"/>
        <w:bidi w:val="0"/>
        <w:rPr>
          <w:rFonts w:hint="default"/>
        </w:rPr>
      </w:pPr>
      <w:r>
        <w:rPr>
          <w:rFonts w:hint="default"/>
        </w:rPr>
        <w:t>HTTP请求</w:t>
      </w:r>
    </w:p>
    <w:p w14:paraId="6EE98150">
      <w:pPr>
        <w:pStyle w:val="7"/>
        <w:bidi w:val="0"/>
        <w:rPr>
          <w:rFonts w:hint="default"/>
        </w:rPr>
      </w:pPr>
      <w:r>
        <w:rPr>
          <w:rFonts w:hint="default"/>
        </w:rPr>
        <w:t>POST /api/v5/users/subaccount/delete-apikey</w:t>
      </w:r>
    </w:p>
    <w:p w14:paraId="11B38B39">
      <w:pPr>
        <w:pStyle w:val="7"/>
        <w:bidi w:val="0"/>
      </w:pPr>
      <w:r>
        <w:rPr>
          <w:rFonts w:hint="default"/>
        </w:rPr>
        <w:t>请求示例</w:t>
      </w:r>
    </w:p>
    <w:p w14:paraId="3DC2437A">
      <w:pPr>
        <w:pStyle w:val="7"/>
        <w:bidi w:val="0"/>
        <w:rPr>
          <w:rFonts w:hint="default"/>
        </w:rPr>
      </w:pPr>
      <w:r>
        <w:rPr>
          <w:rFonts w:hint="default"/>
        </w:rPr>
        <w:t>请求参数</w:t>
      </w:r>
    </w:p>
    <w:tbl>
      <w:tblPr>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1009"/>
        <w:gridCol w:w="809"/>
        <w:gridCol w:w="1200"/>
        <w:gridCol w:w="1440"/>
      </w:tblGrid>
      <w:tr w14:paraId="59E21AB5">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1B1EA524">
            <w:pPr>
              <w:pStyle w:val="7"/>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0F435F6A">
            <w:pPr>
              <w:pStyle w:val="7"/>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34E52A96">
            <w:pPr>
              <w:pStyle w:val="7"/>
              <w:bidi w:val="0"/>
              <w:rPr>
                <w:rFonts w:hint="default"/>
              </w:rPr>
            </w:pPr>
            <w:r>
              <w:rPr>
                <w:rFonts w:hint="default"/>
                <w:lang w:val="en-US" w:eastAsia="zh-CN"/>
              </w:rPr>
              <w:t>是否必须</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722864A5">
            <w:pPr>
              <w:pStyle w:val="7"/>
              <w:bidi w:val="0"/>
              <w:rPr>
                <w:rFonts w:hint="default"/>
              </w:rPr>
            </w:pPr>
            <w:r>
              <w:rPr>
                <w:rFonts w:hint="default"/>
                <w:lang w:val="en-US" w:eastAsia="zh-CN"/>
              </w:rPr>
              <w:t>描述</w:t>
            </w:r>
          </w:p>
        </w:tc>
      </w:tr>
      <w:tr w14:paraId="789F90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AACD885">
            <w:pPr>
              <w:pStyle w:val="7"/>
              <w:bidi w:val="0"/>
              <w:rPr>
                <w:rFonts w:hint="default"/>
              </w:rPr>
            </w:pPr>
            <w:r>
              <w:rPr>
                <w:rFonts w:hint="default"/>
                <w:lang w:val="en-US" w:eastAsia="zh-CN"/>
              </w:rPr>
              <w:t>subAcct</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15737AD">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4B17215">
            <w:pPr>
              <w:pStyle w:val="7"/>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0DA635C">
            <w:pPr>
              <w:pStyle w:val="7"/>
              <w:bidi w:val="0"/>
              <w:rPr>
                <w:rFonts w:hint="default"/>
              </w:rPr>
            </w:pPr>
            <w:r>
              <w:rPr>
                <w:rFonts w:hint="default"/>
                <w:lang w:val="en-US" w:eastAsia="zh-CN"/>
              </w:rPr>
              <w:t>子账户名称</w:t>
            </w:r>
          </w:p>
        </w:tc>
      </w:tr>
      <w:tr w14:paraId="3FCFDA76">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F484F60">
            <w:pPr>
              <w:pStyle w:val="7"/>
              <w:bidi w:val="0"/>
              <w:rPr>
                <w:rFonts w:hint="default"/>
              </w:rPr>
            </w:pPr>
            <w:r>
              <w:rPr>
                <w:rFonts w:hint="default"/>
                <w:lang w:val="en-US" w:eastAsia="zh-CN"/>
              </w:rPr>
              <w:t>apiKey</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638AA1A">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F1F69DC">
            <w:pPr>
              <w:pStyle w:val="7"/>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C7CE541">
            <w:pPr>
              <w:pStyle w:val="7"/>
              <w:bidi w:val="0"/>
              <w:rPr>
                <w:rFonts w:hint="default"/>
              </w:rPr>
            </w:pPr>
            <w:r>
              <w:rPr>
                <w:rFonts w:hint="default"/>
                <w:lang w:val="en-US" w:eastAsia="zh-CN"/>
              </w:rPr>
              <w:t>API的公钥</w:t>
            </w:r>
          </w:p>
        </w:tc>
      </w:tr>
    </w:tbl>
    <w:p w14:paraId="47AAD18A">
      <w:pPr>
        <w:pStyle w:val="7"/>
        <w:bidi w:val="0"/>
      </w:pPr>
      <w:r>
        <w:rPr>
          <w:rFonts w:hint="default"/>
        </w:rPr>
        <w:t>返回结果</w:t>
      </w:r>
    </w:p>
    <w:p w14:paraId="679B712E">
      <w:pPr>
        <w:pStyle w:val="7"/>
        <w:bidi w:val="0"/>
        <w:rPr>
          <w:rFonts w:hint="default"/>
        </w:rPr>
      </w:pPr>
      <w:r>
        <w:rPr>
          <w:rFonts w:hint="default"/>
        </w:rPr>
        <w:t>{</w:t>
      </w:r>
    </w:p>
    <w:p w14:paraId="2EDBCCD9">
      <w:pPr>
        <w:pStyle w:val="7"/>
        <w:bidi w:val="0"/>
        <w:rPr>
          <w:rFonts w:hint="default"/>
        </w:rPr>
      </w:pPr>
      <w:r>
        <w:rPr>
          <w:rFonts w:hint="default"/>
        </w:rPr>
        <w:t xml:space="preserve">    "code": "0",</w:t>
      </w:r>
    </w:p>
    <w:p w14:paraId="7526FEFE">
      <w:pPr>
        <w:pStyle w:val="7"/>
        <w:bidi w:val="0"/>
        <w:rPr>
          <w:rFonts w:hint="default"/>
        </w:rPr>
      </w:pPr>
      <w:r>
        <w:rPr>
          <w:rFonts w:hint="default"/>
        </w:rPr>
        <w:t xml:space="preserve">    "msg": "",</w:t>
      </w:r>
    </w:p>
    <w:p w14:paraId="6765154B">
      <w:pPr>
        <w:pStyle w:val="7"/>
        <w:bidi w:val="0"/>
        <w:rPr>
          <w:rFonts w:hint="default"/>
        </w:rPr>
      </w:pPr>
      <w:r>
        <w:rPr>
          <w:rFonts w:hint="default"/>
        </w:rPr>
        <w:t xml:space="preserve">    "data": [{</w:t>
      </w:r>
    </w:p>
    <w:p w14:paraId="7C61135C">
      <w:pPr>
        <w:pStyle w:val="7"/>
        <w:bidi w:val="0"/>
        <w:rPr>
          <w:rFonts w:hint="default"/>
        </w:rPr>
      </w:pPr>
      <w:r>
        <w:rPr>
          <w:rFonts w:hint="default"/>
        </w:rPr>
        <w:t xml:space="preserve">        "subAcct": "test00001"</w:t>
      </w:r>
    </w:p>
    <w:p w14:paraId="4CAE963F">
      <w:pPr>
        <w:pStyle w:val="7"/>
        <w:bidi w:val="0"/>
        <w:rPr>
          <w:rFonts w:hint="default"/>
        </w:rPr>
      </w:pPr>
      <w:r>
        <w:rPr>
          <w:rFonts w:hint="default"/>
        </w:rPr>
        <w:t xml:space="preserve">    }]}</w:t>
      </w:r>
    </w:p>
    <w:p w14:paraId="378539DB">
      <w:pPr>
        <w:pStyle w:val="7"/>
        <w:bidi w:val="0"/>
        <w:rPr>
          <w:rFonts w:hint="default"/>
        </w:rPr>
      </w:pPr>
      <w:r>
        <w:rPr>
          <w:rFonts w:hint="default"/>
        </w:rPr>
        <w:t>返回参数</w:t>
      </w:r>
    </w:p>
    <w:tbl>
      <w:tblPr>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1009"/>
        <w:gridCol w:w="809"/>
        <w:gridCol w:w="1440"/>
      </w:tblGrid>
      <w:tr w14:paraId="3BB8479F">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363C371E">
            <w:pPr>
              <w:pStyle w:val="7"/>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661A1E77">
            <w:pPr>
              <w:pStyle w:val="7"/>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43E36FA6">
            <w:pPr>
              <w:pStyle w:val="7"/>
              <w:bidi w:val="0"/>
              <w:rPr>
                <w:rFonts w:hint="default"/>
              </w:rPr>
            </w:pPr>
            <w:r>
              <w:rPr>
                <w:rFonts w:hint="default"/>
                <w:lang w:val="en-US" w:eastAsia="zh-CN"/>
              </w:rPr>
              <w:t>描述</w:t>
            </w:r>
          </w:p>
        </w:tc>
      </w:tr>
      <w:tr w14:paraId="4A2D757D">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6A07C13">
            <w:pPr>
              <w:pStyle w:val="7"/>
              <w:bidi w:val="0"/>
              <w:rPr>
                <w:rFonts w:hint="default"/>
              </w:rPr>
            </w:pPr>
            <w:r>
              <w:rPr>
                <w:rFonts w:hint="default"/>
                <w:lang w:val="en-US" w:eastAsia="zh-CN"/>
              </w:rPr>
              <w:t>subAcct</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8A9D35B">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DE6A190">
            <w:pPr>
              <w:pStyle w:val="7"/>
              <w:bidi w:val="0"/>
              <w:rPr>
                <w:rFonts w:hint="default"/>
              </w:rPr>
            </w:pPr>
            <w:r>
              <w:rPr>
                <w:rFonts w:hint="default"/>
                <w:lang w:val="en-US" w:eastAsia="zh-CN"/>
              </w:rPr>
              <w:t>子账户名称</w:t>
            </w:r>
          </w:p>
        </w:tc>
      </w:tr>
    </w:tbl>
    <w:p w14:paraId="645403D0">
      <w:pPr>
        <w:pStyle w:val="7"/>
        <w:bidi w:val="0"/>
        <w:rPr>
          <w:rFonts w:hint="default"/>
        </w:rPr>
      </w:pPr>
      <w:r>
        <w:rPr>
          <w:rFonts w:hint="default"/>
        </w:rPr>
        <w:t>获取子账户交易账户余额</w:t>
      </w:r>
    </w:p>
    <w:p w14:paraId="6697D174">
      <w:pPr>
        <w:pStyle w:val="7"/>
        <w:bidi w:val="0"/>
        <w:rPr>
          <w:rFonts w:hint="default"/>
        </w:rPr>
      </w:pPr>
      <w:r>
        <w:rPr>
          <w:rFonts w:hint="default"/>
        </w:rPr>
        <w:t>获取子账户交易账户余额（适用于母账户）</w:t>
      </w:r>
    </w:p>
    <w:p w14:paraId="13031771">
      <w:pPr>
        <w:pStyle w:val="7"/>
        <w:bidi w:val="0"/>
        <w:rPr>
          <w:rFonts w:hint="default"/>
        </w:rPr>
      </w:pPr>
      <w:r>
        <w:rPr>
          <w:rFonts w:hint="default"/>
        </w:rPr>
        <w:t>限速：6次/2s</w:t>
      </w:r>
    </w:p>
    <w:p w14:paraId="21E06F71">
      <w:pPr>
        <w:pStyle w:val="7"/>
        <w:bidi w:val="0"/>
        <w:rPr>
          <w:rFonts w:hint="default"/>
        </w:rPr>
      </w:pPr>
      <w:r>
        <w:rPr>
          <w:rFonts w:hint="default"/>
        </w:rPr>
        <w:t>限速规则：User ID</w:t>
      </w:r>
    </w:p>
    <w:p w14:paraId="292C39AB">
      <w:pPr>
        <w:pStyle w:val="7"/>
        <w:bidi w:val="0"/>
        <w:rPr>
          <w:rFonts w:hint="default"/>
        </w:rPr>
      </w:pPr>
      <w:r>
        <w:rPr>
          <w:rFonts w:hint="default"/>
        </w:rPr>
        <w:t>权限：读取</w:t>
      </w:r>
    </w:p>
    <w:p w14:paraId="456B71A6">
      <w:pPr>
        <w:pStyle w:val="7"/>
        <w:bidi w:val="0"/>
        <w:rPr>
          <w:rFonts w:hint="default"/>
        </w:rPr>
      </w:pPr>
      <w:r>
        <w:rPr>
          <w:rFonts w:hint="default"/>
        </w:rPr>
        <w:t>HTTP请求</w:t>
      </w:r>
    </w:p>
    <w:p w14:paraId="60FBC93F">
      <w:pPr>
        <w:pStyle w:val="7"/>
        <w:bidi w:val="0"/>
        <w:rPr>
          <w:rFonts w:hint="default"/>
        </w:rPr>
      </w:pPr>
      <w:r>
        <w:rPr>
          <w:rFonts w:hint="default"/>
        </w:rPr>
        <w:t>GET /api/v5/account/subaccount/balances</w:t>
      </w:r>
    </w:p>
    <w:p w14:paraId="58E6C5F2">
      <w:pPr>
        <w:pStyle w:val="7"/>
        <w:bidi w:val="0"/>
      </w:pPr>
      <w:r>
        <w:rPr>
          <w:rFonts w:hint="default"/>
        </w:rPr>
        <w:t>请求示例</w:t>
      </w:r>
    </w:p>
    <w:p w14:paraId="38F295E7">
      <w:pPr>
        <w:pStyle w:val="7"/>
        <w:bidi w:val="0"/>
        <w:rPr>
          <w:rFonts w:hint="default"/>
        </w:rPr>
      </w:pPr>
      <w:r>
        <w:rPr>
          <w:rFonts w:hint="default"/>
        </w:rPr>
        <w:t>import okx.SubAccount as SubAccount</w:t>
      </w:r>
    </w:p>
    <w:p w14:paraId="6970B5B7">
      <w:pPr>
        <w:pStyle w:val="7"/>
        <w:bidi w:val="0"/>
        <w:rPr>
          <w:rFonts w:hint="default"/>
        </w:rPr>
      </w:pPr>
      <w:r>
        <w:rPr>
          <w:rFonts w:hint="default"/>
        </w:rPr>
        <w:t># API 初始化apikey = "YOUR_API_KEY"secretkey = "YOUR_SECRET_KEY"passphrase = "YOUR_PASSPHRASE"</w:t>
      </w:r>
    </w:p>
    <w:p w14:paraId="7F5E2748">
      <w:pPr>
        <w:pStyle w:val="7"/>
        <w:bidi w:val="0"/>
        <w:rPr>
          <w:rFonts w:hint="default"/>
        </w:rPr>
      </w:pPr>
      <w:r>
        <w:rPr>
          <w:rFonts w:hint="default"/>
        </w:rPr>
        <w:t>flag = "1"  # 实盘:0 , 模拟盘：1subAccountAPI = SubAccount.SubAccountAPI(apikey, secretkey, passphrase, False, flag)</w:t>
      </w:r>
    </w:p>
    <w:p w14:paraId="68AA9260">
      <w:pPr>
        <w:pStyle w:val="7"/>
        <w:bidi w:val="0"/>
        <w:rPr>
          <w:rFonts w:hint="default"/>
        </w:rPr>
      </w:pPr>
      <w:r>
        <w:rPr>
          <w:rFonts w:hint="default"/>
        </w:rPr>
        <w:t># 获取子账户交易账户余额result = subAccountAPI.get_account_balance(</w:t>
      </w:r>
    </w:p>
    <w:p w14:paraId="03DC07C6">
      <w:pPr>
        <w:pStyle w:val="7"/>
        <w:bidi w:val="0"/>
        <w:rPr>
          <w:rFonts w:hint="default"/>
        </w:rPr>
      </w:pPr>
      <w:r>
        <w:rPr>
          <w:rFonts w:hint="default"/>
        </w:rPr>
        <w:t xml:space="preserve">    subAcct="hahawang1")print(result)</w:t>
      </w:r>
    </w:p>
    <w:p w14:paraId="0D0341BA">
      <w:pPr>
        <w:pStyle w:val="7"/>
        <w:bidi w:val="0"/>
        <w:rPr>
          <w:rFonts w:hint="default"/>
        </w:rPr>
      </w:pPr>
      <w:r>
        <w:rPr>
          <w:rFonts w:hint="default"/>
        </w:rPr>
        <w:t>请求参数</w:t>
      </w:r>
    </w:p>
    <w:tbl>
      <w:tblPr>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1009"/>
        <w:gridCol w:w="809"/>
        <w:gridCol w:w="1200"/>
        <w:gridCol w:w="1440"/>
      </w:tblGrid>
      <w:tr w14:paraId="5FADB79E">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2196C166">
            <w:pPr>
              <w:pStyle w:val="7"/>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0D1D3CEC">
            <w:pPr>
              <w:pStyle w:val="7"/>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1B58A288">
            <w:pPr>
              <w:pStyle w:val="7"/>
              <w:bidi w:val="0"/>
              <w:rPr>
                <w:rFonts w:hint="default"/>
              </w:rPr>
            </w:pPr>
            <w:r>
              <w:rPr>
                <w:rFonts w:hint="default"/>
                <w:lang w:val="en-US" w:eastAsia="zh-CN"/>
              </w:rPr>
              <w:t>是否必须</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442860A7">
            <w:pPr>
              <w:pStyle w:val="7"/>
              <w:bidi w:val="0"/>
              <w:rPr>
                <w:rFonts w:hint="default"/>
              </w:rPr>
            </w:pPr>
            <w:r>
              <w:rPr>
                <w:rFonts w:hint="default"/>
                <w:lang w:val="en-US" w:eastAsia="zh-CN"/>
              </w:rPr>
              <w:t>描述</w:t>
            </w:r>
          </w:p>
        </w:tc>
      </w:tr>
      <w:tr w14:paraId="54D315A0">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031799B">
            <w:pPr>
              <w:pStyle w:val="7"/>
              <w:bidi w:val="0"/>
              <w:rPr>
                <w:rFonts w:hint="default"/>
              </w:rPr>
            </w:pPr>
            <w:r>
              <w:rPr>
                <w:rFonts w:hint="default"/>
                <w:lang w:val="en-US" w:eastAsia="zh-CN"/>
              </w:rPr>
              <w:t>subAcct</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4C99286">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7134AEF">
            <w:pPr>
              <w:pStyle w:val="7"/>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C7A41F7">
            <w:pPr>
              <w:pStyle w:val="7"/>
              <w:bidi w:val="0"/>
              <w:rPr>
                <w:rFonts w:hint="default"/>
              </w:rPr>
            </w:pPr>
            <w:r>
              <w:rPr>
                <w:rFonts w:hint="default"/>
                <w:lang w:val="en-US" w:eastAsia="zh-CN"/>
              </w:rPr>
              <w:t>子账户名称</w:t>
            </w:r>
          </w:p>
        </w:tc>
      </w:tr>
    </w:tbl>
    <w:p w14:paraId="49830707">
      <w:pPr>
        <w:pStyle w:val="7"/>
        <w:bidi w:val="0"/>
      </w:pPr>
      <w:r>
        <w:rPr>
          <w:rFonts w:hint="default"/>
        </w:rPr>
        <w:t>返回结果</w:t>
      </w:r>
    </w:p>
    <w:p w14:paraId="618EBE7E">
      <w:pPr>
        <w:pStyle w:val="7"/>
        <w:bidi w:val="0"/>
        <w:rPr>
          <w:rFonts w:hint="default"/>
        </w:rPr>
      </w:pPr>
      <w:r>
        <w:rPr>
          <w:rFonts w:hint="default"/>
        </w:rPr>
        <w:t>{</w:t>
      </w:r>
    </w:p>
    <w:p w14:paraId="71F5234E">
      <w:pPr>
        <w:pStyle w:val="7"/>
        <w:bidi w:val="0"/>
        <w:rPr>
          <w:rFonts w:hint="default"/>
        </w:rPr>
      </w:pPr>
      <w:r>
        <w:rPr>
          <w:rFonts w:hint="default"/>
        </w:rPr>
        <w:t xml:space="preserve">    "code": "0",</w:t>
      </w:r>
    </w:p>
    <w:p w14:paraId="173CF078">
      <w:pPr>
        <w:pStyle w:val="7"/>
        <w:bidi w:val="0"/>
        <w:rPr>
          <w:rFonts w:hint="default"/>
        </w:rPr>
      </w:pPr>
      <w:r>
        <w:rPr>
          <w:rFonts w:hint="default"/>
        </w:rPr>
        <w:t xml:space="preserve">    "data": [</w:t>
      </w:r>
    </w:p>
    <w:p w14:paraId="356EEC47">
      <w:pPr>
        <w:pStyle w:val="7"/>
        <w:bidi w:val="0"/>
        <w:rPr>
          <w:rFonts w:hint="default"/>
        </w:rPr>
      </w:pPr>
      <w:r>
        <w:rPr>
          <w:rFonts w:hint="default"/>
        </w:rPr>
        <w:t xml:space="preserve">        {</w:t>
      </w:r>
    </w:p>
    <w:p w14:paraId="544FCC5C">
      <w:pPr>
        <w:pStyle w:val="7"/>
        <w:bidi w:val="0"/>
        <w:rPr>
          <w:rFonts w:hint="default"/>
        </w:rPr>
      </w:pPr>
      <w:r>
        <w:rPr>
          <w:rFonts w:hint="default"/>
        </w:rPr>
        <w:t xml:space="preserve">            "adjEq": "101.46752000000001",</w:t>
      </w:r>
    </w:p>
    <w:p w14:paraId="430DAF41">
      <w:pPr>
        <w:pStyle w:val="7"/>
        <w:bidi w:val="0"/>
        <w:rPr>
          <w:rFonts w:hint="default"/>
        </w:rPr>
      </w:pPr>
      <w:r>
        <w:rPr>
          <w:rFonts w:hint="default"/>
        </w:rPr>
        <w:t xml:space="preserve">            "availEq": "",</w:t>
      </w:r>
    </w:p>
    <w:p w14:paraId="2EFB1930">
      <w:pPr>
        <w:pStyle w:val="7"/>
        <w:bidi w:val="0"/>
        <w:rPr>
          <w:rFonts w:hint="default"/>
        </w:rPr>
      </w:pPr>
      <w:r>
        <w:rPr>
          <w:rFonts w:hint="default"/>
        </w:rPr>
        <w:t xml:space="preserve">            "borrowFroz": "0",</w:t>
      </w:r>
    </w:p>
    <w:p w14:paraId="1CA63A06">
      <w:pPr>
        <w:pStyle w:val="7"/>
        <w:bidi w:val="0"/>
        <w:rPr>
          <w:rFonts w:hint="default"/>
        </w:rPr>
      </w:pPr>
      <w:r>
        <w:rPr>
          <w:rFonts w:hint="default"/>
        </w:rPr>
        <w:t xml:space="preserve">            "delta": "0",</w:t>
      </w:r>
    </w:p>
    <w:p w14:paraId="7F8B0C74">
      <w:pPr>
        <w:pStyle w:val="7"/>
        <w:bidi w:val="0"/>
        <w:rPr>
          <w:rFonts w:hint="default"/>
        </w:rPr>
      </w:pPr>
      <w:r>
        <w:rPr>
          <w:rFonts w:hint="default"/>
        </w:rPr>
        <w:t xml:space="preserve">            "deltaLever": "0",</w:t>
      </w:r>
    </w:p>
    <w:p w14:paraId="233CE186">
      <w:pPr>
        <w:pStyle w:val="7"/>
        <w:bidi w:val="0"/>
        <w:rPr>
          <w:rFonts w:hint="default"/>
        </w:rPr>
      </w:pPr>
      <w:r>
        <w:rPr>
          <w:rFonts w:hint="default"/>
        </w:rPr>
        <w:t xml:space="preserve">            "deltaNeutralStatus": "0",</w:t>
      </w:r>
    </w:p>
    <w:p w14:paraId="42205174">
      <w:pPr>
        <w:pStyle w:val="7"/>
        <w:bidi w:val="0"/>
        <w:rPr>
          <w:rFonts w:hint="default"/>
        </w:rPr>
      </w:pPr>
      <w:r>
        <w:rPr>
          <w:rFonts w:hint="default"/>
        </w:rPr>
        <w:t xml:space="preserve">            "details": [</w:t>
      </w:r>
    </w:p>
    <w:p w14:paraId="471F1622">
      <w:pPr>
        <w:pStyle w:val="7"/>
        <w:bidi w:val="0"/>
        <w:rPr>
          <w:rFonts w:hint="default"/>
        </w:rPr>
      </w:pPr>
      <w:r>
        <w:rPr>
          <w:rFonts w:hint="default"/>
        </w:rPr>
        <w:t xml:space="preserve">                {</w:t>
      </w:r>
    </w:p>
    <w:p w14:paraId="0C8F5D61">
      <w:pPr>
        <w:pStyle w:val="7"/>
        <w:bidi w:val="0"/>
        <w:rPr>
          <w:rFonts w:hint="default"/>
        </w:rPr>
      </w:pPr>
      <w:r>
        <w:rPr>
          <w:rFonts w:hint="default"/>
        </w:rPr>
        <w:t xml:space="preserve">                    "autoLendStatus": "off",</w:t>
      </w:r>
    </w:p>
    <w:p w14:paraId="7501101B">
      <w:pPr>
        <w:pStyle w:val="7"/>
        <w:bidi w:val="0"/>
        <w:rPr>
          <w:rFonts w:hint="default"/>
        </w:rPr>
      </w:pPr>
      <w:r>
        <w:rPr>
          <w:rFonts w:hint="default"/>
        </w:rPr>
        <w:t xml:space="preserve">                    "autoLendMtAmt": "0",</w:t>
      </w:r>
    </w:p>
    <w:p w14:paraId="55D47847">
      <w:pPr>
        <w:pStyle w:val="7"/>
        <w:bidi w:val="0"/>
        <w:rPr>
          <w:rFonts w:hint="default"/>
        </w:rPr>
      </w:pPr>
      <w:r>
        <w:rPr>
          <w:rFonts w:hint="default"/>
        </w:rPr>
        <w:t xml:space="preserve">                    "accAvgPx": "",</w:t>
      </w:r>
    </w:p>
    <w:p w14:paraId="1D23EFCE">
      <w:pPr>
        <w:pStyle w:val="7"/>
        <w:bidi w:val="0"/>
        <w:rPr>
          <w:rFonts w:hint="default"/>
        </w:rPr>
      </w:pPr>
      <w:r>
        <w:rPr>
          <w:rFonts w:hint="default"/>
        </w:rPr>
        <w:t xml:space="preserve">                    "availBal": "101.5",</w:t>
      </w:r>
    </w:p>
    <w:p w14:paraId="328F0C0E">
      <w:pPr>
        <w:pStyle w:val="7"/>
        <w:bidi w:val="0"/>
        <w:rPr>
          <w:rFonts w:hint="default"/>
        </w:rPr>
      </w:pPr>
      <w:r>
        <w:rPr>
          <w:rFonts w:hint="default"/>
        </w:rPr>
        <w:t xml:space="preserve">                    "availEq": "101.5",</w:t>
      </w:r>
    </w:p>
    <w:p w14:paraId="709AC476">
      <w:pPr>
        <w:pStyle w:val="7"/>
        <w:bidi w:val="0"/>
        <w:rPr>
          <w:rFonts w:hint="default"/>
        </w:rPr>
      </w:pPr>
      <w:r>
        <w:rPr>
          <w:rFonts w:hint="default"/>
        </w:rPr>
        <w:t xml:space="preserve">                    "borrowFroz": "0",</w:t>
      </w:r>
    </w:p>
    <w:p w14:paraId="106B406F">
      <w:pPr>
        <w:pStyle w:val="7"/>
        <w:bidi w:val="0"/>
        <w:rPr>
          <w:rFonts w:hint="default"/>
        </w:rPr>
      </w:pPr>
      <w:r>
        <w:rPr>
          <w:rFonts w:hint="default"/>
        </w:rPr>
        <w:t xml:space="preserve">                    "cashBal": "101.5",</w:t>
      </w:r>
    </w:p>
    <w:p w14:paraId="4C24EE5D">
      <w:pPr>
        <w:pStyle w:val="7"/>
        <w:bidi w:val="0"/>
        <w:rPr>
          <w:rFonts w:hint="default"/>
        </w:rPr>
      </w:pPr>
      <w:r>
        <w:rPr>
          <w:rFonts w:hint="default"/>
        </w:rPr>
        <w:t xml:space="preserve">                    "ccy": "USDT",</w:t>
      </w:r>
    </w:p>
    <w:p w14:paraId="3E91AE14">
      <w:pPr>
        <w:pStyle w:val="7"/>
        <w:bidi w:val="0"/>
        <w:rPr>
          <w:rFonts w:hint="default"/>
        </w:rPr>
      </w:pPr>
      <w:r>
        <w:rPr>
          <w:rFonts w:hint="default"/>
        </w:rPr>
        <w:t xml:space="preserve">                    "clSpotInUseAmt": "",</w:t>
      </w:r>
    </w:p>
    <w:p w14:paraId="66FE4B82">
      <w:pPr>
        <w:pStyle w:val="7"/>
        <w:bidi w:val="0"/>
        <w:rPr>
          <w:rFonts w:hint="default"/>
        </w:rPr>
      </w:pPr>
      <w:r>
        <w:rPr>
          <w:rFonts w:hint="default"/>
        </w:rPr>
        <w:t xml:space="preserve">                    "crossLiab": "0",</w:t>
      </w:r>
    </w:p>
    <w:p w14:paraId="183CA86E">
      <w:pPr>
        <w:pStyle w:val="7"/>
        <w:bidi w:val="0"/>
        <w:rPr>
          <w:rFonts w:hint="default"/>
        </w:rPr>
      </w:pPr>
      <w:r>
        <w:rPr>
          <w:rFonts w:hint="default"/>
        </w:rPr>
        <w:t xml:space="preserve">                    "colRes": "0",</w:t>
      </w:r>
    </w:p>
    <w:p w14:paraId="359370BB">
      <w:pPr>
        <w:pStyle w:val="7"/>
        <w:bidi w:val="0"/>
        <w:rPr>
          <w:rFonts w:hint="default"/>
        </w:rPr>
      </w:pPr>
      <w:r>
        <w:rPr>
          <w:rFonts w:hint="default"/>
        </w:rPr>
        <w:t xml:space="preserve">                    "collateralEnabled": false,</w:t>
      </w:r>
    </w:p>
    <w:p w14:paraId="743AFC1E">
      <w:pPr>
        <w:pStyle w:val="7"/>
        <w:bidi w:val="0"/>
        <w:rPr>
          <w:rFonts w:hint="default"/>
        </w:rPr>
      </w:pPr>
      <w:r>
        <w:rPr>
          <w:rFonts w:hint="default"/>
        </w:rPr>
        <w:t xml:space="preserve">                    "collateralRestrict": false,</w:t>
      </w:r>
    </w:p>
    <w:p w14:paraId="38E45131">
      <w:pPr>
        <w:pStyle w:val="7"/>
        <w:bidi w:val="0"/>
        <w:rPr>
          <w:rFonts w:hint="default"/>
        </w:rPr>
      </w:pPr>
      <w:r>
        <w:rPr>
          <w:rFonts w:hint="default"/>
        </w:rPr>
        <w:t xml:space="preserve">                    "colBorrAutoConversion": "0",</w:t>
      </w:r>
    </w:p>
    <w:p w14:paraId="3DE58A0B">
      <w:pPr>
        <w:pStyle w:val="7"/>
        <w:bidi w:val="0"/>
        <w:rPr>
          <w:rFonts w:hint="default"/>
        </w:rPr>
      </w:pPr>
      <w:r>
        <w:rPr>
          <w:rFonts w:hint="default"/>
        </w:rPr>
        <w:t xml:space="preserve">                    "disEq": "101.46752000000001",</w:t>
      </w:r>
    </w:p>
    <w:p w14:paraId="3851F21C">
      <w:pPr>
        <w:pStyle w:val="7"/>
        <w:bidi w:val="0"/>
        <w:rPr>
          <w:rFonts w:hint="default"/>
        </w:rPr>
      </w:pPr>
      <w:r>
        <w:rPr>
          <w:rFonts w:hint="default"/>
        </w:rPr>
        <w:t xml:space="preserve">                    "eq": "101.5",</w:t>
      </w:r>
    </w:p>
    <w:p w14:paraId="695A0236">
      <w:pPr>
        <w:pStyle w:val="7"/>
        <w:bidi w:val="0"/>
        <w:rPr>
          <w:rFonts w:hint="default"/>
        </w:rPr>
      </w:pPr>
      <w:r>
        <w:rPr>
          <w:rFonts w:hint="default"/>
        </w:rPr>
        <w:t xml:space="preserve">                    "eqUsd": "101.46752000000001",</w:t>
      </w:r>
    </w:p>
    <w:p w14:paraId="20841D46">
      <w:pPr>
        <w:pStyle w:val="7"/>
        <w:bidi w:val="0"/>
        <w:rPr>
          <w:rFonts w:hint="default"/>
        </w:rPr>
      </w:pPr>
      <w:r>
        <w:rPr>
          <w:rFonts w:hint="default"/>
        </w:rPr>
        <w:t xml:space="preserve">                    "fixedBal": "0",</w:t>
      </w:r>
    </w:p>
    <w:p w14:paraId="712473AD">
      <w:pPr>
        <w:pStyle w:val="7"/>
        <w:bidi w:val="0"/>
        <w:rPr>
          <w:rFonts w:hint="default"/>
        </w:rPr>
      </w:pPr>
      <w:r>
        <w:rPr>
          <w:rFonts w:hint="default"/>
        </w:rPr>
        <w:t xml:space="preserve">                    "frozenBal": "0",</w:t>
      </w:r>
    </w:p>
    <w:p w14:paraId="5F8350FC">
      <w:pPr>
        <w:pStyle w:val="7"/>
        <w:bidi w:val="0"/>
        <w:rPr>
          <w:rFonts w:hint="default"/>
        </w:rPr>
      </w:pPr>
      <w:r>
        <w:rPr>
          <w:rFonts w:hint="default"/>
        </w:rPr>
        <w:t xml:space="preserve">                    "frpType": "0",</w:t>
      </w:r>
    </w:p>
    <w:p w14:paraId="091A3255">
      <w:pPr>
        <w:pStyle w:val="7"/>
        <w:bidi w:val="0"/>
        <w:rPr>
          <w:rFonts w:hint="default"/>
        </w:rPr>
      </w:pPr>
      <w:r>
        <w:rPr>
          <w:rFonts w:hint="default"/>
        </w:rPr>
        <w:t xml:space="preserve">                    "imr": "",</w:t>
      </w:r>
    </w:p>
    <w:p w14:paraId="053DAD98">
      <w:pPr>
        <w:pStyle w:val="7"/>
        <w:bidi w:val="0"/>
        <w:rPr>
          <w:rFonts w:hint="default"/>
        </w:rPr>
      </w:pPr>
      <w:r>
        <w:rPr>
          <w:rFonts w:hint="default"/>
        </w:rPr>
        <w:t xml:space="preserve">                    "interest": "0",</w:t>
      </w:r>
    </w:p>
    <w:p w14:paraId="45465B73">
      <w:pPr>
        <w:pStyle w:val="7"/>
        <w:bidi w:val="0"/>
        <w:rPr>
          <w:rFonts w:hint="default"/>
        </w:rPr>
      </w:pPr>
      <w:r>
        <w:rPr>
          <w:rFonts w:hint="default"/>
        </w:rPr>
        <w:t xml:space="preserve">                    "isoEq": "0",</w:t>
      </w:r>
    </w:p>
    <w:p w14:paraId="0D3DB70F">
      <w:pPr>
        <w:pStyle w:val="7"/>
        <w:bidi w:val="0"/>
        <w:rPr>
          <w:rFonts w:hint="default"/>
        </w:rPr>
      </w:pPr>
      <w:r>
        <w:rPr>
          <w:rFonts w:hint="default"/>
        </w:rPr>
        <w:t xml:space="preserve">                    "isoLiab": "0",</w:t>
      </w:r>
    </w:p>
    <w:p w14:paraId="279C1EBB">
      <w:pPr>
        <w:pStyle w:val="7"/>
        <w:bidi w:val="0"/>
        <w:rPr>
          <w:rFonts w:hint="default"/>
        </w:rPr>
      </w:pPr>
      <w:r>
        <w:rPr>
          <w:rFonts w:hint="default"/>
        </w:rPr>
        <w:t xml:space="preserve">                    "isoUpl": "0",</w:t>
      </w:r>
    </w:p>
    <w:p w14:paraId="08764CFA">
      <w:pPr>
        <w:pStyle w:val="7"/>
        <w:bidi w:val="0"/>
        <w:rPr>
          <w:rFonts w:hint="default"/>
        </w:rPr>
      </w:pPr>
      <w:r>
        <w:rPr>
          <w:rFonts w:hint="default"/>
        </w:rPr>
        <w:t xml:space="preserve">                    "liab": "0",</w:t>
      </w:r>
    </w:p>
    <w:p w14:paraId="58C9DE19">
      <w:pPr>
        <w:pStyle w:val="7"/>
        <w:bidi w:val="0"/>
        <w:rPr>
          <w:rFonts w:hint="default"/>
        </w:rPr>
      </w:pPr>
      <w:r>
        <w:rPr>
          <w:rFonts w:hint="default"/>
        </w:rPr>
        <w:t xml:space="preserve">                    "maxLoan": "1015.0000000000001",</w:t>
      </w:r>
    </w:p>
    <w:p w14:paraId="0ADE2BDE">
      <w:pPr>
        <w:pStyle w:val="7"/>
        <w:bidi w:val="0"/>
        <w:rPr>
          <w:rFonts w:hint="default"/>
        </w:rPr>
      </w:pPr>
      <w:r>
        <w:rPr>
          <w:rFonts w:hint="default"/>
        </w:rPr>
        <w:t xml:space="preserve">                    "maxSpotInUse": "",</w:t>
      </w:r>
    </w:p>
    <w:p w14:paraId="2C8DD252">
      <w:pPr>
        <w:pStyle w:val="7"/>
        <w:bidi w:val="0"/>
        <w:rPr>
          <w:rFonts w:hint="default"/>
        </w:rPr>
      </w:pPr>
      <w:r>
        <w:rPr>
          <w:rFonts w:hint="default"/>
        </w:rPr>
        <w:t xml:space="preserve">                    "mgnRatio": "",</w:t>
      </w:r>
    </w:p>
    <w:p w14:paraId="56C5332E">
      <w:pPr>
        <w:pStyle w:val="7"/>
        <w:bidi w:val="0"/>
        <w:rPr>
          <w:rFonts w:hint="default"/>
        </w:rPr>
      </w:pPr>
      <w:r>
        <w:rPr>
          <w:rFonts w:hint="default"/>
        </w:rPr>
        <w:t xml:space="preserve">                    "mmr": "",</w:t>
      </w:r>
    </w:p>
    <w:p w14:paraId="5025248A">
      <w:pPr>
        <w:pStyle w:val="7"/>
        <w:bidi w:val="0"/>
        <w:rPr>
          <w:rFonts w:hint="default"/>
        </w:rPr>
      </w:pPr>
      <w:r>
        <w:rPr>
          <w:rFonts w:hint="default"/>
        </w:rPr>
        <w:t xml:space="preserve">                    "notionalLever": "",</w:t>
      </w:r>
    </w:p>
    <w:p w14:paraId="3657A97D">
      <w:pPr>
        <w:pStyle w:val="7"/>
        <w:bidi w:val="0"/>
        <w:rPr>
          <w:rFonts w:hint="default"/>
        </w:rPr>
      </w:pPr>
      <w:r>
        <w:rPr>
          <w:rFonts w:hint="default"/>
        </w:rPr>
        <w:t xml:space="preserve">                    "openAvgPx": "",</w:t>
      </w:r>
    </w:p>
    <w:p w14:paraId="50C14BA0">
      <w:pPr>
        <w:pStyle w:val="7"/>
        <w:bidi w:val="0"/>
        <w:rPr>
          <w:rFonts w:hint="default"/>
        </w:rPr>
      </w:pPr>
      <w:r>
        <w:rPr>
          <w:rFonts w:hint="default"/>
        </w:rPr>
        <w:t xml:space="preserve">                    "ordFrozen": "0",</w:t>
      </w:r>
    </w:p>
    <w:p w14:paraId="61AD11C1">
      <w:pPr>
        <w:pStyle w:val="7"/>
        <w:bidi w:val="0"/>
        <w:rPr>
          <w:rFonts w:hint="default"/>
        </w:rPr>
      </w:pPr>
      <w:r>
        <w:rPr>
          <w:rFonts w:hint="default"/>
        </w:rPr>
        <w:t xml:space="preserve">                    "rewardBal": "",</w:t>
      </w:r>
    </w:p>
    <w:p w14:paraId="1FF64287">
      <w:pPr>
        <w:pStyle w:val="7"/>
        <w:bidi w:val="0"/>
        <w:rPr>
          <w:rFonts w:hint="default"/>
        </w:rPr>
      </w:pPr>
      <w:r>
        <w:rPr>
          <w:rFonts w:hint="default"/>
        </w:rPr>
        <w:t xml:space="preserve">                    "smtSyncEq": "0",</w:t>
      </w:r>
    </w:p>
    <w:p w14:paraId="51AA9815">
      <w:pPr>
        <w:pStyle w:val="7"/>
        <w:bidi w:val="0"/>
        <w:rPr>
          <w:rFonts w:hint="default"/>
        </w:rPr>
      </w:pPr>
      <w:r>
        <w:rPr>
          <w:rFonts w:hint="default"/>
        </w:rPr>
        <w:t xml:space="preserve">                    "spotBal": "",</w:t>
      </w:r>
    </w:p>
    <w:p w14:paraId="2853F6C1">
      <w:pPr>
        <w:pStyle w:val="7"/>
        <w:bidi w:val="0"/>
        <w:rPr>
          <w:rFonts w:hint="default"/>
        </w:rPr>
      </w:pPr>
      <w:r>
        <w:rPr>
          <w:rFonts w:hint="default"/>
        </w:rPr>
        <w:t xml:space="preserve">                    "spotCopyTradingEq": "0",</w:t>
      </w:r>
    </w:p>
    <w:p w14:paraId="06CB4C9A">
      <w:pPr>
        <w:pStyle w:val="7"/>
        <w:bidi w:val="0"/>
        <w:rPr>
          <w:rFonts w:hint="default"/>
        </w:rPr>
      </w:pPr>
      <w:r>
        <w:rPr>
          <w:rFonts w:hint="default"/>
        </w:rPr>
        <w:t xml:space="preserve">                    "spotInUseAmt": "",</w:t>
      </w:r>
    </w:p>
    <w:p w14:paraId="302783AB">
      <w:pPr>
        <w:pStyle w:val="7"/>
        <w:bidi w:val="0"/>
        <w:rPr>
          <w:rFonts w:hint="default"/>
        </w:rPr>
      </w:pPr>
      <w:r>
        <w:rPr>
          <w:rFonts w:hint="default"/>
        </w:rPr>
        <w:t xml:space="preserve">                    "spotIsoBal": "0",</w:t>
      </w:r>
    </w:p>
    <w:p w14:paraId="76528AB3">
      <w:pPr>
        <w:pStyle w:val="7"/>
        <w:bidi w:val="0"/>
        <w:rPr>
          <w:rFonts w:hint="default"/>
        </w:rPr>
      </w:pPr>
      <w:r>
        <w:rPr>
          <w:rFonts w:hint="default"/>
        </w:rPr>
        <w:t xml:space="preserve">                    "spotUpl": "",</w:t>
      </w:r>
    </w:p>
    <w:p w14:paraId="7FEBFBF0">
      <w:pPr>
        <w:pStyle w:val="7"/>
        <w:bidi w:val="0"/>
        <w:rPr>
          <w:rFonts w:hint="default"/>
        </w:rPr>
      </w:pPr>
      <w:r>
        <w:rPr>
          <w:rFonts w:hint="default"/>
        </w:rPr>
        <w:t xml:space="preserve">                    "spotUplRatio": "",</w:t>
      </w:r>
    </w:p>
    <w:p w14:paraId="33F05A9F">
      <w:pPr>
        <w:pStyle w:val="7"/>
        <w:bidi w:val="0"/>
        <w:rPr>
          <w:rFonts w:hint="default"/>
        </w:rPr>
      </w:pPr>
      <w:r>
        <w:rPr>
          <w:rFonts w:hint="default"/>
        </w:rPr>
        <w:t xml:space="preserve">                    "stgyEq": "0",</w:t>
      </w:r>
    </w:p>
    <w:p w14:paraId="38E25099">
      <w:pPr>
        <w:pStyle w:val="7"/>
        <w:bidi w:val="0"/>
        <w:rPr>
          <w:rFonts w:hint="default"/>
        </w:rPr>
      </w:pPr>
      <w:r>
        <w:rPr>
          <w:rFonts w:hint="default"/>
        </w:rPr>
        <w:t xml:space="preserve">                    "totalPnl": "",</w:t>
      </w:r>
    </w:p>
    <w:p w14:paraId="62EDB065">
      <w:pPr>
        <w:pStyle w:val="7"/>
        <w:bidi w:val="0"/>
        <w:rPr>
          <w:rFonts w:hint="default"/>
        </w:rPr>
      </w:pPr>
      <w:r>
        <w:rPr>
          <w:rFonts w:hint="default"/>
        </w:rPr>
        <w:t xml:space="preserve">                    "totalPnlRatio": "",</w:t>
      </w:r>
    </w:p>
    <w:p w14:paraId="17CD0FC3">
      <w:pPr>
        <w:pStyle w:val="7"/>
        <w:bidi w:val="0"/>
        <w:rPr>
          <w:rFonts w:hint="default"/>
        </w:rPr>
      </w:pPr>
      <w:r>
        <w:rPr>
          <w:rFonts w:hint="default"/>
        </w:rPr>
        <w:t xml:space="preserve">                    "twap": "0",</w:t>
      </w:r>
    </w:p>
    <w:p w14:paraId="7AEAB7E8">
      <w:pPr>
        <w:pStyle w:val="7"/>
        <w:bidi w:val="0"/>
        <w:rPr>
          <w:rFonts w:hint="default"/>
        </w:rPr>
      </w:pPr>
      <w:r>
        <w:rPr>
          <w:rFonts w:hint="default"/>
        </w:rPr>
        <w:t xml:space="preserve">                    "uTime": "1663854334734",</w:t>
      </w:r>
    </w:p>
    <w:p w14:paraId="4A542043">
      <w:pPr>
        <w:pStyle w:val="7"/>
        <w:bidi w:val="0"/>
        <w:rPr>
          <w:rFonts w:hint="default"/>
        </w:rPr>
      </w:pPr>
      <w:r>
        <w:rPr>
          <w:rFonts w:hint="default"/>
        </w:rPr>
        <w:t xml:space="preserve">                    "upl": "0",</w:t>
      </w:r>
    </w:p>
    <w:p w14:paraId="50DE7C0F">
      <w:pPr>
        <w:pStyle w:val="7"/>
        <w:bidi w:val="0"/>
        <w:rPr>
          <w:rFonts w:hint="default"/>
        </w:rPr>
      </w:pPr>
      <w:r>
        <w:rPr>
          <w:rFonts w:hint="default"/>
        </w:rPr>
        <w:t xml:space="preserve">                    "uplLiab": "0"</w:t>
      </w:r>
    </w:p>
    <w:p w14:paraId="2C7A733C">
      <w:pPr>
        <w:pStyle w:val="7"/>
        <w:bidi w:val="0"/>
        <w:rPr>
          <w:rFonts w:hint="default"/>
        </w:rPr>
      </w:pPr>
      <w:r>
        <w:rPr>
          <w:rFonts w:hint="default"/>
        </w:rPr>
        <w:t xml:space="preserve">                }</w:t>
      </w:r>
    </w:p>
    <w:p w14:paraId="12A22FCC">
      <w:pPr>
        <w:pStyle w:val="7"/>
        <w:bidi w:val="0"/>
        <w:rPr>
          <w:rFonts w:hint="default"/>
        </w:rPr>
      </w:pPr>
      <w:r>
        <w:rPr>
          <w:rFonts w:hint="default"/>
        </w:rPr>
        <w:t xml:space="preserve">            ],</w:t>
      </w:r>
    </w:p>
    <w:p w14:paraId="7237CD1A">
      <w:pPr>
        <w:pStyle w:val="7"/>
        <w:bidi w:val="0"/>
        <w:rPr>
          <w:rFonts w:hint="default"/>
        </w:rPr>
      </w:pPr>
      <w:r>
        <w:rPr>
          <w:rFonts w:hint="default"/>
        </w:rPr>
        <w:t xml:space="preserve">            "imr": "0",</w:t>
      </w:r>
    </w:p>
    <w:p w14:paraId="049BFA6F">
      <w:pPr>
        <w:pStyle w:val="7"/>
        <w:bidi w:val="0"/>
        <w:rPr>
          <w:rFonts w:hint="default"/>
        </w:rPr>
      </w:pPr>
      <w:r>
        <w:rPr>
          <w:rFonts w:hint="default"/>
        </w:rPr>
        <w:t xml:space="preserve">            "isoEq": "0",</w:t>
      </w:r>
    </w:p>
    <w:p w14:paraId="00312520">
      <w:pPr>
        <w:pStyle w:val="7"/>
        <w:bidi w:val="0"/>
        <w:rPr>
          <w:rFonts w:hint="default"/>
        </w:rPr>
      </w:pPr>
      <w:r>
        <w:rPr>
          <w:rFonts w:hint="default"/>
        </w:rPr>
        <w:t xml:space="preserve">            "mgnRatio": "",</w:t>
      </w:r>
    </w:p>
    <w:p w14:paraId="16C9C09B">
      <w:pPr>
        <w:pStyle w:val="7"/>
        <w:bidi w:val="0"/>
        <w:rPr>
          <w:rFonts w:hint="default"/>
        </w:rPr>
      </w:pPr>
      <w:r>
        <w:rPr>
          <w:rFonts w:hint="default"/>
        </w:rPr>
        <w:t xml:space="preserve">            "mmr": "0",</w:t>
      </w:r>
    </w:p>
    <w:p w14:paraId="6425872C">
      <w:pPr>
        <w:pStyle w:val="7"/>
        <w:bidi w:val="0"/>
        <w:rPr>
          <w:rFonts w:hint="default"/>
        </w:rPr>
      </w:pPr>
      <w:r>
        <w:rPr>
          <w:rFonts w:hint="default"/>
        </w:rPr>
        <w:t xml:space="preserve">            "notionalUsd": "0",</w:t>
      </w:r>
    </w:p>
    <w:p w14:paraId="31B227C6">
      <w:pPr>
        <w:pStyle w:val="7"/>
        <w:bidi w:val="0"/>
        <w:rPr>
          <w:rFonts w:hint="default"/>
        </w:rPr>
      </w:pPr>
      <w:r>
        <w:rPr>
          <w:rFonts w:hint="default"/>
        </w:rPr>
        <w:t xml:space="preserve">            "notionalUsdForBorrow": "0",</w:t>
      </w:r>
    </w:p>
    <w:p w14:paraId="3F005A78">
      <w:pPr>
        <w:pStyle w:val="7"/>
        <w:bidi w:val="0"/>
        <w:rPr>
          <w:rFonts w:hint="default"/>
        </w:rPr>
      </w:pPr>
      <w:r>
        <w:rPr>
          <w:rFonts w:hint="default"/>
        </w:rPr>
        <w:t xml:space="preserve">            "notionalUsdForFutures": "0",</w:t>
      </w:r>
    </w:p>
    <w:p w14:paraId="2C34777D">
      <w:pPr>
        <w:pStyle w:val="7"/>
        <w:bidi w:val="0"/>
        <w:rPr>
          <w:rFonts w:hint="default"/>
        </w:rPr>
      </w:pPr>
      <w:r>
        <w:rPr>
          <w:rFonts w:hint="default"/>
        </w:rPr>
        <w:t xml:space="preserve">            "notionalUsdForOption": "0",</w:t>
      </w:r>
    </w:p>
    <w:p w14:paraId="3D093BAC">
      <w:pPr>
        <w:pStyle w:val="7"/>
        <w:bidi w:val="0"/>
        <w:rPr>
          <w:rFonts w:hint="default"/>
        </w:rPr>
      </w:pPr>
      <w:r>
        <w:rPr>
          <w:rFonts w:hint="default"/>
        </w:rPr>
        <w:t xml:space="preserve">            "notionalUsdForSwap": "0",</w:t>
      </w:r>
    </w:p>
    <w:p w14:paraId="6770557D">
      <w:pPr>
        <w:pStyle w:val="7"/>
        <w:bidi w:val="0"/>
        <w:rPr>
          <w:rFonts w:hint="default"/>
        </w:rPr>
      </w:pPr>
      <w:r>
        <w:rPr>
          <w:rFonts w:hint="default"/>
        </w:rPr>
        <w:t xml:space="preserve">            "ordFroz": "0",</w:t>
      </w:r>
    </w:p>
    <w:p w14:paraId="7D5DF81A">
      <w:pPr>
        <w:pStyle w:val="7"/>
        <w:bidi w:val="0"/>
        <w:rPr>
          <w:rFonts w:hint="default"/>
        </w:rPr>
      </w:pPr>
      <w:r>
        <w:rPr>
          <w:rFonts w:hint="default"/>
        </w:rPr>
        <w:t xml:space="preserve">            "totalEq": "101.46752000000001",</w:t>
      </w:r>
    </w:p>
    <w:p w14:paraId="49F518F1">
      <w:pPr>
        <w:pStyle w:val="7"/>
        <w:bidi w:val="0"/>
        <w:rPr>
          <w:rFonts w:hint="default"/>
        </w:rPr>
      </w:pPr>
      <w:r>
        <w:rPr>
          <w:rFonts w:hint="default"/>
        </w:rPr>
        <w:t xml:space="preserve">            "uTime": "1739332269934",</w:t>
      </w:r>
    </w:p>
    <w:p w14:paraId="10C2E278">
      <w:pPr>
        <w:pStyle w:val="7"/>
        <w:bidi w:val="0"/>
        <w:rPr>
          <w:rFonts w:hint="default"/>
        </w:rPr>
      </w:pPr>
      <w:r>
        <w:rPr>
          <w:rFonts w:hint="default"/>
        </w:rPr>
        <w:t xml:space="preserve">            "upl": "0"</w:t>
      </w:r>
    </w:p>
    <w:p w14:paraId="34A20831">
      <w:pPr>
        <w:pStyle w:val="7"/>
        <w:bidi w:val="0"/>
        <w:rPr>
          <w:rFonts w:hint="default"/>
        </w:rPr>
      </w:pPr>
      <w:r>
        <w:rPr>
          <w:rFonts w:hint="default"/>
        </w:rPr>
        <w:t xml:space="preserve">        }</w:t>
      </w:r>
    </w:p>
    <w:p w14:paraId="269BD154">
      <w:pPr>
        <w:pStyle w:val="7"/>
        <w:bidi w:val="0"/>
        <w:rPr>
          <w:rFonts w:hint="default"/>
        </w:rPr>
      </w:pPr>
      <w:r>
        <w:rPr>
          <w:rFonts w:hint="default"/>
        </w:rPr>
        <w:t xml:space="preserve">    ],</w:t>
      </w:r>
    </w:p>
    <w:p w14:paraId="51169025">
      <w:pPr>
        <w:pStyle w:val="7"/>
        <w:bidi w:val="0"/>
        <w:rPr>
          <w:rFonts w:hint="default"/>
        </w:rPr>
      </w:pPr>
      <w:r>
        <w:rPr>
          <w:rFonts w:hint="default"/>
        </w:rPr>
        <w:t xml:space="preserve">    "msg": ""}</w:t>
      </w:r>
    </w:p>
    <w:p w14:paraId="575C2E7A">
      <w:pPr>
        <w:pStyle w:val="7"/>
        <w:bidi w:val="0"/>
        <w:rPr>
          <w:rFonts w:hint="default"/>
        </w:rPr>
      </w:pPr>
      <w:r>
        <w:rPr>
          <w:rFonts w:hint="default"/>
        </w:rPr>
        <w:t>返回参数</w:t>
      </w:r>
    </w:p>
    <w:tbl>
      <w:tblPr>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2687"/>
        <w:gridCol w:w="1082"/>
        <w:gridCol w:w="4777"/>
      </w:tblGrid>
      <w:tr w14:paraId="4C724299">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75FAA840">
            <w:pPr>
              <w:pStyle w:val="7"/>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16A684EB">
            <w:pPr>
              <w:pStyle w:val="7"/>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56EF482E">
            <w:pPr>
              <w:pStyle w:val="7"/>
              <w:bidi w:val="0"/>
              <w:rPr>
                <w:rFonts w:hint="default"/>
              </w:rPr>
            </w:pPr>
            <w:r>
              <w:rPr>
                <w:rFonts w:hint="default"/>
                <w:lang w:val="en-US" w:eastAsia="zh-CN"/>
              </w:rPr>
              <w:t>描述</w:t>
            </w:r>
          </w:p>
        </w:tc>
      </w:tr>
      <w:tr w14:paraId="106CEA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AA2AE6A">
            <w:pPr>
              <w:pStyle w:val="7"/>
              <w:bidi w:val="0"/>
              <w:rPr>
                <w:rFonts w:hint="default"/>
              </w:rPr>
            </w:pPr>
            <w:r>
              <w:rPr>
                <w:rFonts w:hint="default"/>
                <w:lang w:val="en-US" w:eastAsia="zh-CN"/>
              </w:rPr>
              <w:t>uTime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258196D">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5EC7437">
            <w:pPr>
              <w:pStyle w:val="7"/>
              <w:bidi w:val="0"/>
              <w:rPr>
                <w:rFonts w:hint="default"/>
              </w:rPr>
            </w:pPr>
            <w:r>
              <w:rPr>
                <w:rFonts w:hint="default"/>
                <w:lang w:val="en-US" w:eastAsia="zh-CN"/>
              </w:rPr>
              <w:t>账户信息的更新时间，Unix时间戳的毫秒数格式，如 1597026383085</w:t>
            </w:r>
          </w:p>
        </w:tc>
      </w:tr>
      <w:tr w14:paraId="197B31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76540F8">
            <w:pPr>
              <w:pStyle w:val="7"/>
              <w:bidi w:val="0"/>
              <w:rPr>
                <w:rFonts w:hint="default"/>
              </w:rPr>
            </w:pPr>
            <w:r>
              <w:rPr>
                <w:rFonts w:hint="default"/>
                <w:lang w:val="en-US" w:eastAsia="zh-CN"/>
              </w:rPr>
              <w:t>totalEq</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93C7DAB">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7146E0B">
            <w:pPr>
              <w:pStyle w:val="7"/>
              <w:bidi w:val="0"/>
              <w:rPr>
                <w:rFonts w:hint="default"/>
              </w:rPr>
            </w:pPr>
            <w:r>
              <w:rPr>
                <w:rFonts w:hint="default"/>
                <w:lang w:val="en-US" w:eastAsia="zh-CN"/>
              </w:rPr>
              <w:t>美金层面权益</w:t>
            </w:r>
          </w:p>
        </w:tc>
      </w:tr>
      <w:tr w14:paraId="0D9A61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0484A1F">
            <w:pPr>
              <w:pStyle w:val="7"/>
              <w:bidi w:val="0"/>
              <w:rPr>
                <w:rFonts w:hint="default"/>
              </w:rPr>
            </w:pPr>
            <w:r>
              <w:rPr>
                <w:rFonts w:hint="default"/>
                <w:lang w:val="en-US" w:eastAsia="zh-CN"/>
              </w:rPr>
              <w:t>isoEq</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0F4CAA2">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13D5EF4">
            <w:pPr>
              <w:pStyle w:val="7"/>
              <w:bidi w:val="0"/>
              <w:rPr>
                <w:rFonts w:hint="default"/>
              </w:rPr>
            </w:pPr>
            <w:r>
              <w:rPr>
                <w:rFonts w:hint="default"/>
                <w:lang w:val="en-US" w:eastAsia="zh-CN"/>
              </w:rPr>
              <w:t>美金层面逐仓仓位权益</w:t>
            </w:r>
            <w:r>
              <w:rPr>
                <w:rFonts w:hint="default"/>
                <w:lang w:val="en-US" w:eastAsia="zh-CN"/>
              </w:rPr>
              <w:br w:type="textWrapping"/>
            </w:r>
            <w:r>
              <w:rPr>
                <w:rFonts w:hint="default"/>
                <w:lang w:val="en-US" w:eastAsia="zh-CN"/>
              </w:rPr>
              <w:t>适用于合约模式/跨币种保证金模式/组合保证金模式</w:t>
            </w:r>
          </w:p>
        </w:tc>
      </w:tr>
      <w:tr w14:paraId="7BE060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ED710EA">
            <w:pPr>
              <w:pStyle w:val="7"/>
              <w:bidi w:val="0"/>
              <w:rPr>
                <w:rFonts w:hint="default"/>
              </w:rPr>
            </w:pPr>
            <w:r>
              <w:rPr>
                <w:rFonts w:hint="default"/>
                <w:lang w:val="en-US" w:eastAsia="zh-CN"/>
              </w:rPr>
              <w:t>adjEq</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99127EF">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6969DB7">
            <w:pPr>
              <w:pStyle w:val="7"/>
              <w:bidi w:val="0"/>
              <w:rPr>
                <w:rFonts w:hint="default"/>
              </w:rPr>
            </w:pPr>
            <w:r>
              <w:rPr>
                <w:rFonts w:hint="default"/>
                <w:lang w:val="en-US" w:eastAsia="zh-CN"/>
              </w:rPr>
              <w:t>美金层面有效保证金</w:t>
            </w:r>
            <w:r>
              <w:rPr>
                <w:rFonts w:hint="default"/>
                <w:lang w:val="en-US" w:eastAsia="zh-CN"/>
              </w:rPr>
              <w:br w:type="textWrapping"/>
            </w:r>
            <w:r>
              <w:rPr>
                <w:rFonts w:hint="default"/>
                <w:lang w:val="en-US" w:eastAsia="zh-CN"/>
              </w:rPr>
              <w:t>适用于现货模式/跨币种保证金模式/组合保证金模式</w:t>
            </w:r>
          </w:p>
        </w:tc>
      </w:tr>
      <w:tr w14:paraId="4DDA87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7379784">
            <w:pPr>
              <w:pStyle w:val="7"/>
              <w:bidi w:val="0"/>
              <w:rPr>
                <w:rFonts w:hint="default"/>
              </w:rPr>
            </w:pPr>
            <w:r>
              <w:rPr>
                <w:rFonts w:hint="default"/>
                <w:lang w:val="en-US" w:eastAsia="zh-CN"/>
              </w:rPr>
              <w:t>availEq</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22DE65B">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E82C84D">
            <w:pPr>
              <w:pStyle w:val="7"/>
              <w:bidi w:val="0"/>
              <w:rPr>
                <w:rFonts w:hint="default"/>
              </w:rPr>
            </w:pPr>
            <w:r>
              <w:rPr>
                <w:rFonts w:hint="default"/>
                <w:lang w:val="en-US" w:eastAsia="zh-CN"/>
              </w:rPr>
              <w:t>账户美金层面可用保证金，排除因总质押借币上限而被限制的币种</w:t>
            </w:r>
            <w:r>
              <w:rPr>
                <w:rFonts w:hint="default"/>
                <w:lang w:val="en-US" w:eastAsia="zh-CN"/>
              </w:rPr>
              <w:br w:type="textWrapping"/>
            </w:r>
            <w:r>
              <w:rPr>
                <w:rFonts w:hint="default"/>
                <w:lang w:val="en-US" w:eastAsia="zh-CN"/>
              </w:rPr>
              <w:t>适用于跨币种保证金模式/组合保证金模式</w:t>
            </w:r>
          </w:p>
        </w:tc>
      </w:tr>
      <w:tr w14:paraId="575F8D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92FEE38">
            <w:pPr>
              <w:pStyle w:val="7"/>
              <w:bidi w:val="0"/>
              <w:rPr>
                <w:rFonts w:hint="default"/>
              </w:rPr>
            </w:pPr>
            <w:r>
              <w:rPr>
                <w:rFonts w:hint="default"/>
                <w:lang w:val="en-US" w:eastAsia="zh-CN"/>
              </w:rPr>
              <w:t>ordFroz</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4916627">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58C7BA4">
            <w:pPr>
              <w:pStyle w:val="7"/>
              <w:bidi w:val="0"/>
              <w:rPr>
                <w:rFonts w:hint="default"/>
              </w:rPr>
            </w:pPr>
            <w:r>
              <w:rPr>
                <w:rFonts w:hint="default"/>
                <w:lang w:val="en-US" w:eastAsia="zh-CN"/>
              </w:rPr>
              <w:t>美金层面全仓挂单占用保证金</w:t>
            </w:r>
            <w:r>
              <w:rPr>
                <w:rFonts w:hint="default"/>
                <w:lang w:val="en-US" w:eastAsia="zh-CN"/>
              </w:rPr>
              <w:br w:type="textWrapping"/>
            </w:r>
            <w:r>
              <w:rPr>
                <w:rFonts w:hint="default"/>
                <w:lang w:val="en-US" w:eastAsia="zh-CN"/>
              </w:rPr>
              <w:t>仅适用于现货模式/跨币种保证金模式/组合保证金模式</w:t>
            </w:r>
          </w:p>
        </w:tc>
      </w:tr>
      <w:tr w14:paraId="07E3B7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A9079AF">
            <w:pPr>
              <w:pStyle w:val="7"/>
              <w:bidi w:val="0"/>
              <w:rPr>
                <w:rFonts w:hint="default"/>
              </w:rPr>
            </w:pPr>
            <w:r>
              <w:rPr>
                <w:rFonts w:hint="default"/>
                <w:lang w:val="en-US" w:eastAsia="zh-CN"/>
              </w:rPr>
              <w:t>imr</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1C8CBD4">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608A644">
            <w:pPr>
              <w:pStyle w:val="7"/>
              <w:bidi w:val="0"/>
              <w:rPr>
                <w:rFonts w:hint="default"/>
              </w:rPr>
            </w:pPr>
            <w:r>
              <w:rPr>
                <w:rFonts w:hint="default"/>
                <w:lang w:val="en-US" w:eastAsia="zh-CN"/>
              </w:rPr>
              <w:t>美金层面占用保证金</w:t>
            </w:r>
            <w:r>
              <w:rPr>
                <w:rFonts w:hint="default"/>
                <w:lang w:val="en-US" w:eastAsia="zh-CN"/>
              </w:rPr>
              <w:br w:type="textWrapping"/>
            </w:r>
            <w:r>
              <w:rPr>
                <w:rFonts w:hint="default"/>
                <w:lang w:val="en-US" w:eastAsia="zh-CN"/>
              </w:rPr>
              <w:t>适用于现货模式/跨币种保证金模式/组合保证金模式</w:t>
            </w:r>
          </w:p>
        </w:tc>
      </w:tr>
      <w:tr w14:paraId="2E824A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B5E4C1D">
            <w:pPr>
              <w:pStyle w:val="7"/>
              <w:bidi w:val="0"/>
              <w:rPr>
                <w:rFonts w:hint="default"/>
              </w:rPr>
            </w:pPr>
            <w:r>
              <w:rPr>
                <w:rFonts w:hint="default"/>
                <w:lang w:val="en-US" w:eastAsia="zh-CN"/>
              </w:rPr>
              <w:t>mmr</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B0ACFD6">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9273BF3">
            <w:pPr>
              <w:pStyle w:val="7"/>
              <w:bidi w:val="0"/>
              <w:rPr>
                <w:rFonts w:hint="default"/>
              </w:rPr>
            </w:pPr>
            <w:r>
              <w:rPr>
                <w:rFonts w:hint="default"/>
                <w:lang w:val="en-US" w:eastAsia="zh-CN"/>
              </w:rPr>
              <w:t>美金层面维持保证金</w:t>
            </w:r>
            <w:r>
              <w:rPr>
                <w:rFonts w:hint="default"/>
                <w:lang w:val="en-US" w:eastAsia="zh-CN"/>
              </w:rPr>
              <w:br w:type="textWrapping"/>
            </w:r>
            <w:r>
              <w:rPr>
                <w:rFonts w:hint="default"/>
                <w:lang w:val="en-US" w:eastAsia="zh-CN"/>
              </w:rPr>
              <w:t>适用于现货模式/跨币种保证金模式/组合保证金模式</w:t>
            </w:r>
          </w:p>
        </w:tc>
      </w:tr>
      <w:tr w14:paraId="49E156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F840953">
            <w:pPr>
              <w:pStyle w:val="7"/>
              <w:bidi w:val="0"/>
              <w:rPr>
                <w:rFonts w:hint="default"/>
              </w:rPr>
            </w:pPr>
            <w:r>
              <w:rPr>
                <w:rFonts w:hint="default"/>
                <w:lang w:val="en-US" w:eastAsia="zh-CN"/>
              </w:rPr>
              <w:t>borrowFroz</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36D7247">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426362C">
            <w:pPr>
              <w:pStyle w:val="7"/>
              <w:bidi w:val="0"/>
              <w:rPr>
                <w:rFonts w:hint="default"/>
              </w:rPr>
            </w:pPr>
            <w:r>
              <w:rPr>
                <w:rFonts w:hint="default"/>
                <w:lang w:val="en-US" w:eastAsia="zh-CN"/>
              </w:rPr>
              <w:t>账户美金层面潜在借币占用保证金</w:t>
            </w:r>
            <w:r>
              <w:rPr>
                <w:rFonts w:hint="default"/>
                <w:lang w:val="en-US" w:eastAsia="zh-CN"/>
              </w:rPr>
              <w:br w:type="textWrapping"/>
            </w:r>
            <w:r>
              <w:rPr>
                <w:rFonts w:hint="default"/>
                <w:lang w:val="en-US" w:eastAsia="zh-CN"/>
              </w:rPr>
              <w:t>仅适用于现货模式/跨币种保证金模式/组合保证金模式。在其他账户模式下为""。</w:t>
            </w:r>
          </w:p>
        </w:tc>
      </w:tr>
      <w:tr w14:paraId="50EFAA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12318A0">
            <w:pPr>
              <w:pStyle w:val="7"/>
              <w:bidi w:val="0"/>
              <w:rPr>
                <w:rFonts w:hint="default"/>
              </w:rPr>
            </w:pPr>
            <w:r>
              <w:rPr>
                <w:rFonts w:hint="default"/>
                <w:lang w:val="en-US" w:eastAsia="zh-CN"/>
              </w:rPr>
              <w:t>mgnRatio</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B5D6B76">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5264FC9">
            <w:pPr>
              <w:pStyle w:val="7"/>
              <w:bidi w:val="0"/>
              <w:rPr>
                <w:rFonts w:hint="default"/>
              </w:rPr>
            </w:pPr>
            <w:r>
              <w:rPr>
                <w:rFonts w:hint="default"/>
                <w:lang w:val="en-US" w:eastAsia="zh-CN"/>
              </w:rPr>
              <w:t>美金层面维持保证金率</w:t>
            </w:r>
            <w:r>
              <w:rPr>
                <w:rFonts w:hint="default"/>
                <w:lang w:val="en-US" w:eastAsia="zh-CN"/>
              </w:rPr>
              <w:br w:type="textWrapping"/>
            </w:r>
            <w:r>
              <w:rPr>
                <w:rFonts w:hint="default"/>
                <w:lang w:val="en-US" w:eastAsia="zh-CN"/>
              </w:rPr>
              <w:t>适用于现货模式/跨币种保证金模式/组合保证金模式</w:t>
            </w:r>
          </w:p>
        </w:tc>
      </w:tr>
      <w:tr w14:paraId="581F1E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126DA86">
            <w:pPr>
              <w:pStyle w:val="7"/>
              <w:bidi w:val="0"/>
              <w:rPr>
                <w:rFonts w:hint="default"/>
              </w:rPr>
            </w:pPr>
            <w:r>
              <w:rPr>
                <w:rFonts w:hint="default"/>
                <w:lang w:val="en-US" w:eastAsia="zh-CN"/>
              </w:rPr>
              <w:t>notionalUsd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640EFE4">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7FAF343">
            <w:pPr>
              <w:pStyle w:val="7"/>
              <w:bidi w:val="0"/>
              <w:rPr>
                <w:rFonts w:hint="default"/>
              </w:rPr>
            </w:pPr>
            <w:r>
              <w:rPr>
                <w:rFonts w:hint="default"/>
                <w:lang w:val="en-US" w:eastAsia="zh-CN"/>
              </w:rPr>
              <w:t>以美金价值为单位的持仓数量，即仓位美金价值</w:t>
            </w:r>
            <w:r>
              <w:rPr>
                <w:rFonts w:hint="default"/>
                <w:lang w:val="en-US" w:eastAsia="zh-CN"/>
              </w:rPr>
              <w:br w:type="textWrapping"/>
            </w:r>
            <w:r>
              <w:rPr>
                <w:rFonts w:hint="default"/>
                <w:lang w:val="en-US" w:eastAsia="zh-CN"/>
              </w:rPr>
              <w:t>适用于现货模式/跨币种保证金模式/组合保证金模式</w:t>
            </w:r>
          </w:p>
        </w:tc>
      </w:tr>
      <w:tr w14:paraId="4032D3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2E83471">
            <w:pPr>
              <w:pStyle w:val="7"/>
              <w:bidi w:val="0"/>
              <w:rPr>
                <w:rFonts w:hint="default"/>
              </w:rPr>
            </w:pPr>
            <w:r>
              <w:rPr>
                <w:rFonts w:hint="default"/>
                <w:lang w:val="en-US" w:eastAsia="zh-CN"/>
              </w:rPr>
              <w:t>notionalUsdForBorrow</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118A9AB">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1EBE560">
            <w:pPr>
              <w:pStyle w:val="7"/>
              <w:bidi w:val="0"/>
              <w:rPr>
                <w:rFonts w:hint="default"/>
              </w:rPr>
            </w:pPr>
            <w:r>
              <w:rPr>
                <w:rFonts w:hint="default"/>
                <w:lang w:val="en-US" w:eastAsia="zh-CN"/>
              </w:rPr>
              <w:t>借币金额（美元价值）</w:t>
            </w:r>
            <w:r>
              <w:rPr>
                <w:rFonts w:hint="default"/>
                <w:lang w:val="en-US" w:eastAsia="zh-CN"/>
              </w:rPr>
              <w:br w:type="textWrapping"/>
            </w:r>
            <w:r>
              <w:rPr>
                <w:rFonts w:hint="default"/>
                <w:lang w:val="en-US" w:eastAsia="zh-CN"/>
              </w:rPr>
              <w:t>适用于现货模式/跨币种保证金模式/组合保证金模式</w:t>
            </w:r>
          </w:p>
        </w:tc>
      </w:tr>
      <w:tr w14:paraId="451B69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47A4EEB">
            <w:pPr>
              <w:pStyle w:val="7"/>
              <w:bidi w:val="0"/>
              <w:rPr>
                <w:rFonts w:hint="default"/>
              </w:rPr>
            </w:pPr>
            <w:r>
              <w:rPr>
                <w:rFonts w:hint="default"/>
                <w:lang w:val="en-US" w:eastAsia="zh-CN"/>
              </w:rPr>
              <w:t>notionalUsdForSwap</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5F6A563">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7978B59">
            <w:pPr>
              <w:pStyle w:val="7"/>
              <w:bidi w:val="0"/>
              <w:rPr>
                <w:rFonts w:hint="default"/>
              </w:rPr>
            </w:pPr>
            <w:r>
              <w:rPr>
                <w:rFonts w:hint="default"/>
                <w:lang w:val="en-US" w:eastAsia="zh-CN"/>
              </w:rPr>
              <w:t>永续合约持仓美元价值</w:t>
            </w:r>
            <w:r>
              <w:rPr>
                <w:rFonts w:hint="default"/>
                <w:lang w:val="en-US" w:eastAsia="zh-CN"/>
              </w:rPr>
              <w:br w:type="textWrapping"/>
            </w:r>
            <w:r>
              <w:rPr>
                <w:rFonts w:hint="default"/>
                <w:lang w:val="en-US" w:eastAsia="zh-CN"/>
              </w:rPr>
              <w:t>适用于跨币种保证金模式/组合保证金模式</w:t>
            </w:r>
          </w:p>
        </w:tc>
      </w:tr>
      <w:tr w14:paraId="37C29F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9A1A227">
            <w:pPr>
              <w:pStyle w:val="7"/>
              <w:bidi w:val="0"/>
              <w:rPr>
                <w:rFonts w:hint="default"/>
              </w:rPr>
            </w:pPr>
            <w:r>
              <w:rPr>
                <w:rFonts w:hint="default"/>
                <w:lang w:val="en-US" w:eastAsia="zh-CN"/>
              </w:rPr>
              <w:t>notionalUsdForFutures</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50F3736">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B771A1A">
            <w:pPr>
              <w:pStyle w:val="7"/>
              <w:bidi w:val="0"/>
              <w:rPr>
                <w:rFonts w:hint="default"/>
              </w:rPr>
            </w:pPr>
            <w:r>
              <w:rPr>
                <w:rFonts w:hint="default"/>
                <w:lang w:val="en-US" w:eastAsia="zh-CN"/>
              </w:rPr>
              <w:t>交割合约持仓美元价值</w:t>
            </w:r>
            <w:r>
              <w:rPr>
                <w:rFonts w:hint="default"/>
                <w:lang w:val="en-US" w:eastAsia="zh-CN"/>
              </w:rPr>
              <w:br w:type="textWrapping"/>
            </w:r>
            <w:r>
              <w:rPr>
                <w:rFonts w:hint="default"/>
                <w:lang w:val="en-US" w:eastAsia="zh-CN"/>
              </w:rPr>
              <w:t>适用于跨币种保证金模式/组合保证金模式</w:t>
            </w:r>
          </w:p>
        </w:tc>
      </w:tr>
      <w:tr w14:paraId="545007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CF8B4A9">
            <w:pPr>
              <w:pStyle w:val="7"/>
              <w:bidi w:val="0"/>
              <w:rPr>
                <w:rFonts w:hint="default"/>
              </w:rPr>
            </w:pPr>
            <w:r>
              <w:rPr>
                <w:rFonts w:hint="default"/>
                <w:lang w:val="en-US" w:eastAsia="zh-CN"/>
              </w:rPr>
              <w:t>notionalUsdForOption</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F5DD5FF">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FC966D1">
            <w:pPr>
              <w:pStyle w:val="7"/>
              <w:bidi w:val="0"/>
              <w:rPr>
                <w:rFonts w:hint="default"/>
              </w:rPr>
            </w:pPr>
            <w:r>
              <w:rPr>
                <w:rFonts w:hint="default"/>
                <w:lang w:val="en-US" w:eastAsia="zh-CN"/>
              </w:rPr>
              <w:t>期权持仓美元价值</w:t>
            </w:r>
            <w:r>
              <w:rPr>
                <w:rFonts w:hint="default"/>
                <w:lang w:val="en-US" w:eastAsia="zh-CN"/>
              </w:rPr>
              <w:br w:type="textWrapping"/>
            </w:r>
            <w:r>
              <w:rPr>
                <w:rFonts w:hint="default"/>
                <w:lang w:val="en-US" w:eastAsia="zh-CN"/>
              </w:rPr>
              <w:t>适用于现货模式/跨币种保证金模式/组合保证金模式</w:t>
            </w:r>
          </w:p>
        </w:tc>
      </w:tr>
      <w:tr w14:paraId="511F3B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59AC565">
            <w:pPr>
              <w:pStyle w:val="7"/>
              <w:bidi w:val="0"/>
              <w:rPr>
                <w:rFonts w:hint="default"/>
              </w:rPr>
            </w:pPr>
            <w:r>
              <w:rPr>
                <w:rFonts w:hint="default"/>
                <w:lang w:val="en-US" w:eastAsia="zh-CN"/>
              </w:rPr>
              <w:t>upl</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4142CAD">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D2EADC1">
            <w:pPr>
              <w:pStyle w:val="7"/>
              <w:bidi w:val="0"/>
              <w:rPr>
                <w:rFonts w:hint="default"/>
              </w:rPr>
            </w:pPr>
            <w:r>
              <w:rPr>
                <w:rFonts w:hint="default"/>
                <w:lang w:val="en-US" w:eastAsia="zh-CN"/>
              </w:rPr>
              <w:t>账户层面全仓未实现盈亏（美元单位）</w:t>
            </w:r>
            <w:r>
              <w:rPr>
                <w:rFonts w:hint="default"/>
                <w:lang w:val="en-US" w:eastAsia="zh-CN"/>
              </w:rPr>
              <w:br w:type="textWrapping"/>
            </w:r>
            <w:r>
              <w:rPr>
                <w:rFonts w:hint="default"/>
                <w:lang w:val="en-US" w:eastAsia="zh-CN"/>
              </w:rPr>
              <w:t>适用于跨币种保证金模式/组合保证金模式</w:t>
            </w:r>
          </w:p>
        </w:tc>
      </w:tr>
      <w:tr w14:paraId="75E540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8746C1E">
            <w:pPr>
              <w:pStyle w:val="7"/>
              <w:bidi w:val="0"/>
              <w:rPr>
                <w:rFonts w:hint="default"/>
              </w:rPr>
            </w:pPr>
            <w:r>
              <w:rPr>
                <w:rFonts w:hint="default"/>
                <w:lang w:val="en-US" w:eastAsia="zh-CN"/>
              </w:rPr>
              <w:t>delta</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BD7586A">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3123692">
            <w:pPr>
              <w:pStyle w:val="7"/>
              <w:bidi w:val="0"/>
              <w:rPr>
                <w:rFonts w:hint="default"/>
              </w:rPr>
            </w:pPr>
            <w:r>
              <w:rPr>
                <w:rFonts w:hint="default"/>
                <w:lang w:val="en-US" w:eastAsia="zh-CN"/>
              </w:rPr>
              <w:t>Delta (USD)</w:t>
            </w:r>
          </w:p>
        </w:tc>
      </w:tr>
      <w:tr w14:paraId="312C9C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14FDC2B">
            <w:pPr>
              <w:pStyle w:val="7"/>
              <w:bidi w:val="0"/>
              <w:rPr>
                <w:rFonts w:hint="default"/>
              </w:rPr>
            </w:pPr>
            <w:r>
              <w:rPr>
                <w:rFonts w:hint="default"/>
                <w:lang w:val="en-US" w:eastAsia="zh-CN"/>
              </w:rPr>
              <w:t>deltaLever</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3133F64">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CEF10B6">
            <w:pPr>
              <w:pStyle w:val="7"/>
              <w:bidi w:val="0"/>
              <w:rPr>
                <w:rFonts w:hint="default"/>
              </w:rPr>
            </w:pPr>
            <w:r>
              <w:rPr>
                <w:rFonts w:hint="default"/>
                <w:lang w:val="en-US" w:eastAsia="zh-CN"/>
              </w:rPr>
              <w:t>Delta权益比率</w:t>
            </w:r>
            <w:r>
              <w:rPr>
                <w:rFonts w:hint="default"/>
                <w:lang w:val="en-US" w:eastAsia="zh-CN"/>
              </w:rPr>
              <w:br w:type="textWrapping"/>
            </w:r>
            <w:r>
              <w:rPr>
                <w:rFonts w:hint="default"/>
                <w:lang w:val="en-US" w:eastAsia="zh-CN"/>
              </w:rPr>
              <w:t>deltaLever = delta/totalEq</w:t>
            </w:r>
          </w:p>
        </w:tc>
      </w:tr>
      <w:tr w14:paraId="04EC7F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CEED100">
            <w:pPr>
              <w:pStyle w:val="7"/>
              <w:bidi w:val="0"/>
              <w:rPr>
                <w:rFonts w:hint="default"/>
              </w:rPr>
            </w:pPr>
            <w:r>
              <w:rPr>
                <w:rFonts w:hint="default"/>
                <w:lang w:val="en-US" w:eastAsia="zh-CN"/>
              </w:rPr>
              <w:t>deltaNeutralStatus</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85153DB">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84C395E">
            <w:pPr>
              <w:pStyle w:val="7"/>
              <w:bidi w:val="0"/>
              <w:rPr>
                <w:rFonts w:hint="default"/>
              </w:rPr>
            </w:pPr>
            <w:r>
              <w:rPr>
                <w:rFonts w:hint="default"/>
                <w:lang w:val="en-US" w:eastAsia="zh-CN"/>
              </w:rPr>
              <w:t>Delta 风险状态</w:t>
            </w:r>
            <w:r>
              <w:rPr>
                <w:rFonts w:hint="default"/>
                <w:lang w:val="en-US" w:eastAsia="zh-CN"/>
              </w:rPr>
              <w:br w:type="textWrapping"/>
            </w:r>
            <w:r>
              <w:rPr>
                <w:rFonts w:hint="default"/>
                <w:lang w:val="en-US" w:eastAsia="zh-CN"/>
              </w:rPr>
              <w:t>0: 普通</w:t>
            </w:r>
            <w:r>
              <w:rPr>
                <w:rFonts w:hint="default"/>
                <w:lang w:val="en-US" w:eastAsia="zh-CN"/>
              </w:rPr>
              <w:br w:type="textWrapping"/>
            </w:r>
            <w:r>
              <w:rPr>
                <w:rFonts w:hint="default"/>
                <w:lang w:val="en-US" w:eastAsia="zh-CN"/>
              </w:rPr>
              <w:t>1: 限制划转</w:t>
            </w:r>
            <w:r>
              <w:rPr>
                <w:rFonts w:hint="default"/>
                <w:lang w:val="en-US" w:eastAsia="zh-CN"/>
              </w:rPr>
              <w:br w:type="textWrapping"/>
            </w:r>
            <w:r>
              <w:rPr>
                <w:rFonts w:hint="default"/>
                <w:lang w:val="en-US" w:eastAsia="zh-CN"/>
              </w:rPr>
              <w:t>2: 仅支持降低 Delta - 相同基础货币的现货、交割和永续合约视为同一标的资产。同一标的资产内，仅能新下一笔降低 Delta 值的订单，且下单时不应存在其他挂单。如果触发此限制，且您的账户 Delta 大于 500,000 USD，您的所有限价、市价、高级限价单挂单将被撤销。</w:t>
            </w:r>
          </w:p>
        </w:tc>
      </w:tr>
      <w:tr w14:paraId="1740A8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2DE12EC">
            <w:pPr>
              <w:pStyle w:val="7"/>
              <w:bidi w:val="0"/>
              <w:rPr>
                <w:rFonts w:hint="default"/>
              </w:rPr>
            </w:pPr>
            <w:r>
              <w:rPr>
                <w:rFonts w:hint="default"/>
                <w:lang w:val="en-US" w:eastAsia="zh-CN"/>
              </w:rPr>
              <w:t>details</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7BD3A97">
            <w:pPr>
              <w:pStyle w:val="7"/>
              <w:bidi w:val="0"/>
              <w:rPr>
                <w:rFonts w:hint="default"/>
              </w:rPr>
            </w:pPr>
            <w:r>
              <w:rPr>
                <w:rFonts w:hint="default"/>
                <w:lang w:val="en-US" w:eastAsia="zh-CN"/>
              </w:rPr>
              <w:t>Array of objects</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7772E0C">
            <w:pPr>
              <w:pStyle w:val="7"/>
              <w:bidi w:val="0"/>
              <w:rPr>
                <w:rFonts w:hint="default"/>
              </w:rPr>
            </w:pPr>
            <w:r>
              <w:rPr>
                <w:rFonts w:hint="default"/>
                <w:lang w:val="en-US" w:eastAsia="zh-CN"/>
              </w:rPr>
              <w:t>各币种资产详细信息</w:t>
            </w:r>
          </w:p>
        </w:tc>
      </w:tr>
      <w:tr w14:paraId="6D260B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E3D2A9D">
            <w:pPr>
              <w:pStyle w:val="7"/>
              <w:bidi w:val="0"/>
              <w:rPr>
                <w:rFonts w:hint="default"/>
              </w:rPr>
            </w:pPr>
            <w:r>
              <w:rPr>
                <w:rFonts w:hint="default"/>
                <w:lang w:val="en-US" w:eastAsia="zh-CN"/>
              </w:rPr>
              <w:t>&gt; ccy</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F0D0D2D">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9F319F1">
            <w:pPr>
              <w:pStyle w:val="7"/>
              <w:bidi w:val="0"/>
              <w:rPr>
                <w:rFonts w:hint="default"/>
              </w:rPr>
            </w:pPr>
            <w:r>
              <w:rPr>
                <w:rFonts w:hint="default"/>
                <w:lang w:val="en-US" w:eastAsia="zh-CN"/>
              </w:rPr>
              <w:t>币种</w:t>
            </w:r>
          </w:p>
        </w:tc>
      </w:tr>
      <w:tr w14:paraId="0B5367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CBAC8F7">
            <w:pPr>
              <w:pStyle w:val="7"/>
              <w:bidi w:val="0"/>
              <w:rPr>
                <w:rFonts w:hint="default"/>
              </w:rPr>
            </w:pPr>
            <w:r>
              <w:rPr>
                <w:rFonts w:hint="default"/>
                <w:lang w:val="en-US" w:eastAsia="zh-CN"/>
              </w:rPr>
              <w:t>&gt; eq</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B0D0B42">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BC552CF">
            <w:pPr>
              <w:pStyle w:val="7"/>
              <w:bidi w:val="0"/>
              <w:rPr>
                <w:rFonts w:hint="default"/>
              </w:rPr>
            </w:pPr>
            <w:r>
              <w:rPr>
                <w:rFonts w:hint="default"/>
                <w:lang w:val="en-US" w:eastAsia="zh-CN"/>
              </w:rPr>
              <w:t>币种总权益</w:t>
            </w:r>
          </w:p>
        </w:tc>
      </w:tr>
      <w:tr w14:paraId="3F409C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ED72931">
            <w:pPr>
              <w:pStyle w:val="7"/>
              <w:bidi w:val="0"/>
              <w:rPr>
                <w:rFonts w:hint="default"/>
              </w:rPr>
            </w:pPr>
            <w:r>
              <w:rPr>
                <w:rFonts w:hint="default"/>
                <w:lang w:val="en-US" w:eastAsia="zh-CN"/>
              </w:rPr>
              <w:t>&gt; cashBal</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B826AC0">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9E40803">
            <w:pPr>
              <w:pStyle w:val="7"/>
              <w:bidi w:val="0"/>
              <w:rPr>
                <w:rFonts w:hint="default"/>
              </w:rPr>
            </w:pPr>
            <w:r>
              <w:rPr>
                <w:rFonts w:hint="default"/>
                <w:lang w:val="en-US" w:eastAsia="zh-CN"/>
              </w:rPr>
              <w:t>币种余额</w:t>
            </w:r>
          </w:p>
        </w:tc>
      </w:tr>
      <w:tr w14:paraId="426F06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61302E1">
            <w:pPr>
              <w:pStyle w:val="7"/>
              <w:bidi w:val="0"/>
              <w:rPr>
                <w:rFonts w:hint="default"/>
              </w:rPr>
            </w:pPr>
            <w:r>
              <w:rPr>
                <w:rFonts w:hint="default"/>
                <w:lang w:val="en-US" w:eastAsia="zh-CN"/>
              </w:rPr>
              <w:t>&gt; uTime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FE91697">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BDD7D76">
            <w:pPr>
              <w:pStyle w:val="7"/>
              <w:bidi w:val="0"/>
              <w:rPr>
                <w:rFonts w:hint="default"/>
              </w:rPr>
            </w:pPr>
            <w:r>
              <w:rPr>
                <w:rFonts w:hint="default"/>
                <w:lang w:val="en-US" w:eastAsia="zh-CN"/>
              </w:rPr>
              <w:t>币种余额信息的更新时间，Unix时间戳的毫秒数格式，如 1597026383085</w:t>
            </w:r>
          </w:p>
        </w:tc>
      </w:tr>
      <w:tr w14:paraId="0E0458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38DD157">
            <w:pPr>
              <w:pStyle w:val="7"/>
              <w:bidi w:val="0"/>
              <w:rPr>
                <w:rFonts w:hint="default"/>
              </w:rPr>
            </w:pPr>
            <w:r>
              <w:rPr>
                <w:rFonts w:hint="default"/>
                <w:lang w:val="en-US" w:eastAsia="zh-CN"/>
              </w:rPr>
              <w:t>&gt; isoEq</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0ECB01A">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9C5022E">
            <w:pPr>
              <w:pStyle w:val="7"/>
              <w:bidi w:val="0"/>
              <w:rPr>
                <w:rFonts w:hint="default"/>
              </w:rPr>
            </w:pPr>
            <w:r>
              <w:rPr>
                <w:rFonts w:hint="default"/>
                <w:lang w:val="en-US" w:eastAsia="zh-CN"/>
              </w:rPr>
              <w:t>币种逐仓仓位权益</w:t>
            </w:r>
            <w:r>
              <w:rPr>
                <w:rFonts w:hint="default"/>
                <w:lang w:val="en-US" w:eastAsia="zh-CN"/>
              </w:rPr>
              <w:br w:type="textWrapping"/>
            </w:r>
            <w:r>
              <w:rPr>
                <w:rFonts w:hint="default"/>
                <w:lang w:val="en-US" w:eastAsia="zh-CN"/>
              </w:rPr>
              <w:t>适用于合约模式/跨币种保证金模式/组合保证金模式</w:t>
            </w:r>
          </w:p>
        </w:tc>
      </w:tr>
      <w:tr w14:paraId="09A709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4E317E6">
            <w:pPr>
              <w:pStyle w:val="7"/>
              <w:bidi w:val="0"/>
              <w:rPr>
                <w:rFonts w:hint="default"/>
              </w:rPr>
            </w:pPr>
            <w:r>
              <w:rPr>
                <w:rFonts w:hint="default"/>
                <w:lang w:val="en-US" w:eastAsia="zh-CN"/>
              </w:rPr>
              <w:t>&gt; availEq</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AE2E4B1">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CFA2299">
            <w:pPr>
              <w:pStyle w:val="7"/>
              <w:bidi w:val="0"/>
              <w:rPr>
                <w:rFonts w:hint="default"/>
              </w:rPr>
            </w:pPr>
            <w:r>
              <w:rPr>
                <w:rFonts w:hint="default"/>
                <w:lang w:val="en-US" w:eastAsia="zh-CN"/>
              </w:rPr>
              <w:t>可用保证金</w:t>
            </w:r>
            <w:r>
              <w:rPr>
                <w:rFonts w:hint="default"/>
                <w:lang w:val="en-US" w:eastAsia="zh-CN"/>
              </w:rPr>
              <w:br w:type="textWrapping"/>
            </w:r>
            <w:r>
              <w:rPr>
                <w:rFonts w:hint="default"/>
                <w:lang w:val="en-US" w:eastAsia="zh-CN"/>
              </w:rPr>
              <w:t>适用于合约模式/跨币种保证金模式/组合保证金模式</w:t>
            </w:r>
          </w:p>
        </w:tc>
      </w:tr>
      <w:tr w14:paraId="7066B7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4E57F98">
            <w:pPr>
              <w:pStyle w:val="7"/>
              <w:bidi w:val="0"/>
              <w:rPr>
                <w:rFonts w:hint="default"/>
              </w:rPr>
            </w:pPr>
            <w:r>
              <w:rPr>
                <w:rFonts w:hint="default"/>
                <w:lang w:val="en-US" w:eastAsia="zh-CN"/>
              </w:rPr>
              <w:t>&gt; disEq</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BDB82B2">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F8DC632">
            <w:pPr>
              <w:pStyle w:val="7"/>
              <w:bidi w:val="0"/>
              <w:rPr>
                <w:rFonts w:hint="default"/>
              </w:rPr>
            </w:pPr>
            <w:r>
              <w:rPr>
                <w:rFonts w:hint="default"/>
                <w:lang w:val="en-US" w:eastAsia="zh-CN"/>
              </w:rPr>
              <w:t>美金层面币种折算权益</w:t>
            </w:r>
          </w:p>
        </w:tc>
      </w:tr>
      <w:tr w14:paraId="6AAE93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4C7DCA3">
            <w:pPr>
              <w:pStyle w:val="7"/>
              <w:bidi w:val="0"/>
              <w:rPr>
                <w:rFonts w:hint="default"/>
              </w:rPr>
            </w:pPr>
            <w:r>
              <w:rPr>
                <w:rFonts w:hint="default"/>
                <w:lang w:val="en-US" w:eastAsia="zh-CN"/>
              </w:rPr>
              <w:t>&gt; fixedBal</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1D02CDF">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E596807">
            <w:pPr>
              <w:pStyle w:val="7"/>
              <w:bidi w:val="0"/>
              <w:rPr>
                <w:rFonts w:hint="default"/>
              </w:rPr>
            </w:pPr>
            <w:r>
              <w:rPr>
                <w:rFonts w:hint="default"/>
                <w:lang w:val="en-US" w:eastAsia="zh-CN"/>
              </w:rPr>
              <w:t>抄底宝、逃顶宝功能的币种冻结金额</w:t>
            </w:r>
          </w:p>
        </w:tc>
      </w:tr>
      <w:tr w14:paraId="17434C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818686B">
            <w:pPr>
              <w:pStyle w:val="7"/>
              <w:bidi w:val="0"/>
              <w:rPr>
                <w:rFonts w:hint="default"/>
              </w:rPr>
            </w:pPr>
            <w:r>
              <w:rPr>
                <w:rFonts w:hint="default"/>
                <w:lang w:val="en-US" w:eastAsia="zh-CN"/>
              </w:rPr>
              <w:t>&gt; availBal</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C0645F7">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46CAAA8">
            <w:pPr>
              <w:pStyle w:val="7"/>
              <w:bidi w:val="0"/>
              <w:rPr>
                <w:rFonts w:hint="default"/>
              </w:rPr>
            </w:pPr>
            <w:r>
              <w:rPr>
                <w:rFonts w:hint="default"/>
                <w:lang w:val="en-US" w:eastAsia="zh-CN"/>
              </w:rPr>
              <w:t>可用余额</w:t>
            </w:r>
          </w:p>
        </w:tc>
      </w:tr>
      <w:tr w14:paraId="4679D6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3DA4E6C">
            <w:pPr>
              <w:pStyle w:val="7"/>
              <w:bidi w:val="0"/>
              <w:rPr>
                <w:rFonts w:hint="default"/>
              </w:rPr>
            </w:pPr>
            <w:r>
              <w:rPr>
                <w:rFonts w:hint="default"/>
                <w:lang w:val="en-US" w:eastAsia="zh-CN"/>
              </w:rPr>
              <w:t>&gt; frozenBal</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9666473">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8E9C363">
            <w:pPr>
              <w:pStyle w:val="7"/>
              <w:bidi w:val="0"/>
              <w:rPr>
                <w:rFonts w:hint="default"/>
              </w:rPr>
            </w:pPr>
            <w:r>
              <w:rPr>
                <w:rFonts w:hint="default"/>
                <w:lang w:val="en-US" w:eastAsia="zh-CN"/>
              </w:rPr>
              <w:t>币种占用金额</w:t>
            </w:r>
          </w:p>
        </w:tc>
      </w:tr>
      <w:tr w14:paraId="13A5FD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A7C7C73">
            <w:pPr>
              <w:pStyle w:val="7"/>
              <w:bidi w:val="0"/>
              <w:rPr>
                <w:rFonts w:hint="default"/>
              </w:rPr>
            </w:pPr>
            <w:r>
              <w:rPr>
                <w:rFonts w:hint="default"/>
                <w:lang w:val="en-US" w:eastAsia="zh-CN"/>
              </w:rPr>
              <w:t>&gt; ordFrozen</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3152A58">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95CCD22">
            <w:pPr>
              <w:pStyle w:val="7"/>
              <w:bidi w:val="0"/>
              <w:rPr>
                <w:rFonts w:hint="default"/>
              </w:rPr>
            </w:pPr>
            <w:r>
              <w:rPr>
                <w:rFonts w:hint="default"/>
                <w:lang w:val="en-US" w:eastAsia="zh-CN"/>
              </w:rPr>
              <w:t>挂单冻结数量</w:t>
            </w:r>
            <w:r>
              <w:rPr>
                <w:rFonts w:hint="default"/>
                <w:lang w:val="en-US" w:eastAsia="zh-CN"/>
              </w:rPr>
              <w:br w:type="textWrapping"/>
            </w:r>
            <w:r>
              <w:rPr>
                <w:rFonts w:hint="default"/>
                <w:lang w:val="en-US" w:eastAsia="zh-CN"/>
              </w:rPr>
              <w:t>适用于现货模式/合约模式/跨币种保证金模式</w:t>
            </w:r>
          </w:p>
        </w:tc>
      </w:tr>
      <w:tr w14:paraId="514890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677ED0A">
            <w:pPr>
              <w:pStyle w:val="7"/>
              <w:bidi w:val="0"/>
              <w:rPr>
                <w:rFonts w:hint="default"/>
              </w:rPr>
            </w:pPr>
            <w:r>
              <w:rPr>
                <w:rFonts w:hint="default"/>
                <w:lang w:val="en-US" w:eastAsia="zh-CN"/>
              </w:rPr>
              <w:t>&gt; liab</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EBBF643">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E23073D">
            <w:pPr>
              <w:pStyle w:val="7"/>
              <w:bidi w:val="0"/>
              <w:rPr>
                <w:rFonts w:hint="default"/>
              </w:rPr>
            </w:pPr>
            <w:r>
              <w:rPr>
                <w:rFonts w:hint="default"/>
                <w:lang w:val="en-US" w:eastAsia="zh-CN"/>
              </w:rPr>
              <w:t>币种负债额</w:t>
            </w:r>
            <w:r>
              <w:rPr>
                <w:rFonts w:hint="default"/>
                <w:lang w:val="en-US" w:eastAsia="zh-CN"/>
              </w:rPr>
              <w:br w:type="textWrapping"/>
            </w:r>
            <w:r>
              <w:rPr>
                <w:rFonts w:hint="default"/>
                <w:lang w:val="en-US" w:eastAsia="zh-CN"/>
              </w:rPr>
              <w:t>值为正数，如 "21625.64"</w:t>
            </w:r>
            <w:r>
              <w:rPr>
                <w:rFonts w:hint="default"/>
                <w:lang w:val="en-US" w:eastAsia="zh-CN"/>
              </w:rPr>
              <w:br w:type="textWrapping"/>
            </w:r>
            <w:r>
              <w:rPr>
                <w:rFonts w:hint="default"/>
                <w:lang w:val="en-US" w:eastAsia="zh-CN"/>
              </w:rPr>
              <w:t>适用于现货模式/跨币种保证金模式/组合保证金模式</w:t>
            </w:r>
          </w:p>
        </w:tc>
      </w:tr>
      <w:tr w14:paraId="3D0A01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D822A7A">
            <w:pPr>
              <w:pStyle w:val="7"/>
              <w:bidi w:val="0"/>
              <w:rPr>
                <w:rFonts w:hint="default"/>
              </w:rPr>
            </w:pPr>
            <w:r>
              <w:rPr>
                <w:rFonts w:hint="default"/>
                <w:lang w:val="en-US" w:eastAsia="zh-CN"/>
              </w:rPr>
              <w:t>&gt; upl</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0EB9A18">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9DF050D">
            <w:pPr>
              <w:pStyle w:val="7"/>
              <w:bidi w:val="0"/>
              <w:rPr>
                <w:rFonts w:hint="default"/>
              </w:rPr>
            </w:pPr>
            <w:r>
              <w:rPr>
                <w:rFonts w:hint="default"/>
                <w:lang w:val="en-US" w:eastAsia="zh-CN"/>
              </w:rPr>
              <w:t>未实现盈亏</w:t>
            </w:r>
            <w:r>
              <w:rPr>
                <w:rFonts w:hint="default"/>
                <w:lang w:val="en-US" w:eastAsia="zh-CN"/>
              </w:rPr>
              <w:br w:type="textWrapping"/>
            </w:r>
            <w:r>
              <w:rPr>
                <w:rFonts w:hint="default"/>
                <w:lang w:val="en-US" w:eastAsia="zh-CN"/>
              </w:rPr>
              <w:t>适用于合约模式/跨币种保证金模式/组合保证金模式</w:t>
            </w:r>
          </w:p>
        </w:tc>
      </w:tr>
      <w:tr w14:paraId="4244AE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5E1BFC1">
            <w:pPr>
              <w:pStyle w:val="7"/>
              <w:bidi w:val="0"/>
              <w:rPr>
                <w:rFonts w:hint="default"/>
              </w:rPr>
            </w:pPr>
            <w:r>
              <w:rPr>
                <w:rFonts w:hint="default"/>
                <w:lang w:val="en-US" w:eastAsia="zh-CN"/>
              </w:rPr>
              <w:t>&gt; uplLiab</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41996AC">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B9D4507">
            <w:pPr>
              <w:pStyle w:val="7"/>
              <w:bidi w:val="0"/>
              <w:rPr>
                <w:rFonts w:hint="default"/>
              </w:rPr>
            </w:pPr>
            <w:r>
              <w:rPr>
                <w:rFonts w:hint="default"/>
                <w:lang w:val="en-US" w:eastAsia="zh-CN"/>
              </w:rPr>
              <w:t>由于仓位未实现亏损导致的负债</w:t>
            </w:r>
            <w:r>
              <w:rPr>
                <w:rFonts w:hint="default"/>
                <w:lang w:val="en-US" w:eastAsia="zh-CN"/>
              </w:rPr>
              <w:br w:type="textWrapping"/>
            </w:r>
            <w:r>
              <w:rPr>
                <w:rFonts w:hint="default"/>
                <w:lang w:val="en-US" w:eastAsia="zh-CN"/>
              </w:rPr>
              <w:t>适用于跨币种保证金模式/组合保证金模式</w:t>
            </w:r>
          </w:p>
        </w:tc>
      </w:tr>
      <w:tr w14:paraId="34ED5F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4093E53">
            <w:pPr>
              <w:pStyle w:val="7"/>
              <w:bidi w:val="0"/>
              <w:rPr>
                <w:rFonts w:hint="default"/>
              </w:rPr>
            </w:pPr>
            <w:r>
              <w:rPr>
                <w:rFonts w:hint="default"/>
                <w:lang w:val="en-US" w:eastAsia="zh-CN"/>
              </w:rPr>
              <w:t>&gt; crossLiab</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023FFAD">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E05EDE8">
            <w:pPr>
              <w:pStyle w:val="7"/>
              <w:bidi w:val="0"/>
              <w:rPr>
                <w:rFonts w:hint="default"/>
              </w:rPr>
            </w:pPr>
            <w:r>
              <w:rPr>
                <w:rFonts w:hint="default"/>
                <w:lang w:val="en-US" w:eastAsia="zh-CN"/>
              </w:rPr>
              <w:t>币种全仓负债额</w:t>
            </w:r>
            <w:r>
              <w:rPr>
                <w:rFonts w:hint="default"/>
                <w:lang w:val="en-US" w:eastAsia="zh-CN"/>
              </w:rPr>
              <w:br w:type="textWrapping"/>
            </w:r>
            <w:r>
              <w:rPr>
                <w:rFonts w:hint="default"/>
                <w:lang w:val="en-US" w:eastAsia="zh-CN"/>
              </w:rPr>
              <w:t>适用于现货模式/跨币种保证金模式/组合保证金模式</w:t>
            </w:r>
          </w:p>
        </w:tc>
      </w:tr>
      <w:tr w14:paraId="4BB73D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B3C2131">
            <w:pPr>
              <w:pStyle w:val="7"/>
              <w:bidi w:val="0"/>
              <w:rPr>
                <w:rFonts w:hint="default"/>
              </w:rPr>
            </w:pPr>
            <w:r>
              <w:rPr>
                <w:rFonts w:hint="default"/>
                <w:lang w:val="en-US" w:eastAsia="zh-CN"/>
              </w:rPr>
              <w:t>&gt; isoLiab</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5E093D3">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A77AE74">
            <w:pPr>
              <w:pStyle w:val="7"/>
              <w:bidi w:val="0"/>
              <w:rPr>
                <w:rFonts w:hint="default"/>
              </w:rPr>
            </w:pPr>
            <w:r>
              <w:rPr>
                <w:rFonts w:hint="default"/>
                <w:lang w:val="en-US" w:eastAsia="zh-CN"/>
              </w:rPr>
              <w:t>币种逐仓负债额</w:t>
            </w:r>
            <w:r>
              <w:rPr>
                <w:rFonts w:hint="default"/>
                <w:lang w:val="en-US" w:eastAsia="zh-CN"/>
              </w:rPr>
              <w:br w:type="textWrapping"/>
            </w:r>
            <w:r>
              <w:rPr>
                <w:rFonts w:hint="default"/>
                <w:lang w:val="en-US" w:eastAsia="zh-CN"/>
              </w:rPr>
              <w:t>适用于跨币种保证金模式/组合保证金模式</w:t>
            </w:r>
          </w:p>
        </w:tc>
      </w:tr>
      <w:tr w14:paraId="62C607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7CBD3C2">
            <w:pPr>
              <w:pStyle w:val="7"/>
              <w:bidi w:val="0"/>
              <w:rPr>
                <w:rFonts w:hint="default"/>
              </w:rPr>
            </w:pPr>
            <w:r>
              <w:rPr>
                <w:rFonts w:hint="default"/>
                <w:lang w:val="en-US" w:eastAsia="zh-CN"/>
              </w:rPr>
              <w:t>&gt; rewardBal</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1F33D2A">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D99F6C0">
            <w:pPr>
              <w:pStyle w:val="7"/>
              <w:bidi w:val="0"/>
              <w:rPr>
                <w:rFonts w:hint="default"/>
              </w:rPr>
            </w:pPr>
            <w:r>
              <w:rPr>
                <w:rFonts w:hint="default"/>
                <w:lang w:val="en-US" w:eastAsia="zh-CN"/>
              </w:rPr>
              <w:t>体验金余额</w:t>
            </w:r>
          </w:p>
        </w:tc>
      </w:tr>
      <w:tr w14:paraId="7E8E8D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F9A135C">
            <w:pPr>
              <w:pStyle w:val="7"/>
              <w:bidi w:val="0"/>
              <w:rPr>
                <w:rFonts w:hint="default"/>
              </w:rPr>
            </w:pPr>
            <w:r>
              <w:rPr>
                <w:rFonts w:hint="default"/>
                <w:lang w:val="en-US" w:eastAsia="zh-CN"/>
              </w:rPr>
              <w:t>&gt; mgnRatio</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5DD9175">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234947F">
            <w:pPr>
              <w:pStyle w:val="7"/>
              <w:bidi w:val="0"/>
              <w:rPr>
                <w:rFonts w:hint="default"/>
              </w:rPr>
            </w:pPr>
            <w:r>
              <w:rPr>
                <w:rFonts w:hint="default"/>
                <w:lang w:val="en-US" w:eastAsia="zh-CN"/>
              </w:rPr>
              <w:t>币种全仓维持保证金率，衡量账户内某项资产风险的指标</w:t>
            </w:r>
            <w:r>
              <w:rPr>
                <w:rFonts w:hint="default"/>
                <w:lang w:val="en-US" w:eastAsia="zh-CN"/>
              </w:rPr>
              <w:br w:type="textWrapping"/>
            </w:r>
            <w:r>
              <w:rPr>
                <w:rFonts w:hint="default"/>
                <w:lang w:val="en-US" w:eastAsia="zh-CN"/>
              </w:rPr>
              <w:t>适用于合约模式且有全仓仓位时</w:t>
            </w:r>
          </w:p>
        </w:tc>
      </w:tr>
      <w:tr w14:paraId="4855C9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B7806CC">
            <w:pPr>
              <w:pStyle w:val="7"/>
              <w:bidi w:val="0"/>
              <w:rPr>
                <w:rFonts w:hint="default"/>
              </w:rPr>
            </w:pPr>
            <w:r>
              <w:rPr>
                <w:rFonts w:hint="default"/>
                <w:lang w:val="en-US" w:eastAsia="zh-CN"/>
              </w:rPr>
              <w:t>&gt; imr</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9E36BDA">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0A4C516">
            <w:pPr>
              <w:pStyle w:val="7"/>
              <w:bidi w:val="0"/>
              <w:rPr>
                <w:rFonts w:hint="default"/>
              </w:rPr>
            </w:pPr>
            <w:r>
              <w:rPr>
                <w:rFonts w:hint="default"/>
                <w:lang w:val="en-US" w:eastAsia="zh-CN"/>
              </w:rPr>
              <w:t>币种维度全仓占用保证金</w:t>
            </w:r>
            <w:r>
              <w:rPr>
                <w:rFonts w:hint="default"/>
                <w:lang w:val="en-US" w:eastAsia="zh-CN"/>
              </w:rPr>
              <w:br w:type="textWrapping"/>
            </w:r>
            <w:r>
              <w:rPr>
                <w:rFonts w:hint="default"/>
                <w:lang w:val="en-US" w:eastAsia="zh-CN"/>
              </w:rPr>
              <w:t>适用于合约模式且有全仓仓位时</w:t>
            </w:r>
          </w:p>
        </w:tc>
      </w:tr>
      <w:tr w14:paraId="2E602E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804B914">
            <w:pPr>
              <w:pStyle w:val="7"/>
              <w:bidi w:val="0"/>
              <w:rPr>
                <w:rFonts w:hint="default"/>
              </w:rPr>
            </w:pPr>
            <w:r>
              <w:rPr>
                <w:rFonts w:hint="default"/>
                <w:lang w:val="en-US" w:eastAsia="zh-CN"/>
              </w:rPr>
              <w:t>&gt; mmr</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B3A27D9">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4C9D5B1">
            <w:pPr>
              <w:pStyle w:val="7"/>
              <w:bidi w:val="0"/>
              <w:rPr>
                <w:rFonts w:hint="default"/>
              </w:rPr>
            </w:pPr>
            <w:r>
              <w:rPr>
                <w:rFonts w:hint="default"/>
                <w:lang w:val="en-US" w:eastAsia="zh-CN"/>
              </w:rPr>
              <w:t>币种维度全仓维持保证金</w:t>
            </w:r>
            <w:r>
              <w:rPr>
                <w:rFonts w:hint="default"/>
                <w:lang w:val="en-US" w:eastAsia="zh-CN"/>
              </w:rPr>
              <w:br w:type="textWrapping"/>
            </w:r>
            <w:r>
              <w:rPr>
                <w:rFonts w:hint="default"/>
                <w:lang w:val="en-US" w:eastAsia="zh-CN"/>
              </w:rPr>
              <w:t>适用于合约模式且有全仓仓位时</w:t>
            </w:r>
          </w:p>
        </w:tc>
      </w:tr>
      <w:tr w14:paraId="4F3417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310B6AC">
            <w:pPr>
              <w:pStyle w:val="7"/>
              <w:bidi w:val="0"/>
              <w:rPr>
                <w:rFonts w:hint="default"/>
              </w:rPr>
            </w:pPr>
            <w:r>
              <w:rPr>
                <w:rFonts w:hint="default"/>
                <w:lang w:val="en-US" w:eastAsia="zh-CN"/>
              </w:rPr>
              <w:t>&gt; interest</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93146CE">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B9D535C">
            <w:pPr>
              <w:pStyle w:val="7"/>
              <w:bidi w:val="0"/>
              <w:rPr>
                <w:rFonts w:hint="default"/>
              </w:rPr>
            </w:pPr>
            <w:r>
              <w:rPr>
                <w:rFonts w:hint="default"/>
                <w:lang w:val="en-US" w:eastAsia="zh-CN"/>
              </w:rPr>
              <w:t>计息，应扣未扣利息</w:t>
            </w:r>
            <w:r>
              <w:rPr>
                <w:rFonts w:hint="default"/>
                <w:lang w:val="en-US" w:eastAsia="zh-CN"/>
              </w:rPr>
              <w:br w:type="textWrapping"/>
            </w:r>
            <w:r>
              <w:rPr>
                <w:rFonts w:hint="default"/>
                <w:lang w:val="en-US" w:eastAsia="zh-CN"/>
              </w:rPr>
              <w:t>值为正数，如 9.01</w:t>
            </w:r>
            <w:r>
              <w:rPr>
                <w:rFonts w:hint="default"/>
                <w:lang w:val="en-US" w:eastAsia="zh-CN"/>
              </w:rPr>
              <w:br w:type="textWrapping"/>
            </w:r>
            <w:r>
              <w:rPr>
                <w:rFonts w:hint="default"/>
                <w:lang w:val="en-US" w:eastAsia="zh-CN"/>
              </w:rPr>
              <w:t>适用于现货模式/跨币种保证金模式/组合保证金模式</w:t>
            </w:r>
          </w:p>
        </w:tc>
      </w:tr>
      <w:tr w14:paraId="037C63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61BBC25">
            <w:pPr>
              <w:pStyle w:val="7"/>
              <w:bidi w:val="0"/>
              <w:rPr>
                <w:rFonts w:hint="default"/>
              </w:rPr>
            </w:pPr>
            <w:r>
              <w:rPr>
                <w:rFonts w:hint="default"/>
                <w:lang w:val="en-US" w:eastAsia="zh-CN"/>
              </w:rPr>
              <w:t>&gt; twap</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471E19E">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08C9456">
            <w:pPr>
              <w:pStyle w:val="7"/>
              <w:bidi w:val="0"/>
              <w:rPr>
                <w:rFonts w:hint="default"/>
              </w:rPr>
            </w:pPr>
            <w:r>
              <w:rPr>
                <w:rFonts w:hint="default"/>
                <w:lang w:val="en-US" w:eastAsia="zh-CN"/>
              </w:rPr>
              <w:t>当前负债币种触发自动换币的风险</w:t>
            </w:r>
            <w:r>
              <w:rPr>
                <w:rFonts w:hint="default"/>
                <w:lang w:val="en-US" w:eastAsia="zh-CN"/>
              </w:rPr>
              <w:br w:type="textWrapping"/>
            </w:r>
            <w:r>
              <w:rPr>
                <w:rFonts w:hint="default"/>
                <w:lang w:val="en-US" w:eastAsia="zh-CN"/>
              </w:rPr>
              <w:t>0、1、2、3、4、5其中之一，数字越大代表您的负债币种触发自动换币概率越高</w:t>
            </w:r>
            <w:r>
              <w:rPr>
                <w:rFonts w:hint="default"/>
                <w:lang w:val="en-US" w:eastAsia="zh-CN"/>
              </w:rPr>
              <w:br w:type="textWrapping"/>
            </w:r>
            <w:r>
              <w:rPr>
                <w:rFonts w:hint="default"/>
                <w:lang w:val="en-US" w:eastAsia="zh-CN"/>
              </w:rPr>
              <w:t>适用于现货模式/跨币种保证金模式/组合保证金模式</w:t>
            </w:r>
          </w:p>
        </w:tc>
      </w:tr>
      <w:tr w14:paraId="756CC2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99C0639">
            <w:pPr>
              <w:pStyle w:val="7"/>
              <w:bidi w:val="0"/>
              <w:rPr>
                <w:rFonts w:hint="default"/>
              </w:rPr>
            </w:pPr>
            <w:r>
              <w:rPr>
                <w:rFonts w:hint="default"/>
                <w:lang w:val="en-US" w:eastAsia="zh-CN"/>
              </w:rPr>
              <w:t>&gt; frpType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CFC2E32">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1FC03C0">
            <w:pPr>
              <w:pStyle w:val="7"/>
              <w:bidi w:val="0"/>
              <w:rPr>
                <w:rFonts w:hint="default"/>
              </w:rPr>
            </w:pPr>
            <w:r>
              <w:rPr>
                <w:rFonts w:hint="default"/>
                <w:lang w:val="en-US" w:eastAsia="zh-CN"/>
              </w:rPr>
              <w:t>自动换币类型</w:t>
            </w:r>
            <w:r>
              <w:rPr>
                <w:rFonts w:hint="default"/>
                <w:lang w:val="en-US" w:eastAsia="zh-CN"/>
              </w:rPr>
              <w:br w:type="textWrapping"/>
            </w:r>
            <w:r>
              <w:rPr>
                <w:rFonts w:hint="default"/>
                <w:lang w:val="en-US" w:eastAsia="zh-CN"/>
              </w:rPr>
              <w:t>0：未发生自动换币</w:t>
            </w:r>
            <w:r>
              <w:rPr>
                <w:rFonts w:hint="default"/>
                <w:lang w:val="en-US" w:eastAsia="zh-CN"/>
              </w:rPr>
              <w:br w:type="textWrapping"/>
            </w:r>
            <w:r>
              <w:rPr>
                <w:rFonts w:hint="default"/>
                <w:lang w:val="en-US" w:eastAsia="zh-CN"/>
              </w:rPr>
              <w:t>1：基于用户的自动换币</w:t>
            </w:r>
            <w:r>
              <w:rPr>
                <w:rFonts w:hint="default"/>
                <w:lang w:val="en-US" w:eastAsia="zh-CN"/>
              </w:rPr>
              <w:br w:type="textWrapping"/>
            </w:r>
            <w:r>
              <w:rPr>
                <w:rFonts w:hint="default"/>
                <w:lang w:val="en-US" w:eastAsia="zh-CN"/>
              </w:rPr>
              <w:t>2：基于平台借币限额的自动换币</w:t>
            </w:r>
            <w:r>
              <w:rPr>
                <w:rFonts w:hint="default"/>
                <w:lang w:val="en-US" w:eastAsia="zh-CN"/>
              </w:rPr>
              <w:br w:type="textWrapping"/>
            </w:r>
            <w:r>
              <w:rPr>
                <w:rFonts w:hint="default"/>
                <w:lang w:val="en-US" w:eastAsia="zh-CN"/>
              </w:rPr>
              <w:br w:type="textWrapping"/>
            </w:r>
            <w:r>
              <w:rPr>
                <w:rFonts w:hint="default"/>
                <w:lang w:val="en-US" w:eastAsia="zh-CN"/>
              </w:rPr>
              <w:t>当twap&gt;=1时返回1或2代表自动换币风险类型，适用于现货模式/跨币种保证金模式/组合保证金模式</w:t>
            </w:r>
          </w:p>
        </w:tc>
      </w:tr>
      <w:tr w14:paraId="2E1AC5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F02885B">
            <w:pPr>
              <w:pStyle w:val="7"/>
              <w:bidi w:val="0"/>
              <w:rPr>
                <w:rFonts w:hint="default"/>
              </w:rPr>
            </w:pPr>
            <w:r>
              <w:rPr>
                <w:rFonts w:hint="default"/>
                <w:lang w:val="en-US" w:eastAsia="zh-CN"/>
              </w:rPr>
              <w:t>&gt; maxLoan</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5626AA8">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D42C119">
            <w:pPr>
              <w:pStyle w:val="7"/>
              <w:bidi w:val="0"/>
              <w:rPr>
                <w:rFonts w:hint="default"/>
              </w:rPr>
            </w:pPr>
            <w:r>
              <w:rPr>
                <w:rFonts w:hint="default"/>
                <w:lang w:val="en-US" w:eastAsia="zh-CN"/>
              </w:rPr>
              <w:t>币种最大可借</w:t>
            </w:r>
            <w:r>
              <w:rPr>
                <w:rFonts w:hint="default"/>
                <w:lang w:val="en-US" w:eastAsia="zh-CN"/>
              </w:rPr>
              <w:br w:type="textWrapping"/>
            </w:r>
            <w:r>
              <w:rPr>
                <w:rFonts w:hint="default"/>
                <w:lang w:val="en-US" w:eastAsia="zh-CN"/>
              </w:rPr>
              <w:t>适用于现货模式/跨币种保证金模式/组合保证金模式 的全仓</w:t>
            </w:r>
          </w:p>
        </w:tc>
      </w:tr>
      <w:tr w14:paraId="24EE5F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1C8B410">
            <w:pPr>
              <w:pStyle w:val="7"/>
              <w:bidi w:val="0"/>
              <w:rPr>
                <w:rFonts w:hint="default"/>
              </w:rPr>
            </w:pPr>
            <w:r>
              <w:rPr>
                <w:rFonts w:hint="default"/>
                <w:lang w:val="en-US" w:eastAsia="zh-CN"/>
              </w:rPr>
              <w:t>&gt; eqUsd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29017F9">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B5A7896">
            <w:pPr>
              <w:pStyle w:val="7"/>
              <w:bidi w:val="0"/>
              <w:rPr>
                <w:rFonts w:hint="default"/>
              </w:rPr>
            </w:pPr>
            <w:r>
              <w:rPr>
                <w:rFonts w:hint="default"/>
                <w:lang w:val="en-US" w:eastAsia="zh-CN"/>
              </w:rPr>
              <w:t>币种权益美金价值</w:t>
            </w:r>
          </w:p>
        </w:tc>
      </w:tr>
      <w:tr w14:paraId="2DD856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E9E6862">
            <w:pPr>
              <w:pStyle w:val="7"/>
              <w:bidi w:val="0"/>
              <w:rPr>
                <w:rFonts w:hint="default"/>
              </w:rPr>
            </w:pPr>
            <w:r>
              <w:rPr>
                <w:rFonts w:hint="default"/>
                <w:lang w:val="en-US" w:eastAsia="zh-CN"/>
              </w:rPr>
              <w:t>&gt; borrowFroz</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FEAC9D6">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0FC4F99">
            <w:pPr>
              <w:pStyle w:val="7"/>
              <w:bidi w:val="0"/>
              <w:rPr>
                <w:rFonts w:hint="default"/>
              </w:rPr>
            </w:pPr>
            <w:r>
              <w:rPr>
                <w:rFonts w:hint="default"/>
                <w:lang w:val="en-US" w:eastAsia="zh-CN"/>
              </w:rPr>
              <w:t>币种美金层面潜在借币占用保证金</w:t>
            </w:r>
            <w:r>
              <w:rPr>
                <w:rFonts w:hint="default"/>
                <w:lang w:val="en-US" w:eastAsia="zh-CN"/>
              </w:rPr>
              <w:br w:type="textWrapping"/>
            </w:r>
            <w:r>
              <w:rPr>
                <w:rFonts w:hint="default"/>
                <w:lang w:val="en-US" w:eastAsia="zh-CN"/>
              </w:rPr>
              <w:t>仅适用于现货模式/跨币种保证金模式/组合保证金模式。在其他账户模式下为""。</w:t>
            </w:r>
          </w:p>
        </w:tc>
      </w:tr>
      <w:tr w14:paraId="66A5DE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D24B650">
            <w:pPr>
              <w:pStyle w:val="7"/>
              <w:bidi w:val="0"/>
              <w:rPr>
                <w:rFonts w:hint="default"/>
              </w:rPr>
            </w:pPr>
            <w:r>
              <w:rPr>
                <w:rFonts w:hint="default"/>
                <w:lang w:val="en-US" w:eastAsia="zh-CN"/>
              </w:rPr>
              <w:t>&gt; notionalLever</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E9631D1">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6E6B453">
            <w:pPr>
              <w:pStyle w:val="7"/>
              <w:bidi w:val="0"/>
              <w:rPr>
                <w:rFonts w:hint="default"/>
              </w:rPr>
            </w:pPr>
            <w:r>
              <w:rPr>
                <w:rFonts w:hint="default"/>
                <w:lang w:val="en-US" w:eastAsia="zh-CN"/>
              </w:rPr>
              <w:t>币种杠杆倍数</w:t>
            </w:r>
            <w:r>
              <w:rPr>
                <w:rFonts w:hint="default"/>
                <w:lang w:val="en-US" w:eastAsia="zh-CN"/>
              </w:rPr>
              <w:br w:type="textWrapping"/>
            </w:r>
            <w:r>
              <w:rPr>
                <w:rFonts w:hint="default"/>
                <w:lang w:val="en-US" w:eastAsia="zh-CN"/>
              </w:rPr>
              <w:t>适用于合约模式</w:t>
            </w:r>
          </w:p>
        </w:tc>
      </w:tr>
      <w:tr w14:paraId="144C8A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6FF1FE6">
            <w:pPr>
              <w:pStyle w:val="7"/>
              <w:bidi w:val="0"/>
              <w:rPr>
                <w:rFonts w:hint="default"/>
              </w:rPr>
            </w:pPr>
            <w:r>
              <w:rPr>
                <w:rFonts w:hint="default"/>
                <w:lang w:val="en-US" w:eastAsia="zh-CN"/>
              </w:rPr>
              <w:t>&gt; stgyEq</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E8BDEE2">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1AB1782">
            <w:pPr>
              <w:pStyle w:val="7"/>
              <w:bidi w:val="0"/>
              <w:rPr>
                <w:rFonts w:hint="default"/>
              </w:rPr>
            </w:pPr>
            <w:r>
              <w:rPr>
                <w:rFonts w:hint="default"/>
                <w:lang w:val="en-US" w:eastAsia="zh-CN"/>
              </w:rPr>
              <w:t>策略权益</w:t>
            </w:r>
          </w:p>
        </w:tc>
      </w:tr>
      <w:tr w14:paraId="34964F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6FB736F">
            <w:pPr>
              <w:pStyle w:val="7"/>
              <w:bidi w:val="0"/>
              <w:rPr>
                <w:rFonts w:hint="default"/>
              </w:rPr>
            </w:pPr>
            <w:r>
              <w:rPr>
                <w:rFonts w:hint="default"/>
                <w:lang w:val="en-US" w:eastAsia="zh-CN"/>
              </w:rPr>
              <w:t>&gt; isoUpl</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6EF46B0">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2A61950">
            <w:pPr>
              <w:pStyle w:val="7"/>
              <w:bidi w:val="0"/>
              <w:rPr>
                <w:rFonts w:hint="default"/>
              </w:rPr>
            </w:pPr>
            <w:r>
              <w:rPr>
                <w:rFonts w:hint="default"/>
                <w:lang w:val="en-US" w:eastAsia="zh-CN"/>
              </w:rPr>
              <w:t>逐仓未实现盈亏</w:t>
            </w:r>
            <w:r>
              <w:rPr>
                <w:rFonts w:hint="default"/>
                <w:lang w:val="en-US" w:eastAsia="zh-CN"/>
              </w:rPr>
              <w:br w:type="textWrapping"/>
            </w:r>
            <w:r>
              <w:rPr>
                <w:rFonts w:hint="default"/>
                <w:lang w:val="en-US" w:eastAsia="zh-CN"/>
              </w:rPr>
              <w:t>适用于合约模式/跨币种保证金模式/组合保证金模式</w:t>
            </w:r>
          </w:p>
        </w:tc>
      </w:tr>
      <w:tr w14:paraId="52C052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E2E7BEB">
            <w:pPr>
              <w:pStyle w:val="7"/>
              <w:bidi w:val="0"/>
              <w:rPr>
                <w:rFonts w:hint="default"/>
              </w:rPr>
            </w:pPr>
            <w:r>
              <w:rPr>
                <w:rFonts w:hint="default"/>
                <w:lang w:val="en-US" w:eastAsia="zh-CN"/>
              </w:rPr>
              <w:t>&gt; spotInUseAmt</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035B369">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3706D4F">
            <w:pPr>
              <w:pStyle w:val="7"/>
              <w:bidi w:val="0"/>
              <w:rPr>
                <w:rFonts w:hint="default"/>
              </w:rPr>
            </w:pPr>
            <w:r>
              <w:rPr>
                <w:rFonts w:hint="default"/>
                <w:lang w:val="en-US" w:eastAsia="zh-CN"/>
              </w:rPr>
              <w:t>现货对冲占用数量</w:t>
            </w:r>
            <w:r>
              <w:rPr>
                <w:rFonts w:hint="default"/>
                <w:lang w:val="en-US" w:eastAsia="zh-CN"/>
              </w:rPr>
              <w:br w:type="textWrapping"/>
            </w:r>
            <w:r>
              <w:rPr>
                <w:rFonts w:hint="default"/>
                <w:lang w:val="en-US" w:eastAsia="zh-CN"/>
              </w:rPr>
              <w:t>适用于组合保证金模式</w:t>
            </w:r>
          </w:p>
        </w:tc>
      </w:tr>
      <w:tr w14:paraId="5F9907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D726B47">
            <w:pPr>
              <w:pStyle w:val="7"/>
              <w:bidi w:val="0"/>
              <w:rPr>
                <w:rFonts w:hint="default"/>
              </w:rPr>
            </w:pPr>
            <w:r>
              <w:rPr>
                <w:rFonts w:hint="default"/>
                <w:lang w:val="en-US" w:eastAsia="zh-CN"/>
              </w:rPr>
              <w:t>&gt; clSpotInUseAmt</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268356E">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544E8D7">
            <w:pPr>
              <w:pStyle w:val="7"/>
              <w:bidi w:val="0"/>
              <w:rPr>
                <w:rFonts w:hint="default"/>
              </w:rPr>
            </w:pPr>
            <w:r>
              <w:rPr>
                <w:rFonts w:hint="default"/>
                <w:lang w:val="en-US" w:eastAsia="zh-CN"/>
              </w:rPr>
              <w:t>用户自定义现货占用数量</w:t>
            </w:r>
            <w:r>
              <w:rPr>
                <w:rFonts w:hint="default"/>
                <w:lang w:val="en-US" w:eastAsia="zh-CN"/>
              </w:rPr>
              <w:br w:type="textWrapping"/>
            </w:r>
            <w:r>
              <w:rPr>
                <w:rFonts w:hint="default"/>
                <w:lang w:val="en-US" w:eastAsia="zh-CN"/>
              </w:rPr>
              <w:t>适用于组合保证金模式</w:t>
            </w:r>
          </w:p>
        </w:tc>
      </w:tr>
      <w:tr w14:paraId="2B2987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4EFAEF8">
            <w:pPr>
              <w:pStyle w:val="7"/>
              <w:bidi w:val="0"/>
              <w:rPr>
                <w:rFonts w:hint="default"/>
              </w:rPr>
            </w:pPr>
            <w:r>
              <w:rPr>
                <w:rFonts w:hint="default"/>
                <w:lang w:val="en-US" w:eastAsia="zh-CN"/>
              </w:rPr>
              <w:t>&gt; maxSpotInUse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8C67E2D">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73FE722">
            <w:pPr>
              <w:pStyle w:val="7"/>
              <w:bidi w:val="0"/>
              <w:rPr>
                <w:rFonts w:hint="default"/>
              </w:rPr>
            </w:pPr>
            <w:r>
              <w:rPr>
                <w:rFonts w:hint="default"/>
                <w:lang w:val="en-US" w:eastAsia="zh-CN"/>
              </w:rPr>
              <w:t>系统计算得到的最大可能现货占用数量</w:t>
            </w:r>
            <w:r>
              <w:rPr>
                <w:rFonts w:hint="default"/>
                <w:lang w:val="en-US" w:eastAsia="zh-CN"/>
              </w:rPr>
              <w:br w:type="textWrapping"/>
            </w:r>
            <w:r>
              <w:rPr>
                <w:rFonts w:hint="default"/>
                <w:lang w:val="en-US" w:eastAsia="zh-CN"/>
              </w:rPr>
              <w:t>适用于组合保证金模式</w:t>
            </w:r>
          </w:p>
        </w:tc>
      </w:tr>
      <w:tr w14:paraId="0062A4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C937AD4">
            <w:pPr>
              <w:pStyle w:val="7"/>
              <w:bidi w:val="0"/>
              <w:rPr>
                <w:rFonts w:hint="default"/>
              </w:rPr>
            </w:pPr>
            <w:r>
              <w:rPr>
                <w:rFonts w:hint="default"/>
                <w:lang w:val="en-US" w:eastAsia="zh-CN"/>
              </w:rPr>
              <w:t>&gt; spotIsoBal</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59670C7">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DFB4AF0">
            <w:pPr>
              <w:pStyle w:val="7"/>
              <w:bidi w:val="0"/>
              <w:rPr>
                <w:rFonts w:hint="default"/>
              </w:rPr>
            </w:pPr>
            <w:r>
              <w:rPr>
                <w:rFonts w:hint="default"/>
                <w:lang w:val="en-US" w:eastAsia="zh-CN"/>
              </w:rPr>
              <w:t>现货逐仓余额</w:t>
            </w:r>
            <w:r>
              <w:rPr>
                <w:rFonts w:hint="default"/>
                <w:lang w:val="en-US" w:eastAsia="zh-CN"/>
              </w:rPr>
              <w:br w:type="textWrapping"/>
            </w:r>
            <w:r>
              <w:rPr>
                <w:rFonts w:hint="default"/>
                <w:lang w:val="en-US" w:eastAsia="zh-CN"/>
              </w:rPr>
              <w:t>仅适用于现货带单/跟单</w:t>
            </w:r>
            <w:r>
              <w:rPr>
                <w:rFonts w:hint="default"/>
                <w:lang w:val="en-US" w:eastAsia="zh-CN"/>
              </w:rPr>
              <w:br w:type="textWrapping"/>
            </w:r>
            <w:r>
              <w:rPr>
                <w:rFonts w:hint="default"/>
                <w:lang w:val="en-US" w:eastAsia="zh-CN"/>
              </w:rPr>
              <w:t>适用于现货模式/合约模式</w:t>
            </w:r>
          </w:p>
        </w:tc>
      </w:tr>
      <w:tr w14:paraId="40EFB1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D66CCBB">
            <w:pPr>
              <w:pStyle w:val="7"/>
              <w:bidi w:val="0"/>
              <w:rPr>
                <w:rFonts w:hint="default"/>
              </w:rPr>
            </w:pPr>
            <w:r>
              <w:rPr>
                <w:rFonts w:hint="default"/>
                <w:lang w:val="en-US" w:eastAsia="zh-CN"/>
              </w:rPr>
              <w:t>&gt; smtSyncEq</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E1706C3">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DE0B27C">
            <w:pPr>
              <w:pStyle w:val="7"/>
              <w:bidi w:val="0"/>
              <w:rPr>
                <w:rFonts w:hint="default"/>
              </w:rPr>
            </w:pPr>
            <w:r>
              <w:rPr>
                <w:rFonts w:hint="default"/>
                <w:lang w:val="en-US" w:eastAsia="zh-CN"/>
              </w:rPr>
              <w:t>合约智能跟单权益</w:t>
            </w:r>
            <w:r>
              <w:rPr>
                <w:rFonts w:hint="default"/>
                <w:lang w:val="en-US" w:eastAsia="zh-CN"/>
              </w:rPr>
              <w:br w:type="textWrapping"/>
            </w:r>
            <w:r>
              <w:rPr>
                <w:rFonts w:hint="default"/>
                <w:lang w:val="en-US" w:eastAsia="zh-CN"/>
              </w:rPr>
              <w:t>默认为0，仅适用于跟单人。</w:t>
            </w:r>
          </w:p>
        </w:tc>
      </w:tr>
      <w:tr w14:paraId="4C14EF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C596487">
            <w:pPr>
              <w:pStyle w:val="7"/>
              <w:bidi w:val="0"/>
              <w:rPr>
                <w:rFonts w:hint="default"/>
              </w:rPr>
            </w:pPr>
            <w:r>
              <w:rPr>
                <w:rFonts w:hint="default"/>
                <w:lang w:val="en-US" w:eastAsia="zh-CN"/>
              </w:rPr>
              <w:t>&gt; spotCopyTradingEq</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659F284">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F4181A3">
            <w:pPr>
              <w:pStyle w:val="7"/>
              <w:bidi w:val="0"/>
              <w:rPr>
                <w:rFonts w:hint="default"/>
              </w:rPr>
            </w:pPr>
            <w:r>
              <w:rPr>
                <w:rFonts w:hint="default"/>
                <w:lang w:val="en-US" w:eastAsia="zh-CN"/>
              </w:rPr>
              <w:t>现货智能跟单权益</w:t>
            </w:r>
            <w:r>
              <w:rPr>
                <w:rFonts w:hint="default"/>
                <w:lang w:val="en-US" w:eastAsia="zh-CN"/>
              </w:rPr>
              <w:br w:type="textWrapping"/>
            </w:r>
            <w:r>
              <w:rPr>
                <w:rFonts w:hint="default"/>
                <w:lang w:val="en-US" w:eastAsia="zh-CN"/>
              </w:rPr>
              <w:t>默认为0，仅适用于跟单人。</w:t>
            </w:r>
          </w:p>
        </w:tc>
      </w:tr>
      <w:tr w14:paraId="554841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4FB1124">
            <w:pPr>
              <w:pStyle w:val="7"/>
              <w:bidi w:val="0"/>
              <w:rPr>
                <w:rFonts w:hint="default"/>
              </w:rPr>
            </w:pPr>
            <w:r>
              <w:rPr>
                <w:rFonts w:hint="default"/>
                <w:lang w:val="en-US" w:eastAsia="zh-CN"/>
              </w:rPr>
              <w:t>&gt; spotBal</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7CA71F3">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3163F47">
            <w:pPr>
              <w:pStyle w:val="7"/>
              <w:bidi w:val="0"/>
              <w:rPr>
                <w:rFonts w:hint="default"/>
              </w:rPr>
            </w:pPr>
            <w:r>
              <w:rPr>
                <w:rFonts w:hint="default"/>
                <w:lang w:val="en-US" w:eastAsia="zh-CN"/>
              </w:rPr>
              <w:t>现货余额 ，单位为 币种，比如 BTC。</w:t>
            </w:r>
            <w:r>
              <w:rPr>
                <w:rFonts w:hint="default"/>
                <w:lang w:val="en-US" w:eastAsia="zh-CN"/>
              </w:rPr>
              <w:fldChar w:fldCharType="begin"/>
            </w:r>
            <w:r>
              <w:rPr>
                <w:rFonts w:hint="default"/>
                <w:lang w:val="en-US" w:eastAsia="zh-CN"/>
              </w:rPr>
              <w:instrText xml:space="preserve"> HYPERLINK "https://www.okx.com/zh-hans/help/i-introduction-of-spot" </w:instrText>
            </w:r>
            <w:r>
              <w:rPr>
                <w:rFonts w:hint="default"/>
                <w:lang w:val="en-US" w:eastAsia="zh-CN"/>
              </w:rPr>
              <w:fldChar w:fldCharType="separate"/>
            </w:r>
            <w:r>
              <w:rPr>
                <w:rStyle w:val="11"/>
                <w:rFonts w:hint="default" w:ascii="Segoe UI" w:hAnsi="Segoe UI" w:eastAsia="Segoe UI" w:cs="Segoe UI"/>
                <w:i w:val="0"/>
                <w:iCs w:val="0"/>
                <w:caps w:val="0"/>
                <w:spacing w:val="0"/>
                <w:szCs w:val="16"/>
                <w:bdr w:val="none" w:color="auto" w:sz="0" w:space="0"/>
              </w:rPr>
              <w:t>详情</w:t>
            </w:r>
            <w:r>
              <w:rPr>
                <w:rFonts w:hint="default"/>
                <w:lang w:val="en-US" w:eastAsia="zh-CN"/>
              </w:rPr>
              <w:fldChar w:fldCharType="end"/>
            </w:r>
          </w:p>
        </w:tc>
      </w:tr>
      <w:tr w14:paraId="37D97A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BBDE80D">
            <w:pPr>
              <w:pStyle w:val="7"/>
              <w:bidi w:val="0"/>
              <w:rPr>
                <w:rFonts w:hint="default"/>
              </w:rPr>
            </w:pPr>
            <w:r>
              <w:rPr>
                <w:rFonts w:hint="default"/>
                <w:lang w:val="en-US" w:eastAsia="zh-CN"/>
              </w:rPr>
              <w:t>&gt; openAvgPx</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6828F28">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FC6AF7D">
            <w:pPr>
              <w:pStyle w:val="7"/>
              <w:bidi w:val="0"/>
              <w:rPr>
                <w:rFonts w:hint="default"/>
              </w:rPr>
            </w:pPr>
            <w:r>
              <w:rPr>
                <w:rFonts w:hint="default"/>
                <w:lang w:val="en-US" w:eastAsia="zh-CN"/>
              </w:rPr>
              <w:t>现货开仓成本价 单位 USD。 </w:t>
            </w:r>
            <w:r>
              <w:rPr>
                <w:rFonts w:hint="default"/>
                <w:lang w:val="en-US" w:eastAsia="zh-CN"/>
              </w:rPr>
              <w:fldChar w:fldCharType="begin"/>
            </w:r>
            <w:r>
              <w:rPr>
                <w:rFonts w:hint="default"/>
                <w:lang w:val="en-US" w:eastAsia="zh-CN"/>
              </w:rPr>
              <w:instrText xml:space="preserve"> HYPERLINK "https://www.okx.com/zh-hans/help/i-introduction-of-spot" </w:instrText>
            </w:r>
            <w:r>
              <w:rPr>
                <w:rFonts w:hint="default"/>
                <w:lang w:val="en-US" w:eastAsia="zh-CN"/>
              </w:rPr>
              <w:fldChar w:fldCharType="separate"/>
            </w:r>
            <w:r>
              <w:rPr>
                <w:rStyle w:val="11"/>
                <w:rFonts w:hint="default" w:ascii="Segoe UI" w:hAnsi="Segoe UI" w:eastAsia="Segoe UI" w:cs="Segoe UI"/>
                <w:i w:val="0"/>
                <w:iCs w:val="0"/>
                <w:caps w:val="0"/>
                <w:spacing w:val="0"/>
                <w:szCs w:val="16"/>
                <w:bdr w:val="none" w:color="auto" w:sz="0" w:space="0"/>
              </w:rPr>
              <w:t>详情</w:t>
            </w:r>
            <w:r>
              <w:rPr>
                <w:rFonts w:hint="default"/>
                <w:lang w:val="en-US" w:eastAsia="zh-CN"/>
              </w:rPr>
              <w:fldChar w:fldCharType="end"/>
            </w:r>
          </w:p>
        </w:tc>
      </w:tr>
      <w:tr w14:paraId="589A90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1C936A1">
            <w:pPr>
              <w:pStyle w:val="7"/>
              <w:bidi w:val="0"/>
              <w:rPr>
                <w:rFonts w:hint="default"/>
              </w:rPr>
            </w:pPr>
            <w:r>
              <w:rPr>
                <w:rFonts w:hint="default"/>
                <w:lang w:val="en-US" w:eastAsia="zh-CN"/>
              </w:rPr>
              <w:t>&gt; accAvgPx</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C3467DE">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51173C2">
            <w:pPr>
              <w:pStyle w:val="7"/>
              <w:bidi w:val="0"/>
              <w:rPr>
                <w:rFonts w:hint="default"/>
              </w:rPr>
            </w:pPr>
            <w:r>
              <w:rPr>
                <w:rFonts w:hint="default"/>
                <w:lang w:val="en-US" w:eastAsia="zh-CN"/>
              </w:rPr>
              <w:t>现货累计成本价 单位 USD。 </w:t>
            </w:r>
            <w:r>
              <w:rPr>
                <w:rFonts w:hint="default"/>
                <w:lang w:val="en-US" w:eastAsia="zh-CN"/>
              </w:rPr>
              <w:fldChar w:fldCharType="begin"/>
            </w:r>
            <w:r>
              <w:rPr>
                <w:rFonts w:hint="default"/>
                <w:lang w:val="en-US" w:eastAsia="zh-CN"/>
              </w:rPr>
              <w:instrText xml:space="preserve"> HYPERLINK "https://www.okx.com/zh-hans/help/i-introduction-of-spot" </w:instrText>
            </w:r>
            <w:r>
              <w:rPr>
                <w:rFonts w:hint="default"/>
                <w:lang w:val="en-US" w:eastAsia="zh-CN"/>
              </w:rPr>
              <w:fldChar w:fldCharType="separate"/>
            </w:r>
            <w:r>
              <w:rPr>
                <w:rStyle w:val="11"/>
                <w:rFonts w:hint="default" w:ascii="Segoe UI" w:hAnsi="Segoe UI" w:eastAsia="Segoe UI" w:cs="Segoe UI"/>
                <w:i w:val="0"/>
                <w:iCs w:val="0"/>
                <w:caps w:val="0"/>
                <w:spacing w:val="0"/>
                <w:szCs w:val="16"/>
                <w:bdr w:val="none" w:color="auto" w:sz="0" w:space="0"/>
              </w:rPr>
              <w:t>详情</w:t>
            </w:r>
            <w:r>
              <w:rPr>
                <w:rFonts w:hint="default"/>
                <w:lang w:val="en-US" w:eastAsia="zh-CN"/>
              </w:rPr>
              <w:fldChar w:fldCharType="end"/>
            </w:r>
          </w:p>
        </w:tc>
      </w:tr>
      <w:tr w14:paraId="746037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D9FBB5F">
            <w:pPr>
              <w:pStyle w:val="7"/>
              <w:bidi w:val="0"/>
              <w:rPr>
                <w:rFonts w:hint="default"/>
              </w:rPr>
            </w:pPr>
            <w:r>
              <w:rPr>
                <w:rFonts w:hint="default"/>
                <w:lang w:val="en-US" w:eastAsia="zh-CN"/>
              </w:rPr>
              <w:t>&gt; spotUpl</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FF90CF0">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4352354">
            <w:pPr>
              <w:pStyle w:val="7"/>
              <w:bidi w:val="0"/>
              <w:rPr>
                <w:rFonts w:hint="default"/>
              </w:rPr>
            </w:pPr>
            <w:r>
              <w:rPr>
                <w:rFonts w:hint="default"/>
                <w:lang w:val="en-US" w:eastAsia="zh-CN"/>
              </w:rPr>
              <w:t>现货未实现收益，单位 USD。 </w:t>
            </w:r>
            <w:r>
              <w:rPr>
                <w:rFonts w:hint="default"/>
                <w:lang w:val="en-US" w:eastAsia="zh-CN"/>
              </w:rPr>
              <w:fldChar w:fldCharType="begin"/>
            </w:r>
            <w:r>
              <w:rPr>
                <w:rFonts w:hint="default"/>
                <w:lang w:val="en-US" w:eastAsia="zh-CN"/>
              </w:rPr>
              <w:instrText xml:space="preserve"> HYPERLINK "https://www.okx.com/zh-hans/help/i-introduction-of-spot" </w:instrText>
            </w:r>
            <w:r>
              <w:rPr>
                <w:rFonts w:hint="default"/>
                <w:lang w:val="en-US" w:eastAsia="zh-CN"/>
              </w:rPr>
              <w:fldChar w:fldCharType="separate"/>
            </w:r>
            <w:r>
              <w:rPr>
                <w:rStyle w:val="11"/>
                <w:rFonts w:hint="default" w:ascii="Segoe UI" w:hAnsi="Segoe UI" w:eastAsia="Segoe UI" w:cs="Segoe UI"/>
                <w:i w:val="0"/>
                <w:iCs w:val="0"/>
                <w:caps w:val="0"/>
                <w:spacing w:val="0"/>
                <w:szCs w:val="16"/>
                <w:bdr w:val="none" w:color="auto" w:sz="0" w:space="0"/>
              </w:rPr>
              <w:t>详情</w:t>
            </w:r>
            <w:r>
              <w:rPr>
                <w:rFonts w:hint="default"/>
                <w:lang w:val="en-US" w:eastAsia="zh-CN"/>
              </w:rPr>
              <w:fldChar w:fldCharType="end"/>
            </w:r>
          </w:p>
        </w:tc>
      </w:tr>
      <w:tr w14:paraId="7AFB18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A1138A8">
            <w:pPr>
              <w:pStyle w:val="7"/>
              <w:bidi w:val="0"/>
              <w:rPr>
                <w:rFonts w:hint="default"/>
              </w:rPr>
            </w:pPr>
            <w:r>
              <w:rPr>
                <w:rFonts w:hint="default"/>
                <w:lang w:val="en-US" w:eastAsia="zh-CN"/>
              </w:rPr>
              <w:t>&gt; spotUplRatio</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993BD64">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79B3E7B">
            <w:pPr>
              <w:pStyle w:val="7"/>
              <w:bidi w:val="0"/>
              <w:rPr>
                <w:rFonts w:hint="default"/>
              </w:rPr>
            </w:pPr>
            <w:r>
              <w:rPr>
                <w:rFonts w:hint="default"/>
                <w:lang w:val="en-US" w:eastAsia="zh-CN"/>
              </w:rPr>
              <w:t>现货未实现收益率。</w:t>
            </w:r>
            <w:r>
              <w:rPr>
                <w:rFonts w:hint="default"/>
                <w:lang w:val="en-US" w:eastAsia="zh-CN"/>
              </w:rPr>
              <w:fldChar w:fldCharType="begin"/>
            </w:r>
            <w:r>
              <w:rPr>
                <w:rFonts w:hint="default"/>
                <w:lang w:val="en-US" w:eastAsia="zh-CN"/>
              </w:rPr>
              <w:instrText xml:space="preserve"> HYPERLINK "https://www.okx.com/zh-hans/help/i-introduction-of-spot" </w:instrText>
            </w:r>
            <w:r>
              <w:rPr>
                <w:rFonts w:hint="default"/>
                <w:lang w:val="en-US" w:eastAsia="zh-CN"/>
              </w:rPr>
              <w:fldChar w:fldCharType="separate"/>
            </w:r>
            <w:r>
              <w:rPr>
                <w:rStyle w:val="11"/>
                <w:rFonts w:hint="default" w:ascii="Segoe UI" w:hAnsi="Segoe UI" w:eastAsia="Segoe UI" w:cs="Segoe UI"/>
                <w:i w:val="0"/>
                <w:iCs w:val="0"/>
                <w:caps w:val="0"/>
                <w:spacing w:val="0"/>
                <w:szCs w:val="16"/>
                <w:bdr w:val="none" w:color="auto" w:sz="0" w:space="0"/>
              </w:rPr>
              <w:t>详情</w:t>
            </w:r>
            <w:r>
              <w:rPr>
                <w:rFonts w:hint="default"/>
                <w:lang w:val="en-US" w:eastAsia="zh-CN"/>
              </w:rPr>
              <w:fldChar w:fldCharType="end"/>
            </w:r>
          </w:p>
        </w:tc>
      </w:tr>
      <w:tr w14:paraId="25533D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5897134">
            <w:pPr>
              <w:pStyle w:val="7"/>
              <w:bidi w:val="0"/>
              <w:rPr>
                <w:rFonts w:hint="default"/>
              </w:rPr>
            </w:pPr>
            <w:r>
              <w:rPr>
                <w:rFonts w:hint="default"/>
                <w:lang w:val="en-US" w:eastAsia="zh-CN"/>
              </w:rPr>
              <w:t>&gt; totalPnl</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BAE8085">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48803B8">
            <w:pPr>
              <w:pStyle w:val="7"/>
              <w:bidi w:val="0"/>
              <w:rPr>
                <w:rFonts w:hint="default"/>
              </w:rPr>
            </w:pPr>
            <w:r>
              <w:rPr>
                <w:rFonts w:hint="default"/>
                <w:lang w:val="en-US" w:eastAsia="zh-CN"/>
              </w:rPr>
              <w:t>现货累计收益，单位 USD。 </w:t>
            </w:r>
            <w:r>
              <w:rPr>
                <w:rFonts w:hint="default"/>
                <w:lang w:val="en-US" w:eastAsia="zh-CN"/>
              </w:rPr>
              <w:fldChar w:fldCharType="begin"/>
            </w:r>
            <w:r>
              <w:rPr>
                <w:rFonts w:hint="default"/>
                <w:lang w:val="en-US" w:eastAsia="zh-CN"/>
              </w:rPr>
              <w:instrText xml:space="preserve"> HYPERLINK "https://www.okx.com/zh-hans/help/i-introduction-of-spot" </w:instrText>
            </w:r>
            <w:r>
              <w:rPr>
                <w:rFonts w:hint="default"/>
                <w:lang w:val="en-US" w:eastAsia="zh-CN"/>
              </w:rPr>
              <w:fldChar w:fldCharType="separate"/>
            </w:r>
            <w:r>
              <w:rPr>
                <w:rStyle w:val="11"/>
                <w:rFonts w:hint="default" w:ascii="Segoe UI" w:hAnsi="Segoe UI" w:eastAsia="Segoe UI" w:cs="Segoe UI"/>
                <w:i w:val="0"/>
                <w:iCs w:val="0"/>
                <w:caps w:val="0"/>
                <w:spacing w:val="0"/>
                <w:szCs w:val="16"/>
                <w:bdr w:val="none" w:color="auto" w:sz="0" w:space="0"/>
              </w:rPr>
              <w:t>详情</w:t>
            </w:r>
            <w:r>
              <w:rPr>
                <w:rFonts w:hint="default"/>
                <w:lang w:val="en-US" w:eastAsia="zh-CN"/>
              </w:rPr>
              <w:fldChar w:fldCharType="end"/>
            </w:r>
          </w:p>
        </w:tc>
      </w:tr>
      <w:tr w14:paraId="21356F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DAF6BD9">
            <w:pPr>
              <w:pStyle w:val="7"/>
              <w:bidi w:val="0"/>
              <w:rPr>
                <w:rFonts w:hint="default"/>
              </w:rPr>
            </w:pPr>
            <w:r>
              <w:rPr>
                <w:rFonts w:hint="default"/>
                <w:lang w:val="en-US" w:eastAsia="zh-CN"/>
              </w:rPr>
              <w:t>&gt; totalPnlRatio</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014EE6F">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003F7B9">
            <w:pPr>
              <w:pStyle w:val="7"/>
              <w:bidi w:val="0"/>
              <w:rPr>
                <w:rFonts w:hint="default"/>
              </w:rPr>
            </w:pPr>
            <w:r>
              <w:rPr>
                <w:rFonts w:hint="default"/>
                <w:lang w:val="en-US" w:eastAsia="zh-CN"/>
              </w:rPr>
              <w:t>现货累计收益率。</w:t>
            </w:r>
            <w:r>
              <w:rPr>
                <w:rFonts w:hint="default"/>
                <w:lang w:val="en-US" w:eastAsia="zh-CN"/>
              </w:rPr>
              <w:fldChar w:fldCharType="begin"/>
            </w:r>
            <w:r>
              <w:rPr>
                <w:rFonts w:hint="default"/>
                <w:lang w:val="en-US" w:eastAsia="zh-CN"/>
              </w:rPr>
              <w:instrText xml:space="preserve"> HYPERLINK "https://www.okx.com/zh-hans/help/i-introduction-of-spot" </w:instrText>
            </w:r>
            <w:r>
              <w:rPr>
                <w:rFonts w:hint="default"/>
                <w:lang w:val="en-US" w:eastAsia="zh-CN"/>
              </w:rPr>
              <w:fldChar w:fldCharType="separate"/>
            </w:r>
            <w:r>
              <w:rPr>
                <w:rStyle w:val="11"/>
                <w:rFonts w:hint="default" w:ascii="Segoe UI" w:hAnsi="Segoe UI" w:eastAsia="Segoe UI" w:cs="Segoe UI"/>
                <w:i w:val="0"/>
                <w:iCs w:val="0"/>
                <w:caps w:val="0"/>
                <w:spacing w:val="0"/>
                <w:szCs w:val="16"/>
                <w:bdr w:val="none" w:color="auto" w:sz="0" w:space="0"/>
              </w:rPr>
              <w:t>详情</w:t>
            </w:r>
            <w:r>
              <w:rPr>
                <w:rFonts w:hint="default"/>
                <w:lang w:val="en-US" w:eastAsia="zh-CN"/>
              </w:rPr>
              <w:fldChar w:fldCharType="end"/>
            </w:r>
          </w:p>
        </w:tc>
      </w:tr>
      <w:tr w14:paraId="6C2488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B703F41">
            <w:pPr>
              <w:pStyle w:val="7"/>
              <w:bidi w:val="0"/>
              <w:rPr>
                <w:rFonts w:hint="default"/>
              </w:rPr>
            </w:pPr>
            <w:r>
              <w:rPr>
                <w:rFonts w:hint="default"/>
                <w:lang w:val="en-US" w:eastAsia="zh-CN"/>
              </w:rPr>
              <w:t>&gt; colRes</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174137B">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049A9FE">
            <w:pPr>
              <w:pStyle w:val="7"/>
              <w:bidi w:val="0"/>
              <w:rPr>
                <w:rFonts w:hint="default"/>
              </w:rPr>
            </w:pPr>
            <w:r>
              <w:rPr>
                <w:rFonts w:hint="default"/>
                <w:lang w:val="en-US" w:eastAsia="zh-CN"/>
              </w:rPr>
              <w:t>平台维度质押限制状态</w:t>
            </w:r>
            <w:r>
              <w:rPr>
                <w:rFonts w:hint="default"/>
                <w:lang w:val="en-US" w:eastAsia="zh-CN"/>
              </w:rPr>
              <w:br w:type="textWrapping"/>
            </w:r>
            <w:r>
              <w:rPr>
                <w:rFonts w:hint="default"/>
                <w:lang w:val="en-US" w:eastAsia="zh-CN"/>
              </w:rPr>
              <w:t>0：限制未触发</w:t>
            </w:r>
            <w:r>
              <w:rPr>
                <w:rFonts w:hint="default"/>
                <w:lang w:val="en-US" w:eastAsia="zh-CN"/>
              </w:rPr>
              <w:br w:type="textWrapping"/>
            </w:r>
            <w:r>
              <w:rPr>
                <w:rFonts w:hint="default"/>
                <w:lang w:val="en-US" w:eastAsia="zh-CN"/>
              </w:rPr>
              <w:t>1：限制未触发，但该币种接近平台质押上限</w:t>
            </w:r>
            <w:r>
              <w:rPr>
                <w:rFonts w:hint="default"/>
                <w:lang w:val="en-US" w:eastAsia="zh-CN"/>
              </w:rPr>
              <w:br w:type="textWrapping"/>
            </w:r>
            <w:r>
              <w:rPr>
                <w:rFonts w:hint="default"/>
                <w:lang w:val="en-US" w:eastAsia="zh-CN"/>
              </w:rPr>
              <w:t>2：限制已触发。该币种不可用作新订单的保证金，这可能会导致下单失败。但它仍会被计入账户有效保证金，保证金率不会收到影响。</w:t>
            </w:r>
            <w:r>
              <w:rPr>
                <w:rFonts w:hint="default"/>
                <w:lang w:val="en-US" w:eastAsia="zh-CN"/>
              </w:rPr>
              <w:br w:type="textWrapping"/>
            </w:r>
            <w:r>
              <w:rPr>
                <w:rFonts w:hint="default"/>
                <w:lang w:val="en-US" w:eastAsia="zh-CN"/>
              </w:rPr>
              <w:t>更多详情，请参阅</w:t>
            </w:r>
            <w:r>
              <w:rPr>
                <w:rFonts w:hint="default"/>
                <w:lang w:val="en-US" w:eastAsia="zh-CN"/>
              </w:rPr>
              <w:fldChar w:fldCharType="begin"/>
            </w:r>
            <w:r>
              <w:rPr>
                <w:rFonts w:hint="default"/>
                <w:lang w:val="en-US" w:eastAsia="zh-CN"/>
              </w:rPr>
              <w:instrText xml:space="preserve"> HYPERLINK "https://www.okx.com/zh-hans/help/introduction-to-the-platforms-collateralized-borrowing-limit-mechanism" </w:instrText>
            </w:r>
            <w:r>
              <w:rPr>
                <w:rFonts w:hint="default"/>
                <w:lang w:val="en-US" w:eastAsia="zh-CN"/>
              </w:rPr>
              <w:fldChar w:fldCharType="separate"/>
            </w:r>
            <w:r>
              <w:rPr>
                <w:rStyle w:val="11"/>
                <w:rFonts w:hint="default" w:ascii="Segoe UI" w:hAnsi="Segoe UI" w:eastAsia="Segoe UI" w:cs="Segoe UI"/>
                <w:i w:val="0"/>
                <w:iCs w:val="0"/>
                <w:caps w:val="0"/>
                <w:spacing w:val="0"/>
                <w:szCs w:val="16"/>
                <w:bdr w:val="none" w:color="auto" w:sz="0" w:space="0"/>
              </w:rPr>
              <w:t>平台总质押借币上限说明</w:t>
            </w:r>
            <w:r>
              <w:rPr>
                <w:rFonts w:hint="default"/>
                <w:lang w:val="en-US" w:eastAsia="zh-CN"/>
              </w:rPr>
              <w:fldChar w:fldCharType="end"/>
            </w:r>
            <w:r>
              <w:rPr>
                <w:rFonts w:hint="default"/>
                <w:lang w:val="en-US" w:eastAsia="zh-CN"/>
              </w:rPr>
              <w:t>。</w:t>
            </w:r>
          </w:p>
        </w:tc>
      </w:tr>
      <w:tr w14:paraId="3269F6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1D59D53">
            <w:pPr>
              <w:pStyle w:val="7"/>
              <w:bidi w:val="0"/>
              <w:rPr>
                <w:rFonts w:hint="default"/>
              </w:rPr>
            </w:pPr>
            <w:r>
              <w:rPr>
                <w:rFonts w:hint="default"/>
                <w:lang w:val="en-US" w:eastAsia="zh-CN"/>
              </w:rPr>
              <w:t>&gt; colBorrAutoConversion</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F90A1A6">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3F85941">
            <w:pPr>
              <w:pStyle w:val="7"/>
              <w:bidi w:val="0"/>
              <w:rPr>
                <w:rFonts w:hint="default"/>
              </w:rPr>
            </w:pPr>
            <w:r>
              <w:rPr>
                <w:rFonts w:hint="default"/>
                <w:lang w:val="en-US" w:eastAsia="zh-CN"/>
              </w:rPr>
              <w:t>基于平台质押借币限额的自动换币风险指标。分为1-5多个等级，数字越大，触发自动换币的可能性越大。默认值为0，表示当前无风险。5表示该用户正在进行自动换币，4代表该用户即将被进行自动换币，1/2/3表示存在自动换币风险。</w:t>
            </w:r>
            <w:r>
              <w:rPr>
                <w:rFonts w:hint="default"/>
                <w:lang w:val="en-US" w:eastAsia="zh-CN"/>
              </w:rPr>
              <w:br w:type="textWrapping"/>
            </w:r>
            <w:r>
              <w:rPr>
                <w:rFonts w:hint="default"/>
                <w:lang w:val="en-US" w:eastAsia="zh-CN"/>
              </w:rPr>
              <w:t>适用于现货模式/合约模式/跨币种保证金模式/组合保证金模式</w:t>
            </w:r>
            <w:r>
              <w:rPr>
                <w:rFonts w:hint="default"/>
                <w:lang w:val="en-US" w:eastAsia="zh-CN"/>
              </w:rPr>
              <w:br w:type="textWrapping"/>
            </w:r>
            <w:r>
              <w:rPr>
                <w:rFonts w:hint="default"/>
                <w:lang w:val="en-US" w:eastAsia="zh-CN"/>
              </w:rPr>
              <w:t>当某币种的全平台质押借币量超出平台总上限一定比例时，对于质押该币种且借币量较大的用户，平台将通过自动换币降低质押借币风险。请减少该币种的质押数量或偿还负债，以降低风险。</w:t>
            </w:r>
            <w:r>
              <w:rPr>
                <w:rFonts w:hint="default"/>
                <w:lang w:val="en-US" w:eastAsia="zh-CN"/>
              </w:rPr>
              <w:br w:type="textWrapping"/>
            </w:r>
            <w:r>
              <w:rPr>
                <w:rFonts w:hint="default"/>
                <w:lang w:val="en-US" w:eastAsia="zh-CN"/>
              </w:rPr>
              <w:t>更多详情，请参阅</w:t>
            </w:r>
            <w:r>
              <w:rPr>
                <w:rFonts w:hint="default"/>
                <w:lang w:val="en-US" w:eastAsia="zh-CN"/>
              </w:rPr>
              <w:fldChar w:fldCharType="begin"/>
            </w:r>
            <w:r>
              <w:rPr>
                <w:rFonts w:hint="default"/>
                <w:lang w:val="en-US" w:eastAsia="zh-CN"/>
              </w:rPr>
              <w:instrText xml:space="preserve"> HYPERLINK "https://www.okx.com/zh-hans/help/introduction-to-the-platforms-collateralized-borrowing-limit-mechanism" </w:instrText>
            </w:r>
            <w:r>
              <w:rPr>
                <w:rFonts w:hint="default"/>
                <w:lang w:val="en-US" w:eastAsia="zh-CN"/>
              </w:rPr>
              <w:fldChar w:fldCharType="separate"/>
            </w:r>
            <w:r>
              <w:rPr>
                <w:rStyle w:val="11"/>
                <w:rFonts w:hint="default" w:ascii="Segoe UI" w:hAnsi="Segoe UI" w:eastAsia="Segoe UI" w:cs="Segoe UI"/>
                <w:i w:val="0"/>
                <w:iCs w:val="0"/>
                <w:caps w:val="0"/>
                <w:spacing w:val="0"/>
                <w:szCs w:val="16"/>
                <w:bdr w:val="none" w:color="auto" w:sz="0" w:space="0"/>
              </w:rPr>
              <w:t>平台总质押借币上限说明</w:t>
            </w:r>
            <w:r>
              <w:rPr>
                <w:rFonts w:hint="default"/>
                <w:lang w:val="en-US" w:eastAsia="zh-CN"/>
              </w:rPr>
              <w:fldChar w:fldCharType="end"/>
            </w:r>
            <w:r>
              <w:rPr>
                <w:rFonts w:hint="default"/>
                <w:lang w:val="en-US" w:eastAsia="zh-CN"/>
              </w:rPr>
              <w:t>。</w:t>
            </w:r>
          </w:p>
        </w:tc>
      </w:tr>
      <w:tr w14:paraId="4D535D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7BE3E3B">
            <w:pPr>
              <w:pStyle w:val="7"/>
              <w:bidi w:val="0"/>
              <w:rPr>
                <w:rFonts w:hint="default"/>
              </w:rPr>
            </w:pPr>
            <w:r>
              <w:rPr>
                <w:rFonts w:hint="default"/>
                <w:lang w:val="en-US" w:eastAsia="zh-CN"/>
              </w:rPr>
              <w:t>&gt; collateralRestrict</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BD78B29">
            <w:pPr>
              <w:pStyle w:val="7"/>
              <w:bidi w:val="0"/>
              <w:rPr>
                <w:rFonts w:hint="default"/>
              </w:rPr>
            </w:pPr>
            <w:r>
              <w:rPr>
                <w:rFonts w:hint="default"/>
                <w:lang w:val="en-US" w:eastAsia="zh-CN"/>
              </w:rPr>
              <w:t>Boolean</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DDC71B9">
            <w:pPr>
              <w:pStyle w:val="7"/>
              <w:bidi w:val="0"/>
              <w:rPr>
                <w:rFonts w:hint="default"/>
              </w:rPr>
            </w:pPr>
            <w:del w:id="0">
              <w:r>
                <w:rPr>
                  <w:rFonts w:hint="default"/>
                  <w:lang w:val="en-US" w:eastAsia="zh-CN"/>
                </w:rPr>
                <w:delText>平台维度的质押借币限制</w:delText>
              </w:r>
            </w:del>
            <w:del w:id="1">
              <w:r>
                <w:rPr>
                  <w:rFonts w:hint="default"/>
                  <w:lang w:val="en-US" w:eastAsia="zh-CN"/>
                </w:rPr>
                <w:br w:type="textWrapping"/>
              </w:r>
            </w:del>
            <w:del w:id="2">
              <w:r>
                <w:rPr>
                  <w:rFonts w:hint="default"/>
                  <w:lang w:val="en-US" w:eastAsia="zh-CN"/>
                </w:rPr>
                <w:delText>true</w:delText>
              </w:r>
            </w:del>
            <w:del w:id="3">
              <w:r>
                <w:rPr>
                  <w:rFonts w:hint="default"/>
                  <w:lang w:val="en-US" w:eastAsia="zh-CN"/>
                </w:rPr>
                <w:br w:type="textWrapping"/>
              </w:r>
            </w:del>
            <w:del w:id="4">
              <w:r>
                <w:rPr>
                  <w:rFonts w:hint="default"/>
                  <w:lang w:val="en-US" w:eastAsia="zh-CN"/>
                </w:rPr>
                <w:delText>false</w:delText>
              </w:r>
            </w:del>
            <w:r>
              <w:rPr>
                <w:rFonts w:hint="default"/>
                <w:lang w:val="en-US" w:eastAsia="zh-CN"/>
              </w:rPr>
              <w:t>（已弃用，请使用colRes）</w:t>
            </w:r>
          </w:p>
        </w:tc>
      </w:tr>
      <w:tr w14:paraId="3A7C05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09DC276">
            <w:pPr>
              <w:pStyle w:val="7"/>
              <w:bidi w:val="0"/>
              <w:rPr>
                <w:rFonts w:hint="default"/>
              </w:rPr>
            </w:pPr>
            <w:r>
              <w:rPr>
                <w:rFonts w:hint="default"/>
                <w:lang w:val="en-US" w:eastAsia="zh-CN"/>
              </w:rPr>
              <w:t>&gt; collateralEnabled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2DBF2A4">
            <w:pPr>
              <w:pStyle w:val="7"/>
              <w:bidi w:val="0"/>
              <w:rPr>
                <w:rFonts w:hint="default"/>
              </w:rPr>
            </w:pPr>
            <w:r>
              <w:rPr>
                <w:rFonts w:hint="default"/>
                <w:lang w:val="en-US" w:eastAsia="zh-CN"/>
              </w:rPr>
              <w:t>Boolean</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4047909">
            <w:pPr>
              <w:pStyle w:val="7"/>
              <w:bidi w:val="0"/>
              <w:rPr>
                <w:rFonts w:hint="default"/>
              </w:rPr>
            </w:pPr>
            <w:r>
              <w:rPr>
                <w:rFonts w:hint="default"/>
                <w:lang w:val="en-US" w:eastAsia="zh-CN"/>
              </w:rPr>
              <w:t>true：质押币</w:t>
            </w:r>
            <w:r>
              <w:rPr>
                <w:rFonts w:hint="default"/>
                <w:lang w:val="en-US" w:eastAsia="zh-CN"/>
              </w:rPr>
              <w:br w:type="textWrapping"/>
            </w:r>
            <w:r>
              <w:rPr>
                <w:rFonts w:hint="default"/>
                <w:lang w:val="en-US" w:eastAsia="zh-CN"/>
              </w:rPr>
              <w:t>false：非质押币</w:t>
            </w:r>
            <w:r>
              <w:rPr>
                <w:rFonts w:hint="default"/>
                <w:lang w:val="en-US" w:eastAsia="zh-CN"/>
              </w:rPr>
              <w:br w:type="textWrapping"/>
            </w:r>
            <w:r>
              <w:rPr>
                <w:rFonts w:hint="default"/>
                <w:lang w:val="en-US" w:eastAsia="zh-CN"/>
              </w:rPr>
              <w:t>适用于`跨币种保证金模式</w:t>
            </w:r>
          </w:p>
        </w:tc>
      </w:tr>
      <w:tr w14:paraId="27AA09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50FA061">
            <w:pPr>
              <w:pStyle w:val="7"/>
              <w:bidi w:val="0"/>
              <w:rPr>
                <w:rFonts w:hint="default"/>
              </w:rPr>
            </w:pPr>
            <w:r>
              <w:rPr>
                <w:rFonts w:hint="default"/>
                <w:lang w:val="en-US" w:eastAsia="zh-CN"/>
              </w:rPr>
              <w:t>&gt; colBorrAutoConversion</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DD6AB54">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926EB07">
            <w:pPr>
              <w:pStyle w:val="7"/>
              <w:bidi w:val="0"/>
              <w:rPr>
                <w:rFonts w:hint="default"/>
              </w:rPr>
            </w:pPr>
            <w:r>
              <w:rPr>
                <w:rFonts w:hint="default"/>
                <w:lang w:val="en-US" w:eastAsia="zh-CN"/>
              </w:rPr>
              <w:t>表示当某个币种的抵押借贷达到平台限制且用户交易账户持有该币种时，强制还款的指标</w:t>
            </w:r>
            <w:r>
              <w:rPr>
                <w:rFonts w:hint="default"/>
                <w:lang w:val="en-US" w:eastAsia="zh-CN"/>
              </w:rPr>
              <w:br w:type="textWrapping"/>
            </w:r>
            <w:r>
              <w:rPr>
                <w:rFonts w:hint="default"/>
                <w:lang w:val="en-US" w:eastAsia="zh-CN"/>
              </w:rPr>
              <w:t>分为5档，从1到5，数字越小代表强制还款强度越弱。默认为0，表示当前无强制还款风险；5代表用户当前正经历强制还款。</w:t>
            </w:r>
            <w:r>
              <w:rPr>
                <w:rFonts w:hint="default"/>
                <w:lang w:val="en-US" w:eastAsia="zh-CN"/>
              </w:rPr>
              <w:br w:type="textWrapping"/>
            </w:r>
            <w:r>
              <w:rPr>
                <w:rFonts w:hint="default"/>
                <w:lang w:val="en-US" w:eastAsia="zh-CN"/>
              </w:rPr>
              <w:t>适用于现货模式/合约模式/跨币种保证金模式/组合保证金模式</w:t>
            </w:r>
          </w:p>
        </w:tc>
      </w:tr>
      <w:tr w14:paraId="3E0787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B8AAAFD">
            <w:pPr>
              <w:pStyle w:val="7"/>
              <w:bidi w:val="0"/>
              <w:rPr>
                <w:rFonts w:hint="default"/>
              </w:rPr>
            </w:pPr>
            <w:r>
              <w:rPr>
                <w:rFonts w:hint="default"/>
                <w:lang w:val="en-US" w:eastAsia="zh-CN"/>
              </w:rPr>
              <w:t>&gt; autoLendStatus</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AF10D6D">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1861365">
            <w:pPr>
              <w:pStyle w:val="7"/>
              <w:bidi w:val="0"/>
              <w:rPr>
                <w:rFonts w:hint="default"/>
              </w:rPr>
            </w:pPr>
            <w:r>
              <w:rPr>
                <w:rFonts w:hint="default"/>
                <w:lang w:val="en-US" w:eastAsia="zh-CN"/>
              </w:rPr>
              <w:t>自动借出状态</w:t>
            </w:r>
            <w:r>
              <w:rPr>
                <w:rFonts w:hint="default"/>
                <w:lang w:val="en-US" w:eastAsia="zh-CN"/>
              </w:rPr>
              <w:br w:type="textWrapping"/>
            </w:r>
            <w:r>
              <w:rPr>
                <w:rFonts w:hint="default"/>
                <w:lang w:val="en-US" w:eastAsia="zh-CN"/>
              </w:rPr>
              <w:t>unsupported：该币种不支持自动借出</w:t>
            </w:r>
            <w:r>
              <w:rPr>
                <w:rFonts w:hint="default"/>
                <w:lang w:val="en-US" w:eastAsia="zh-CN"/>
              </w:rPr>
              <w:br w:type="textWrapping"/>
            </w:r>
            <w:r>
              <w:rPr>
                <w:rFonts w:hint="default"/>
                <w:lang w:val="en-US" w:eastAsia="zh-CN"/>
              </w:rPr>
              <w:t>off：自动借出功能关闭</w:t>
            </w:r>
            <w:r>
              <w:rPr>
                <w:rFonts w:hint="default"/>
                <w:lang w:val="en-US" w:eastAsia="zh-CN"/>
              </w:rPr>
              <w:br w:type="textWrapping"/>
            </w:r>
            <w:r>
              <w:rPr>
                <w:rFonts w:hint="default"/>
                <w:lang w:val="en-US" w:eastAsia="zh-CN"/>
              </w:rPr>
              <w:t>pending：自动借出功能开启但未匹配</w:t>
            </w:r>
            <w:r>
              <w:rPr>
                <w:rFonts w:hint="default"/>
                <w:lang w:val="en-US" w:eastAsia="zh-CN"/>
              </w:rPr>
              <w:br w:type="textWrapping"/>
            </w:r>
            <w:r>
              <w:rPr>
                <w:rFonts w:hint="default"/>
                <w:lang w:val="en-US" w:eastAsia="zh-CN"/>
              </w:rPr>
              <w:t>active：自动借出功能开启且已匹配</w:t>
            </w:r>
          </w:p>
        </w:tc>
      </w:tr>
      <w:tr w14:paraId="1440951F">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24AEAE9">
            <w:pPr>
              <w:pStyle w:val="7"/>
              <w:bidi w:val="0"/>
              <w:rPr>
                <w:rFonts w:hint="default"/>
              </w:rPr>
            </w:pPr>
            <w:r>
              <w:rPr>
                <w:rFonts w:hint="default"/>
                <w:lang w:val="en-US" w:eastAsia="zh-CN"/>
              </w:rPr>
              <w:t>&gt; autoLendMtAmt</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E566C00">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33259B4">
            <w:pPr>
              <w:pStyle w:val="7"/>
              <w:bidi w:val="0"/>
              <w:rPr>
                <w:rFonts w:hint="default"/>
              </w:rPr>
            </w:pPr>
            <w:r>
              <w:rPr>
                <w:rFonts w:hint="default"/>
                <w:lang w:val="en-US" w:eastAsia="zh-CN"/>
              </w:rPr>
              <w:t>自动借出已匹配量</w:t>
            </w:r>
            <w:r>
              <w:rPr>
                <w:rFonts w:hint="default"/>
                <w:lang w:val="en-US" w:eastAsia="zh-CN"/>
              </w:rPr>
              <w:br w:type="textWrapping"/>
            </w:r>
            <w:r>
              <w:rPr>
                <w:rFonts w:hint="default"/>
                <w:lang w:val="en-US" w:eastAsia="zh-CN"/>
              </w:rPr>
              <w:t>当 autoLendStatus 为 unsupported/off/pending 时返回 0</w:t>
            </w:r>
            <w:r>
              <w:rPr>
                <w:rFonts w:hint="default"/>
                <w:lang w:val="en-US" w:eastAsia="zh-CN"/>
              </w:rPr>
              <w:br w:type="textWrapping"/>
            </w:r>
            <w:r>
              <w:rPr>
                <w:rFonts w:hint="default"/>
                <w:lang w:val="en-US" w:eastAsia="zh-CN"/>
              </w:rPr>
              <w:t>当 autoLendStatus 为 active 时返回已匹配量</w:t>
            </w:r>
          </w:p>
        </w:tc>
      </w:tr>
    </w:tbl>
    <w:p w14:paraId="25E5B212">
      <w:pPr>
        <w:pStyle w:val="7"/>
        <w:bidi w:val="0"/>
      </w:pPr>
      <w:r>
        <w:rPr>
          <w:lang w:val="en-US" w:eastAsia="zh-CN"/>
        </w:rPr>
        <w:t> 当前账户等级下无效字段返回""</w:t>
      </w:r>
    </w:p>
    <w:p w14:paraId="24697772">
      <w:pPr>
        <w:pStyle w:val="7"/>
        <w:bidi w:val="0"/>
        <w:rPr>
          <w:rFonts w:hint="default"/>
        </w:rPr>
      </w:pPr>
      <w:r>
        <w:rPr>
          <w:rFonts w:hint="default"/>
        </w:rPr>
        <w:t>获取子账户资金账户余额</w:t>
      </w:r>
    </w:p>
    <w:p w14:paraId="06E1331A">
      <w:pPr>
        <w:pStyle w:val="7"/>
        <w:bidi w:val="0"/>
        <w:rPr>
          <w:rFonts w:hint="default"/>
        </w:rPr>
      </w:pPr>
      <w:r>
        <w:rPr>
          <w:rFonts w:hint="default"/>
        </w:rPr>
        <w:t>获取子账户资金账户余额（适用于母账户）</w:t>
      </w:r>
    </w:p>
    <w:p w14:paraId="7CB6B54A">
      <w:pPr>
        <w:pStyle w:val="7"/>
        <w:bidi w:val="0"/>
        <w:rPr>
          <w:rFonts w:hint="default"/>
        </w:rPr>
      </w:pPr>
      <w:r>
        <w:rPr>
          <w:rFonts w:hint="default"/>
        </w:rPr>
        <w:t>限速：6次/2s</w:t>
      </w:r>
    </w:p>
    <w:p w14:paraId="1A837BE4">
      <w:pPr>
        <w:pStyle w:val="7"/>
        <w:bidi w:val="0"/>
        <w:rPr>
          <w:rFonts w:hint="default"/>
        </w:rPr>
      </w:pPr>
      <w:r>
        <w:rPr>
          <w:rFonts w:hint="default"/>
        </w:rPr>
        <w:t>限速规则：User ID</w:t>
      </w:r>
    </w:p>
    <w:p w14:paraId="766A1CED">
      <w:pPr>
        <w:pStyle w:val="7"/>
        <w:bidi w:val="0"/>
        <w:rPr>
          <w:rFonts w:hint="default"/>
        </w:rPr>
      </w:pPr>
      <w:r>
        <w:rPr>
          <w:rFonts w:hint="default"/>
        </w:rPr>
        <w:t>权限：读取</w:t>
      </w:r>
    </w:p>
    <w:p w14:paraId="4A3F04DF">
      <w:pPr>
        <w:pStyle w:val="7"/>
        <w:bidi w:val="0"/>
        <w:rPr>
          <w:rFonts w:hint="default"/>
        </w:rPr>
      </w:pPr>
      <w:r>
        <w:rPr>
          <w:rFonts w:hint="default"/>
        </w:rPr>
        <w:t>HTTP请求</w:t>
      </w:r>
    </w:p>
    <w:p w14:paraId="3C719549">
      <w:pPr>
        <w:pStyle w:val="7"/>
        <w:bidi w:val="0"/>
        <w:rPr>
          <w:rFonts w:hint="default"/>
        </w:rPr>
      </w:pPr>
      <w:r>
        <w:rPr>
          <w:rFonts w:hint="default"/>
        </w:rPr>
        <w:t>GET /api/v5/asset/subaccount/balances</w:t>
      </w:r>
    </w:p>
    <w:p w14:paraId="1F975B27">
      <w:pPr>
        <w:pStyle w:val="7"/>
        <w:bidi w:val="0"/>
      </w:pPr>
      <w:r>
        <w:rPr>
          <w:rFonts w:hint="default"/>
        </w:rPr>
        <w:t>请求示例</w:t>
      </w:r>
    </w:p>
    <w:p w14:paraId="37DE6B21">
      <w:pPr>
        <w:pStyle w:val="7"/>
        <w:bidi w:val="0"/>
        <w:rPr>
          <w:rFonts w:hint="default"/>
        </w:rPr>
      </w:pPr>
      <w:r>
        <w:rPr>
          <w:rFonts w:hint="default"/>
        </w:rPr>
        <w:t>import okx.SubAccount as SubAccount</w:t>
      </w:r>
    </w:p>
    <w:p w14:paraId="6AEC8C46">
      <w:pPr>
        <w:pStyle w:val="7"/>
        <w:bidi w:val="0"/>
        <w:rPr>
          <w:rFonts w:hint="default"/>
        </w:rPr>
      </w:pPr>
      <w:r>
        <w:rPr>
          <w:rFonts w:hint="default"/>
        </w:rPr>
        <w:t># API 初始化apikey = "YOUR_API_KEY"secretkey = "YOUR_SECRET_KEY"passphrase = "YOUR_PASSPHRASE"</w:t>
      </w:r>
    </w:p>
    <w:p w14:paraId="76C7D615">
      <w:pPr>
        <w:pStyle w:val="7"/>
        <w:bidi w:val="0"/>
        <w:rPr>
          <w:rFonts w:hint="default"/>
        </w:rPr>
      </w:pPr>
      <w:r>
        <w:rPr>
          <w:rFonts w:hint="default"/>
        </w:rPr>
        <w:t>flag = "1"  # 实盘:0 , 模拟盘：1subAccountAPI = SubAccount.SubAccountAPI(apikey, secretkey, passphrase, False, flag)</w:t>
      </w:r>
    </w:p>
    <w:p w14:paraId="47EF4784">
      <w:pPr>
        <w:pStyle w:val="7"/>
        <w:bidi w:val="0"/>
        <w:rPr>
          <w:rFonts w:hint="default"/>
        </w:rPr>
      </w:pPr>
      <w:r>
        <w:rPr>
          <w:rFonts w:hint="default"/>
        </w:rPr>
        <w:t># 获取子账户资金账户余额result = subAccountAPI.get_funding_balance(</w:t>
      </w:r>
    </w:p>
    <w:p w14:paraId="5DBFB80C">
      <w:pPr>
        <w:pStyle w:val="7"/>
        <w:bidi w:val="0"/>
        <w:rPr>
          <w:rFonts w:hint="default"/>
        </w:rPr>
      </w:pPr>
      <w:r>
        <w:rPr>
          <w:rFonts w:hint="default"/>
        </w:rPr>
        <w:t xml:space="preserve">    subAcct="hahawang1")print(result)</w:t>
      </w:r>
    </w:p>
    <w:p w14:paraId="31BE9B27">
      <w:pPr>
        <w:pStyle w:val="7"/>
        <w:bidi w:val="0"/>
        <w:rPr>
          <w:rFonts w:hint="default"/>
        </w:rPr>
      </w:pPr>
      <w:r>
        <w:rPr>
          <w:rFonts w:hint="default"/>
        </w:rPr>
        <w:t>请求参数</w:t>
      </w:r>
    </w:p>
    <w:tbl>
      <w:tblPr>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1009"/>
        <w:gridCol w:w="809"/>
        <w:gridCol w:w="1102"/>
        <w:gridCol w:w="5626"/>
      </w:tblGrid>
      <w:tr w14:paraId="51D875A0">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48636A8C">
            <w:pPr>
              <w:pStyle w:val="7"/>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39483D36">
            <w:pPr>
              <w:pStyle w:val="7"/>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3E3BFB72">
            <w:pPr>
              <w:pStyle w:val="7"/>
              <w:bidi w:val="0"/>
              <w:rPr>
                <w:rFonts w:hint="default"/>
              </w:rPr>
            </w:pPr>
            <w:r>
              <w:rPr>
                <w:rFonts w:hint="default"/>
                <w:lang w:val="en-US" w:eastAsia="zh-CN"/>
              </w:rPr>
              <w:t>是否必须</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333074E9">
            <w:pPr>
              <w:pStyle w:val="7"/>
              <w:bidi w:val="0"/>
              <w:rPr>
                <w:rFonts w:hint="default"/>
              </w:rPr>
            </w:pPr>
            <w:r>
              <w:rPr>
                <w:rFonts w:hint="default"/>
                <w:lang w:val="en-US" w:eastAsia="zh-CN"/>
              </w:rPr>
              <w:t>描述</w:t>
            </w:r>
          </w:p>
        </w:tc>
      </w:tr>
      <w:tr w14:paraId="5826FD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C39D3AD">
            <w:pPr>
              <w:pStyle w:val="7"/>
              <w:bidi w:val="0"/>
              <w:rPr>
                <w:rFonts w:hint="default"/>
              </w:rPr>
            </w:pPr>
            <w:r>
              <w:rPr>
                <w:rFonts w:hint="default"/>
                <w:lang w:val="en-US" w:eastAsia="zh-CN"/>
              </w:rPr>
              <w:t>subAcct</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B44C39C">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2002352">
            <w:pPr>
              <w:pStyle w:val="7"/>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2AF98C5">
            <w:pPr>
              <w:pStyle w:val="7"/>
              <w:bidi w:val="0"/>
              <w:rPr>
                <w:rFonts w:hint="default"/>
              </w:rPr>
            </w:pPr>
            <w:r>
              <w:rPr>
                <w:rFonts w:hint="default"/>
                <w:lang w:val="en-US" w:eastAsia="zh-CN"/>
              </w:rPr>
              <w:t>子账户名称</w:t>
            </w:r>
          </w:p>
        </w:tc>
      </w:tr>
      <w:tr w14:paraId="41657AA1">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E9E5A94">
            <w:pPr>
              <w:pStyle w:val="7"/>
              <w:bidi w:val="0"/>
              <w:rPr>
                <w:rFonts w:hint="default"/>
              </w:rPr>
            </w:pPr>
            <w:r>
              <w:rPr>
                <w:rFonts w:hint="default"/>
                <w:lang w:val="en-US" w:eastAsia="zh-CN"/>
              </w:rPr>
              <w:t>ccy</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8A24DC7">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CF6C0E2">
            <w:pPr>
              <w:pStyle w:val="7"/>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AD66B03">
            <w:pPr>
              <w:pStyle w:val="7"/>
              <w:bidi w:val="0"/>
              <w:rPr>
                <w:rFonts w:hint="default"/>
              </w:rPr>
            </w:pPr>
            <w:r>
              <w:rPr>
                <w:rFonts w:hint="default"/>
                <w:lang w:val="en-US" w:eastAsia="zh-CN"/>
              </w:rPr>
              <w:t>币种，如 BTC</w:t>
            </w:r>
            <w:r>
              <w:rPr>
                <w:rFonts w:hint="default"/>
                <w:lang w:val="en-US" w:eastAsia="zh-CN"/>
              </w:rPr>
              <w:br w:type="textWrapping"/>
            </w:r>
            <w:r>
              <w:rPr>
                <w:rFonts w:hint="default"/>
                <w:lang w:val="en-US" w:eastAsia="zh-CN"/>
              </w:rPr>
              <w:t>支持多币种查询（不超过20个），币种之间半角逗号分隔</w:t>
            </w:r>
          </w:p>
        </w:tc>
      </w:tr>
    </w:tbl>
    <w:p w14:paraId="2DB36FAC">
      <w:pPr>
        <w:pStyle w:val="7"/>
        <w:bidi w:val="0"/>
      </w:pPr>
      <w:r>
        <w:rPr>
          <w:rFonts w:hint="default"/>
        </w:rPr>
        <w:t>返回结果</w:t>
      </w:r>
    </w:p>
    <w:p w14:paraId="035DD991">
      <w:pPr>
        <w:pStyle w:val="7"/>
        <w:bidi w:val="0"/>
        <w:rPr>
          <w:rFonts w:hint="default"/>
        </w:rPr>
      </w:pPr>
      <w:r>
        <w:rPr>
          <w:rFonts w:hint="default"/>
        </w:rPr>
        <w:t>{</w:t>
      </w:r>
    </w:p>
    <w:p w14:paraId="281833F2">
      <w:pPr>
        <w:pStyle w:val="7"/>
        <w:bidi w:val="0"/>
        <w:rPr>
          <w:rFonts w:hint="default"/>
        </w:rPr>
      </w:pPr>
      <w:r>
        <w:rPr>
          <w:rFonts w:hint="default"/>
        </w:rPr>
        <w:t xml:space="preserve">    "code": "0",</w:t>
      </w:r>
    </w:p>
    <w:p w14:paraId="0E6DCA9F">
      <w:pPr>
        <w:pStyle w:val="7"/>
        <w:bidi w:val="0"/>
        <w:rPr>
          <w:rFonts w:hint="default"/>
        </w:rPr>
      </w:pPr>
      <w:r>
        <w:rPr>
          <w:rFonts w:hint="default"/>
        </w:rPr>
        <w:t xml:space="preserve">    "msg": "",</w:t>
      </w:r>
    </w:p>
    <w:p w14:paraId="197EA913">
      <w:pPr>
        <w:pStyle w:val="7"/>
        <w:bidi w:val="0"/>
        <w:rPr>
          <w:rFonts w:hint="default"/>
        </w:rPr>
      </w:pPr>
      <w:r>
        <w:rPr>
          <w:rFonts w:hint="default"/>
        </w:rPr>
        <w:t xml:space="preserve">    "data": [{</w:t>
      </w:r>
    </w:p>
    <w:p w14:paraId="28F23BEE">
      <w:pPr>
        <w:pStyle w:val="7"/>
        <w:bidi w:val="0"/>
        <w:rPr>
          <w:rFonts w:hint="default"/>
        </w:rPr>
      </w:pPr>
      <w:r>
        <w:rPr>
          <w:rFonts w:hint="default"/>
        </w:rPr>
        <w:t xml:space="preserve">            "availBal": "37.11827078",</w:t>
      </w:r>
    </w:p>
    <w:p w14:paraId="129BB9E3">
      <w:pPr>
        <w:pStyle w:val="7"/>
        <w:bidi w:val="0"/>
        <w:rPr>
          <w:rFonts w:hint="default"/>
        </w:rPr>
      </w:pPr>
      <w:r>
        <w:rPr>
          <w:rFonts w:hint="default"/>
        </w:rPr>
        <w:t xml:space="preserve">            "bal": "37.11827078",</w:t>
      </w:r>
    </w:p>
    <w:p w14:paraId="7ED1FB2D">
      <w:pPr>
        <w:pStyle w:val="7"/>
        <w:bidi w:val="0"/>
        <w:rPr>
          <w:rFonts w:hint="default"/>
        </w:rPr>
      </w:pPr>
      <w:r>
        <w:rPr>
          <w:rFonts w:hint="default"/>
        </w:rPr>
        <w:t xml:space="preserve">            "ccy": "ETH",</w:t>
      </w:r>
    </w:p>
    <w:p w14:paraId="5E2AB9A1">
      <w:pPr>
        <w:pStyle w:val="7"/>
        <w:bidi w:val="0"/>
        <w:rPr>
          <w:rFonts w:hint="default"/>
        </w:rPr>
      </w:pPr>
      <w:r>
        <w:rPr>
          <w:rFonts w:hint="default"/>
        </w:rPr>
        <w:t xml:space="preserve">            "frozenBal": "0"</w:t>
      </w:r>
    </w:p>
    <w:p w14:paraId="3416BA3A">
      <w:pPr>
        <w:pStyle w:val="7"/>
        <w:bidi w:val="0"/>
        <w:rPr>
          <w:rFonts w:hint="default"/>
        </w:rPr>
      </w:pPr>
      <w:r>
        <w:rPr>
          <w:rFonts w:hint="default"/>
        </w:rPr>
        <w:t xml:space="preserve">        }</w:t>
      </w:r>
    </w:p>
    <w:p w14:paraId="7834F494">
      <w:pPr>
        <w:pStyle w:val="7"/>
        <w:bidi w:val="0"/>
        <w:rPr>
          <w:rFonts w:hint="default"/>
        </w:rPr>
      </w:pPr>
      <w:r>
        <w:rPr>
          <w:rFonts w:hint="default"/>
        </w:rPr>
        <w:t xml:space="preserve">    ]}</w:t>
      </w:r>
    </w:p>
    <w:p w14:paraId="1B059101">
      <w:pPr>
        <w:pStyle w:val="7"/>
        <w:bidi w:val="0"/>
        <w:rPr>
          <w:rFonts w:hint="default"/>
        </w:rPr>
      </w:pPr>
      <w:r>
        <w:rPr>
          <w:rFonts w:hint="default"/>
        </w:rPr>
        <w:t>返回参数</w:t>
      </w:r>
    </w:p>
    <w:tbl>
      <w:tblPr>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1165"/>
        <w:gridCol w:w="809"/>
        <w:gridCol w:w="2400"/>
      </w:tblGrid>
      <w:tr w14:paraId="6DC01EBE">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69548B86">
            <w:pPr>
              <w:pStyle w:val="7"/>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63DD66DA">
            <w:pPr>
              <w:pStyle w:val="7"/>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70074225">
            <w:pPr>
              <w:pStyle w:val="7"/>
              <w:bidi w:val="0"/>
              <w:rPr>
                <w:rFonts w:hint="default"/>
              </w:rPr>
            </w:pPr>
            <w:r>
              <w:rPr>
                <w:rFonts w:hint="default"/>
                <w:lang w:val="en-US" w:eastAsia="zh-CN"/>
              </w:rPr>
              <w:t>描述</w:t>
            </w:r>
          </w:p>
        </w:tc>
      </w:tr>
      <w:tr w14:paraId="59930C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6CB46E1">
            <w:pPr>
              <w:pStyle w:val="7"/>
              <w:bidi w:val="0"/>
              <w:rPr>
                <w:rFonts w:hint="default"/>
              </w:rPr>
            </w:pPr>
            <w:r>
              <w:rPr>
                <w:rFonts w:hint="default"/>
                <w:lang w:val="en-US" w:eastAsia="zh-CN"/>
              </w:rPr>
              <w:t>ccy</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D70813A">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A8E5D9B">
            <w:pPr>
              <w:pStyle w:val="7"/>
              <w:bidi w:val="0"/>
              <w:rPr>
                <w:rFonts w:hint="default"/>
              </w:rPr>
            </w:pPr>
            <w:r>
              <w:rPr>
                <w:rFonts w:hint="default"/>
                <w:lang w:val="en-US" w:eastAsia="zh-CN"/>
              </w:rPr>
              <w:t>币种，如 BTC</w:t>
            </w:r>
          </w:p>
        </w:tc>
      </w:tr>
      <w:tr w14:paraId="1617E1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C5E6B53">
            <w:pPr>
              <w:pStyle w:val="7"/>
              <w:bidi w:val="0"/>
              <w:rPr>
                <w:rFonts w:hint="default"/>
              </w:rPr>
            </w:pPr>
            <w:r>
              <w:rPr>
                <w:rFonts w:hint="default"/>
                <w:lang w:val="en-US" w:eastAsia="zh-CN"/>
              </w:rPr>
              <w:t>bal</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30268D7">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99A8812">
            <w:pPr>
              <w:pStyle w:val="7"/>
              <w:bidi w:val="0"/>
              <w:rPr>
                <w:rFonts w:hint="default"/>
              </w:rPr>
            </w:pPr>
            <w:r>
              <w:rPr>
                <w:rFonts w:hint="default"/>
                <w:lang w:val="en-US" w:eastAsia="zh-CN"/>
              </w:rPr>
              <w:t>余额</w:t>
            </w:r>
          </w:p>
        </w:tc>
      </w:tr>
      <w:tr w14:paraId="621579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3CB2E7D">
            <w:pPr>
              <w:pStyle w:val="7"/>
              <w:bidi w:val="0"/>
              <w:rPr>
                <w:rFonts w:hint="default"/>
              </w:rPr>
            </w:pPr>
            <w:r>
              <w:rPr>
                <w:rFonts w:hint="default"/>
                <w:lang w:val="en-US" w:eastAsia="zh-CN"/>
              </w:rPr>
              <w:t>frozenBal</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ECCD929">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7EF1018">
            <w:pPr>
              <w:pStyle w:val="7"/>
              <w:bidi w:val="0"/>
              <w:rPr>
                <w:rFonts w:hint="default"/>
              </w:rPr>
            </w:pPr>
            <w:r>
              <w:rPr>
                <w:rFonts w:hint="default"/>
                <w:lang w:val="en-US" w:eastAsia="zh-CN"/>
              </w:rPr>
              <w:t>冻结余额（不可用）</w:t>
            </w:r>
          </w:p>
        </w:tc>
      </w:tr>
      <w:tr w14:paraId="0E4DE8A7">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598A8C3">
            <w:pPr>
              <w:pStyle w:val="7"/>
              <w:bidi w:val="0"/>
              <w:rPr>
                <w:rFonts w:hint="default"/>
              </w:rPr>
            </w:pPr>
            <w:r>
              <w:rPr>
                <w:rFonts w:hint="default"/>
                <w:lang w:val="en-US" w:eastAsia="zh-CN"/>
              </w:rPr>
              <w:t>availBal</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A2D28C2">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D7D0370">
            <w:pPr>
              <w:pStyle w:val="7"/>
              <w:bidi w:val="0"/>
              <w:rPr>
                <w:rFonts w:hint="default"/>
              </w:rPr>
            </w:pPr>
            <w:r>
              <w:rPr>
                <w:rFonts w:hint="default"/>
                <w:lang w:val="en-US" w:eastAsia="zh-CN"/>
              </w:rPr>
              <w:t>可用余额</w:t>
            </w:r>
          </w:p>
        </w:tc>
      </w:tr>
    </w:tbl>
    <w:p w14:paraId="057D85FD">
      <w:pPr>
        <w:pStyle w:val="7"/>
        <w:bidi w:val="0"/>
        <w:rPr>
          <w:rFonts w:hint="default"/>
        </w:rPr>
      </w:pPr>
      <w:r>
        <w:rPr>
          <w:rFonts w:hint="default"/>
        </w:rPr>
        <w:t>获取子账户最大可转余额</w:t>
      </w:r>
    </w:p>
    <w:p w14:paraId="62487055">
      <w:pPr>
        <w:pStyle w:val="7"/>
        <w:bidi w:val="0"/>
        <w:rPr>
          <w:rFonts w:hint="default"/>
        </w:rPr>
      </w:pPr>
      <w:r>
        <w:rPr>
          <w:rFonts w:hint="default"/>
        </w:rPr>
        <w:t>获取子账户最大可转余额（适用于母账户）。不指定币种会返回所有拥有的币种资产可划转数量。</w:t>
      </w:r>
    </w:p>
    <w:p w14:paraId="2C1AEA7D">
      <w:pPr>
        <w:pStyle w:val="7"/>
        <w:bidi w:val="0"/>
        <w:rPr>
          <w:rFonts w:hint="default"/>
        </w:rPr>
      </w:pPr>
      <w:r>
        <w:rPr>
          <w:rFonts w:hint="default"/>
        </w:rPr>
        <w:t>限速：20次/2s</w:t>
      </w:r>
    </w:p>
    <w:p w14:paraId="181BF9FE">
      <w:pPr>
        <w:pStyle w:val="7"/>
        <w:bidi w:val="0"/>
        <w:rPr>
          <w:rFonts w:hint="default"/>
        </w:rPr>
      </w:pPr>
      <w:r>
        <w:rPr>
          <w:rFonts w:hint="default"/>
        </w:rPr>
        <w:t>限速规则：User ID</w:t>
      </w:r>
    </w:p>
    <w:p w14:paraId="5979A633">
      <w:pPr>
        <w:pStyle w:val="7"/>
        <w:bidi w:val="0"/>
        <w:rPr>
          <w:rFonts w:hint="default"/>
        </w:rPr>
      </w:pPr>
      <w:r>
        <w:rPr>
          <w:rFonts w:hint="default"/>
        </w:rPr>
        <w:t>权限：读取</w:t>
      </w:r>
    </w:p>
    <w:p w14:paraId="4E109B4A">
      <w:pPr>
        <w:pStyle w:val="7"/>
        <w:bidi w:val="0"/>
        <w:rPr>
          <w:rFonts w:hint="default"/>
        </w:rPr>
      </w:pPr>
      <w:r>
        <w:rPr>
          <w:rFonts w:hint="default"/>
        </w:rPr>
        <w:t>HTTP请求</w:t>
      </w:r>
    </w:p>
    <w:p w14:paraId="0113108F">
      <w:pPr>
        <w:pStyle w:val="7"/>
        <w:bidi w:val="0"/>
        <w:rPr>
          <w:rFonts w:hint="default"/>
        </w:rPr>
      </w:pPr>
      <w:r>
        <w:rPr>
          <w:rFonts w:hint="default"/>
        </w:rPr>
        <w:t>GET /api/v5/account/subaccount/max-withdrawal</w:t>
      </w:r>
    </w:p>
    <w:p w14:paraId="16E8430E">
      <w:pPr>
        <w:pStyle w:val="7"/>
        <w:bidi w:val="0"/>
      </w:pPr>
      <w:r>
        <w:rPr>
          <w:rFonts w:hint="default"/>
        </w:rPr>
        <w:t>请求示例</w:t>
      </w:r>
    </w:p>
    <w:p w14:paraId="11415BBF">
      <w:pPr>
        <w:pStyle w:val="7"/>
        <w:bidi w:val="0"/>
        <w:rPr>
          <w:rFonts w:hint="default"/>
        </w:rPr>
      </w:pPr>
      <w:r>
        <w:rPr>
          <w:rFonts w:hint="default"/>
        </w:rPr>
        <w:t>请求参数</w:t>
      </w:r>
    </w:p>
    <w:tbl>
      <w:tblPr>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1009"/>
        <w:gridCol w:w="809"/>
        <w:gridCol w:w="1102"/>
        <w:gridCol w:w="5626"/>
      </w:tblGrid>
      <w:tr w14:paraId="645D2271">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5D229B10">
            <w:pPr>
              <w:pStyle w:val="7"/>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41515449">
            <w:pPr>
              <w:pStyle w:val="7"/>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50449E43">
            <w:pPr>
              <w:pStyle w:val="7"/>
              <w:bidi w:val="0"/>
              <w:rPr>
                <w:rFonts w:hint="default"/>
              </w:rPr>
            </w:pPr>
            <w:r>
              <w:rPr>
                <w:rFonts w:hint="default"/>
                <w:lang w:val="en-US" w:eastAsia="zh-CN"/>
              </w:rPr>
              <w:t>是否必须</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5EE0CABF">
            <w:pPr>
              <w:pStyle w:val="7"/>
              <w:bidi w:val="0"/>
              <w:rPr>
                <w:rFonts w:hint="default"/>
              </w:rPr>
            </w:pPr>
            <w:r>
              <w:rPr>
                <w:rFonts w:hint="default"/>
                <w:lang w:val="en-US" w:eastAsia="zh-CN"/>
              </w:rPr>
              <w:t>描述</w:t>
            </w:r>
          </w:p>
        </w:tc>
      </w:tr>
      <w:tr w14:paraId="37BBE5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5C662DC">
            <w:pPr>
              <w:pStyle w:val="7"/>
              <w:bidi w:val="0"/>
              <w:rPr>
                <w:rFonts w:hint="default"/>
              </w:rPr>
            </w:pPr>
            <w:r>
              <w:rPr>
                <w:rFonts w:hint="default"/>
                <w:lang w:val="en-US" w:eastAsia="zh-CN"/>
              </w:rPr>
              <w:t>subAcct</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1850660">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A6F4F2E">
            <w:pPr>
              <w:pStyle w:val="7"/>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8C1220C">
            <w:pPr>
              <w:pStyle w:val="7"/>
              <w:bidi w:val="0"/>
              <w:rPr>
                <w:rFonts w:hint="default"/>
              </w:rPr>
            </w:pPr>
            <w:r>
              <w:rPr>
                <w:rFonts w:hint="default"/>
                <w:lang w:val="en-US" w:eastAsia="zh-CN"/>
              </w:rPr>
              <w:t>子账户名称</w:t>
            </w:r>
          </w:p>
        </w:tc>
      </w:tr>
      <w:tr w14:paraId="06BA9991">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00AA4C5">
            <w:pPr>
              <w:pStyle w:val="7"/>
              <w:bidi w:val="0"/>
              <w:rPr>
                <w:rFonts w:hint="default"/>
              </w:rPr>
            </w:pPr>
            <w:r>
              <w:rPr>
                <w:rFonts w:hint="default"/>
                <w:lang w:val="en-US" w:eastAsia="zh-CN"/>
              </w:rPr>
              <w:t>ccy</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4640209">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E63B384">
            <w:pPr>
              <w:pStyle w:val="7"/>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95F9B72">
            <w:pPr>
              <w:pStyle w:val="7"/>
              <w:bidi w:val="0"/>
              <w:rPr>
                <w:rFonts w:hint="default"/>
              </w:rPr>
            </w:pPr>
            <w:r>
              <w:rPr>
                <w:rFonts w:hint="default"/>
                <w:lang w:val="en-US" w:eastAsia="zh-CN"/>
              </w:rPr>
              <w:t>币种，如 BTC</w:t>
            </w:r>
            <w:r>
              <w:rPr>
                <w:rFonts w:hint="default"/>
                <w:lang w:val="en-US" w:eastAsia="zh-CN"/>
              </w:rPr>
              <w:br w:type="textWrapping"/>
            </w:r>
            <w:r>
              <w:rPr>
                <w:rFonts w:hint="default"/>
                <w:lang w:val="en-US" w:eastAsia="zh-CN"/>
              </w:rPr>
              <w:t>支持多币种查询（不超过20个），币种之间半角逗号分隔</w:t>
            </w:r>
          </w:p>
        </w:tc>
      </w:tr>
    </w:tbl>
    <w:p w14:paraId="10BA5131">
      <w:pPr>
        <w:pStyle w:val="7"/>
        <w:bidi w:val="0"/>
      </w:pPr>
      <w:r>
        <w:rPr>
          <w:rFonts w:hint="default"/>
        </w:rPr>
        <w:t>返回结果</w:t>
      </w:r>
    </w:p>
    <w:p w14:paraId="2EC1770E">
      <w:pPr>
        <w:pStyle w:val="7"/>
        <w:bidi w:val="0"/>
        <w:rPr>
          <w:rFonts w:hint="default"/>
        </w:rPr>
      </w:pPr>
      <w:r>
        <w:rPr>
          <w:rFonts w:hint="default"/>
        </w:rPr>
        <w:t>{</w:t>
      </w:r>
    </w:p>
    <w:p w14:paraId="25B44F78">
      <w:pPr>
        <w:pStyle w:val="7"/>
        <w:bidi w:val="0"/>
        <w:rPr>
          <w:rFonts w:hint="default"/>
        </w:rPr>
      </w:pPr>
      <w:r>
        <w:rPr>
          <w:rFonts w:hint="default"/>
        </w:rPr>
        <w:t xml:space="preserve">   "code":"0",</w:t>
      </w:r>
    </w:p>
    <w:p w14:paraId="52AC194E">
      <w:pPr>
        <w:pStyle w:val="7"/>
        <w:bidi w:val="0"/>
        <w:rPr>
          <w:rFonts w:hint="default"/>
        </w:rPr>
      </w:pPr>
      <w:r>
        <w:rPr>
          <w:rFonts w:hint="default"/>
        </w:rPr>
        <w:t xml:space="preserve">   "data":[</w:t>
      </w:r>
    </w:p>
    <w:p w14:paraId="24C8000B">
      <w:pPr>
        <w:pStyle w:val="7"/>
        <w:bidi w:val="0"/>
        <w:rPr>
          <w:rFonts w:hint="default"/>
        </w:rPr>
      </w:pPr>
      <w:r>
        <w:rPr>
          <w:rFonts w:hint="default"/>
        </w:rPr>
        <w:t xml:space="preserve">      {</w:t>
      </w:r>
    </w:p>
    <w:p w14:paraId="0890F978">
      <w:pPr>
        <w:pStyle w:val="7"/>
        <w:bidi w:val="0"/>
        <w:rPr>
          <w:rFonts w:hint="default"/>
        </w:rPr>
      </w:pPr>
      <w:r>
        <w:rPr>
          <w:rFonts w:hint="default"/>
        </w:rPr>
        <w:t xml:space="preserve">         "ccy":"BTC",</w:t>
      </w:r>
    </w:p>
    <w:p w14:paraId="745C0F7A">
      <w:pPr>
        <w:pStyle w:val="7"/>
        <w:bidi w:val="0"/>
        <w:rPr>
          <w:rFonts w:hint="default"/>
        </w:rPr>
      </w:pPr>
      <w:r>
        <w:rPr>
          <w:rFonts w:hint="default"/>
        </w:rPr>
        <w:t xml:space="preserve">         "maxWd":"3",</w:t>
      </w:r>
    </w:p>
    <w:p w14:paraId="31A80D37">
      <w:pPr>
        <w:pStyle w:val="7"/>
        <w:bidi w:val="0"/>
        <w:rPr>
          <w:rFonts w:hint="default"/>
        </w:rPr>
      </w:pPr>
      <w:r>
        <w:rPr>
          <w:rFonts w:hint="default"/>
        </w:rPr>
        <w:t xml:space="preserve">         "maxWdEx":"",</w:t>
      </w:r>
    </w:p>
    <w:p w14:paraId="7CBDF384">
      <w:pPr>
        <w:pStyle w:val="7"/>
        <w:bidi w:val="0"/>
        <w:rPr>
          <w:rFonts w:hint="default"/>
        </w:rPr>
      </w:pPr>
      <w:r>
        <w:rPr>
          <w:rFonts w:hint="default"/>
        </w:rPr>
        <w:t xml:space="preserve">         "spotOffsetMaxWd":"3",</w:t>
      </w:r>
    </w:p>
    <w:p w14:paraId="72B3D04C">
      <w:pPr>
        <w:pStyle w:val="7"/>
        <w:bidi w:val="0"/>
        <w:rPr>
          <w:rFonts w:hint="default"/>
        </w:rPr>
      </w:pPr>
      <w:r>
        <w:rPr>
          <w:rFonts w:hint="default"/>
        </w:rPr>
        <w:t xml:space="preserve">         "spotOffsetMaxWdEx":""</w:t>
      </w:r>
    </w:p>
    <w:p w14:paraId="1ED47B5E">
      <w:pPr>
        <w:pStyle w:val="7"/>
        <w:bidi w:val="0"/>
        <w:rPr>
          <w:rFonts w:hint="default"/>
        </w:rPr>
      </w:pPr>
      <w:r>
        <w:rPr>
          <w:rFonts w:hint="default"/>
        </w:rPr>
        <w:t xml:space="preserve">      },</w:t>
      </w:r>
    </w:p>
    <w:p w14:paraId="0492CD34">
      <w:pPr>
        <w:pStyle w:val="7"/>
        <w:bidi w:val="0"/>
        <w:rPr>
          <w:rFonts w:hint="default"/>
        </w:rPr>
      </w:pPr>
      <w:r>
        <w:rPr>
          <w:rFonts w:hint="default"/>
        </w:rPr>
        <w:t xml:space="preserve">      {</w:t>
      </w:r>
    </w:p>
    <w:p w14:paraId="4F0F3B46">
      <w:pPr>
        <w:pStyle w:val="7"/>
        <w:bidi w:val="0"/>
        <w:rPr>
          <w:rFonts w:hint="default"/>
        </w:rPr>
      </w:pPr>
      <w:r>
        <w:rPr>
          <w:rFonts w:hint="default"/>
        </w:rPr>
        <w:t xml:space="preserve">         "ccy":"ETH",</w:t>
      </w:r>
    </w:p>
    <w:p w14:paraId="6182EA5E">
      <w:pPr>
        <w:pStyle w:val="7"/>
        <w:bidi w:val="0"/>
        <w:rPr>
          <w:rFonts w:hint="default"/>
        </w:rPr>
      </w:pPr>
      <w:r>
        <w:rPr>
          <w:rFonts w:hint="default"/>
        </w:rPr>
        <w:t xml:space="preserve">         "maxWd":"15",</w:t>
      </w:r>
    </w:p>
    <w:p w14:paraId="0EB53CB3">
      <w:pPr>
        <w:pStyle w:val="7"/>
        <w:bidi w:val="0"/>
        <w:rPr>
          <w:rFonts w:hint="default"/>
        </w:rPr>
      </w:pPr>
      <w:r>
        <w:rPr>
          <w:rFonts w:hint="default"/>
        </w:rPr>
        <w:t xml:space="preserve">         "maxWdEx":"",</w:t>
      </w:r>
    </w:p>
    <w:p w14:paraId="6DB1B870">
      <w:pPr>
        <w:pStyle w:val="7"/>
        <w:bidi w:val="0"/>
        <w:rPr>
          <w:rFonts w:hint="default"/>
        </w:rPr>
      </w:pPr>
      <w:r>
        <w:rPr>
          <w:rFonts w:hint="default"/>
        </w:rPr>
        <w:t xml:space="preserve">         "spotOffsetMaxWd":"15",</w:t>
      </w:r>
    </w:p>
    <w:p w14:paraId="61E0507A">
      <w:pPr>
        <w:pStyle w:val="7"/>
        <w:bidi w:val="0"/>
        <w:rPr>
          <w:rFonts w:hint="default"/>
        </w:rPr>
      </w:pPr>
      <w:r>
        <w:rPr>
          <w:rFonts w:hint="default"/>
        </w:rPr>
        <w:t xml:space="preserve">         "spotOffsetMaxWdEx":""</w:t>
      </w:r>
    </w:p>
    <w:p w14:paraId="7324C681">
      <w:pPr>
        <w:pStyle w:val="7"/>
        <w:bidi w:val="0"/>
        <w:rPr>
          <w:rFonts w:hint="default"/>
        </w:rPr>
      </w:pPr>
      <w:r>
        <w:rPr>
          <w:rFonts w:hint="default"/>
        </w:rPr>
        <w:t xml:space="preserve">      },</w:t>
      </w:r>
    </w:p>
    <w:p w14:paraId="4B7D6889">
      <w:pPr>
        <w:pStyle w:val="7"/>
        <w:bidi w:val="0"/>
        <w:rPr>
          <w:rFonts w:hint="default"/>
        </w:rPr>
      </w:pPr>
      <w:r>
        <w:rPr>
          <w:rFonts w:hint="default"/>
        </w:rPr>
        <w:t xml:space="preserve">      {</w:t>
      </w:r>
    </w:p>
    <w:p w14:paraId="741CFF4C">
      <w:pPr>
        <w:pStyle w:val="7"/>
        <w:bidi w:val="0"/>
        <w:rPr>
          <w:rFonts w:hint="default"/>
        </w:rPr>
      </w:pPr>
      <w:r>
        <w:rPr>
          <w:rFonts w:hint="default"/>
        </w:rPr>
        <w:t xml:space="preserve">         "ccy":"USDT",</w:t>
      </w:r>
    </w:p>
    <w:p w14:paraId="5CC65E6B">
      <w:pPr>
        <w:pStyle w:val="7"/>
        <w:bidi w:val="0"/>
        <w:rPr>
          <w:rFonts w:hint="default"/>
        </w:rPr>
      </w:pPr>
      <w:r>
        <w:rPr>
          <w:rFonts w:hint="default"/>
        </w:rPr>
        <w:t xml:space="preserve">         "maxWd":"10600",</w:t>
      </w:r>
    </w:p>
    <w:p w14:paraId="3CC7DC51">
      <w:pPr>
        <w:pStyle w:val="7"/>
        <w:bidi w:val="0"/>
        <w:rPr>
          <w:rFonts w:hint="default"/>
        </w:rPr>
      </w:pPr>
      <w:r>
        <w:rPr>
          <w:rFonts w:hint="default"/>
        </w:rPr>
        <w:t xml:space="preserve">         "maxWdEx":"",</w:t>
      </w:r>
    </w:p>
    <w:p w14:paraId="7C9D8D6F">
      <w:pPr>
        <w:pStyle w:val="7"/>
        <w:bidi w:val="0"/>
        <w:rPr>
          <w:rFonts w:hint="default"/>
        </w:rPr>
      </w:pPr>
      <w:r>
        <w:rPr>
          <w:rFonts w:hint="default"/>
        </w:rPr>
        <w:t xml:space="preserve">         "spotOffsetMaxWd":"10600",</w:t>
      </w:r>
    </w:p>
    <w:p w14:paraId="3A6ABBF4">
      <w:pPr>
        <w:pStyle w:val="7"/>
        <w:bidi w:val="0"/>
        <w:rPr>
          <w:rFonts w:hint="default"/>
        </w:rPr>
      </w:pPr>
      <w:r>
        <w:rPr>
          <w:rFonts w:hint="default"/>
        </w:rPr>
        <w:t xml:space="preserve">         "spotOffsetMaxWdEx":""</w:t>
      </w:r>
    </w:p>
    <w:p w14:paraId="662BC969">
      <w:pPr>
        <w:pStyle w:val="7"/>
        <w:bidi w:val="0"/>
        <w:rPr>
          <w:rFonts w:hint="default"/>
        </w:rPr>
      </w:pPr>
      <w:r>
        <w:rPr>
          <w:rFonts w:hint="default"/>
        </w:rPr>
        <w:t xml:space="preserve">      }</w:t>
      </w:r>
    </w:p>
    <w:p w14:paraId="0F4433E7">
      <w:pPr>
        <w:pStyle w:val="7"/>
        <w:bidi w:val="0"/>
        <w:rPr>
          <w:rFonts w:hint="default"/>
        </w:rPr>
      </w:pPr>
      <w:r>
        <w:rPr>
          <w:rFonts w:hint="default"/>
        </w:rPr>
        <w:t xml:space="preserve">   ],</w:t>
      </w:r>
    </w:p>
    <w:p w14:paraId="3AD3401D">
      <w:pPr>
        <w:pStyle w:val="7"/>
        <w:bidi w:val="0"/>
        <w:rPr>
          <w:rFonts w:hint="default"/>
        </w:rPr>
      </w:pPr>
      <w:r>
        <w:rPr>
          <w:rFonts w:hint="default"/>
        </w:rPr>
        <w:t xml:space="preserve">   "msg":""}</w:t>
      </w:r>
    </w:p>
    <w:p w14:paraId="72BFCD86">
      <w:pPr>
        <w:pStyle w:val="7"/>
        <w:bidi w:val="0"/>
        <w:rPr>
          <w:rFonts w:hint="default"/>
        </w:rPr>
      </w:pPr>
      <w:r>
        <w:rPr>
          <w:rFonts w:hint="default"/>
        </w:rPr>
        <w:t>Response Parameters</w:t>
      </w:r>
    </w:p>
    <w:tbl>
      <w:tblPr>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2251"/>
        <w:gridCol w:w="809"/>
        <w:gridCol w:w="5486"/>
      </w:tblGrid>
      <w:tr w14:paraId="1E52982C">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21E65BF7">
            <w:pPr>
              <w:pStyle w:val="7"/>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0F8E123E">
            <w:pPr>
              <w:pStyle w:val="7"/>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4BADC7B0">
            <w:pPr>
              <w:pStyle w:val="7"/>
              <w:bidi w:val="0"/>
              <w:rPr>
                <w:rFonts w:hint="default"/>
              </w:rPr>
            </w:pPr>
            <w:r>
              <w:rPr>
                <w:rFonts w:hint="default"/>
                <w:lang w:val="en-US" w:eastAsia="zh-CN"/>
              </w:rPr>
              <w:t>描述</w:t>
            </w:r>
          </w:p>
        </w:tc>
      </w:tr>
      <w:tr w14:paraId="47EF10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90370F8">
            <w:pPr>
              <w:pStyle w:val="7"/>
              <w:bidi w:val="0"/>
              <w:rPr>
                <w:rFonts w:hint="default"/>
              </w:rPr>
            </w:pPr>
            <w:r>
              <w:rPr>
                <w:rFonts w:hint="default"/>
                <w:lang w:val="en-US" w:eastAsia="zh-CN"/>
              </w:rPr>
              <w:t>ccy</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80F2982">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676C7A8">
            <w:pPr>
              <w:pStyle w:val="7"/>
              <w:bidi w:val="0"/>
              <w:rPr>
                <w:rFonts w:hint="default"/>
              </w:rPr>
            </w:pPr>
            <w:r>
              <w:rPr>
                <w:rFonts w:hint="default"/>
                <w:lang w:val="en-US" w:eastAsia="zh-CN"/>
              </w:rPr>
              <w:t>币种</w:t>
            </w:r>
          </w:p>
        </w:tc>
      </w:tr>
      <w:tr w14:paraId="6365DB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389681A">
            <w:pPr>
              <w:pStyle w:val="7"/>
              <w:bidi w:val="0"/>
              <w:rPr>
                <w:rFonts w:hint="default"/>
              </w:rPr>
            </w:pPr>
            <w:r>
              <w:rPr>
                <w:rFonts w:hint="default"/>
                <w:lang w:val="en-US" w:eastAsia="zh-CN"/>
              </w:rPr>
              <w:t>maxWd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5FC9C46">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E364533">
            <w:pPr>
              <w:pStyle w:val="7"/>
              <w:bidi w:val="0"/>
              <w:rPr>
                <w:rFonts w:hint="default"/>
              </w:rPr>
            </w:pPr>
            <w:r>
              <w:rPr>
                <w:rFonts w:hint="default"/>
                <w:lang w:val="en-US" w:eastAsia="zh-CN"/>
              </w:rPr>
              <w:t>最大可划转数量（不包含跨币种保证金模式借币金额）</w:t>
            </w:r>
          </w:p>
        </w:tc>
      </w:tr>
      <w:tr w14:paraId="67BCD4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F264C5C">
            <w:pPr>
              <w:pStyle w:val="7"/>
              <w:bidi w:val="0"/>
              <w:rPr>
                <w:rFonts w:hint="default"/>
              </w:rPr>
            </w:pPr>
            <w:r>
              <w:rPr>
                <w:rFonts w:hint="default"/>
                <w:lang w:val="en-US" w:eastAsia="zh-CN"/>
              </w:rPr>
              <w:t>maxWdEx</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D8A2138">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DFAD981">
            <w:pPr>
              <w:pStyle w:val="7"/>
              <w:bidi w:val="0"/>
              <w:rPr>
                <w:rFonts w:hint="default"/>
              </w:rPr>
            </w:pPr>
            <w:r>
              <w:rPr>
                <w:rFonts w:hint="default"/>
                <w:lang w:val="en-US" w:eastAsia="zh-CN"/>
              </w:rPr>
              <w:t>最大可划转数量（包含跨币种保证金模式借币金额）</w:t>
            </w:r>
          </w:p>
        </w:tc>
      </w:tr>
      <w:tr w14:paraId="49B460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B76A9A4">
            <w:pPr>
              <w:pStyle w:val="7"/>
              <w:bidi w:val="0"/>
              <w:rPr>
                <w:rFonts w:hint="default"/>
              </w:rPr>
            </w:pPr>
            <w:r>
              <w:rPr>
                <w:rFonts w:hint="default"/>
                <w:lang w:val="en-US" w:eastAsia="zh-CN"/>
              </w:rPr>
              <w:t>spotOffsetMaxWd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4021A33">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8696835">
            <w:pPr>
              <w:pStyle w:val="7"/>
              <w:bidi w:val="0"/>
              <w:rPr>
                <w:rFonts w:hint="default"/>
              </w:rPr>
            </w:pPr>
            <w:r>
              <w:rPr>
                <w:rFonts w:hint="default"/>
                <w:lang w:val="en-US" w:eastAsia="zh-CN"/>
              </w:rPr>
              <w:t>现货对冲不支持借币最大可转数量</w:t>
            </w:r>
            <w:r>
              <w:rPr>
                <w:rFonts w:hint="default"/>
                <w:lang w:val="en-US" w:eastAsia="zh-CN"/>
              </w:rPr>
              <w:br w:type="textWrapping"/>
            </w:r>
            <w:r>
              <w:rPr>
                <w:rFonts w:hint="default"/>
                <w:lang w:val="en-US" w:eastAsia="zh-CN"/>
              </w:rPr>
              <w:t>仅适用于组合保证金模式</w:t>
            </w:r>
          </w:p>
        </w:tc>
      </w:tr>
      <w:tr w14:paraId="71257294">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9014B16">
            <w:pPr>
              <w:pStyle w:val="7"/>
              <w:bidi w:val="0"/>
              <w:rPr>
                <w:rFonts w:hint="default"/>
              </w:rPr>
            </w:pPr>
            <w:r>
              <w:rPr>
                <w:rFonts w:hint="default"/>
                <w:lang w:val="en-US" w:eastAsia="zh-CN"/>
              </w:rPr>
              <w:t>spotOffsetMaxWdEx</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3F131DE">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A8F8F04">
            <w:pPr>
              <w:pStyle w:val="7"/>
              <w:bidi w:val="0"/>
              <w:rPr>
                <w:rFonts w:hint="default"/>
              </w:rPr>
            </w:pPr>
            <w:r>
              <w:rPr>
                <w:rFonts w:hint="default"/>
                <w:lang w:val="en-US" w:eastAsia="zh-CN"/>
              </w:rPr>
              <w:t>现货对冲支持借币的最大可转数量</w:t>
            </w:r>
            <w:r>
              <w:rPr>
                <w:rFonts w:hint="default"/>
                <w:lang w:val="en-US" w:eastAsia="zh-CN"/>
              </w:rPr>
              <w:br w:type="textWrapping"/>
            </w:r>
            <w:r>
              <w:rPr>
                <w:rFonts w:hint="default"/>
                <w:lang w:val="en-US" w:eastAsia="zh-CN"/>
              </w:rPr>
              <w:t>仅适用于组合保证金模式</w:t>
            </w:r>
          </w:p>
        </w:tc>
      </w:tr>
    </w:tbl>
    <w:p w14:paraId="6BA60414">
      <w:pPr>
        <w:pStyle w:val="7"/>
        <w:bidi w:val="0"/>
        <w:rPr>
          <w:rFonts w:hint="default"/>
        </w:rPr>
      </w:pPr>
      <w:r>
        <w:rPr>
          <w:rFonts w:hint="default"/>
        </w:rPr>
        <w:t>查询子账户转账记录</w:t>
      </w:r>
    </w:p>
    <w:p w14:paraId="6A993B72">
      <w:pPr>
        <w:pStyle w:val="7"/>
        <w:bidi w:val="0"/>
        <w:rPr>
          <w:rFonts w:hint="default"/>
        </w:rPr>
      </w:pPr>
      <w:r>
        <w:rPr>
          <w:rFonts w:hint="default"/>
        </w:rPr>
        <w:t>仅适用于母账户。转账记录可追溯至2022年9月28日。</w:t>
      </w:r>
    </w:p>
    <w:p w14:paraId="20DC5309">
      <w:pPr>
        <w:pStyle w:val="7"/>
        <w:bidi w:val="0"/>
        <w:rPr>
          <w:rFonts w:hint="default"/>
        </w:rPr>
      </w:pPr>
      <w:r>
        <w:rPr>
          <w:rFonts w:hint="default"/>
        </w:rPr>
        <w:t>限速：6次/s</w:t>
      </w:r>
    </w:p>
    <w:p w14:paraId="0D76AF02">
      <w:pPr>
        <w:pStyle w:val="7"/>
        <w:bidi w:val="0"/>
        <w:rPr>
          <w:rFonts w:hint="default"/>
        </w:rPr>
      </w:pPr>
      <w:r>
        <w:rPr>
          <w:rFonts w:hint="default"/>
        </w:rPr>
        <w:t>限速规则：User ID</w:t>
      </w:r>
    </w:p>
    <w:p w14:paraId="59B6A55A">
      <w:pPr>
        <w:pStyle w:val="7"/>
        <w:bidi w:val="0"/>
        <w:rPr>
          <w:rFonts w:hint="default"/>
        </w:rPr>
      </w:pPr>
      <w:r>
        <w:rPr>
          <w:rFonts w:hint="default"/>
        </w:rPr>
        <w:t>权限：读取</w:t>
      </w:r>
    </w:p>
    <w:p w14:paraId="7C8D0EC1">
      <w:pPr>
        <w:pStyle w:val="7"/>
        <w:bidi w:val="0"/>
        <w:rPr>
          <w:rFonts w:hint="default"/>
        </w:rPr>
      </w:pPr>
      <w:r>
        <w:rPr>
          <w:rFonts w:hint="default"/>
        </w:rPr>
        <w:t>HTTP请求</w:t>
      </w:r>
    </w:p>
    <w:p w14:paraId="4007D641">
      <w:pPr>
        <w:pStyle w:val="7"/>
        <w:bidi w:val="0"/>
        <w:rPr>
          <w:rFonts w:hint="default"/>
        </w:rPr>
      </w:pPr>
      <w:r>
        <w:rPr>
          <w:rFonts w:hint="default"/>
        </w:rPr>
        <w:t>GET /api/v5/asset/subaccount/bills</w:t>
      </w:r>
    </w:p>
    <w:p w14:paraId="4DD89AC1">
      <w:pPr>
        <w:pStyle w:val="7"/>
        <w:bidi w:val="0"/>
      </w:pPr>
      <w:r>
        <w:rPr>
          <w:rFonts w:hint="default"/>
        </w:rPr>
        <w:t>请求示例</w:t>
      </w:r>
    </w:p>
    <w:p w14:paraId="55E0ACDA">
      <w:pPr>
        <w:pStyle w:val="7"/>
        <w:bidi w:val="0"/>
        <w:rPr>
          <w:rFonts w:hint="default"/>
        </w:rPr>
      </w:pPr>
      <w:r>
        <w:rPr>
          <w:rFonts w:hint="default"/>
        </w:rPr>
        <w:t>import okx.SubAccount as SubAccount</w:t>
      </w:r>
    </w:p>
    <w:p w14:paraId="3E8493C9">
      <w:pPr>
        <w:pStyle w:val="7"/>
        <w:bidi w:val="0"/>
        <w:rPr>
          <w:rFonts w:hint="default"/>
        </w:rPr>
      </w:pPr>
      <w:r>
        <w:rPr>
          <w:rFonts w:hint="default"/>
        </w:rPr>
        <w:t># API 初始化apikey = "YOUR_API_KEY"secretkey = "YOUR_SECRET_KEY"passphrase = "YOUR_PASSPHRASE"</w:t>
      </w:r>
    </w:p>
    <w:p w14:paraId="363F24E4">
      <w:pPr>
        <w:pStyle w:val="7"/>
        <w:bidi w:val="0"/>
        <w:rPr>
          <w:rFonts w:hint="default"/>
        </w:rPr>
      </w:pPr>
      <w:r>
        <w:rPr>
          <w:rFonts w:hint="default"/>
        </w:rPr>
        <w:t>flag = "1"  # 实盘:0 , 模拟盘：1subAccountAPI = SubAccount.SubAccountAPI(apikey, secretkey, passphrase, False, flag)</w:t>
      </w:r>
    </w:p>
    <w:p w14:paraId="41BEC59E">
      <w:pPr>
        <w:pStyle w:val="7"/>
        <w:bidi w:val="0"/>
        <w:rPr>
          <w:rFonts w:hint="default"/>
        </w:rPr>
      </w:pPr>
      <w:r>
        <w:rPr>
          <w:rFonts w:hint="default"/>
        </w:rPr>
        <w:t># 查询子账户转账记录result = subAccountAPI.bills()print(result)</w:t>
      </w:r>
    </w:p>
    <w:p w14:paraId="413524F5">
      <w:pPr>
        <w:pStyle w:val="7"/>
        <w:bidi w:val="0"/>
        <w:rPr>
          <w:rFonts w:hint="default"/>
        </w:rPr>
      </w:pPr>
      <w:r>
        <w:rPr>
          <w:rFonts w:hint="default"/>
        </w:rPr>
        <w:t>请求参数</w:t>
      </w:r>
    </w:p>
    <w:tbl>
      <w:tblPr>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1009"/>
        <w:gridCol w:w="809"/>
        <w:gridCol w:w="789"/>
        <w:gridCol w:w="5939"/>
      </w:tblGrid>
      <w:tr w14:paraId="66BC1048">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260F8E57">
            <w:pPr>
              <w:pStyle w:val="7"/>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3A512CE2">
            <w:pPr>
              <w:pStyle w:val="7"/>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2AF52042">
            <w:pPr>
              <w:pStyle w:val="7"/>
              <w:bidi w:val="0"/>
              <w:rPr>
                <w:rFonts w:hint="default"/>
              </w:rPr>
            </w:pPr>
            <w:r>
              <w:rPr>
                <w:rFonts w:hint="default"/>
                <w:lang w:val="en-US" w:eastAsia="zh-CN"/>
              </w:rPr>
              <w:t>是否必须</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32FCD745">
            <w:pPr>
              <w:pStyle w:val="7"/>
              <w:bidi w:val="0"/>
              <w:rPr>
                <w:rFonts w:hint="default"/>
              </w:rPr>
            </w:pPr>
            <w:r>
              <w:rPr>
                <w:rFonts w:hint="default"/>
                <w:lang w:val="en-US" w:eastAsia="zh-CN"/>
              </w:rPr>
              <w:t>描述</w:t>
            </w:r>
          </w:p>
        </w:tc>
      </w:tr>
      <w:tr w14:paraId="659D92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463AFD8">
            <w:pPr>
              <w:pStyle w:val="7"/>
              <w:bidi w:val="0"/>
              <w:rPr>
                <w:rFonts w:hint="default"/>
              </w:rPr>
            </w:pPr>
            <w:r>
              <w:rPr>
                <w:rFonts w:hint="default"/>
                <w:lang w:val="en-US" w:eastAsia="zh-CN"/>
              </w:rPr>
              <w:t>ccy</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F39BC9C">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D54033F">
            <w:pPr>
              <w:pStyle w:val="7"/>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B0E0811">
            <w:pPr>
              <w:pStyle w:val="7"/>
              <w:bidi w:val="0"/>
              <w:rPr>
                <w:rFonts w:hint="default"/>
              </w:rPr>
            </w:pPr>
            <w:r>
              <w:rPr>
                <w:rFonts w:hint="default"/>
                <w:lang w:val="en-US" w:eastAsia="zh-CN"/>
              </w:rPr>
              <w:t>币种，如 BTC</w:t>
            </w:r>
          </w:p>
        </w:tc>
      </w:tr>
      <w:tr w14:paraId="33CF1D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E34C9D6">
            <w:pPr>
              <w:pStyle w:val="7"/>
              <w:bidi w:val="0"/>
              <w:rPr>
                <w:rFonts w:hint="default"/>
              </w:rPr>
            </w:pPr>
            <w:r>
              <w:rPr>
                <w:rFonts w:hint="default"/>
                <w:lang w:val="en-US" w:eastAsia="zh-CN"/>
              </w:rPr>
              <w:t>type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DCD1AC0">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2FE58A9">
            <w:pPr>
              <w:pStyle w:val="7"/>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51C9201">
            <w:pPr>
              <w:pStyle w:val="7"/>
              <w:bidi w:val="0"/>
              <w:rPr>
                <w:rFonts w:hint="default"/>
              </w:rPr>
            </w:pPr>
            <w:r>
              <w:rPr>
                <w:rFonts w:hint="default"/>
                <w:lang w:val="en-US" w:eastAsia="zh-CN"/>
              </w:rPr>
              <w:t>划转类型</w:t>
            </w:r>
            <w:r>
              <w:rPr>
                <w:rFonts w:hint="default"/>
                <w:lang w:val="en-US" w:eastAsia="zh-CN"/>
              </w:rPr>
              <w:br w:type="textWrapping"/>
            </w:r>
            <w:r>
              <w:rPr>
                <w:rFonts w:hint="default"/>
                <w:lang w:val="en-US" w:eastAsia="zh-CN"/>
              </w:rPr>
              <w:t>0：母账户转子账户</w:t>
            </w:r>
            <w:r>
              <w:rPr>
                <w:rFonts w:hint="default"/>
                <w:lang w:val="en-US" w:eastAsia="zh-CN"/>
              </w:rPr>
              <w:br w:type="textWrapping"/>
            </w:r>
            <w:r>
              <w:rPr>
                <w:rFonts w:hint="default"/>
                <w:lang w:val="en-US" w:eastAsia="zh-CN"/>
              </w:rPr>
              <w:t>1：子账户转母账户</w:t>
            </w:r>
          </w:p>
        </w:tc>
      </w:tr>
      <w:tr w14:paraId="32CFE7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2041F38">
            <w:pPr>
              <w:pStyle w:val="7"/>
              <w:bidi w:val="0"/>
              <w:rPr>
                <w:rFonts w:hint="default"/>
              </w:rPr>
            </w:pPr>
            <w:r>
              <w:rPr>
                <w:rFonts w:hint="default"/>
                <w:lang w:val="en-US" w:eastAsia="zh-CN"/>
              </w:rPr>
              <w:t>subAcct</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0941083">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4B109A0">
            <w:pPr>
              <w:pStyle w:val="7"/>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4AFF2E9">
            <w:pPr>
              <w:pStyle w:val="7"/>
              <w:bidi w:val="0"/>
              <w:rPr>
                <w:rFonts w:hint="default"/>
              </w:rPr>
            </w:pPr>
            <w:r>
              <w:rPr>
                <w:rFonts w:hint="default"/>
                <w:lang w:val="en-US" w:eastAsia="zh-CN"/>
              </w:rPr>
              <w:t>子账户名称</w:t>
            </w:r>
          </w:p>
        </w:tc>
      </w:tr>
      <w:tr w14:paraId="529C95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FE705B6">
            <w:pPr>
              <w:pStyle w:val="7"/>
              <w:bidi w:val="0"/>
              <w:rPr>
                <w:rFonts w:hint="default"/>
              </w:rPr>
            </w:pPr>
            <w:r>
              <w:rPr>
                <w:rFonts w:hint="default"/>
                <w:lang w:val="en-US" w:eastAsia="zh-CN"/>
              </w:rPr>
              <w:t>after</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1356062">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3504427">
            <w:pPr>
              <w:pStyle w:val="7"/>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77422B8">
            <w:pPr>
              <w:pStyle w:val="7"/>
              <w:bidi w:val="0"/>
              <w:rPr>
                <w:rFonts w:hint="default"/>
              </w:rPr>
            </w:pPr>
            <w:r>
              <w:rPr>
                <w:rFonts w:hint="default"/>
                <w:lang w:val="en-US" w:eastAsia="zh-CN"/>
              </w:rPr>
              <w:t>查询在billId创建时间之前(不包含)的内容，值为时间戳，Unix时间戳的毫秒数格式，如 1597026383085</w:t>
            </w:r>
          </w:p>
        </w:tc>
      </w:tr>
      <w:tr w14:paraId="4BCD98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8AAE4FD">
            <w:pPr>
              <w:pStyle w:val="7"/>
              <w:bidi w:val="0"/>
              <w:rPr>
                <w:rFonts w:hint="default"/>
              </w:rPr>
            </w:pPr>
            <w:r>
              <w:rPr>
                <w:rFonts w:hint="default"/>
                <w:lang w:val="en-US" w:eastAsia="zh-CN"/>
              </w:rPr>
              <w:t>before</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77F65E7">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7E1E2AE">
            <w:pPr>
              <w:pStyle w:val="7"/>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2C0FD2A">
            <w:pPr>
              <w:pStyle w:val="7"/>
              <w:bidi w:val="0"/>
              <w:rPr>
                <w:rFonts w:hint="default"/>
              </w:rPr>
            </w:pPr>
            <w:r>
              <w:rPr>
                <w:rFonts w:hint="default"/>
                <w:lang w:val="en-US" w:eastAsia="zh-CN"/>
              </w:rPr>
              <w:t>查询在billId创建时间之后(不包含)的内容，值为时间戳，Unix时间戳的毫秒数格式，如 1597026383085</w:t>
            </w:r>
          </w:p>
        </w:tc>
      </w:tr>
      <w:tr w14:paraId="7DCF1C6E">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52A1A7CC">
            <w:pPr>
              <w:pStyle w:val="7"/>
              <w:bidi w:val="0"/>
              <w:rPr>
                <w:rFonts w:hint="default"/>
              </w:rPr>
            </w:pPr>
            <w:r>
              <w:rPr>
                <w:rFonts w:hint="default"/>
                <w:lang w:val="en-US" w:eastAsia="zh-CN"/>
              </w:rPr>
              <w:t>limit</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F2CB529">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06FBCFF">
            <w:pPr>
              <w:pStyle w:val="7"/>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EBAC06B">
            <w:pPr>
              <w:pStyle w:val="7"/>
              <w:bidi w:val="0"/>
              <w:rPr>
                <w:rFonts w:hint="default"/>
              </w:rPr>
            </w:pPr>
            <w:r>
              <w:rPr>
                <w:rFonts w:hint="default"/>
                <w:lang w:val="en-US" w:eastAsia="zh-CN"/>
              </w:rPr>
              <w:t>分页返回的结果集数量，最大为100，不填默认返回100条</w:t>
            </w:r>
          </w:p>
        </w:tc>
      </w:tr>
    </w:tbl>
    <w:p w14:paraId="62433DAF">
      <w:pPr>
        <w:pStyle w:val="7"/>
        <w:bidi w:val="0"/>
      </w:pPr>
      <w:r>
        <w:rPr>
          <w:rFonts w:hint="default"/>
        </w:rPr>
        <w:t>返回结果</w:t>
      </w:r>
    </w:p>
    <w:p w14:paraId="3DB38B61">
      <w:pPr>
        <w:pStyle w:val="7"/>
        <w:bidi w:val="0"/>
        <w:rPr>
          <w:rFonts w:hint="default"/>
        </w:rPr>
      </w:pPr>
      <w:r>
        <w:rPr>
          <w:rFonts w:hint="default"/>
        </w:rPr>
        <w:t>{</w:t>
      </w:r>
    </w:p>
    <w:p w14:paraId="468AE91B">
      <w:pPr>
        <w:pStyle w:val="7"/>
        <w:bidi w:val="0"/>
        <w:rPr>
          <w:rFonts w:hint="default"/>
        </w:rPr>
      </w:pPr>
      <w:r>
        <w:rPr>
          <w:rFonts w:hint="default"/>
        </w:rPr>
        <w:t xml:space="preserve">    "code": "0",</w:t>
      </w:r>
    </w:p>
    <w:p w14:paraId="7F13D7AA">
      <w:pPr>
        <w:pStyle w:val="7"/>
        <w:bidi w:val="0"/>
        <w:rPr>
          <w:rFonts w:hint="default"/>
        </w:rPr>
      </w:pPr>
      <w:r>
        <w:rPr>
          <w:rFonts w:hint="default"/>
        </w:rPr>
        <w:t xml:space="preserve">    "msg": "",</w:t>
      </w:r>
    </w:p>
    <w:p w14:paraId="034A5FB6">
      <w:pPr>
        <w:pStyle w:val="7"/>
        <w:bidi w:val="0"/>
        <w:rPr>
          <w:rFonts w:hint="default"/>
        </w:rPr>
      </w:pPr>
      <w:r>
        <w:rPr>
          <w:rFonts w:hint="default"/>
        </w:rPr>
        <w:t xml:space="preserve">    "data": [</w:t>
      </w:r>
    </w:p>
    <w:p w14:paraId="694863CD">
      <w:pPr>
        <w:pStyle w:val="7"/>
        <w:bidi w:val="0"/>
        <w:rPr>
          <w:rFonts w:hint="default"/>
        </w:rPr>
      </w:pPr>
      <w:r>
        <w:rPr>
          <w:rFonts w:hint="default"/>
        </w:rPr>
        <w:t xml:space="preserve">      {</w:t>
      </w:r>
    </w:p>
    <w:p w14:paraId="616D160D">
      <w:pPr>
        <w:pStyle w:val="7"/>
        <w:bidi w:val="0"/>
        <w:rPr>
          <w:rFonts w:hint="default"/>
        </w:rPr>
      </w:pPr>
      <w:r>
        <w:rPr>
          <w:rFonts w:hint="default"/>
        </w:rPr>
        <w:t xml:space="preserve">        "amt": "1.1",</w:t>
      </w:r>
    </w:p>
    <w:p w14:paraId="0D8B280D">
      <w:pPr>
        <w:pStyle w:val="7"/>
        <w:bidi w:val="0"/>
        <w:rPr>
          <w:rFonts w:hint="default"/>
        </w:rPr>
      </w:pPr>
      <w:r>
        <w:rPr>
          <w:rFonts w:hint="default"/>
        </w:rPr>
        <w:t xml:space="preserve">        "billId": "89887685",</w:t>
      </w:r>
    </w:p>
    <w:p w14:paraId="59B76313">
      <w:pPr>
        <w:pStyle w:val="7"/>
        <w:bidi w:val="0"/>
        <w:rPr>
          <w:rFonts w:hint="default"/>
        </w:rPr>
      </w:pPr>
      <w:r>
        <w:rPr>
          <w:rFonts w:hint="default"/>
        </w:rPr>
        <w:t xml:space="preserve">        "ccy": "USDT",</w:t>
      </w:r>
    </w:p>
    <w:p w14:paraId="72A46115">
      <w:pPr>
        <w:pStyle w:val="7"/>
        <w:bidi w:val="0"/>
        <w:rPr>
          <w:rFonts w:hint="default"/>
        </w:rPr>
      </w:pPr>
      <w:r>
        <w:rPr>
          <w:rFonts w:hint="default"/>
        </w:rPr>
        <w:t xml:space="preserve">        "subAcct": "hahatest1",</w:t>
      </w:r>
    </w:p>
    <w:p w14:paraId="5211E43E">
      <w:pPr>
        <w:pStyle w:val="7"/>
        <w:bidi w:val="0"/>
        <w:rPr>
          <w:rFonts w:hint="default"/>
        </w:rPr>
      </w:pPr>
      <w:r>
        <w:rPr>
          <w:rFonts w:hint="default"/>
        </w:rPr>
        <w:t xml:space="preserve">        "ts": "1712560959000",</w:t>
      </w:r>
    </w:p>
    <w:p w14:paraId="4EB3B5B2">
      <w:pPr>
        <w:pStyle w:val="7"/>
        <w:bidi w:val="0"/>
        <w:rPr>
          <w:rFonts w:hint="default"/>
        </w:rPr>
      </w:pPr>
      <w:r>
        <w:rPr>
          <w:rFonts w:hint="default"/>
        </w:rPr>
        <w:t xml:space="preserve">        "type": "0"</w:t>
      </w:r>
    </w:p>
    <w:p w14:paraId="16246E77">
      <w:pPr>
        <w:pStyle w:val="7"/>
        <w:bidi w:val="0"/>
        <w:rPr>
          <w:rFonts w:hint="default"/>
        </w:rPr>
      </w:pPr>
      <w:r>
        <w:rPr>
          <w:rFonts w:hint="default"/>
        </w:rPr>
        <w:t xml:space="preserve">      }</w:t>
      </w:r>
    </w:p>
    <w:p w14:paraId="4FC19E55">
      <w:pPr>
        <w:pStyle w:val="7"/>
        <w:bidi w:val="0"/>
        <w:rPr>
          <w:rFonts w:hint="default"/>
        </w:rPr>
      </w:pPr>
      <w:r>
        <w:rPr>
          <w:rFonts w:hint="default"/>
        </w:rPr>
        <w:t xml:space="preserve">    ]}</w:t>
      </w:r>
    </w:p>
    <w:p w14:paraId="352F4E76">
      <w:pPr>
        <w:pStyle w:val="7"/>
        <w:bidi w:val="0"/>
        <w:rPr>
          <w:rFonts w:hint="default"/>
        </w:rPr>
      </w:pPr>
      <w:r>
        <w:rPr>
          <w:rFonts w:hint="default"/>
        </w:rPr>
        <w:t>返回参数</w:t>
      </w:r>
    </w:p>
    <w:tbl>
      <w:tblPr>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1009"/>
        <w:gridCol w:w="809"/>
        <w:gridCol w:w="6728"/>
      </w:tblGrid>
      <w:tr w14:paraId="6C8DB8BC">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06A3402E">
            <w:pPr>
              <w:pStyle w:val="7"/>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417107C1">
            <w:pPr>
              <w:pStyle w:val="7"/>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46F5792B">
            <w:pPr>
              <w:pStyle w:val="7"/>
              <w:bidi w:val="0"/>
              <w:rPr>
                <w:rFonts w:hint="default"/>
              </w:rPr>
            </w:pPr>
            <w:r>
              <w:rPr>
                <w:rFonts w:hint="default"/>
                <w:lang w:val="en-US" w:eastAsia="zh-CN"/>
              </w:rPr>
              <w:t>描述</w:t>
            </w:r>
          </w:p>
        </w:tc>
      </w:tr>
      <w:tr w14:paraId="10CBE5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FD9B73C">
            <w:pPr>
              <w:pStyle w:val="7"/>
              <w:bidi w:val="0"/>
              <w:rPr>
                <w:rFonts w:hint="default"/>
              </w:rPr>
            </w:pPr>
            <w:r>
              <w:rPr>
                <w:rFonts w:hint="default"/>
                <w:lang w:val="en-US" w:eastAsia="zh-CN"/>
              </w:rPr>
              <w:t>billId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580C90E">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E429286">
            <w:pPr>
              <w:pStyle w:val="7"/>
              <w:bidi w:val="0"/>
              <w:rPr>
                <w:rFonts w:hint="default"/>
              </w:rPr>
            </w:pPr>
            <w:r>
              <w:rPr>
                <w:rFonts w:hint="default"/>
                <w:lang w:val="en-US" w:eastAsia="zh-CN"/>
              </w:rPr>
              <w:t>账单ID</w:t>
            </w:r>
          </w:p>
        </w:tc>
      </w:tr>
      <w:tr w14:paraId="38CDF8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6B42D605">
            <w:pPr>
              <w:pStyle w:val="7"/>
              <w:bidi w:val="0"/>
              <w:rPr>
                <w:rFonts w:hint="default"/>
              </w:rPr>
            </w:pPr>
            <w:r>
              <w:rPr>
                <w:rFonts w:hint="default"/>
                <w:lang w:val="en-US" w:eastAsia="zh-CN"/>
              </w:rPr>
              <w:t>ccy</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DD45BD8">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914D02A">
            <w:pPr>
              <w:pStyle w:val="7"/>
              <w:bidi w:val="0"/>
              <w:rPr>
                <w:rFonts w:hint="default"/>
              </w:rPr>
            </w:pPr>
            <w:r>
              <w:rPr>
                <w:rFonts w:hint="default"/>
                <w:lang w:val="en-US" w:eastAsia="zh-CN"/>
              </w:rPr>
              <w:t>划转币种</w:t>
            </w:r>
          </w:p>
        </w:tc>
      </w:tr>
      <w:tr w14:paraId="1BB61B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A088C70">
            <w:pPr>
              <w:pStyle w:val="7"/>
              <w:bidi w:val="0"/>
              <w:rPr>
                <w:rFonts w:hint="default"/>
              </w:rPr>
            </w:pPr>
            <w:r>
              <w:rPr>
                <w:rFonts w:hint="default"/>
                <w:lang w:val="en-US" w:eastAsia="zh-CN"/>
              </w:rPr>
              <w:t>amt</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06E5EC7">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E8F3853">
            <w:pPr>
              <w:pStyle w:val="7"/>
              <w:bidi w:val="0"/>
              <w:rPr>
                <w:rFonts w:hint="default"/>
              </w:rPr>
            </w:pPr>
            <w:r>
              <w:rPr>
                <w:rFonts w:hint="default"/>
                <w:lang w:val="en-US" w:eastAsia="zh-CN"/>
              </w:rPr>
              <w:t>划转金额</w:t>
            </w:r>
          </w:p>
        </w:tc>
      </w:tr>
      <w:tr w14:paraId="42D784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3B4B50C">
            <w:pPr>
              <w:pStyle w:val="7"/>
              <w:bidi w:val="0"/>
              <w:rPr>
                <w:rFonts w:hint="default"/>
              </w:rPr>
            </w:pPr>
            <w:r>
              <w:rPr>
                <w:rFonts w:hint="default"/>
                <w:lang w:val="en-US" w:eastAsia="zh-CN"/>
              </w:rPr>
              <w:t>type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A36BE9D">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C55A162">
            <w:pPr>
              <w:pStyle w:val="7"/>
              <w:bidi w:val="0"/>
              <w:rPr>
                <w:rFonts w:hint="default"/>
              </w:rPr>
            </w:pPr>
            <w:r>
              <w:rPr>
                <w:rFonts w:hint="default"/>
                <w:lang w:val="en-US" w:eastAsia="zh-CN"/>
              </w:rPr>
              <w:t>账单类型</w:t>
            </w:r>
          </w:p>
        </w:tc>
      </w:tr>
      <w:tr w14:paraId="4868EF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1064A3C">
            <w:pPr>
              <w:pStyle w:val="7"/>
              <w:bidi w:val="0"/>
              <w:rPr>
                <w:rFonts w:hint="default"/>
              </w:rPr>
            </w:pPr>
            <w:r>
              <w:rPr>
                <w:rFonts w:hint="default"/>
                <w:lang w:val="en-US" w:eastAsia="zh-CN"/>
              </w:rPr>
              <w:t>subAcct</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E8ED08C">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A79634D">
            <w:pPr>
              <w:pStyle w:val="7"/>
              <w:bidi w:val="0"/>
              <w:rPr>
                <w:rFonts w:hint="default"/>
              </w:rPr>
            </w:pPr>
            <w:r>
              <w:rPr>
                <w:rFonts w:hint="default"/>
                <w:lang w:val="en-US" w:eastAsia="zh-CN"/>
              </w:rPr>
              <w:t>子账户名称</w:t>
            </w:r>
          </w:p>
        </w:tc>
      </w:tr>
      <w:tr w14:paraId="3213D66D">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E0ECA65">
            <w:pPr>
              <w:pStyle w:val="7"/>
              <w:bidi w:val="0"/>
              <w:rPr>
                <w:rFonts w:hint="default"/>
              </w:rPr>
            </w:pPr>
            <w:r>
              <w:rPr>
                <w:rFonts w:hint="default"/>
                <w:lang w:val="en-US" w:eastAsia="zh-CN"/>
              </w:rPr>
              <w:t>ts</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7174E4B">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01C9F77">
            <w:pPr>
              <w:pStyle w:val="7"/>
              <w:bidi w:val="0"/>
              <w:rPr>
                <w:rFonts w:hint="default"/>
              </w:rPr>
            </w:pPr>
            <w:r>
              <w:rPr>
                <w:rFonts w:hint="default"/>
                <w:lang w:val="en-US" w:eastAsia="zh-CN"/>
              </w:rPr>
              <w:t>账单ID创建时间，Unix时间戳的毫秒数格式，如 1597026383085</w:t>
            </w:r>
          </w:p>
        </w:tc>
      </w:tr>
    </w:tbl>
    <w:p w14:paraId="3F7A849A">
      <w:pPr>
        <w:pStyle w:val="7"/>
        <w:bidi w:val="0"/>
        <w:rPr>
          <w:rFonts w:hint="default"/>
        </w:rPr>
      </w:pPr>
      <w:r>
        <w:rPr>
          <w:rFonts w:hint="default"/>
        </w:rPr>
        <w:t>查询托管子账户转账记录</w:t>
      </w:r>
    </w:p>
    <w:p w14:paraId="62A09E57">
      <w:pPr>
        <w:pStyle w:val="7"/>
        <w:bidi w:val="0"/>
        <w:rPr>
          <w:rFonts w:hint="default"/>
        </w:rPr>
      </w:pPr>
      <w:r>
        <w:rPr>
          <w:rFonts w:hint="default"/>
        </w:rPr>
        <w:t>仅适用于交易团队母账户查看托管给自己的托管子账户转账记录</w:t>
      </w:r>
    </w:p>
    <w:p w14:paraId="0705DD2F">
      <w:pPr>
        <w:pStyle w:val="7"/>
        <w:bidi w:val="0"/>
        <w:rPr>
          <w:rFonts w:hint="default"/>
        </w:rPr>
      </w:pPr>
      <w:r>
        <w:rPr>
          <w:rFonts w:hint="default"/>
        </w:rPr>
        <w:t>限速：6次/s</w:t>
      </w:r>
    </w:p>
    <w:p w14:paraId="3C53524D">
      <w:pPr>
        <w:pStyle w:val="7"/>
        <w:bidi w:val="0"/>
        <w:rPr>
          <w:rFonts w:hint="default"/>
        </w:rPr>
      </w:pPr>
      <w:r>
        <w:rPr>
          <w:rFonts w:hint="default"/>
        </w:rPr>
        <w:t>限速规则：User ID</w:t>
      </w:r>
    </w:p>
    <w:p w14:paraId="1B22FD23">
      <w:pPr>
        <w:pStyle w:val="7"/>
        <w:bidi w:val="0"/>
        <w:rPr>
          <w:rFonts w:hint="default"/>
        </w:rPr>
      </w:pPr>
      <w:r>
        <w:rPr>
          <w:rFonts w:hint="default"/>
        </w:rPr>
        <w:t>权限：读取</w:t>
      </w:r>
    </w:p>
    <w:p w14:paraId="069BEC4B">
      <w:pPr>
        <w:pStyle w:val="7"/>
        <w:bidi w:val="0"/>
        <w:rPr>
          <w:rFonts w:hint="default"/>
        </w:rPr>
      </w:pPr>
      <w:r>
        <w:rPr>
          <w:rFonts w:hint="default"/>
        </w:rPr>
        <w:t>HTTP请求</w:t>
      </w:r>
    </w:p>
    <w:p w14:paraId="40330377">
      <w:pPr>
        <w:pStyle w:val="7"/>
        <w:bidi w:val="0"/>
        <w:rPr>
          <w:rFonts w:hint="default"/>
        </w:rPr>
      </w:pPr>
      <w:r>
        <w:rPr>
          <w:rFonts w:hint="default"/>
        </w:rPr>
        <w:t>GET /api/v5/asset/subaccount/managed-subaccount-bills</w:t>
      </w:r>
    </w:p>
    <w:p w14:paraId="7848D689">
      <w:pPr>
        <w:pStyle w:val="7"/>
        <w:bidi w:val="0"/>
      </w:pPr>
      <w:r>
        <w:rPr>
          <w:rFonts w:hint="default"/>
        </w:rPr>
        <w:t>请求示例</w:t>
      </w:r>
    </w:p>
    <w:p w14:paraId="5AA0DD84">
      <w:pPr>
        <w:pStyle w:val="7"/>
        <w:bidi w:val="0"/>
        <w:rPr>
          <w:rFonts w:hint="default"/>
        </w:rPr>
      </w:pPr>
      <w:r>
        <w:rPr>
          <w:rFonts w:hint="default"/>
        </w:rPr>
        <w:t>请求参数</w:t>
      </w:r>
    </w:p>
    <w:tbl>
      <w:tblPr>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1009"/>
        <w:gridCol w:w="809"/>
        <w:gridCol w:w="789"/>
        <w:gridCol w:w="5939"/>
      </w:tblGrid>
      <w:tr w14:paraId="14A1BD8D">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54E2D5B7">
            <w:pPr>
              <w:pStyle w:val="7"/>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3FE08DB3">
            <w:pPr>
              <w:pStyle w:val="7"/>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6B9E59A6">
            <w:pPr>
              <w:pStyle w:val="7"/>
              <w:bidi w:val="0"/>
              <w:rPr>
                <w:rFonts w:hint="default"/>
              </w:rPr>
            </w:pPr>
            <w:r>
              <w:rPr>
                <w:rFonts w:hint="default"/>
                <w:lang w:val="en-US" w:eastAsia="zh-CN"/>
              </w:rPr>
              <w:t>是否必须</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2ED88752">
            <w:pPr>
              <w:pStyle w:val="7"/>
              <w:bidi w:val="0"/>
              <w:rPr>
                <w:rFonts w:hint="default"/>
              </w:rPr>
            </w:pPr>
            <w:r>
              <w:rPr>
                <w:rFonts w:hint="default"/>
                <w:lang w:val="en-US" w:eastAsia="zh-CN"/>
              </w:rPr>
              <w:t>描述</w:t>
            </w:r>
          </w:p>
        </w:tc>
      </w:tr>
      <w:tr w14:paraId="229FBF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0BB17C7">
            <w:pPr>
              <w:pStyle w:val="7"/>
              <w:bidi w:val="0"/>
              <w:rPr>
                <w:rFonts w:hint="default"/>
              </w:rPr>
            </w:pPr>
            <w:r>
              <w:rPr>
                <w:rFonts w:hint="default"/>
                <w:lang w:val="en-US" w:eastAsia="zh-CN"/>
              </w:rPr>
              <w:t>ccy</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5676395">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CA14CD4">
            <w:pPr>
              <w:pStyle w:val="7"/>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71DE2C8">
            <w:pPr>
              <w:pStyle w:val="7"/>
              <w:bidi w:val="0"/>
              <w:rPr>
                <w:rFonts w:hint="default"/>
              </w:rPr>
            </w:pPr>
            <w:r>
              <w:rPr>
                <w:rFonts w:hint="default"/>
                <w:lang w:val="en-US" w:eastAsia="zh-CN"/>
              </w:rPr>
              <w:t>币种，如 BTC</w:t>
            </w:r>
          </w:p>
        </w:tc>
      </w:tr>
      <w:tr w14:paraId="313129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DB44B70">
            <w:pPr>
              <w:pStyle w:val="7"/>
              <w:bidi w:val="0"/>
              <w:rPr>
                <w:rFonts w:hint="default"/>
              </w:rPr>
            </w:pPr>
            <w:r>
              <w:rPr>
                <w:rFonts w:hint="default"/>
                <w:lang w:val="en-US" w:eastAsia="zh-CN"/>
              </w:rPr>
              <w:t>type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C9CE97F">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B2F3D25">
            <w:pPr>
              <w:pStyle w:val="7"/>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2ED5080">
            <w:pPr>
              <w:pStyle w:val="7"/>
              <w:bidi w:val="0"/>
              <w:rPr>
                <w:rFonts w:hint="default"/>
              </w:rPr>
            </w:pPr>
            <w:r>
              <w:rPr>
                <w:rFonts w:hint="default"/>
                <w:lang w:val="en-US" w:eastAsia="zh-CN"/>
              </w:rPr>
              <w:t>划转类型</w:t>
            </w:r>
            <w:r>
              <w:rPr>
                <w:rFonts w:hint="default"/>
                <w:lang w:val="en-US" w:eastAsia="zh-CN"/>
              </w:rPr>
              <w:br w:type="textWrapping"/>
            </w:r>
            <w:r>
              <w:rPr>
                <w:rFonts w:hint="default"/>
                <w:lang w:val="en-US" w:eastAsia="zh-CN"/>
              </w:rPr>
              <w:t>0：母账户转子账户</w:t>
            </w:r>
            <w:r>
              <w:rPr>
                <w:rFonts w:hint="default"/>
                <w:lang w:val="en-US" w:eastAsia="zh-CN"/>
              </w:rPr>
              <w:br w:type="textWrapping"/>
            </w:r>
            <w:r>
              <w:rPr>
                <w:rFonts w:hint="default"/>
                <w:lang w:val="en-US" w:eastAsia="zh-CN"/>
              </w:rPr>
              <w:t>1：子账户转母账户</w:t>
            </w:r>
          </w:p>
        </w:tc>
      </w:tr>
      <w:tr w14:paraId="4DDC49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71C105F3">
            <w:pPr>
              <w:pStyle w:val="7"/>
              <w:bidi w:val="0"/>
              <w:rPr>
                <w:rFonts w:hint="default"/>
              </w:rPr>
            </w:pPr>
            <w:r>
              <w:rPr>
                <w:rFonts w:hint="default"/>
                <w:lang w:val="en-US" w:eastAsia="zh-CN"/>
              </w:rPr>
              <w:t>subAcct</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D4B8D12">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CBDF264">
            <w:pPr>
              <w:pStyle w:val="7"/>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26D5757">
            <w:pPr>
              <w:pStyle w:val="7"/>
              <w:bidi w:val="0"/>
              <w:rPr>
                <w:rFonts w:hint="default"/>
              </w:rPr>
            </w:pPr>
            <w:r>
              <w:rPr>
                <w:rFonts w:hint="default"/>
                <w:lang w:val="en-US" w:eastAsia="zh-CN"/>
              </w:rPr>
              <w:t>子账户名称</w:t>
            </w:r>
          </w:p>
        </w:tc>
      </w:tr>
      <w:tr w14:paraId="060E3B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E7D4D02">
            <w:pPr>
              <w:pStyle w:val="7"/>
              <w:bidi w:val="0"/>
              <w:rPr>
                <w:rFonts w:hint="default"/>
              </w:rPr>
            </w:pPr>
            <w:r>
              <w:rPr>
                <w:rFonts w:hint="default"/>
                <w:lang w:val="en-US" w:eastAsia="zh-CN"/>
              </w:rPr>
              <w:t>subUid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D82B508">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5C6300A">
            <w:pPr>
              <w:pStyle w:val="7"/>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2EFB806">
            <w:pPr>
              <w:pStyle w:val="7"/>
              <w:bidi w:val="0"/>
              <w:rPr>
                <w:rFonts w:hint="default"/>
              </w:rPr>
            </w:pPr>
            <w:r>
              <w:rPr>
                <w:rFonts w:hint="default"/>
                <w:lang w:val="en-US" w:eastAsia="zh-CN"/>
              </w:rPr>
              <w:t>子账户UID</w:t>
            </w:r>
          </w:p>
        </w:tc>
      </w:tr>
      <w:tr w14:paraId="0825DB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3156897C">
            <w:pPr>
              <w:pStyle w:val="7"/>
              <w:bidi w:val="0"/>
              <w:rPr>
                <w:rFonts w:hint="default"/>
              </w:rPr>
            </w:pPr>
            <w:r>
              <w:rPr>
                <w:rFonts w:hint="default"/>
                <w:lang w:val="en-US" w:eastAsia="zh-CN"/>
              </w:rPr>
              <w:t>after</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7E62CFF">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B6F61AF">
            <w:pPr>
              <w:pStyle w:val="7"/>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F3CD615">
            <w:pPr>
              <w:pStyle w:val="7"/>
              <w:bidi w:val="0"/>
              <w:rPr>
                <w:rFonts w:hint="default"/>
              </w:rPr>
            </w:pPr>
            <w:r>
              <w:rPr>
                <w:rFonts w:hint="default"/>
                <w:lang w:val="en-US" w:eastAsia="zh-CN"/>
              </w:rPr>
              <w:t>查询在billId创建时间之前(不包含)的内容，值为时间戳，Unix时间戳的毫秒数格式，如 1597026383085</w:t>
            </w:r>
          </w:p>
        </w:tc>
      </w:tr>
      <w:tr w14:paraId="13D28B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BAE386C">
            <w:pPr>
              <w:pStyle w:val="7"/>
              <w:bidi w:val="0"/>
              <w:rPr>
                <w:rFonts w:hint="default"/>
              </w:rPr>
            </w:pPr>
            <w:r>
              <w:rPr>
                <w:rFonts w:hint="default"/>
                <w:lang w:val="en-US" w:eastAsia="zh-CN"/>
              </w:rPr>
              <w:t>before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3D5D5FA">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986599C">
            <w:pPr>
              <w:pStyle w:val="7"/>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59DF9B4">
            <w:pPr>
              <w:pStyle w:val="7"/>
              <w:bidi w:val="0"/>
              <w:rPr>
                <w:rFonts w:hint="default"/>
              </w:rPr>
            </w:pPr>
            <w:r>
              <w:rPr>
                <w:rFonts w:hint="default"/>
                <w:lang w:val="en-US" w:eastAsia="zh-CN"/>
              </w:rPr>
              <w:t>查询在billId创建时间之后(不包含)的内容，值为时间戳，Unix时间戳的毫秒数格式，如 1597026383085</w:t>
            </w:r>
          </w:p>
        </w:tc>
      </w:tr>
      <w:tr w14:paraId="5AB59B52">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B86ACDD">
            <w:pPr>
              <w:pStyle w:val="7"/>
              <w:bidi w:val="0"/>
              <w:rPr>
                <w:rFonts w:hint="default"/>
              </w:rPr>
            </w:pPr>
            <w:r>
              <w:rPr>
                <w:rFonts w:hint="default"/>
                <w:lang w:val="en-US" w:eastAsia="zh-CN"/>
              </w:rPr>
              <w:t>limit</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7C2F2C1">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2B6BEF3">
            <w:pPr>
              <w:pStyle w:val="7"/>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25685F3">
            <w:pPr>
              <w:pStyle w:val="7"/>
              <w:bidi w:val="0"/>
              <w:rPr>
                <w:rFonts w:hint="default"/>
              </w:rPr>
            </w:pPr>
            <w:r>
              <w:rPr>
                <w:rFonts w:hint="default"/>
                <w:lang w:val="en-US" w:eastAsia="zh-CN"/>
              </w:rPr>
              <w:t>分页返回的结果集数量，最大为100，默认返回100条</w:t>
            </w:r>
          </w:p>
        </w:tc>
      </w:tr>
    </w:tbl>
    <w:p w14:paraId="14C1F449">
      <w:pPr>
        <w:pStyle w:val="7"/>
        <w:bidi w:val="0"/>
      </w:pPr>
      <w:r>
        <w:rPr>
          <w:rFonts w:hint="default"/>
        </w:rPr>
        <w:t>返回结果</w:t>
      </w:r>
    </w:p>
    <w:p w14:paraId="1EA15BEB">
      <w:pPr>
        <w:pStyle w:val="7"/>
        <w:bidi w:val="0"/>
        <w:rPr>
          <w:rFonts w:hint="default"/>
        </w:rPr>
      </w:pPr>
      <w:r>
        <w:rPr>
          <w:rFonts w:hint="default"/>
        </w:rPr>
        <w:t>{</w:t>
      </w:r>
    </w:p>
    <w:p w14:paraId="2BDE6FB0">
      <w:pPr>
        <w:pStyle w:val="7"/>
        <w:bidi w:val="0"/>
        <w:rPr>
          <w:rFonts w:hint="default"/>
        </w:rPr>
      </w:pPr>
      <w:r>
        <w:rPr>
          <w:rFonts w:hint="default"/>
        </w:rPr>
        <w:t xml:space="preserve">    "code": "0",</w:t>
      </w:r>
    </w:p>
    <w:p w14:paraId="674F201B">
      <w:pPr>
        <w:pStyle w:val="7"/>
        <w:bidi w:val="0"/>
        <w:rPr>
          <w:rFonts w:hint="default"/>
        </w:rPr>
      </w:pPr>
      <w:r>
        <w:rPr>
          <w:rFonts w:hint="default"/>
        </w:rPr>
        <w:t xml:space="preserve">    "msg": "",</w:t>
      </w:r>
    </w:p>
    <w:p w14:paraId="43E51156">
      <w:pPr>
        <w:pStyle w:val="7"/>
        <w:bidi w:val="0"/>
        <w:rPr>
          <w:rFonts w:hint="default"/>
        </w:rPr>
      </w:pPr>
      <w:r>
        <w:rPr>
          <w:rFonts w:hint="default"/>
        </w:rPr>
        <w:t xml:space="preserve">    "data": [{</w:t>
      </w:r>
    </w:p>
    <w:p w14:paraId="59FA56F2">
      <w:pPr>
        <w:pStyle w:val="7"/>
        <w:bidi w:val="0"/>
        <w:rPr>
          <w:rFonts w:hint="default"/>
        </w:rPr>
      </w:pPr>
      <w:r>
        <w:rPr>
          <w:rFonts w:hint="default"/>
        </w:rPr>
        <w:t xml:space="preserve">        "billId": "12344",</w:t>
      </w:r>
    </w:p>
    <w:p w14:paraId="5E288AB9">
      <w:pPr>
        <w:pStyle w:val="7"/>
        <w:bidi w:val="0"/>
        <w:rPr>
          <w:rFonts w:hint="default"/>
        </w:rPr>
      </w:pPr>
      <w:r>
        <w:rPr>
          <w:rFonts w:hint="default"/>
        </w:rPr>
        <w:t xml:space="preserve">        "type": "1",</w:t>
      </w:r>
    </w:p>
    <w:p w14:paraId="5AD1D573">
      <w:pPr>
        <w:pStyle w:val="7"/>
        <w:bidi w:val="0"/>
        <w:rPr>
          <w:rFonts w:hint="default"/>
        </w:rPr>
      </w:pPr>
      <w:r>
        <w:rPr>
          <w:rFonts w:hint="default"/>
        </w:rPr>
        <w:t xml:space="preserve">        "ccy": "BTC",</w:t>
      </w:r>
    </w:p>
    <w:p w14:paraId="4727F24D">
      <w:pPr>
        <w:pStyle w:val="7"/>
        <w:bidi w:val="0"/>
        <w:rPr>
          <w:rFonts w:hint="default"/>
        </w:rPr>
      </w:pPr>
      <w:r>
        <w:rPr>
          <w:rFonts w:hint="default"/>
        </w:rPr>
        <w:t xml:space="preserve">        "amt": "2",</w:t>
      </w:r>
    </w:p>
    <w:p w14:paraId="783DF7C3">
      <w:pPr>
        <w:pStyle w:val="7"/>
        <w:bidi w:val="0"/>
        <w:rPr>
          <w:rFonts w:hint="default"/>
        </w:rPr>
      </w:pPr>
      <w:r>
        <w:rPr>
          <w:rFonts w:hint="default"/>
        </w:rPr>
        <w:t xml:space="preserve">        "subAcct": "test-1",</w:t>
      </w:r>
    </w:p>
    <w:p w14:paraId="522C112E">
      <w:pPr>
        <w:pStyle w:val="7"/>
        <w:bidi w:val="0"/>
        <w:rPr>
          <w:rFonts w:hint="default"/>
        </w:rPr>
      </w:pPr>
      <w:r>
        <w:rPr>
          <w:rFonts w:hint="default"/>
        </w:rPr>
        <w:t xml:space="preserve">        "subUid": "xxxxxx",</w:t>
      </w:r>
    </w:p>
    <w:p w14:paraId="50C775DC">
      <w:pPr>
        <w:pStyle w:val="7"/>
        <w:bidi w:val="0"/>
        <w:rPr>
          <w:rFonts w:hint="default"/>
        </w:rPr>
      </w:pPr>
      <w:r>
        <w:rPr>
          <w:rFonts w:hint="default"/>
        </w:rPr>
        <w:t xml:space="preserve">        "ts": "1597026383085"</w:t>
      </w:r>
    </w:p>
    <w:p w14:paraId="5E04B873">
      <w:pPr>
        <w:pStyle w:val="7"/>
        <w:bidi w:val="0"/>
        <w:rPr>
          <w:rFonts w:hint="default"/>
        </w:rPr>
      </w:pPr>
      <w:r>
        <w:rPr>
          <w:rFonts w:hint="default"/>
        </w:rPr>
        <w:t xml:space="preserve">    }]}</w:t>
      </w:r>
    </w:p>
    <w:p w14:paraId="588F7734">
      <w:pPr>
        <w:pStyle w:val="7"/>
        <w:bidi w:val="0"/>
        <w:rPr>
          <w:rFonts w:hint="default"/>
        </w:rPr>
      </w:pPr>
      <w:r>
        <w:rPr>
          <w:rFonts w:hint="default"/>
        </w:rPr>
        <w:t>返回参数</w:t>
      </w:r>
    </w:p>
    <w:tbl>
      <w:tblPr>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1009"/>
        <w:gridCol w:w="809"/>
        <w:gridCol w:w="6728"/>
      </w:tblGrid>
      <w:tr w14:paraId="1EF35F87">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76288B63">
            <w:pPr>
              <w:pStyle w:val="7"/>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072AA20F">
            <w:pPr>
              <w:pStyle w:val="7"/>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7F7BF00F">
            <w:pPr>
              <w:pStyle w:val="7"/>
              <w:bidi w:val="0"/>
              <w:rPr>
                <w:rFonts w:hint="default"/>
              </w:rPr>
            </w:pPr>
            <w:r>
              <w:rPr>
                <w:rFonts w:hint="default"/>
                <w:lang w:val="en-US" w:eastAsia="zh-CN"/>
              </w:rPr>
              <w:t>描述</w:t>
            </w:r>
          </w:p>
        </w:tc>
      </w:tr>
      <w:tr w14:paraId="143B6F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620F499">
            <w:pPr>
              <w:pStyle w:val="7"/>
              <w:bidi w:val="0"/>
              <w:rPr>
                <w:rFonts w:hint="default"/>
              </w:rPr>
            </w:pPr>
            <w:r>
              <w:rPr>
                <w:rFonts w:hint="default"/>
                <w:lang w:val="en-US" w:eastAsia="zh-CN"/>
              </w:rPr>
              <w:t>billId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2A1365E">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7C92FE6">
            <w:pPr>
              <w:pStyle w:val="7"/>
              <w:bidi w:val="0"/>
              <w:rPr>
                <w:rFonts w:hint="default"/>
              </w:rPr>
            </w:pPr>
            <w:r>
              <w:rPr>
                <w:rFonts w:hint="default"/>
                <w:lang w:val="en-US" w:eastAsia="zh-CN"/>
              </w:rPr>
              <w:t>账单ID</w:t>
            </w:r>
          </w:p>
        </w:tc>
      </w:tr>
      <w:tr w14:paraId="65A894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3C8FAE9">
            <w:pPr>
              <w:pStyle w:val="7"/>
              <w:bidi w:val="0"/>
              <w:rPr>
                <w:rFonts w:hint="default"/>
              </w:rPr>
            </w:pPr>
            <w:r>
              <w:rPr>
                <w:rFonts w:hint="default"/>
                <w:lang w:val="en-US" w:eastAsia="zh-CN"/>
              </w:rPr>
              <w:t>ccy</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6E48A37">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3244B09">
            <w:pPr>
              <w:pStyle w:val="7"/>
              <w:bidi w:val="0"/>
              <w:rPr>
                <w:rFonts w:hint="default"/>
              </w:rPr>
            </w:pPr>
            <w:r>
              <w:rPr>
                <w:rFonts w:hint="default"/>
                <w:lang w:val="en-US" w:eastAsia="zh-CN"/>
              </w:rPr>
              <w:t>划转币种</w:t>
            </w:r>
          </w:p>
        </w:tc>
      </w:tr>
      <w:tr w14:paraId="3E1EB1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5D16147">
            <w:pPr>
              <w:pStyle w:val="7"/>
              <w:bidi w:val="0"/>
              <w:rPr>
                <w:rFonts w:hint="default"/>
              </w:rPr>
            </w:pPr>
            <w:r>
              <w:rPr>
                <w:rFonts w:hint="default"/>
                <w:lang w:val="en-US" w:eastAsia="zh-CN"/>
              </w:rPr>
              <w:t>amt</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17A97BB">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2333A7B">
            <w:pPr>
              <w:pStyle w:val="7"/>
              <w:bidi w:val="0"/>
              <w:rPr>
                <w:rFonts w:hint="default"/>
              </w:rPr>
            </w:pPr>
            <w:r>
              <w:rPr>
                <w:rFonts w:hint="default"/>
                <w:lang w:val="en-US" w:eastAsia="zh-CN"/>
              </w:rPr>
              <w:t>划转金额</w:t>
            </w:r>
          </w:p>
        </w:tc>
      </w:tr>
      <w:tr w14:paraId="102A91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338042C2">
            <w:pPr>
              <w:pStyle w:val="7"/>
              <w:bidi w:val="0"/>
              <w:rPr>
                <w:rFonts w:hint="default"/>
              </w:rPr>
            </w:pPr>
            <w:r>
              <w:rPr>
                <w:rFonts w:hint="default"/>
                <w:lang w:val="en-US" w:eastAsia="zh-CN"/>
              </w:rPr>
              <w:t>type</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4EB3709">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EA61989">
            <w:pPr>
              <w:pStyle w:val="7"/>
              <w:bidi w:val="0"/>
              <w:rPr>
                <w:rFonts w:hint="default"/>
              </w:rPr>
            </w:pPr>
            <w:r>
              <w:rPr>
                <w:rFonts w:hint="default"/>
                <w:lang w:val="en-US" w:eastAsia="zh-CN"/>
              </w:rPr>
              <w:t>账单类型</w:t>
            </w:r>
          </w:p>
        </w:tc>
      </w:tr>
      <w:tr w14:paraId="3DD39E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A90EBD7">
            <w:pPr>
              <w:pStyle w:val="7"/>
              <w:bidi w:val="0"/>
              <w:rPr>
                <w:rFonts w:hint="default"/>
              </w:rPr>
            </w:pPr>
            <w:r>
              <w:rPr>
                <w:rFonts w:hint="default"/>
                <w:lang w:val="en-US" w:eastAsia="zh-CN"/>
              </w:rPr>
              <w:t>subAcct</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1E76A23">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C515E3B">
            <w:pPr>
              <w:pStyle w:val="7"/>
              <w:bidi w:val="0"/>
              <w:rPr>
                <w:rFonts w:hint="default"/>
              </w:rPr>
            </w:pPr>
            <w:r>
              <w:rPr>
                <w:rFonts w:hint="default"/>
                <w:lang w:val="en-US" w:eastAsia="zh-CN"/>
              </w:rPr>
              <w:t>子账户名称</w:t>
            </w:r>
          </w:p>
        </w:tc>
      </w:tr>
      <w:tr w14:paraId="261689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1A7B59B">
            <w:pPr>
              <w:pStyle w:val="7"/>
              <w:bidi w:val="0"/>
              <w:rPr>
                <w:rFonts w:hint="default"/>
              </w:rPr>
            </w:pPr>
            <w:r>
              <w:rPr>
                <w:rFonts w:hint="default"/>
                <w:lang w:val="en-US" w:eastAsia="zh-CN"/>
              </w:rPr>
              <w:t>subUid</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EA21A96">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49660017">
            <w:pPr>
              <w:pStyle w:val="7"/>
              <w:bidi w:val="0"/>
              <w:rPr>
                <w:rFonts w:hint="default"/>
              </w:rPr>
            </w:pPr>
            <w:r>
              <w:rPr>
                <w:rFonts w:hint="default"/>
                <w:lang w:val="en-US" w:eastAsia="zh-CN"/>
              </w:rPr>
              <w:t>子账户UID</w:t>
            </w:r>
          </w:p>
        </w:tc>
      </w:tr>
      <w:tr w14:paraId="472B37F3">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212976EA">
            <w:pPr>
              <w:pStyle w:val="7"/>
              <w:bidi w:val="0"/>
              <w:rPr>
                <w:rFonts w:hint="default"/>
              </w:rPr>
            </w:pPr>
            <w:r>
              <w:rPr>
                <w:rFonts w:hint="default"/>
                <w:lang w:val="en-US" w:eastAsia="zh-CN"/>
              </w:rPr>
              <w:t>ts</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A629825">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6C4E7DD">
            <w:pPr>
              <w:pStyle w:val="7"/>
              <w:bidi w:val="0"/>
              <w:rPr>
                <w:rFonts w:hint="default"/>
              </w:rPr>
            </w:pPr>
            <w:r>
              <w:rPr>
                <w:rFonts w:hint="default"/>
                <w:lang w:val="en-US" w:eastAsia="zh-CN"/>
              </w:rPr>
              <w:t>账单ID创建时间，Unix时间戳的毫秒数格式，如 1597026383085</w:t>
            </w:r>
          </w:p>
        </w:tc>
      </w:tr>
    </w:tbl>
    <w:p w14:paraId="462259BF">
      <w:pPr>
        <w:pStyle w:val="7"/>
        <w:bidi w:val="0"/>
        <w:rPr>
          <w:rFonts w:hint="default"/>
        </w:rPr>
      </w:pPr>
      <w:r>
        <w:rPr>
          <w:rFonts w:hint="default"/>
        </w:rPr>
        <w:t>子账户间资金划转</w:t>
      </w:r>
    </w:p>
    <w:p w14:paraId="3D14539C">
      <w:pPr>
        <w:pStyle w:val="7"/>
        <w:bidi w:val="0"/>
        <w:rPr>
          <w:rFonts w:hint="default"/>
        </w:rPr>
      </w:pPr>
      <w:r>
        <w:rPr>
          <w:rFonts w:hint="default"/>
        </w:rPr>
        <w:t>母账户控制子账户与子账户之间划转（仅适用于母账户）</w:t>
      </w:r>
    </w:p>
    <w:p w14:paraId="36631432">
      <w:pPr>
        <w:pStyle w:val="7"/>
        <w:bidi w:val="0"/>
        <w:rPr>
          <w:rFonts w:hint="default"/>
        </w:rPr>
      </w:pPr>
      <w:r>
        <w:rPr>
          <w:rFonts w:hint="default"/>
        </w:rPr>
        <w:t>调用时，APIKey 需要有交易权限</w:t>
      </w:r>
    </w:p>
    <w:p w14:paraId="2EE7226A">
      <w:pPr>
        <w:pStyle w:val="7"/>
        <w:bidi w:val="0"/>
        <w:rPr>
          <w:rFonts w:hint="default"/>
        </w:rPr>
      </w:pPr>
      <w:r>
        <w:rPr>
          <w:rFonts w:hint="default"/>
        </w:rPr>
        <w:t>限速：1次/s</w:t>
      </w:r>
    </w:p>
    <w:p w14:paraId="2ED73FEC">
      <w:pPr>
        <w:pStyle w:val="7"/>
        <w:bidi w:val="0"/>
        <w:rPr>
          <w:rFonts w:hint="default"/>
        </w:rPr>
      </w:pPr>
      <w:r>
        <w:rPr>
          <w:rFonts w:hint="default"/>
        </w:rPr>
        <w:t>限速规则：User ID</w:t>
      </w:r>
    </w:p>
    <w:p w14:paraId="6B13478D">
      <w:pPr>
        <w:pStyle w:val="7"/>
        <w:bidi w:val="0"/>
        <w:rPr>
          <w:rFonts w:hint="default"/>
        </w:rPr>
      </w:pPr>
      <w:r>
        <w:rPr>
          <w:rFonts w:hint="default"/>
        </w:rPr>
        <w:t>权限：交易</w:t>
      </w:r>
    </w:p>
    <w:p w14:paraId="79976ACD">
      <w:pPr>
        <w:pStyle w:val="7"/>
        <w:bidi w:val="0"/>
        <w:rPr>
          <w:rFonts w:hint="default"/>
        </w:rPr>
      </w:pPr>
      <w:r>
        <w:rPr>
          <w:rFonts w:hint="default"/>
        </w:rPr>
        <w:t>HTTP请求</w:t>
      </w:r>
    </w:p>
    <w:p w14:paraId="2863E5D2">
      <w:pPr>
        <w:pStyle w:val="7"/>
        <w:bidi w:val="0"/>
        <w:rPr>
          <w:rFonts w:hint="default"/>
        </w:rPr>
      </w:pPr>
      <w:r>
        <w:rPr>
          <w:rFonts w:hint="default"/>
        </w:rPr>
        <w:t>POST /api/v5/asset/subaccount/transfer</w:t>
      </w:r>
    </w:p>
    <w:p w14:paraId="328B5C06">
      <w:pPr>
        <w:pStyle w:val="7"/>
        <w:bidi w:val="0"/>
      </w:pPr>
      <w:r>
        <w:rPr>
          <w:rFonts w:hint="default"/>
        </w:rPr>
        <w:t>请求示例</w:t>
      </w:r>
    </w:p>
    <w:p w14:paraId="6DDA646B">
      <w:pPr>
        <w:pStyle w:val="7"/>
        <w:bidi w:val="0"/>
        <w:rPr>
          <w:rFonts w:hint="default"/>
        </w:rPr>
      </w:pPr>
      <w:r>
        <w:rPr>
          <w:rFonts w:hint="default"/>
        </w:rPr>
        <w:t>import okx.SubAccount as SubAccount</w:t>
      </w:r>
    </w:p>
    <w:p w14:paraId="3A8D34A6">
      <w:pPr>
        <w:pStyle w:val="7"/>
        <w:bidi w:val="0"/>
        <w:rPr>
          <w:rFonts w:hint="default"/>
        </w:rPr>
      </w:pPr>
      <w:r>
        <w:rPr>
          <w:rFonts w:hint="default"/>
        </w:rPr>
        <w:t># API 初始化apikey = "YOUR_API_KEY"secretkey = "YOUR_SECRET_KEY"passphrase = "YOUR_PASSPHRASE"</w:t>
      </w:r>
    </w:p>
    <w:p w14:paraId="3CA84BA5">
      <w:pPr>
        <w:pStyle w:val="7"/>
        <w:bidi w:val="0"/>
        <w:rPr>
          <w:rFonts w:hint="default"/>
        </w:rPr>
      </w:pPr>
      <w:r>
        <w:rPr>
          <w:rFonts w:hint="default"/>
        </w:rPr>
        <w:t>flag = "1"  # 实盘:0 , 模拟盘：1subAccountAPI = SubAccount.SubAccountAPI(apikey, secretkey, passphrase, False, flag)</w:t>
      </w:r>
    </w:p>
    <w:p w14:paraId="02D158A1">
      <w:pPr>
        <w:pStyle w:val="7"/>
        <w:bidi w:val="0"/>
        <w:rPr>
          <w:rFonts w:hint="default"/>
        </w:rPr>
      </w:pPr>
      <w:r>
        <w:rPr>
          <w:rFonts w:hint="default"/>
        </w:rPr>
        <w:t># 子账户间资金划转result = subAccountAPI.subAccount_transfer(</w:t>
      </w:r>
    </w:p>
    <w:p w14:paraId="61448394">
      <w:pPr>
        <w:pStyle w:val="7"/>
        <w:bidi w:val="0"/>
        <w:rPr>
          <w:rFonts w:hint="default"/>
        </w:rPr>
      </w:pPr>
      <w:r>
        <w:rPr>
          <w:rFonts w:hint="default"/>
        </w:rPr>
        <w:t xml:space="preserve">    ccy="USDT",</w:t>
      </w:r>
    </w:p>
    <w:p w14:paraId="208EDA0C">
      <w:pPr>
        <w:pStyle w:val="7"/>
        <w:bidi w:val="0"/>
        <w:rPr>
          <w:rFonts w:hint="default"/>
        </w:rPr>
      </w:pPr>
      <w:r>
        <w:rPr>
          <w:rFonts w:hint="default"/>
        </w:rPr>
        <w:t xml:space="preserve">    amt="10",</w:t>
      </w:r>
    </w:p>
    <w:p w14:paraId="38B0F653">
      <w:pPr>
        <w:pStyle w:val="7"/>
        <w:bidi w:val="0"/>
        <w:rPr>
          <w:rFonts w:hint="default"/>
        </w:rPr>
      </w:pPr>
      <w:r>
        <w:rPr>
          <w:rFonts w:hint="default"/>
        </w:rPr>
        <w:t xml:space="preserve">    froms="6",</w:t>
      </w:r>
    </w:p>
    <w:p w14:paraId="2D2423C0">
      <w:pPr>
        <w:pStyle w:val="7"/>
        <w:bidi w:val="0"/>
        <w:rPr>
          <w:rFonts w:hint="default"/>
        </w:rPr>
      </w:pPr>
      <w:r>
        <w:rPr>
          <w:rFonts w:hint="default"/>
        </w:rPr>
        <w:t xml:space="preserve">    to="6",</w:t>
      </w:r>
    </w:p>
    <w:p w14:paraId="591B5710">
      <w:pPr>
        <w:pStyle w:val="7"/>
        <w:bidi w:val="0"/>
        <w:rPr>
          <w:rFonts w:hint="default"/>
        </w:rPr>
      </w:pPr>
      <w:r>
        <w:rPr>
          <w:rFonts w:hint="default"/>
        </w:rPr>
        <w:t xml:space="preserve">    fromSubAccount="test-1",</w:t>
      </w:r>
    </w:p>
    <w:p w14:paraId="0F27F1AE">
      <w:pPr>
        <w:pStyle w:val="7"/>
        <w:bidi w:val="0"/>
        <w:rPr>
          <w:rFonts w:hint="default"/>
        </w:rPr>
      </w:pPr>
      <w:r>
        <w:rPr>
          <w:rFonts w:hint="default"/>
        </w:rPr>
        <w:t xml:space="preserve">    toSubAccount="test-2")print(result)</w:t>
      </w:r>
    </w:p>
    <w:p w14:paraId="7E8B5E7C">
      <w:pPr>
        <w:pStyle w:val="7"/>
        <w:bidi w:val="0"/>
        <w:rPr>
          <w:rFonts w:hint="default"/>
        </w:rPr>
      </w:pPr>
      <w:r>
        <w:rPr>
          <w:rFonts w:hint="default"/>
        </w:rPr>
        <w:t>请求参数</w:t>
      </w:r>
    </w:p>
    <w:tbl>
      <w:tblPr>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1879"/>
        <w:gridCol w:w="1040"/>
        <w:gridCol w:w="932"/>
        <w:gridCol w:w="4695"/>
      </w:tblGrid>
      <w:tr w14:paraId="7D757881">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3E4C6590">
            <w:pPr>
              <w:pStyle w:val="7"/>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3DABCC7C">
            <w:pPr>
              <w:pStyle w:val="7"/>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6BFCCB3C">
            <w:pPr>
              <w:pStyle w:val="7"/>
              <w:bidi w:val="0"/>
              <w:rPr>
                <w:rFonts w:hint="default"/>
              </w:rPr>
            </w:pPr>
            <w:r>
              <w:rPr>
                <w:rFonts w:hint="default"/>
                <w:lang w:val="en-US" w:eastAsia="zh-CN"/>
              </w:rPr>
              <w:t>是否必须</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44F25764">
            <w:pPr>
              <w:pStyle w:val="7"/>
              <w:bidi w:val="0"/>
              <w:rPr>
                <w:rFonts w:hint="default"/>
              </w:rPr>
            </w:pPr>
            <w:r>
              <w:rPr>
                <w:rFonts w:hint="default"/>
                <w:lang w:val="en-US" w:eastAsia="zh-CN"/>
              </w:rPr>
              <w:t>描述</w:t>
            </w:r>
          </w:p>
        </w:tc>
      </w:tr>
      <w:tr w14:paraId="727F99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EC413E8">
            <w:pPr>
              <w:pStyle w:val="7"/>
              <w:bidi w:val="0"/>
              <w:rPr>
                <w:rFonts w:hint="default"/>
              </w:rPr>
            </w:pPr>
            <w:r>
              <w:rPr>
                <w:rFonts w:hint="default"/>
                <w:lang w:val="en-US" w:eastAsia="zh-CN"/>
              </w:rPr>
              <w:t>ccy</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A35B6EF">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AB6E280">
            <w:pPr>
              <w:pStyle w:val="7"/>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B307BD7">
            <w:pPr>
              <w:pStyle w:val="7"/>
              <w:bidi w:val="0"/>
              <w:rPr>
                <w:rFonts w:hint="default"/>
              </w:rPr>
            </w:pPr>
            <w:r>
              <w:rPr>
                <w:rFonts w:hint="default"/>
                <w:lang w:val="en-US" w:eastAsia="zh-CN"/>
              </w:rPr>
              <w:t>币种</w:t>
            </w:r>
          </w:p>
        </w:tc>
      </w:tr>
      <w:tr w14:paraId="6682C1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15F397FB">
            <w:pPr>
              <w:pStyle w:val="7"/>
              <w:bidi w:val="0"/>
              <w:rPr>
                <w:rFonts w:hint="default"/>
              </w:rPr>
            </w:pPr>
            <w:r>
              <w:rPr>
                <w:rFonts w:hint="default"/>
                <w:lang w:val="en-US" w:eastAsia="zh-CN"/>
              </w:rPr>
              <w:t>amt</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52651A1">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03B68DE">
            <w:pPr>
              <w:pStyle w:val="7"/>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DAD7F2B">
            <w:pPr>
              <w:pStyle w:val="7"/>
              <w:bidi w:val="0"/>
              <w:rPr>
                <w:rFonts w:hint="default"/>
              </w:rPr>
            </w:pPr>
            <w:r>
              <w:rPr>
                <w:rFonts w:hint="default"/>
                <w:lang w:val="en-US" w:eastAsia="zh-CN"/>
              </w:rPr>
              <w:t>划转数量</w:t>
            </w:r>
          </w:p>
        </w:tc>
      </w:tr>
      <w:tr w14:paraId="4541C5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AB769CC">
            <w:pPr>
              <w:pStyle w:val="7"/>
              <w:bidi w:val="0"/>
              <w:rPr>
                <w:rFonts w:hint="default"/>
              </w:rPr>
            </w:pPr>
            <w:r>
              <w:rPr>
                <w:rFonts w:hint="default"/>
                <w:lang w:val="en-US" w:eastAsia="zh-CN"/>
              </w:rPr>
              <w:t>from</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9E1018E">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772A8A3">
            <w:pPr>
              <w:pStyle w:val="7"/>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242EEB5">
            <w:pPr>
              <w:pStyle w:val="7"/>
              <w:bidi w:val="0"/>
              <w:rPr>
                <w:rFonts w:hint="default"/>
              </w:rPr>
            </w:pPr>
            <w:r>
              <w:rPr>
                <w:rFonts w:hint="default"/>
                <w:lang w:val="en-US" w:eastAsia="zh-CN"/>
              </w:rPr>
              <w:t>转出子账户类型</w:t>
            </w:r>
            <w:r>
              <w:rPr>
                <w:rFonts w:hint="default"/>
                <w:lang w:val="en-US" w:eastAsia="zh-CN"/>
              </w:rPr>
              <w:br w:type="textWrapping"/>
            </w:r>
            <w:r>
              <w:rPr>
                <w:rFonts w:hint="default"/>
                <w:lang w:val="en-US" w:eastAsia="zh-CN"/>
              </w:rPr>
              <w:t>6：资金账户</w:t>
            </w:r>
            <w:r>
              <w:rPr>
                <w:rFonts w:hint="default"/>
                <w:lang w:val="en-US" w:eastAsia="zh-CN"/>
              </w:rPr>
              <w:br w:type="textWrapping"/>
            </w:r>
            <w:r>
              <w:rPr>
                <w:rFonts w:hint="default"/>
                <w:lang w:val="en-US" w:eastAsia="zh-CN"/>
              </w:rPr>
              <w:t>18：交易账户</w:t>
            </w:r>
          </w:p>
        </w:tc>
      </w:tr>
      <w:tr w14:paraId="023113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7F881830">
            <w:pPr>
              <w:pStyle w:val="7"/>
              <w:bidi w:val="0"/>
              <w:rPr>
                <w:rFonts w:hint="default"/>
              </w:rPr>
            </w:pPr>
            <w:r>
              <w:rPr>
                <w:rFonts w:hint="default"/>
                <w:lang w:val="en-US" w:eastAsia="zh-CN"/>
              </w:rPr>
              <w:t>to</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3C03F73">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B34A073">
            <w:pPr>
              <w:pStyle w:val="7"/>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A1D9863">
            <w:pPr>
              <w:pStyle w:val="7"/>
              <w:bidi w:val="0"/>
              <w:rPr>
                <w:rFonts w:hint="default"/>
              </w:rPr>
            </w:pPr>
            <w:r>
              <w:rPr>
                <w:rFonts w:hint="default"/>
                <w:lang w:val="en-US" w:eastAsia="zh-CN"/>
              </w:rPr>
              <w:t>转入子账户类型</w:t>
            </w:r>
            <w:r>
              <w:rPr>
                <w:rFonts w:hint="default"/>
                <w:lang w:val="en-US" w:eastAsia="zh-CN"/>
              </w:rPr>
              <w:br w:type="textWrapping"/>
            </w:r>
            <w:r>
              <w:rPr>
                <w:rFonts w:hint="default"/>
                <w:lang w:val="en-US" w:eastAsia="zh-CN"/>
              </w:rPr>
              <w:t>6：资金账户</w:t>
            </w:r>
            <w:r>
              <w:rPr>
                <w:rFonts w:hint="default"/>
                <w:lang w:val="en-US" w:eastAsia="zh-CN"/>
              </w:rPr>
              <w:br w:type="textWrapping"/>
            </w:r>
            <w:r>
              <w:rPr>
                <w:rFonts w:hint="default"/>
                <w:lang w:val="en-US" w:eastAsia="zh-CN"/>
              </w:rPr>
              <w:t>18：交易账户</w:t>
            </w:r>
          </w:p>
        </w:tc>
      </w:tr>
      <w:tr w14:paraId="044F39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558ADCD">
            <w:pPr>
              <w:pStyle w:val="7"/>
              <w:bidi w:val="0"/>
              <w:rPr>
                <w:rFonts w:hint="default"/>
              </w:rPr>
            </w:pPr>
            <w:r>
              <w:rPr>
                <w:rFonts w:hint="default"/>
                <w:lang w:val="en-US" w:eastAsia="zh-CN"/>
              </w:rPr>
              <w:t>fromSubAccount</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B8D6CB2">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0FECE3A">
            <w:pPr>
              <w:pStyle w:val="7"/>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C4EA8DD">
            <w:pPr>
              <w:pStyle w:val="7"/>
              <w:bidi w:val="0"/>
              <w:rPr>
                <w:rFonts w:hint="default"/>
              </w:rPr>
            </w:pPr>
            <w:r>
              <w:rPr>
                <w:rFonts w:hint="default"/>
                <w:lang w:val="en-US" w:eastAsia="zh-CN"/>
              </w:rPr>
              <w:t>转出子账户的子账户名称</w:t>
            </w:r>
          </w:p>
        </w:tc>
      </w:tr>
      <w:tr w14:paraId="778380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6D65381">
            <w:pPr>
              <w:pStyle w:val="7"/>
              <w:bidi w:val="0"/>
              <w:rPr>
                <w:rFonts w:hint="default"/>
              </w:rPr>
            </w:pPr>
            <w:r>
              <w:rPr>
                <w:rFonts w:hint="default"/>
                <w:lang w:val="en-US" w:eastAsia="zh-CN"/>
              </w:rPr>
              <w:t>toSubAccount</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20D6485">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1FF59CD8">
            <w:pPr>
              <w:pStyle w:val="7"/>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DA73AA9">
            <w:pPr>
              <w:pStyle w:val="7"/>
              <w:bidi w:val="0"/>
              <w:rPr>
                <w:rFonts w:hint="default"/>
              </w:rPr>
            </w:pPr>
            <w:r>
              <w:rPr>
                <w:rFonts w:hint="default"/>
                <w:lang w:val="en-US" w:eastAsia="zh-CN"/>
              </w:rPr>
              <w:t>转入子账户的子账户名称</w:t>
            </w:r>
          </w:p>
        </w:tc>
      </w:tr>
      <w:tr w14:paraId="25C4FC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508C7078">
            <w:pPr>
              <w:pStyle w:val="7"/>
              <w:bidi w:val="0"/>
              <w:rPr>
                <w:rFonts w:hint="default"/>
              </w:rPr>
            </w:pPr>
            <w:r>
              <w:rPr>
                <w:rFonts w:hint="default"/>
                <w:lang w:val="en-US" w:eastAsia="zh-CN"/>
              </w:rPr>
              <w:t>loanTrans</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021B33A">
            <w:pPr>
              <w:pStyle w:val="7"/>
              <w:bidi w:val="0"/>
              <w:rPr>
                <w:rFonts w:hint="default"/>
              </w:rPr>
            </w:pPr>
            <w:r>
              <w:rPr>
                <w:rFonts w:hint="default"/>
                <w:lang w:val="en-US" w:eastAsia="zh-CN"/>
              </w:rPr>
              <w:t>Boolean</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9694BDE">
            <w:pPr>
              <w:pStyle w:val="7"/>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3F7342A">
            <w:pPr>
              <w:pStyle w:val="7"/>
              <w:bidi w:val="0"/>
              <w:rPr>
                <w:rFonts w:hint="default"/>
              </w:rPr>
            </w:pPr>
            <w:r>
              <w:rPr>
                <w:rFonts w:hint="default"/>
                <w:lang w:val="en-US" w:eastAsia="zh-CN"/>
              </w:rPr>
              <w:t>是否支持跨币种保证金模式或组合保证金模式下的借币转入/转出</w:t>
            </w:r>
            <w:r>
              <w:rPr>
                <w:rFonts w:hint="default"/>
                <w:lang w:val="en-US" w:eastAsia="zh-CN"/>
              </w:rPr>
              <w:br w:type="textWrapping"/>
            </w:r>
            <w:r>
              <w:rPr>
                <w:rFonts w:hint="default"/>
                <w:lang w:val="en-US" w:eastAsia="zh-CN"/>
              </w:rPr>
              <w:t>默认false</w:t>
            </w:r>
          </w:p>
        </w:tc>
      </w:tr>
      <w:tr w14:paraId="056C4828">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448F56C5">
            <w:pPr>
              <w:pStyle w:val="7"/>
              <w:bidi w:val="0"/>
              <w:rPr>
                <w:rFonts w:hint="default"/>
              </w:rPr>
            </w:pPr>
            <w:r>
              <w:rPr>
                <w:rFonts w:hint="default"/>
                <w:lang w:val="en-US" w:eastAsia="zh-CN"/>
              </w:rPr>
              <w:t>omitPosRisk</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B228336">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27376D4">
            <w:pPr>
              <w:pStyle w:val="7"/>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32E8A647">
            <w:pPr>
              <w:pStyle w:val="7"/>
              <w:bidi w:val="0"/>
              <w:rPr>
                <w:rFonts w:hint="default"/>
              </w:rPr>
            </w:pPr>
            <w:r>
              <w:rPr>
                <w:rFonts w:hint="default"/>
                <w:lang w:val="en-US" w:eastAsia="zh-CN"/>
              </w:rPr>
              <w:t>是否忽略仓位风险</w:t>
            </w:r>
            <w:r>
              <w:rPr>
                <w:rFonts w:hint="default"/>
                <w:lang w:val="en-US" w:eastAsia="zh-CN"/>
              </w:rPr>
              <w:br w:type="textWrapping"/>
            </w:r>
            <w:r>
              <w:rPr>
                <w:rFonts w:hint="default"/>
                <w:lang w:val="en-US" w:eastAsia="zh-CN"/>
              </w:rPr>
              <w:t>默认为false</w:t>
            </w:r>
            <w:r>
              <w:rPr>
                <w:rFonts w:hint="default"/>
                <w:lang w:val="en-US" w:eastAsia="zh-CN"/>
              </w:rPr>
              <w:br w:type="textWrapping"/>
            </w:r>
            <w:r>
              <w:rPr>
                <w:rFonts w:hint="default"/>
                <w:lang w:val="en-US" w:eastAsia="zh-CN"/>
              </w:rPr>
              <w:t>仅适用于组合保证金模式</w:t>
            </w:r>
          </w:p>
        </w:tc>
      </w:tr>
    </w:tbl>
    <w:p w14:paraId="2A836BBF">
      <w:pPr>
        <w:pStyle w:val="7"/>
        <w:bidi w:val="0"/>
      </w:pPr>
      <w:r>
        <w:rPr>
          <w:rFonts w:hint="default"/>
        </w:rPr>
        <w:t>返回结果</w:t>
      </w:r>
    </w:p>
    <w:p w14:paraId="430AD325">
      <w:pPr>
        <w:pStyle w:val="7"/>
        <w:bidi w:val="0"/>
        <w:rPr>
          <w:rFonts w:hint="default"/>
        </w:rPr>
      </w:pPr>
      <w:r>
        <w:rPr>
          <w:rFonts w:hint="default"/>
        </w:rPr>
        <w:t>{</w:t>
      </w:r>
    </w:p>
    <w:p w14:paraId="763C335C">
      <w:pPr>
        <w:pStyle w:val="7"/>
        <w:bidi w:val="0"/>
        <w:rPr>
          <w:rFonts w:hint="default"/>
        </w:rPr>
      </w:pPr>
      <w:r>
        <w:rPr>
          <w:rFonts w:hint="default"/>
        </w:rPr>
        <w:t xml:space="preserve">    "code":"0",</w:t>
      </w:r>
    </w:p>
    <w:p w14:paraId="03C77C03">
      <w:pPr>
        <w:pStyle w:val="7"/>
        <w:bidi w:val="0"/>
        <w:rPr>
          <w:rFonts w:hint="default"/>
        </w:rPr>
      </w:pPr>
      <w:r>
        <w:rPr>
          <w:rFonts w:hint="default"/>
        </w:rPr>
        <w:t xml:space="preserve">    "msg":"",</w:t>
      </w:r>
    </w:p>
    <w:p w14:paraId="7A38C425">
      <w:pPr>
        <w:pStyle w:val="7"/>
        <w:bidi w:val="0"/>
        <w:rPr>
          <w:rFonts w:hint="default"/>
        </w:rPr>
      </w:pPr>
      <w:r>
        <w:rPr>
          <w:rFonts w:hint="default"/>
        </w:rPr>
        <w:t xml:space="preserve">    "data":[</w:t>
      </w:r>
    </w:p>
    <w:p w14:paraId="3246223C">
      <w:pPr>
        <w:pStyle w:val="7"/>
        <w:bidi w:val="0"/>
        <w:rPr>
          <w:rFonts w:hint="default"/>
        </w:rPr>
      </w:pPr>
      <w:r>
        <w:rPr>
          <w:rFonts w:hint="default"/>
        </w:rPr>
        <w:t xml:space="preserve">        {</w:t>
      </w:r>
    </w:p>
    <w:p w14:paraId="6AF0FE2D">
      <w:pPr>
        <w:pStyle w:val="7"/>
        <w:bidi w:val="0"/>
        <w:rPr>
          <w:rFonts w:hint="default"/>
        </w:rPr>
      </w:pPr>
      <w:r>
        <w:rPr>
          <w:rFonts w:hint="default"/>
        </w:rPr>
        <w:t xml:space="preserve">            "transId":"12345",</w:t>
      </w:r>
    </w:p>
    <w:p w14:paraId="0E06A255">
      <w:pPr>
        <w:pStyle w:val="7"/>
        <w:bidi w:val="0"/>
        <w:rPr>
          <w:rFonts w:hint="default"/>
        </w:rPr>
      </w:pPr>
      <w:r>
        <w:rPr>
          <w:rFonts w:hint="default"/>
        </w:rPr>
        <w:t xml:space="preserve">        }</w:t>
      </w:r>
    </w:p>
    <w:p w14:paraId="63BB9BAC">
      <w:pPr>
        <w:pStyle w:val="7"/>
        <w:bidi w:val="0"/>
        <w:rPr>
          <w:rFonts w:hint="default"/>
        </w:rPr>
      </w:pPr>
      <w:r>
        <w:rPr>
          <w:rFonts w:hint="default"/>
        </w:rPr>
        <w:t xml:space="preserve">    ]}</w:t>
      </w:r>
    </w:p>
    <w:p w14:paraId="7FF635E0">
      <w:pPr>
        <w:pStyle w:val="7"/>
        <w:bidi w:val="0"/>
        <w:rPr>
          <w:rFonts w:hint="default"/>
        </w:rPr>
      </w:pPr>
      <w:r>
        <w:rPr>
          <w:rFonts w:hint="default"/>
        </w:rPr>
        <w:t>返回参数</w:t>
      </w:r>
    </w:p>
    <w:tbl>
      <w:tblPr>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960"/>
        <w:gridCol w:w="809"/>
        <w:gridCol w:w="989"/>
      </w:tblGrid>
      <w:tr w14:paraId="44B036D9">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4E36688C">
            <w:pPr>
              <w:pStyle w:val="7"/>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17C8025F">
            <w:pPr>
              <w:pStyle w:val="7"/>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7C61B6A3">
            <w:pPr>
              <w:pStyle w:val="7"/>
              <w:bidi w:val="0"/>
              <w:rPr>
                <w:rFonts w:hint="default"/>
              </w:rPr>
            </w:pPr>
            <w:r>
              <w:rPr>
                <w:rFonts w:hint="default"/>
                <w:lang w:val="en-US" w:eastAsia="zh-CN"/>
              </w:rPr>
              <w:t>描述</w:t>
            </w:r>
          </w:p>
        </w:tc>
      </w:tr>
      <w:tr w14:paraId="0CC0C4EF">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CB390D9">
            <w:pPr>
              <w:pStyle w:val="7"/>
              <w:bidi w:val="0"/>
              <w:rPr>
                <w:rFonts w:hint="default"/>
              </w:rPr>
            </w:pPr>
            <w:r>
              <w:rPr>
                <w:rFonts w:hint="default"/>
                <w:lang w:val="en-US" w:eastAsia="zh-CN"/>
              </w:rPr>
              <w:t>transId</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B106F75">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CC7DF8D">
            <w:pPr>
              <w:pStyle w:val="7"/>
              <w:bidi w:val="0"/>
              <w:rPr>
                <w:rFonts w:hint="default"/>
              </w:rPr>
            </w:pPr>
            <w:r>
              <w:rPr>
                <w:rFonts w:hint="default"/>
                <w:lang w:val="en-US" w:eastAsia="zh-CN"/>
              </w:rPr>
              <w:t>划转ID</w:t>
            </w:r>
          </w:p>
        </w:tc>
      </w:tr>
    </w:tbl>
    <w:p w14:paraId="5B8766C5">
      <w:pPr>
        <w:pStyle w:val="7"/>
        <w:bidi w:val="0"/>
        <w:rPr>
          <w:rFonts w:hint="default"/>
        </w:rPr>
      </w:pPr>
      <w:r>
        <w:rPr>
          <w:rFonts w:hint="default"/>
        </w:rPr>
        <w:t>设置子账户主动转出权限</w:t>
      </w:r>
    </w:p>
    <w:p w14:paraId="19C1E41F">
      <w:pPr>
        <w:pStyle w:val="7"/>
        <w:bidi w:val="0"/>
        <w:rPr>
          <w:rFonts w:hint="default"/>
        </w:rPr>
      </w:pPr>
      <w:r>
        <w:rPr>
          <w:rFonts w:hint="default"/>
        </w:rPr>
        <w:t>设置子账户转出权限（仅适用于母账户），默认可转出至母账户。</w:t>
      </w:r>
    </w:p>
    <w:p w14:paraId="6B486265">
      <w:pPr>
        <w:pStyle w:val="7"/>
        <w:bidi w:val="0"/>
        <w:rPr>
          <w:rFonts w:hint="default"/>
        </w:rPr>
      </w:pPr>
      <w:r>
        <w:rPr>
          <w:rFonts w:hint="default"/>
        </w:rPr>
        <w:t>限速：1次/s</w:t>
      </w:r>
    </w:p>
    <w:p w14:paraId="13B4CB51">
      <w:pPr>
        <w:pStyle w:val="7"/>
        <w:bidi w:val="0"/>
        <w:rPr>
          <w:rFonts w:hint="default"/>
        </w:rPr>
      </w:pPr>
      <w:r>
        <w:rPr>
          <w:rFonts w:hint="default"/>
        </w:rPr>
        <w:t>限速规则：User ID</w:t>
      </w:r>
    </w:p>
    <w:p w14:paraId="4605ACA8">
      <w:pPr>
        <w:pStyle w:val="7"/>
        <w:bidi w:val="0"/>
        <w:rPr>
          <w:rFonts w:hint="default"/>
        </w:rPr>
      </w:pPr>
      <w:r>
        <w:rPr>
          <w:rFonts w:hint="default"/>
        </w:rPr>
        <w:t>权限：交易</w:t>
      </w:r>
    </w:p>
    <w:p w14:paraId="3B829BF5">
      <w:pPr>
        <w:pStyle w:val="7"/>
        <w:bidi w:val="0"/>
        <w:rPr>
          <w:rFonts w:hint="default"/>
        </w:rPr>
      </w:pPr>
      <w:r>
        <w:rPr>
          <w:rFonts w:hint="default"/>
        </w:rPr>
        <w:t>HTTP请求</w:t>
      </w:r>
    </w:p>
    <w:p w14:paraId="66C5090E">
      <w:pPr>
        <w:pStyle w:val="7"/>
        <w:bidi w:val="0"/>
        <w:rPr>
          <w:rFonts w:hint="default"/>
        </w:rPr>
      </w:pPr>
      <w:r>
        <w:rPr>
          <w:rFonts w:hint="default"/>
        </w:rPr>
        <w:t>POST /api/v5/users/subaccount/set-transfer-out</w:t>
      </w:r>
    </w:p>
    <w:p w14:paraId="03E79DFA">
      <w:pPr>
        <w:pStyle w:val="7"/>
        <w:bidi w:val="0"/>
      </w:pPr>
      <w:r>
        <w:rPr>
          <w:rFonts w:hint="default"/>
        </w:rPr>
        <w:t>请求示例</w:t>
      </w:r>
    </w:p>
    <w:p w14:paraId="04998530">
      <w:pPr>
        <w:pStyle w:val="7"/>
        <w:bidi w:val="0"/>
        <w:rPr>
          <w:rFonts w:hint="default"/>
        </w:rPr>
      </w:pPr>
      <w:r>
        <w:rPr>
          <w:rFonts w:hint="default"/>
        </w:rPr>
        <w:t>import okx.SubAccount as SubAccount</w:t>
      </w:r>
    </w:p>
    <w:p w14:paraId="374E017E">
      <w:pPr>
        <w:pStyle w:val="7"/>
        <w:bidi w:val="0"/>
        <w:rPr>
          <w:rFonts w:hint="default"/>
        </w:rPr>
      </w:pPr>
      <w:r>
        <w:rPr>
          <w:rFonts w:hint="default"/>
        </w:rPr>
        <w:t># API 初始化apikey = "YOUR_API_KEY"secretkey = "YOUR_SECRET_KEY"passphrase = "YOUR_PASSPHRASE"</w:t>
      </w:r>
    </w:p>
    <w:p w14:paraId="574F070D">
      <w:pPr>
        <w:pStyle w:val="7"/>
        <w:bidi w:val="0"/>
        <w:rPr>
          <w:rFonts w:hint="default"/>
        </w:rPr>
      </w:pPr>
      <w:r>
        <w:rPr>
          <w:rFonts w:hint="default"/>
        </w:rPr>
        <w:t>flag = "1"  # 实盘:0 , 模拟盘：1subAccountAPI = SubAccount.SubAccountAPI(apikey, secretkey, passphrase, False, flag)</w:t>
      </w:r>
    </w:p>
    <w:p w14:paraId="2C9F0890">
      <w:pPr>
        <w:pStyle w:val="7"/>
        <w:bidi w:val="0"/>
        <w:rPr>
          <w:rFonts w:hint="default"/>
        </w:rPr>
      </w:pPr>
      <w:r>
        <w:rPr>
          <w:rFonts w:hint="default"/>
        </w:rPr>
        <w:t># 设置子账户主动转出权限result = subAccountAPI.set_permission_transfer_out(</w:t>
      </w:r>
    </w:p>
    <w:p w14:paraId="2339D33A">
      <w:pPr>
        <w:pStyle w:val="7"/>
        <w:bidi w:val="0"/>
        <w:rPr>
          <w:rFonts w:hint="default"/>
        </w:rPr>
      </w:pPr>
      <w:r>
        <w:rPr>
          <w:rFonts w:hint="default"/>
        </w:rPr>
        <w:t xml:space="preserve">    subAcct="hahawang1",</w:t>
      </w:r>
    </w:p>
    <w:p w14:paraId="16038D19">
      <w:pPr>
        <w:pStyle w:val="7"/>
        <w:bidi w:val="0"/>
        <w:rPr>
          <w:rFonts w:hint="default"/>
        </w:rPr>
      </w:pPr>
      <w:r>
        <w:rPr>
          <w:rFonts w:hint="default"/>
        </w:rPr>
        <w:t xml:space="preserve">    canTransOut=False)print(result)</w:t>
      </w:r>
    </w:p>
    <w:p w14:paraId="55B063ED">
      <w:pPr>
        <w:pStyle w:val="7"/>
        <w:bidi w:val="0"/>
        <w:rPr>
          <w:rFonts w:hint="default"/>
        </w:rPr>
      </w:pPr>
      <w:r>
        <w:rPr>
          <w:rFonts w:hint="default"/>
        </w:rPr>
        <w:t>请求参数</w:t>
      </w:r>
    </w:p>
    <w:tbl>
      <w:tblPr>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1484"/>
        <w:gridCol w:w="1040"/>
        <w:gridCol w:w="890"/>
        <w:gridCol w:w="5132"/>
      </w:tblGrid>
      <w:tr w14:paraId="630381AE">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07DD8C7C">
            <w:pPr>
              <w:pStyle w:val="7"/>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0F950923">
            <w:pPr>
              <w:pStyle w:val="7"/>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59CDE2EA">
            <w:pPr>
              <w:pStyle w:val="7"/>
              <w:bidi w:val="0"/>
              <w:rPr>
                <w:rFonts w:hint="default"/>
              </w:rPr>
            </w:pPr>
            <w:r>
              <w:rPr>
                <w:rFonts w:hint="default"/>
                <w:lang w:val="en-US" w:eastAsia="zh-CN"/>
              </w:rPr>
              <w:t>是否必须</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38A58F8A">
            <w:pPr>
              <w:pStyle w:val="7"/>
              <w:bidi w:val="0"/>
              <w:rPr>
                <w:rFonts w:hint="default"/>
              </w:rPr>
            </w:pPr>
            <w:r>
              <w:rPr>
                <w:rFonts w:hint="default"/>
                <w:lang w:val="en-US" w:eastAsia="zh-CN"/>
              </w:rPr>
              <w:t>描述</w:t>
            </w:r>
          </w:p>
        </w:tc>
      </w:tr>
      <w:tr w14:paraId="081E1E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11FCA2AE">
            <w:pPr>
              <w:pStyle w:val="7"/>
              <w:bidi w:val="0"/>
              <w:rPr>
                <w:rFonts w:hint="default"/>
              </w:rPr>
            </w:pPr>
            <w:r>
              <w:rPr>
                <w:rFonts w:hint="default"/>
                <w:lang w:val="en-US" w:eastAsia="zh-CN"/>
              </w:rPr>
              <w:t>subAcct</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5C91F2D8">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677DB6F7">
            <w:pPr>
              <w:pStyle w:val="7"/>
              <w:bidi w:val="0"/>
              <w:rPr>
                <w:rFonts w:hint="default"/>
              </w:rPr>
            </w:pPr>
            <w:r>
              <w:rPr>
                <w:rFonts w:hint="default"/>
                <w:lang w:val="en-US" w:eastAsia="zh-CN"/>
              </w:rPr>
              <w:t>是</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1B1EF065">
            <w:pPr>
              <w:pStyle w:val="7"/>
              <w:bidi w:val="0"/>
              <w:rPr>
                <w:rFonts w:hint="default"/>
              </w:rPr>
            </w:pPr>
            <w:r>
              <w:rPr>
                <w:rFonts w:hint="default"/>
                <w:lang w:val="en-US" w:eastAsia="zh-CN"/>
              </w:rPr>
              <w:t>子账户名称，支持设置多个（不超过20个），子账户名称之间半角逗号分隔</w:t>
            </w:r>
          </w:p>
        </w:tc>
      </w:tr>
      <w:tr w14:paraId="0A9BA970">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2C9B9C30">
            <w:pPr>
              <w:pStyle w:val="7"/>
              <w:bidi w:val="0"/>
              <w:rPr>
                <w:rFonts w:hint="default"/>
              </w:rPr>
            </w:pPr>
            <w:r>
              <w:rPr>
                <w:rFonts w:hint="default"/>
                <w:lang w:val="en-US" w:eastAsia="zh-CN"/>
              </w:rPr>
              <w:t>canTransOut</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03009C33">
            <w:pPr>
              <w:pStyle w:val="7"/>
              <w:bidi w:val="0"/>
              <w:rPr>
                <w:rFonts w:hint="default"/>
              </w:rPr>
            </w:pPr>
            <w:r>
              <w:rPr>
                <w:rFonts w:hint="default"/>
                <w:lang w:val="en-US" w:eastAsia="zh-CN"/>
              </w:rPr>
              <w:t>Boolean</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74043D7B">
            <w:pPr>
              <w:pStyle w:val="7"/>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2C857618">
            <w:pPr>
              <w:pStyle w:val="7"/>
              <w:bidi w:val="0"/>
              <w:rPr>
                <w:rFonts w:hint="default"/>
              </w:rPr>
            </w:pPr>
            <w:r>
              <w:rPr>
                <w:rFonts w:hint="default"/>
                <w:lang w:val="en-US" w:eastAsia="zh-CN"/>
              </w:rPr>
              <w:t>是否可以主动转出，默认为true</w:t>
            </w:r>
            <w:r>
              <w:rPr>
                <w:rFonts w:hint="default"/>
                <w:lang w:val="en-US" w:eastAsia="zh-CN"/>
              </w:rPr>
              <w:br w:type="textWrapping"/>
            </w:r>
            <w:r>
              <w:rPr>
                <w:rFonts w:hint="default"/>
                <w:lang w:val="en-US" w:eastAsia="zh-CN"/>
              </w:rPr>
              <w:t>false：不可转出</w:t>
            </w:r>
            <w:r>
              <w:rPr>
                <w:rFonts w:hint="default"/>
                <w:lang w:val="en-US" w:eastAsia="zh-CN"/>
              </w:rPr>
              <w:br w:type="textWrapping"/>
            </w:r>
            <w:r>
              <w:rPr>
                <w:rFonts w:hint="default"/>
                <w:lang w:val="en-US" w:eastAsia="zh-CN"/>
              </w:rPr>
              <w:t>true：可以转出</w:t>
            </w:r>
          </w:p>
        </w:tc>
      </w:tr>
    </w:tbl>
    <w:p w14:paraId="2EE5385A">
      <w:pPr>
        <w:pStyle w:val="7"/>
        <w:bidi w:val="0"/>
      </w:pPr>
      <w:r>
        <w:rPr>
          <w:rFonts w:hint="default"/>
        </w:rPr>
        <w:t>返回结果</w:t>
      </w:r>
    </w:p>
    <w:p w14:paraId="13F32AC6">
      <w:pPr>
        <w:pStyle w:val="7"/>
        <w:bidi w:val="0"/>
        <w:rPr>
          <w:rFonts w:hint="default"/>
        </w:rPr>
      </w:pPr>
      <w:r>
        <w:rPr>
          <w:rFonts w:hint="default"/>
        </w:rPr>
        <w:t>{</w:t>
      </w:r>
    </w:p>
    <w:p w14:paraId="75D0FB4B">
      <w:pPr>
        <w:pStyle w:val="7"/>
        <w:bidi w:val="0"/>
        <w:rPr>
          <w:rFonts w:hint="default"/>
        </w:rPr>
      </w:pPr>
      <w:r>
        <w:rPr>
          <w:rFonts w:hint="default"/>
        </w:rPr>
        <w:t xml:space="preserve">    "code": "0",</w:t>
      </w:r>
    </w:p>
    <w:p w14:paraId="645BBBA2">
      <w:pPr>
        <w:pStyle w:val="7"/>
        <w:bidi w:val="0"/>
        <w:rPr>
          <w:rFonts w:hint="default"/>
        </w:rPr>
      </w:pPr>
      <w:r>
        <w:rPr>
          <w:rFonts w:hint="default"/>
        </w:rPr>
        <w:t xml:space="preserve">    "msg": "",</w:t>
      </w:r>
    </w:p>
    <w:p w14:paraId="76F8D0B8">
      <w:pPr>
        <w:pStyle w:val="7"/>
        <w:bidi w:val="0"/>
        <w:rPr>
          <w:rFonts w:hint="default"/>
        </w:rPr>
      </w:pPr>
      <w:r>
        <w:rPr>
          <w:rFonts w:hint="default"/>
        </w:rPr>
        <w:t xml:space="preserve">    "data": [</w:t>
      </w:r>
    </w:p>
    <w:p w14:paraId="1C3C99D8">
      <w:pPr>
        <w:pStyle w:val="7"/>
        <w:bidi w:val="0"/>
        <w:rPr>
          <w:rFonts w:hint="default"/>
        </w:rPr>
      </w:pPr>
      <w:r>
        <w:rPr>
          <w:rFonts w:hint="default"/>
        </w:rPr>
        <w:t xml:space="preserve">        {</w:t>
      </w:r>
    </w:p>
    <w:p w14:paraId="0F116123">
      <w:pPr>
        <w:pStyle w:val="7"/>
        <w:bidi w:val="0"/>
        <w:rPr>
          <w:rFonts w:hint="default"/>
        </w:rPr>
      </w:pPr>
      <w:r>
        <w:rPr>
          <w:rFonts w:hint="default"/>
        </w:rPr>
        <w:t xml:space="preserve">            "subAcct": "Test001",</w:t>
      </w:r>
    </w:p>
    <w:p w14:paraId="70E7780D">
      <w:pPr>
        <w:pStyle w:val="7"/>
        <w:bidi w:val="0"/>
        <w:rPr>
          <w:rFonts w:hint="default"/>
        </w:rPr>
      </w:pPr>
      <w:r>
        <w:rPr>
          <w:rFonts w:hint="default"/>
        </w:rPr>
        <w:t xml:space="preserve">            "canTransOut": true</w:t>
      </w:r>
    </w:p>
    <w:p w14:paraId="1C45EDE2">
      <w:pPr>
        <w:pStyle w:val="7"/>
        <w:bidi w:val="0"/>
        <w:rPr>
          <w:rFonts w:hint="default"/>
        </w:rPr>
      </w:pPr>
      <w:r>
        <w:rPr>
          <w:rFonts w:hint="default"/>
        </w:rPr>
        <w:t xml:space="preserve">        },</w:t>
      </w:r>
    </w:p>
    <w:p w14:paraId="069CED19">
      <w:pPr>
        <w:pStyle w:val="7"/>
        <w:bidi w:val="0"/>
        <w:rPr>
          <w:rFonts w:hint="default"/>
        </w:rPr>
      </w:pPr>
      <w:r>
        <w:rPr>
          <w:rFonts w:hint="default"/>
        </w:rPr>
        <w:t xml:space="preserve">        {</w:t>
      </w:r>
    </w:p>
    <w:p w14:paraId="712CFFD2">
      <w:pPr>
        <w:pStyle w:val="7"/>
        <w:bidi w:val="0"/>
        <w:rPr>
          <w:rFonts w:hint="default"/>
        </w:rPr>
      </w:pPr>
      <w:r>
        <w:rPr>
          <w:rFonts w:hint="default"/>
        </w:rPr>
        <w:t xml:space="preserve">            "subAcct": "Test002",</w:t>
      </w:r>
    </w:p>
    <w:p w14:paraId="795A56B6">
      <w:pPr>
        <w:pStyle w:val="7"/>
        <w:bidi w:val="0"/>
        <w:rPr>
          <w:rFonts w:hint="default"/>
        </w:rPr>
      </w:pPr>
      <w:r>
        <w:rPr>
          <w:rFonts w:hint="default"/>
        </w:rPr>
        <w:t xml:space="preserve">            "canTransOut": true</w:t>
      </w:r>
    </w:p>
    <w:p w14:paraId="01CC66A8">
      <w:pPr>
        <w:pStyle w:val="7"/>
        <w:bidi w:val="0"/>
        <w:rPr>
          <w:rFonts w:hint="default"/>
        </w:rPr>
      </w:pPr>
      <w:r>
        <w:rPr>
          <w:rFonts w:hint="default"/>
        </w:rPr>
        <w:t xml:space="preserve">        }</w:t>
      </w:r>
    </w:p>
    <w:p w14:paraId="32EA8695">
      <w:pPr>
        <w:pStyle w:val="7"/>
        <w:bidi w:val="0"/>
        <w:rPr>
          <w:rFonts w:hint="default"/>
        </w:rPr>
      </w:pPr>
      <w:r>
        <w:rPr>
          <w:rFonts w:hint="default"/>
        </w:rPr>
        <w:t xml:space="preserve">    ]}</w:t>
      </w:r>
    </w:p>
    <w:p w14:paraId="023A7E62">
      <w:pPr>
        <w:pStyle w:val="7"/>
        <w:bidi w:val="0"/>
        <w:rPr>
          <w:rFonts w:hint="default"/>
        </w:rPr>
      </w:pPr>
    </w:p>
    <w:p w14:paraId="7F4B6332">
      <w:pPr>
        <w:pStyle w:val="7"/>
        <w:bidi w:val="0"/>
        <w:rPr>
          <w:rFonts w:hint="default"/>
        </w:rPr>
      </w:pPr>
      <w:r>
        <w:rPr>
          <w:rFonts w:hint="default"/>
        </w:rPr>
        <w:t>返回参数</w:t>
      </w:r>
    </w:p>
    <w:tbl>
      <w:tblPr>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1484"/>
        <w:gridCol w:w="1040"/>
        <w:gridCol w:w="2160"/>
      </w:tblGrid>
      <w:tr w14:paraId="4357FFC3">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0AC96075">
            <w:pPr>
              <w:pStyle w:val="7"/>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1D0EFB5E">
            <w:pPr>
              <w:pStyle w:val="7"/>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03EE556A">
            <w:pPr>
              <w:pStyle w:val="7"/>
              <w:bidi w:val="0"/>
              <w:rPr>
                <w:rFonts w:hint="default"/>
              </w:rPr>
            </w:pPr>
            <w:r>
              <w:rPr>
                <w:rFonts w:hint="default"/>
                <w:lang w:val="en-US" w:eastAsia="zh-CN"/>
              </w:rPr>
              <w:t>描述</w:t>
            </w:r>
          </w:p>
        </w:tc>
      </w:tr>
      <w:tr w14:paraId="61861A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49B7B200">
            <w:pPr>
              <w:pStyle w:val="7"/>
              <w:bidi w:val="0"/>
              <w:rPr>
                <w:rFonts w:hint="default"/>
              </w:rPr>
            </w:pPr>
            <w:r>
              <w:rPr>
                <w:rFonts w:hint="default"/>
                <w:lang w:val="en-US" w:eastAsia="zh-CN"/>
              </w:rPr>
              <w:t>subAcct</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EA0A768">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12739EF">
            <w:pPr>
              <w:pStyle w:val="7"/>
              <w:bidi w:val="0"/>
              <w:rPr>
                <w:rFonts w:hint="default"/>
              </w:rPr>
            </w:pPr>
            <w:r>
              <w:rPr>
                <w:rFonts w:hint="default"/>
                <w:lang w:val="en-US" w:eastAsia="zh-CN"/>
              </w:rPr>
              <w:t>子账户名称</w:t>
            </w:r>
          </w:p>
        </w:tc>
      </w:tr>
      <w:tr w14:paraId="1BA4601C">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BFCFD"/>
            <w:noWrap/>
            <w:tcMar>
              <w:top w:w="120" w:type="dxa"/>
              <w:left w:w="120" w:type="dxa"/>
              <w:bottom w:w="120" w:type="dxa"/>
              <w:right w:w="120" w:type="dxa"/>
            </w:tcMar>
            <w:vAlign w:val="center"/>
          </w:tcPr>
          <w:p w14:paraId="085C4EFC">
            <w:pPr>
              <w:pStyle w:val="7"/>
              <w:bidi w:val="0"/>
              <w:rPr>
                <w:rFonts w:hint="default"/>
              </w:rPr>
            </w:pPr>
            <w:r>
              <w:rPr>
                <w:rFonts w:hint="default"/>
                <w:lang w:val="en-US" w:eastAsia="zh-CN"/>
              </w:rPr>
              <w:t>canTransOut</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6D5D05F2">
            <w:pPr>
              <w:pStyle w:val="7"/>
              <w:bidi w:val="0"/>
              <w:rPr>
                <w:rFonts w:hint="default"/>
              </w:rPr>
            </w:pPr>
            <w:r>
              <w:rPr>
                <w:rFonts w:hint="default"/>
                <w:lang w:val="en-US" w:eastAsia="zh-CN"/>
              </w:rPr>
              <w:t>Boolean</w:t>
            </w:r>
          </w:p>
        </w:tc>
        <w:tc>
          <w:tcPr>
            <w:tcW w:w="0" w:type="auto"/>
            <w:tcBorders>
              <w:top w:val="single" w:color="D8DCE5" w:sz="4" w:space="0"/>
              <w:left w:val="single" w:color="D8DCE5" w:sz="4" w:space="0"/>
              <w:bottom w:val="single" w:color="D8DCE5" w:sz="4" w:space="0"/>
              <w:right w:val="single" w:color="D8DCE5" w:sz="4" w:space="0"/>
            </w:tcBorders>
            <w:shd w:val="clear" w:color="auto" w:fill="FBFCFD"/>
            <w:tcMar>
              <w:top w:w="120" w:type="dxa"/>
              <w:left w:w="120" w:type="dxa"/>
              <w:bottom w:w="120" w:type="dxa"/>
              <w:right w:w="120" w:type="dxa"/>
            </w:tcMar>
            <w:vAlign w:val="center"/>
          </w:tcPr>
          <w:p w14:paraId="59D85478">
            <w:pPr>
              <w:pStyle w:val="7"/>
              <w:bidi w:val="0"/>
              <w:rPr>
                <w:rFonts w:hint="default"/>
              </w:rPr>
            </w:pPr>
            <w:r>
              <w:rPr>
                <w:rFonts w:hint="default"/>
                <w:lang w:val="en-US" w:eastAsia="zh-CN"/>
              </w:rPr>
              <w:t>是否可以主动转出</w:t>
            </w:r>
            <w:r>
              <w:rPr>
                <w:rFonts w:hint="default"/>
                <w:lang w:val="en-US" w:eastAsia="zh-CN"/>
              </w:rPr>
              <w:br w:type="textWrapping"/>
            </w:r>
            <w:r>
              <w:rPr>
                <w:rFonts w:hint="default"/>
                <w:lang w:val="en-US" w:eastAsia="zh-CN"/>
              </w:rPr>
              <w:t>false：不可转出</w:t>
            </w:r>
            <w:r>
              <w:rPr>
                <w:rFonts w:hint="default"/>
                <w:lang w:val="en-US" w:eastAsia="zh-CN"/>
              </w:rPr>
              <w:br w:type="textWrapping"/>
            </w:r>
            <w:r>
              <w:rPr>
                <w:rFonts w:hint="default"/>
                <w:lang w:val="en-US" w:eastAsia="zh-CN"/>
              </w:rPr>
              <w:t>true：可以转出</w:t>
            </w:r>
          </w:p>
        </w:tc>
      </w:tr>
    </w:tbl>
    <w:p w14:paraId="76D8156F">
      <w:pPr>
        <w:pStyle w:val="7"/>
        <w:bidi w:val="0"/>
        <w:rPr>
          <w:rFonts w:hint="default"/>
        </w:rPr>
      </w:pPr>
      <w:r>
        <w:rPr>
          <w:rFonts w:hint="default"/>
        </w:rPr>
        <w:t>查看被托管的子账户列表</w:t>
      </w:r>
    </w:p>
    <w:p w14:paraId="40F090BC">
      <w:pPr>
        <w:pStyle w:val="7"/>
        <w:bidi w:val="0"/>
        <w:rPr>
          <w:rFonts w:hint="default"/>
        </w:rPr>
      </w:pPr>
      <w:r>
        <w:rPr>
          <w:rFonts w:hint="default"/>
        </w:rPr>
        <w:t>交易团队使用该接口查看当前托管中的子账户列表</w:t>
      </w:r>
    </w:p>
    <w:p w14:paraId="739C1EAB">
      <w:pPr>
        <w:pStyle w:val="7"/>
        <w:bidi w:val="0"/>
        <w:rPr>
          <w:rFonts w:hint="default"/>
        </w:rPr>
      </w:pPr>
      <w:r>
        <w:rPr>
          <w:rFonts w:hint="default"/>
        </w:rPr>
        <w:t>限速：1次/s</w:t>
      </w:r>
    </w:p>
    <w:p w14:paraId="1D9A4623">
      <w:pPr>
        <w:pStyle w:val="7"/>
        <w:bidi w:val="0"/>
        <w:rPr>
          <w:rFonts w:hint="default"/>
        </w:rPr>
      </w:pPr>
      <w:r>
        <w:rPr>
          <w:rFonts w:hint="default"/>
        </w:rPr>
        <w:t>限速规则：User ID</w:t>
      </w:r>
    </w:p>
    <w:p w14:paraId="413E64FC">
      <w:pPr>
        <w:pStyle w:val="7"/>
        <w:bidi w:val="0"/>
        <w:rPr>
          <w:rFonts w:hint="default"/>
        </w:rPr>
      </w:pPr>
      <w:r>
        <w:rPr>
          <w:rFonts w:hint="default"/>
        </w:rPr>
        <w:t>权限：读取</w:t>
      </w:r>
    </w:p>
    <w:p w14:paraId="622C7945">
      <w:pPr>
        <w:pStyle w:val="7"/>
        <w:bidi w:val="0"/>
        <w:rPr>
          <w:rFonts w:hint="default"/>
        </w:rPr>
      </w:pPr>
      <w:r>
        <w:rPr>
          <w:rFonts w:hint="default"/>
        </w:rPr>
        <w:t>HTTP请求</w:t>
      </w:r>
    </w:p>
    <w:p w14:paraId="4C4B6960">
      <w:pPr>
        <w:pStyle w:val="7"/>
        <w:bidi w:val="0"/>
        <w:rPr>
          <w:rFonts w:hint="default"/>
        </w:rPr>
      </w:pPr>
      <w:r>
        <w:rPr>
          <w:rFonts w:hint="default"/>
        </w:rPr>
        <w:t>GET /api/v5/users/entrust-subaccount-list</w:t>
      </w:r>
    </w:p>
    <w:p w14:paraId="44262486">
      <w:pPr>
        <w:pStyle w:val="7"/>
        <w:bidi w:val="0"/>
      </w:pPr>
      <w:r>
        <w:rPr>
          <w:rFonts w:hint="default"/>
        </w:rPr>
        <w:t>请求示例</w:t>
      </w:r>
    </w:p>
    <w:p w14:paraId="6F4F2A65">
      <w:pPr>
        <w:pStyle w:val="7"/>
        <w:bidi w:val="0"/>
        <w:rPr>
          <w:rFonts w:hint="default"/>
        </w:rPr>
      </w:pPr>
      <w:r>
        <w:rPr>
          <w:rFonts w:hint="default"/>
        </w:rPr>
        <w:t>import okx.SubAccount as SubAccount</w:t>
      </w:r>
    </w:p>
    <w:p w14:paraId="4E7B97BD">
      <w:pPr>
        <w:pStyle w:val="7"/>
        <w:bidi w:val="0"/>
        <w:rPr>
          <w:rFonts w:hint="default"/>
        </w:rPr>
      </w:pPr>
      <w:r>
        <w:rPr>
          <w:rFonts w:hint="default"/>
        </w:rPr>
        <w:t># API 初始化apikey = "YOUR_API_KEY"secretkey = "YOUR_SECRET_KEY"passphrase = "YOUR_PASSPHRASE"</w:t>
      </w:r>
    </w:p>
    <w:p w14:paraId="6D5DB3F2">
      <w:pPr>
        <w:pStyle w:val="7"/>
        <w:bidi w:val="0"/>
        <w:rPr>
          <w:rFonts w:hint="default"/>
        </w:rPr>
      </w:pPr>
      <w:r>
        <w:rPr>
          <w:rFonts w:hint="default"/>
        </w:rPr>
        <w:t>flag = "1"  # 实盘:0 , 模拟盘：1subAccountAPI = SubAccount.SubAccountAPI(apikey, secretkey, passphrase, False, flag)</w:t>
      </w:r>
    </w:p>
    <w:p w14:paraId="2D7D4C69">
      <w:pPr>
        <w:pStyle w:val="7"/>
        <w:bidi w:val="0"/>
        <w:rPr>
          <w:rFonts w:hint="default"/>
        </w:rPr>
      </w:pPr>
      <w:r>
        <w:rPr>
          <w:rFonts w:hint="default"/>
        </w:rPr>
        <w:t># 查看被托管的子账户列表result = subAccountAPI.get_entrust_subaccount_list()print(result)</w:t>
      </w:r>
    </w:p>
    <w:p w14:paraId="2834D8B0">
      <w:pPr>
        <w:pStyle w:val="7"/>
        <w:bidi w:val="0"/>
        <w:rPr>
          <w:rFonts w:hint="default"/>
        </w:rPr>
      </w:pPr>
      <w:r>
        <w:rPr>
          <w:rFonts w:hint="default"/>
        </w:rPr>
        <w:t>请求参数</w:t>
      </w:r>
    </w:p>
    <w:tbl>
      <w:tblPr>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1009"/>
        <w:gridCol w:w="809"/>
        <w:gridCol w:w="1200"/>
        <w:gridCol w:w="1440"/>
      </w:tblGrid>
      <w:tr w14:paraId="450944CD">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33151222">
            <w:pPr>
              <w:pStyle w:val="7"/>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5C1F89B5">
            <w:pPr>
              <w:pStyle w:val="7"/>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5FABB2D0">
            <w:pPr>
              <w:pStyle w:val="7"/>
              <w:bidi w:val="0"/>
              <w:rPr>
                <w:rFonts w:hint="default"/>
              </w:rPr>
            </w:pPr>
            <w:r>
              <w:rPr>
                <w:rFonts w:hint="default"/>
                <w:lang w:val="en-US" w:eastAsia="zh-CN"/>
              </w:rPr>
              <w:t>是否必须</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6894BA6A">
            <w:pPr>
              <w:pStyle w:val="7"/>
              <w:bidi w:val="0"/>
              <w:rPr>
                <w:rFonts w:hint="default"/>
              </w:rPr>
            </w:pPr>
            <w:r>
              <w:rPr>
                <w:rFonts w:hint="default"/>
                <w:lang w:val="en-US" w:eastAsia="zh-CN"/>
              </w:rPr>
              <w:t>描述</w:t>
            </w:r>
          </w:p>
        </w:tc>
      </w:tr>
      <w:tr w14:paraId="5DDF9453">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6335E690">
            <w:pPr>
              <w:pStyle w:val="7"/>
              <w:bidi w:val="0"/>
              <w:rPr>
                <w:rFonts w:hint="default"/>
              </w:rPr>
            </w:pPr>
            <w:r>
              <w:rPr>
                <w:rFonts w:hint="default"/>
                <w:lang w:val="en-US" w:eastAsia="zh-CN"/>
              </w:rPr>
              <w:t>subAcct</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3EE503BB">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0177C3BB">
            <w:pPr>
              <w:pStyle w:val="7"/>
              <w:bidi w:val="0"/>
              <w:rPr>
                <w:rFonts w:hint="default"/>
              </w:rPr>
            </w:pPr>
            <w:r>
              <w:rPr>
                <w:rFonts w:hint="default"/>
                <w:lang w:val="en-US" w:eastAsia="zh-CN"/>
              </w:rPr>
              <w:t>否</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403F0269">
            <w:pPr>
              <w:pStyle w:val="7"/>
              <w:bidi w:val="0"/>
              <w:rPr>
                <w:rFonts w:hint="default"/>
              </w:rPr>
            </w:pPr>
            <w:r>
              <w:rPr>
                <w:rFonts w:hint="default"/>
                <w:lang w:val="en-US" w:eastAsia="zh-CN"/>
              </w:rPr>
              <w:t>子账户名称</w:t>
            </w:r>
          </w:p>
        </w:tc>
      </w:tr>
    </w:tbl>
    <w:p w14:paraId="38CA7FFE">
      <w:pPr>
        <w:pStyle w:val="7"/>
        <w:bidi w:val="0"/>
      </w:pPr>
      <w:r>
        <w:rPr>
          <w:rFonts w:hint="default"/>
        </w:rPr>
        <w:t>返回结果</w:t>
      </w:r>
    </w:p>
    <w:p w14:paraId="5BC28DCD">
      <w:pPr>
        <w:pStyle w:val="7"/>
        <w:bidi w:val="0"/>
        <w:rPr>
          <w:rFonts w:hint="default"/>
        </w:rPr>
      </w:pPr>
      <w:r>
        <w:rPr>
          <w:rFonts w:hint="default"/>
        </w:rPr>
        <w:t>{</w:t>
      </w:r>
    </w:p>
    <w:p w14:paraId="11DFF15D">
      <w:pPr>
        <w:pStyle w:val="7"/>
        <w:bidi w:val="0"/>
        <w:rPr>
          <w:rFonts w:hint="default"/>
        </w:rPr>
      </w:pPr>
      <w:r>
        <w:rPr>
          <w:rFonts w:hint="default"/>
        </w:rPr>
        <w:t xml:space="preserve">    "code":"0",</w:t>
      </w:r>
    </w:p>
    <w:p w14:paraId="3B473DBD">
      <w:pPr>
        <w:pStyle w:val="7"/>
        <w:bidi w:val="0"/>
        <w:rPr>
          <w:rFonts w:hint="default"/>
        </w:rPr>
      </w:pPr>
      <w:r>
        <w:rPr>
          <w:rFonts w:hint="default"/>
        </w:rPr>
        <w:t xml:space="preserve">    "msg":"",</w:t>
      </w:r>
    </w:p>
    <w:p w14:paraId="52CC5CD3">
      <w:pPr>
        <w:pStyle w:val="7"/>
        <w:bidi w:val="0"/>
        <w:rPr>
          <w:rFonts w:hint="default"/>
        </w:rPr>
      </w:pPr>
      <w:r>
        <w:rPr>
          <w:rFonts w:hint="default"/>
        </w:rPr>
        <w:t xml:space="preserve">    "data":[</w:t>
      </w:r>
    </w:p>
    <w:p w14:paraId="32F28461">
      <w:pPr>
        <w:pStyle w:val="7"/>
        <w:bidi w:val="0"/>
        <w:rPr>
          <w:rFonts w:hint="default"/>
        </w:rPr>
      </w:pPr>
      <w:r>
        <w:rPr>
          <w:rFonts w:hint="default"/>
        </w:rPr>
        <w:t xml:space="preserve">       {</w:t>
      </w:r>
    </w:p>
    <w:p w14:paraId="062A8644">
      <w:pPr>
        <w:pStyle w:val="7"/>
        <w:bidi w:val="0"/>
        <w:rPr>
          <w:rFonts w:hint="default"/>
        </w:rPr>
      </w:pPr>
      <w:r>
        <w:rPr>
          <w:rFonts w:hint="default"/>
        </w:rPr>
        <w:t xml:space="preserve">          "subAcct":"test-1"</w:t>
      </w:r>
    </w:p>
    <w:p w14:paraId="15B9DDD6">
      <w:pPr>
        <w:pStyle w:val="7"/>
        <w:bidi w:val="0"/>
        <w:rPr>
          <w:rFonts w:hint="default"/>
        </w:rPr>
      </w:pPr>
      <w:r>
        <w:rPr>
          <w:rFonts w:hint="default"/>
        </w:rPr>
        <w:t xml:space="preserve">       },</w:t>
      </w:r>
    </w:p>
    <w:p w14:paraId="0D3E8158">
      <w:pPr>
        <w:pStyle w:val="7"/>
        <w:bidi w:val="0"/>
        <w:rPr>
          <w:rFonts w:hint="default"/>
        </w:rPr>
      </w:pPr>
      <w:r>
        <w:rPr>
          <w:rFonts w:hint="default"/>
        </w:rPr>
        <w:t xml:space="preserve">       {</w:t>
      </w:r>
    </w:p>
    <w:p w14:paraId="3320B1BB">
      <w:pPr>
        <w:pStyle w:val="7"/>
        <w:bidi w:val="0"/>
        <w:rPr>
          <w:rFonts w:hint="default"/>
        </w:rPr>
      </w:pPr>
      <w:r>
        <w:rPr>
          <w:rFonts w:hint="default"/>
        </w:rPr>
        <w:t xml:space="preserve">          "subAcct":"test-2"</w:t>
      </w:r>
    </w:p>
    <w:p w14:paraId="4006122C">
      <w:pPr>
        <w:pStyle w:val="7"/>
        <w:bidi w:val="0"/>
        <w:rPr>
          <w:rFonts w:hint="default"/>
        </w:rPr>
      </w:pPr>
      <w:r>
        <w:rPr>
          <w:rFonts w:hint="default"/>
        </w:rPr>
        <w:t xml:space="preserve">       }</w:t>
      </w:r>
    </w:p>
    <w:p w14:paraId="335AD849">
      <w:pPr>
        <w:pStyle w:val="7"/>
        <w:bidi w:val="0"/>
        <w:rPr>
          <w:rFonts w:hint="default"/>
        </w:rPr>
      </w:pPr>
      <w:r>
        <w:rPr>
          <w:rFonts w:hint="default"/>
        </w:rPr>
        <w:t xml:space="preserve">    ]}</w:t>
      </w:r>
    </w:p>
    <w:p w14:paraId="5C28EC06">
      <w:pPr>
        <w:pStyle w:val="7"/>
        <w:bidi w:val="0"/>
        <w:rPr>
          <w:rFonts w:hint="default"/>
        </w:rPr>
      </w:pPr>
      <w:r>
        <w:rPr>
          <w:rFonts w:hint="default"/>
        </w:rPr>
        <w:t>返回参数</w:t>
      </w:r>
    </w:p>
    <w:tbl>
      <w:tblPr>
        <w:tblW w:w="0" w:type="auto"/>
        <w:tblInd w:w="0" w:type="dxa"/>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Layout w:type="autofit"/>
        <w:tblCellMar>
          <w:top w:w="0" w:type="dxa"/>
          <w:left w:w="336" w:type="dxa"/>
          <w:bottom w:w="0" w:type="dxa"/>
          <w:right w:w="336" w:type="dxa"/>
        </w:tblCellMar>
      </w:tblPr>
      <w:tblGrid>
        <w:gridCol w:w="1009"/>
        <w:gridCol w:w="809"/>
        <w:gridCol w:w="1440"/>
      </w:tblGrid>
      <w:tr w14:paraId="778114A8">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rPr>
          <w:tblHeader/>
        </w:trPr>
        <w:tc>
          <w:tcPr>
            <w:tcW w:w="0" w:type="auto"/>
            <w:tcBorders>
              <w:bottom w:val="single" w:color="D8DCE5" w:sz="4" w:space="0"/>
            </w:tcBorders>
            <w:shd w:val="clear" w:color="auto" w:fill="F3F7F9"/>
            <w:tcMar>
              <w:top w:w="60" w:type="dxa"/>
              <w:left w:w="120" w:type="dxa"/>
              <w:bottom w:w="60" w:type="dxa"/>
              <w:right w:w="120" w:type="dxa"/>
            </w:tcMar>
            <w:vAlign w:val="bottom"/>
          </w:tcPr>
          <w:p w14:paraId="66427F20">
            <w:pPr>
              <w:pStyle w:val="7"/>
              <w:bidi w:val="0"/>
              <w:rPr>
                <w:rFonts w:hint="default"/>
              </w:rPr>
            </w:pPr>
            <w:r>
              <w:rPr>
                <w:rFonts w:hint="default"/>
                <w:lang w:val="en-US" w:eastAsia="zh-CN"/>
              </w:rPr>
              <w:t>参数名</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6C6950AA">
            <w:pPr>
              <w:pStyle w:val="7"/>
              <w:bidi w:val="0"/>
              <w:rPr>
                <w:rFonts w:hint="default"/>
              </w:rPr>
            </w:pPr>
            <w:r>
              <w:rPr>
                <w:rFonts w:hint="default"/>
                <w:lang w:val="en-US" w:eastAsia="zh-CN"/>
              </w:rPr>
              <w:t>类型</w:t>
            </w:r>
          </w:p>
        </w:tc>
        <w:tc>
          <w:tcPr>
            <w:tcW w:w="0" w:type="auto"/>
            <w:tcBorders>
              <w:bottom w:val="single" w:color="D8DCE5" w:sz="4" w:space="0"/>
            </w:tcBorders>
            <w:shd w:val="clear" w:color="auto" w:fill="F3F7F9"/>
            <w:tcMar>
              <w:top w:w="60" w:type="dxa"/>
              <w:left w:w="120" w:type="dxa"/>
              <w:bottom w:w="60" w:type="dxa"/>
              <w:right w:w="120" w:type="dxa"/>
            </w:tcMar>
            <w:vAlign w:val="bottom"/>
          </w:tcPr>
          <w:p w14:paraId="20A67CD4">
            <w:pPr>
              <w:pStyle w:val="7"/>
              <w:bidi w:val="0"/>
              <w:rPr>
                <w:rFonts w:hint="default"/>
              </w:rPr>
            </w:pPr>
            <w:r>
              <w:rPr>
                <w:rFonts w:hint="default"/>
                <w:lang w:val="en-US" w:eastAsia="zh-CN"/>
              </w:rPr>
              <w:t>描述</w:t>
            </w:r>
          </w:p>
        </w:tc>
      </w:tr>
      <w:tr w14:paraId="7E421131">
        <w:tblPrEx>
          <w:tblBorders>
            <w:top w:val="none" w:color="auto" w:sz="0" w:space="0"/>
            <w:left w:val="none" w:color="auto" w:sz="0" w:space="0"/>
            <w:bottom w:val="single" w:color="D8DCE5" w:sz="4" w:space="0"/>
            <w:right w:val="none" w:color="auto" w:sz="0" w:space="0"/>
            <w:insideH w:val="none" w:color="auto" w:sz="0" w:space="0"/>
            <w:insideV w:val="none" w:color="auto" w:sz="0" w:space="0"/>
          </w:tblBorders>
          <w:shd w:val="clear" w:color="auto" w:fill="F3F7F9"/>
          <w:tblCellMar>
            <w:top w:w="0" w:type="dxa"/>
            <w:left w:w="336" w:type="dxa"/>
            <w:bottom w:w="0" w:type="dxa"/>
            <w:right w:w="336" w:type="dxa"/>
          </w:tblCellMar>
        </w:tblPrEx>
        <w:tc>
          <w:tcPr>
            <w:tcW w:w="0" w:type="auto"/>
            <w:tcBorders>
              <w:top w:val="single" w:color="D8DCE5" w:sz="4" w:space="0"/>
              <w:left w:val="single" w:color="D8DCE5" w:sz="4" w:space="0"/>
              <w:bottom w:val="single" w:color="D8DCE5" w:sz="4" w:space="0"/>
              <w:right w:val="single" w:color="D8DCE5" w:sz="4" w:space="0"/>
            </w:tcBorders>
            <w:shd w:val="clear" w:color="auto" w:fill="FFFFFF"/>
            <w:noWrap/>
            <w:tcMar>
              <w:top w:w="120" w:type="dxa"/>
              <w:left w:w="120" w:type="dxa"/>
              <w:bottom w:w="120" w:type="dxa"/>
              <w:right w:w="120" w:type="dxa"/>
            </w:tcMar>
            <w:vAlign w:val="center"/>
          </w:tcPr>
          <w:p w14:paraId="080D3809">
            <w:pPr>
              <w:pStyle w:val="7"/>
              <w:bidi w:val="0"/>
              <w:rPr>
                <w:rFonts w:hint="default"/>
              </w:rPr>
            </w:pPr>
            <w:r>
              <w:rPr>
                <w:rFonts w:hint="default"/>
                <w:lang w:val="en-US" w:eastAsia="zh-CN"/>
              </w:rPr>
              <w:t>subAcct</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277D03BC">
            <w:pPr>
              <w:pStyle w:val="7"/>
              <w:bidi w:val="0"/>
              <w:rPr>
                <w:rFonts w:hint="default"/>
              </w:rPr>
            </w:pPr>
            <w:r>
              <w:rPr>
                <w:rFonts w:hint="default"/>
                <w:lang w:val="en-US" w:eastAsia="zh-CN"/>
              </w:rPr>
              <w:t>String</w:t>
            </w:r>
          </w:p>
        </w:tc>
        <w:tc>
          <w:tcPr>
            <w:tcW w:w="0" w:type="auto"/>
            <w:tcBorders>
              <w:top w:val="single" w:color="D8DCE5" w:sz="4" w:space="0"/>
              <w:left w:val="single" w:color="D8DCE5" w:sz="4" w:space="0"/>
              <w:bottom w:val="single" w:color="D8DCE5" w:sz="4" w:space="0"/>
              <w:right w:val="single" w:color="D8DCE5" w:sz="4" w:space="0"/>
            </w:tcBorders>
            <w:shd w:val="clear" w:color="auto" w:fill="FFFFFF"/>
            <w:tcMar>
              <w:top w:w="120" w:type="dxa"/>
              <w:left w:w="120" w:type="dxa"/>
              <w:bottom w:w="120" w:type="dxa"/>
              <w:right w:w="120" w:type="dxa"/>
            </w:tcMar>
            <w:vAlign w:val="center"/>
          </w:tcPr>
          <w:p w14:paraId="76CE4D07">
            <w:pPr>
              <w:pStyle w:val="7"/>
              <w:bidi w:val="0"/>
              <w:rPr>
                <w:rFonts w:hint="default"/>
              </w:rPr>
            </w:pPr>
            <w:r>
              <w:rPr>
                <w:rFonts w:hint="default"/>
                <w:lang w:val="en-US" w:eastAsia="zh-CN"/>
              </w:rPr>
              <w:t>子账户名称</w:t>
            </w:r>
          </w:p>
        </w:tc>
      </w:tr>
    </w:tbl>
    <w:p w14:paraId="3A649483">
      <w:pPr>
        <w:pStyle w:val="7"/>
        <w:bidi w:val="0"/>
      </w:pPr>
    </w:p>
    <w:p w14:paraId="7FD4E68B">
      <w:pPr>
        <w:pStyle w:val="7"/>
        <w:bidi w:val="0"/>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
    <w15:presenceInfo w15:providerId="None"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A6F2F88"/>
    <w:rsid w:val="1A6F2F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9">
    <w:name w:val="Default Paragraph Font"/>
    <w:semiHidden/>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6">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7">
    <w:name w:val="Normal (Web)"/>
    <w:basedOn w:val="1"/>
    <w:uiPriority w:val="0"/>
    <w:pPr>
      <w:spacing w:before="0" w:beforeAutospacing="1" w:after="0" w:afterAutospacing="1"/>
      <w:ind w:left="0" w:right="0"/>
      <w:jc w:val="left"/>
    </w:pPr>
    <w:rPr>
      <w:kern w:val="0"/>
      <w:sz w:val="24"/>
      <w:lang w:val="en-US" w:eastAsia="zh-CN" w:bidi="ar"/>
    </w:rPr>
  </w:style>
  <w:style w:type="character" w:styleId="10">
    <w:name w:val="Strong"/>
    <w:basedOn w:val="9"/>
    <w:qFormat/>
    <w:uiPriority w:val="0"/>
    <w:rPr>
      <w:b/>
    </w:rPr>
  </w:style>
  <w:style w:type="character" w:styleId="11">
    <w:name w:val="Hyperlink"/>
    <w:basedOn w:val="9"/>
    <w:uiPriority w:val="0"/>
    <w:rPr>
      <w:color w:val="0000FF"/>
      <w:u w:val="single"/>
    </w:rPr>
  </w:style>
  <w:style w:type="character" w:styleId="12">
    <w:name w:val="HTML Code"/>
    <w:basedOn w:val="9"/>
    <w:uiPriority w:val="0"/>
    <w:rPr>
      <w:rFonts w:ascii="Courier New" w:hAnsi="Courier New"/>
      <w:sz w:val="20"/>
    </w:rPr>
  </w:style>
</w:styles>
</file>

<file path=word/_rels/document.xml.rels><?xml version="1.0" encoding="UTF-8" standalone="yes"?>
<Relationships xmlns="http://schemas.openxmlformats.org/package/2006/relationships"><Relationship Id="rId5" Type="http://schemas.microsoft.com/office/2011/relationships/people" Target="people.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35</Pages>
  <Words>0</Words>
  <Characters>0</Characters>
  <Lines>0</Lines>
  <Paragraphs>0</Paragraphs>
  <TotalTime>0</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2026-05-21T14:23:00Z</dcterms:created>
  <dc:creator>阿银</dc:creator>
  <cp:lastModifiedBy>阿银</cp:lastModifiedBy>
  <dcterms:modified xsi:type="dcterms:W3CDTF">2026-05-21T14:24:27Z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98D9BB89F12044A68B566661BFF32766_11</vt:lpwstr>
  </property>
  <property fmtid="{D5CDD505-2E9C-101B-9397-08002B2CF9AE}" pid="4" name="KSOTemplateDocerSaveRecord">
    <vt:lpwstr>eyJoZGlkIjoiZmE2MjQyZTM2OTQ4MzNjN2M1YzU4Mzg1ZTRiNWQxMGUiLCJ1c2VySWQiOiI1ODU5MjA2MDQifQ==</vt:lpwstr>
  </property>
</Properties>
</file>