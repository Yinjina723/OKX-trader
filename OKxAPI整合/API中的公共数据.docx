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8E8AC">
      <w:pPr>
        <w:bidi w:val="0"/>
      </w:pPr>
      <w:r>
        <w:rPr>
          <w:rFonts w:hint="default"/>
        </w:rPr>
        <w:t>公共数据</w:t>
      </w:r>
    </w:p>
    <w:p w14:paraId="33B40A96">
      <w:pPr>
        <w:bidi w:val="0"/>
        <w:rPr>
          <w:rFonts w:hint="default"/>
        </w:rPr>
      </w:pPr>
      <w:r>
        <w:t>公共数据</w:t>
      </w:r>
      <w:r>
        <w:rPr>
          <w:rFonts w:hint="default"/>
        </w:rPr>
        <w:t>功能模块下的API接口不需要身份验证。</w:t>
      </w:r>
    </w:p>
    <w:p w14:paraId="4D5BD0A3">
      <w:pPr>
        <w:bidi w:val="0"/>
        <w:rPr>
          <w:rFonts w:hint="default"/>
        </w:rPr>
      </w:pPr>
      <w:r>
        <w:rPr>
          <w:rFonts w:hint="default"/>
        </w:rPr>
        <w:t>REST API</w:t>
      </w:r>
    </w:p>
    <w:p w14:paraId="0964933C">
      <w:pPr>
        <w:bidi w:val="0"/>
        <w:rPr>
          <w:rFonts w:hint="default"/>
        </w:rPr>
      </w:pPr>
      <w:r>
        <w:rPr>
          <w:rFonts w:hint="default"/>
        </w:rPr>
        <w:t>获取交易产品基础信息</w:t>
      </w:r>
    </w:p>
    <w:p w14:paraId="5091D28D">
      <w:pPr>
        <w:bidi w:val="0"/>
        <w:rPr>
          <w:rFonts w:hint="default"/>
        </w:rPr>
      </w:pPr>
      <w:r>
        <w:rPr>
          <w:rFonts w:hint="default"/>
        </w:rPr>
        <w:t>获取所有可交易产品的信息列表。</w:t>
      </w:r>
    </w:p>
    <w:p w14:paraId="046AB42D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3DBE0ACA">
      <w:pPr>
        <w:bidi w:val="0"/>
        <w:rPr>
          <w:rFonts w:hint="default"/>
        </w:rPr>
      </w:pPr>
      <w:r>
        <w:rPr>
          <w:rFonts w:hint="default"/>
        </w:rPr>
        <w:t>限速规则：IP + Instrument Type</w:t>
      </w:r>
    </w:p>
    <w:p w14:paraId="33E74B25">
      <w:pPr>
        <w:bidi w:val="0"/>
        <w:rPr>
          <w:rFonts w:hint="default"/>
        </w:rPr>
      </w:pPr>
      <w:r>
        <w:rPr>
          <w:rFonts w:hint="default"/>
        </w:rPr>
        <w:t>HTTP请求</w:t>
      </w:r>
      <w:bookmarkStart w:id="0" w:name="_GoBack"/>
      <w:bookmarkEnd w:id="0"/>
    </w:p>
    <w:p w14:paraId="58924114">
      <w:pPr>
        <w:bidi w:val="0"/>
        <w:rPr>
          <w:rFonts w:hint="default"/>
        </w:rPr>
      </w:pPr>
      <w:r>
        <w:rPr>
          <w:rFonts w:hint="default"/>
        </w:rPr>
        <w:t>GET /api/v5/public/instruments</w:t>
      </w:r>
    </w:p>
    <w:p w14:paraId="62FA1FD7">
      <w:pPr>
        <w:bidi w:val="0"/>
      </w:pPr>
      <w:r>
        <w:rPr>
          <w:rFonts w:hint="default"/>
        </w:rPr>
        <w:t>请求示例</w:t>
      </w:r>
    </w:p>
    <w:p w14:paraId="3B6753D0">
      <w:pPr>
        <w:bidi w:val="0"/>
        <w:rPr>
          <w:rFonts w:hint="default"/>
        </w:rPr>
      </w:pPr>
      <w:r>
        <w:rPr>
          <w:rFonts w:hint="default"/>
        </w:rPr>
        <w:t>import okx.PublicData as PublicData</w:t>
      </w:r>
    </w:p>
    <w:p w14:paraId="267E7384">
      <w:pPr>
        <w:bidi w:val="0"/>
        <w:rPr>
          <w:rFonts w:hint="default"/>
        </w:rPr>
      </w:pPr>
      <w:r>
        <w:rPr>
          <w:rFonts w:hint="default"/>
        </w:rPr>
        <w:t>flag = "0"  # 实盘:0 , 模拟盘：1publicDataAPI = PublicData.PublicAPI(flag=flag)</w:t>
      </w:r>
    </w:p>
    <w:p w14:paraId="6C2172CC">
      <w:pPr>
        <w:bidi w:val="0"/>
        <w:rPr>
          <w:rFonts w:hint="default"/>
        </w:rPr>
      </w:pPr>
      <w:r>
        <w:rPr>
          <w:rFonts w:hint="default"/>
        </w:rPr>
        <w:t># 获取交易产品基础信息result = publicDataAPI.get_instruments(</w:t>
      </w:r>
    </w:p>
    <w:p w14:paraId="6763526B">
      <w:pPr>
        <w:bidi w:val="0"/>
        <w:rPr>
          <w:rFonts w:hint="default"/>
        </w:rPr>
      </w:pPr>
      <w:r>
        <w:rPr>
          <w:rFonts w:hint="default"/>
        </w:rPr>
        <w:t xml:space="preserve">    instType="SPOT")print(result)</w:t>
      </w:r>
    </w:p>
    <w:p w14:paraId="552F743A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00"/>
        <w:gridCol w:w="738"/>
        <w:gridCol w:w="1061"/>
        <w:gridCol w:w="5647"/>
      </w:tblGrid>
      <w:tr w14:paraId="2174983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5657C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17E5C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E13FE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B9995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78A19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922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5D5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916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7B9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SPOT：币币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MARGIN：币币杠杆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SWAP：永续合约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FUTURES：交割合约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OPTION：期权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EVENTS：事件合约</w:t>
            </w:r>
          </w:p>
        </w:tc>
      </w:tr>
      <w:tr w14:paraId="72EFA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9A2D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seriesId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9F6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C1E9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180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系列 ID，如 BTC-ABOVE-DAILY。当 instType 为 EVENTS 时必填</w:t>
            </w:r>
          </w:p>
        </w:tc>
      </w:tr>
      <w:tr w14:paraId="151D0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C79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5F8D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9AD0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2AD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交易品种，仅适用于交割/永续/期权</w:t>
            </w:r>
          </w:p>
        </w:tc>
      </w:tr>
      <w:tr w14:paraId="7D4E23B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32D8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B6A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E9BD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951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</w:t>
            </w:r>
          </w:p>
        </w:tc>
      </w:tr>
    </w:tbl>
    <w:p w14:paraId="2C13A295">
      <w:pPr>
        <w:bidi w:val="0"/>
      </w:pPr>
      <w:r>
        <w:rPr>
          <w:rFonts w:hint="default"/>
        </w:rPr>
        <w:t>返回结果</w:t>
      </w:r>
    </w:p>
    <w:p w14:paraId="0FF42586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7E3B7FC2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39DBDFDB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5506B69E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3D429E0B">
      <w:pPr>
        <w:bidi w:val="0"/>
        <w:rPr>
          <w:rFonts w:hint="default"/>
        </w:rPr>
      </w:pPr>
      <w:r>
        <w:rPr>
          <w:rFonts w:hint="default"/>
        </w:rPr>
        <w:t xml:space="preserve">      {</w:t>
      </w:r>
    </w:p>
    <w:p w14:paraId="668E72DC">
      <w:pPr>
        <w:bidi w:val="0"/>
        <w:rPr>
          <w:rFonts w:hint="default"/>
        </w:rPr>
      </w:pPr>
      <w:r>
        <w:rPr>
          <w:rFonts w:hint="default"/>
        </w:rPr>
        <w:t xml:space="preserve">            "alias": "",</w:t>
      </w:r>
    </w:p>
    <w:p w14:paraId="1D0E8B9B">
      <w:pPr>
        <w:bidi w:val="0"/>
        <w:rPr>
          <w:rFonts w:hint="default"/>
        </w:rPr>
      </w:pPr>
      <w:r>
        <w:rPr>
          <w:rFonts w:hint="default"/>
        </w:rPr>
        <w:t xml:space="preserve">            "auctionEndTime": "",</w:t>
      </w:r>
    </w:p>
    <w:p w14:paraId="35BCF548">
      <w:pPr>
        <w:bidi w:val="0"/>
        <w:rPr>
          <w:rFonts w:hint="default"/>
        </w:rPr>
      </w:pPr>
      <w:r>
        <w:rPr>
          <w:rFonts w:hint="default"/>
        </w:rPr>
        <w:t xml:space="preserve">            "baseCcy": "BTC",</w:t>
      </w:r>
    </w:p>
    <w:p w14:paraId="6091B1AF">
      <w:pPr>
        <w:bidi w:val="0"/>
        <w:rPr>
          <w:rFonts w:hint="default"/>
        </w:rPr>
      </w:pPr>
      <w:r>
        <w:rPr>
          <w:rFonts w:hint="default"/>
        </w:rPr>
        <w:t xml:space="preserve">            "category": "1",</w:t>
      </w:r>
    </w:p>
    <w:p w14:paraId="5A2E8C75">
      <w:pPr>
        <w:bidi w:val="0"/>
        <w:rPr>
          <w:rFonts w:hint="default"/>
        </w:rPr>
      </w:pPr>
      <w:r>
        <w:rPr>
          <w:rFonts w:hint="default"/>
        </w:rPr>
        <w:t xml:space="preserve">            "ctMult": "",</w:t>
      </w:r>
    </w:p>
    <w:p w14:paraId="45640F85">
      <w:pPr>
        <w:bidi w:val="0"/>
        <w:rPr>
          <w:rFonts w:hint="default"/>
        </w:rPr>
      </w:pPr>
      <w:r>
        <w:rPr>
          <w:rFonts w:hint="default"/>
        </w:rPr>
        <w:t xml:space="preserve">            "ctType": "",</w:t>
      </w:r>
    </w:p>
    <w:p w14:paraId="2ED8408D">
      <w:pPr>
        <w:bidi w:val="0"/>
        <w:rPr>
          <w:rFonts w:hint="default"/>
        </w:rPr>
      </w:pPr>
      <w:r>
        <w:rPr>
          <w:rFonts w:hint="default"/>
        </w:rPr>
        <w:t xml:space="preserve">            "ctVal": "",</w:t>
      </w:r>
    </w:p>
    <w:p w14:paraId="3422B502">
      <w:pPr>
        <w:bidi w:val="0"/>
        <w:rPr>
          <w:rFonts w:hint="default"/>
        </w:rPr>
      </w:pPr>
      <w:r>
        <w:rPr>
          <w:rFonts w:hint="default"/>
        </w:rPr>
        <w:t xml:space="preserve">            "ctValCcy": "",</w:t>
      </w:r>
    </w:p>
    <w:p w14:paraId="365A60FC">
      <w:pPr>
        <w:bidi w:val="0"/>
        <w:rPr>
          <w:rFonts w:hint="default"/>
        </w:rPr>
      </w:pPr>
      <w:r>
        <w:rPr>
          <w:rFonts w:hint="default"/>
        </w:rPr>
        <w:t xml:space="preserve">            "contTdSwTime": "1704876947000",</w:t>
      </w:r>
    </w:p>
    <w:p w14:paraId="62F4170E">
      <w:pPr>
        <w:bidi w:val="0"/>
        <w:rPr>
          <w:rFonts w:hint="default"/>
        </w:rPr>
      </w:pPr>
      <w:r>
        <w:rPr>
          <w:rFonts w:hint="default"/>
        </w:rPr>
        <w:t xml:space="preserve">            "expTime": "",</w:t>
      </w:r>
    </w:p>
    <w:p w14:paraId="0964E7A5">
      <w:pPr>
        <w:bidi w:val="0"/>
        <w:rPr>
          <w:rFonts w:hint="default"/>
        </w:rPr>
      </w:pPr>
      <w:r>
        <w:rPr>
          <w:rFonts w:hint="default"/>
        </w:rPr>
        <w:t xml:space="preserve">            "futureSettlement": false,</w:t>
      </w:r>
    </w:p>
    <w:p w14:paraId="1AC7843F">
      <w:pPr>
        <w:bidi w:val="0"/>
        <w:rPr>
          <w:rFonts w:hint="default"/>
        </w:rPr>
      </w:pPr>
      <w:r>
        <w:rPr>
          <w:rFonts w:hint="default"/>
        </w:rPr>
        <w:t xml:space="preserve">            "groupId": "1",</w:t>
      </w:r>
    </w:p>
    <w:p w14:paraId="13FA4023">
      <w:pPr>
        <w:bidi w:val="0"/>
        <w:rPr>
          <w:rFonts w:hint="default"/>
        </w:rPr>
      </w:pPr>
      <w:r>
        <w:rPr>
          <w:rFonts w:hint="default"/>
        </w:rPr>
        <w:t xml:space="preserve">            "instFamily": "",</w:t>
      </w:r>
    </w:p>
    <w:p w14:paraId="16403E59">
      <w:pPr>
        <w:bidi w:val="0"/>
        <w:rPr>
          <w:rFonts w:hint="default"/>
        </w:rPr>
      </w:pPr>
      <w:r>
        <w:rPr>
          <w:rFonts w:hint="default"/>
        </w:rPr>
        <w:t xml:space="preserve">            "instId": "BTC-USDT",</w:t>
      </w:r>
    </w:p>
    <w:p w14:paraId="405DA726">
      <w:pPr>
        <w:bidi w:val="0"/>
        <w:rPr>
          <w:rFonts w:hint="default"/>
        </w:rPr>
      </w:pPr>
      <w:r>
        <w:rPr>
          <w:rFonts w:hint="default"/>
        </w:rPr>
        <w:t xml:space="preserve">            "instType": "SPOT",</w:t>
      </w:r>
    </w:p>
    <w:p w14:paraId="60B12411">
      <w:pPr>
        <w:bidi w:val="0"/>
        <w:rPr>
          <w:rFonts w:hint="default"/>
        </w:rPr>
      </w:pPr>
      <w:r>
        <w:rPr>
          <w:rFonts w:hint="default"/>
        </w:rPr>
        <w:t xml:space="preserve">            "lever": "10",</w:t>
      </w:r>
    </w:p>
    <w:p w14:paraId="17FFB9A5">
      <w:pPr>
        <w:bidi w:val="0"/>
        <w:rPr>
          <w:rFonts w:hint="default"/>
        </w:rPr>
      </w:pPr>
      <w:r>
        <w:rPr>
          <w:rFonts w:hint="default"/>
        </w:rPr>
        <w:t xml:space="preserve">            "listTime": "1606468572000",</w:t>
      </w:r>
    </w:p>
    <w:p w14:paraId="235349AC">
      <w:pPr>
        <w:bidi w:val="0"/>
        <w:rPr>
          <w:rFonts w:hint="default"/>
        </w:rPr>
      </w:pPr>
      <w:r>
        <w:rPr>
          <w:rFonts w:hint="default"/>
        </w:rPr>
        <w:t xml:space="preserve">            "lotSz": "0.00000001",</w:t>
      </w:r>
    </w:p>
    <w:p w14:paraId="06F97DE9">
      <w:pPr>
        <w:bidi w:val="0"/>
        <w:rPr>
          <w:rFonts w:hint="default"/>
        </w:rPr>
      </w:pPr>
      <w:r>
        <w:rPr>
          <w:rFonts w:hint="default"/>
        </w:rPr>
        <w:t xml:space="preserve">            "maxIcebergSz": "9999999999.0000000000000000",</w:t>
      </w:r>
    </w:p>
    <w:p w14:paraId="345529D4">
      <w:pPr>
        <w:bidi w:val="0"/>
        <w:rPr>
          <w:rFonts w:hint="default"/>
        </w:rPr>
      </w:pPr>
      <w:r>
        <w:rPr>
          <w:rFonts w:hint="default"/>
        </w:rPr>
        <w:t xml:space="preserve">            "maxLmtAmt": "1000000",</w:t>
      </w:r>
    </w:p>
    <w:p w14:paraId="5A117B2F">
      <w:pPr>
        <w:bidi w:val="0"/>
        <w:rPr>
          <w:rFonts w:hint="default"/>
        </w:rPr>
      </w:pPr>
      <w:r>
        <w:rPr>
          <w:rFonts w:hint="default"/>
        </w:rPr>
        <w:t xml:space="preserve">            "maxLmtSz": "9999999999",</w:t>
      </w:r>
    </w:p>
    <w:p w14:paraId="13167D5E">
      <w:pPr>
        <w:bidi w:val="0"/>
        <w:rPr>
          <w:rFonts w:hint="default"/>
        </w:rPr>
      </w:pPr>
      <w:r>
        <w:rPr>
          <w:rFonts w:hint="default"/>
        </w:rPr>
        <w:t xml:space="preserve">            "maxMktAmt": "1000000",</w:t>
      </w:r>
    </w:p>
    <w:p w14:paraId="486ACE55">
      <w:pPr>
        <w:bidi w:val="0"/>
        <w:rPr>
          <w:rFonts w:hint="default"/>
        </w:rPr>
      </w:pPr>
      <w:r>
        <w:rPr>
          <w:rFonts w:hint="default"/>
        </w:rPr>
        <w:t xml:space="preserve">            "maxMktSz": "",</w:t>
      </w:r>
    </w:p>
    <w:p w14:paraId="6947ECA2">
      <w:pPr>
        <w:bidi w:val="0"/>
        <w:rPr>
          <w:rFonts w:hint="default"/>
        </w:rPr>
      </w:pPr>
      <w:r>
        <w:rPr>
          <w:rFonts w:hint="default"/>
        </w:rPr>
        <w:t xml:space="preserve">            "maxStopSz": "",</w:t>
      </w:r>
    </w:p>
    <w:p w14:paraId="74D1FCDC">
      <w:pPr>
        <w:bidi w:val="0"/>
        <w:rPr>
          <w:rFonts w:hint="default"/>
        </w:rPr>
      </w:pPr>
      <w:r>
        <w:rPr>
          <w:rFonts w:hint="default"/>
        </w:rPr>
        <w:t xml:space="preserve">            "maxTriggerSz": "9999999999.0000000000000000",</w:t>
      </w:r>
    </w:p>
    <w:p w14:paraId="3E90DA81">
      <w:pPr>
        <w:bidi w:val="0"/>
        <w:rPr>
          <w:rFonts w:hint="default"/>
        </w:rPr>
      </w:pPr>
      <w:r>
        <w:rPr>
          <w:rFonts w:hint="default"/>
        </w:rPr>
        <w:t xml:space="preserve">            "maxTwapSz": "9999999999.0000000000000000",</w:t>
      </w:r>
    </w:p>
    <w:p w14:paraId="7B6F705B">
      <w:pPr>
        <w:bidi w:val="0"/>
        <w:rPr>
          <w:rFonts w:hint="default"/>
        </w:rPr>
      </w:pPr>
      <w:r>
        <w:rPr>
          <w:rFonts w:hint="default"/>
        </w:rPr>
        <w:t xml:space="preserve">            "minSz": "0.00001",</w:t>
      </w:r>
    </w:p>
    <w:p w14:paraId="1AF3EBAF">
      <w:pPr>
        <w:bidi w:val="0"/>
        <w:rPr>
          <w:rFonts w:hint="default"/>
        </w:rPr>
      </w:pPr>
      <w:r>
        <w:rPr>
          <w:rFonts w:hint="default"/>
        </w:rPr>
        <w:t xml:space="preserve">            "optType": "",</w:t>
      </w:r>
    </w:p>
    <w:p w14:paraId="4E54E933">
      <w:pPr>
        <w:bidi w:val="0"/>
        <w:rPr>
          <w:rFonts w:hint="default"/>
        </w:rPr>
      </w:pPr>
      <w:r>
        <w:rPr>
          <w:rFonts w:hint="default"/>
        </w:rPr>
        <w:t xml:space="preserve">            "openType": "call_auction",</w:t>
      </w:r>
    </w:p>
    <w:p w14:paraId="5ADC249B">
      <w:pPr>
        <w:bidi w:val="0"/>
        <w:rPr>
          <w:rFonts w:hint="default"/>
        </w:rPr>
      </w:pPr>
      <w:r>
        <w:rPr>
          <w:rFonts w:hint="default"/>
        </w:rPr>
        <w:t xml:space="preserve">            "preMktSwTime": "",</w:t>
      </w:r>
    </w:p>
    <w:p w14:paraId="6F8AC3ED">
      <w:pPr>
        <w:bidi w:val="0"/>
        <w:rPr>
          <w:rFonts w:hint="default"/>
        </w:rPr>
      </w:pPr>
      <w:r>
        <w:rPr>
          <w:rFonts w:hint="default"/>
        </w:rPr>
        <w:t xml:space="preserve">            "quoteCcy": "USDT",</w:t>
      </w:r>
    </w:p>
    <w:p w14:paraId="795FD65E">
      <w:pPr>
        <w:bidi w:val="0"/>
        <w:rPr>
          <w:rFonts w:hint="default"/>
        </w:rPr>
      </w:pPr>
      <w:r>
        <w:rPr>
          <w:rFonts w:hint="default"/>
        </w:rPr>
        <w:t xml:space="preserve">            "tradeQuoteCcyList": [</w:t>
      </w:r>
    </w:p>
    <w:p w14:paraId="4A1F722A">
      <w:pPr>
        <w:bidi w:val="0"/>
        <w:rPr>
          <w:rFonts w:hint="default"/>
        </w:rPr>
      </w:pPr>
      <w:r>
        <w:rPr>
          <w:rFonts w:hint="default"/>
        </w:rPr>
        <w:t xml:space="preserve">                "USDT"</w:t>
      </w:r>
    </w:p>
    <w:p w14:paraId="429D1297">
      <w:pPr>
        <w:bidi w:val="0"/>
        <w:rPr>
          <w:rFonts w:hint="default"/>
        </w:rPr>
      </w:pPr>
      <w:r>
        <w:rPr>
          <w:rFonts w:hint="default"/>
        </w:rPr>
        <w:t xml:space="preserve">            ],</w:t>
      </w:r>
    </w:p>
    <w:p w14:paraId="47A86BDA">
      <w:pPr>
        <w:bidi w:val="0"/>
        <w:rPr>
          <w:rFonts w:hint="default"/>
        </w:rPr>
      </w:pPr>
      <w:r>
        <w:rPr>
          <w:rFonts w:hint="default"/>
        </w:rPr>
        <w:t xml:space="preserve">            "settleCcy": "",</w:t>
      </w:r>
    </w:p>
    <w:p w14:paraId="20C1CB26">
      <w:pPr>
        <w:bidi w:val="0"/>
        <w:rPr>
          <w:rFonts w:hint="default"/>
        </w:rPr>
      </w:pPr>
      <w:r>
        <w:rPr>
          <w:rFonts w:hint="default"/>
        </w:rPr>
        <w:t xml:space="preserve">            "state": "live",</w:t>
      </w:r>
    </w:p>
    <w:p w14:paraId="1D745214">
      <w:pPr>
        <w:bidi w:val="0"/>
        <w:rPr>
          <w:rFonts w:hint="default"/>
        </w:rPr>
      </w:pPr>
      <w:r>
        <w:rPr>
          <w:rFonts w:hint="default"/>
        </w:rPr>
        <w:t xml:space="preserve">            "ruleType": "normal",</w:t>
      </w:r>
    </w:p>
    <w:p w14:paraId="2DF02267">
      <w:pPr>
        <w:bidi w:val="0"/>
        <w:rPr>
          <w:rFonts w:hint="default"/>
        </w:rPr>
      </w:pPr>
      <w:r>
        <w:rPr>
          <w:rFonts w:hint="default"/>
        </w:rPr>
        <w:t xml:space="preserve">            "stk": "",</w:t>
      </w:r>
    </w:p>
    <w:p w14:paraId="12855E25">
      <w:pPr>
        <w:bidi w:val="0"/>
        <w:rPr>
          <w:rFonts w:hint="default"/>
        </w:rPr>
      </w:pPr>
      <w:r>
        <w:rPr>
          <w:rFonts w:hint="default"/>
        </w:rPr>
        <w:t xml:space="preserve">            "tickSz": "0.1",</w:t>
      </w:r>
    </w:p>
    <w:p w14:paraId="4D0C220C">
      <w:pPr>
        <w:bidi w:val="0"/>
        <w:rPr>
          <w:rFonts w:hint="default"/>
        </w:rPr>
      </w:pPr>
      <w:r>
        <w:rPr>
          <w:rFonts w:hint="default"/>
        </w:rPr>
        <w:t xml:space="preserve">            "uly": "",</w:t>
      </w:r>
    </w:p>
    <w:p w14:paraId="6BFC27A3">
      <w:pPr>
        <w:bidi w:val="0"/>
        <w:rPr>
          <w:rFonts w:hint="default"/>
        </w:rPr>
      </w:pPr>
      <w:r>
        <w:rPr>
          <w:rFonts w:hint="default"/>
        </w:rPr>
        <w:t xml:space="preserve">            "instIdCode": 1000000000,</w:t>
      </w:r>
    </w:p>
    <w:p w14:paraId="02214A71">
      <w:pPr>
        <w:bidi w:val="0"/>
        <w:rPr>
          <w:rFonts w:hint="default"/>
        </w:rPr>
      </w:pPr>
      <w:r>
        <w:rPr>
          <w:rFonts w:hint="default"/>
        </w:rPr>
        <w:t xml:space="preserve">            "instCategory": "1",</w:t>
      </w:r>
    </w:p>
    <w:p w14:paraId="524EF361">
      <w:pPr>
        <w:bidi w:val="0"/>
        <w:rPr>
          <w:rFonts w:hint="default"/>
        </w:rPr>
      </w:pPr>
      <w:r>
        <w:rPr>
          <w:rFonts w:hint="default"/>
        </w:rPr>
        <w:t xml:space="preserve">            "upcChg": [</w:t>
      </w:r>
    </w:p>
    <w:p w14:paraId="25995D9E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5A017784">
      <w:pPr>
        <w:bidi w:val="0"/>
        <w:rPr>
          <w:rFonts w:hint="default"/>
        </w:rPr>
      </w:pPr>
      <w:r>
        <w:rPr>
          <w:rFonts w:hint="default"/>
        </w:rPr>
        <w:t xml:space="preserve">                    "param": "tickSz",</w:t>
      </w:r>
    </w:p>
    <w:p w14:paraId="21A77851">
      <w:pPr>
        <w:bidi w:val="0"/>
        <w:rPr>
          <w:rFonts w:hint="default"/>
        </w:rPr>
      </w:pPr>
      <w:r>
        <w:rPr>
          <w:rFonts w:hint="default"/>
        </w:rPr>
        <w:t xml:space="preserve">                    "newValue": "0.0001",</w:t>
      </w:r>
    </w:p>
    <w:p w14:paraId="5B5927FE">
      <w:pPr>
        <w:bidi w:val="0"/>
        <w:rPr>
          <w:rFonts w:hint="default"/>
        </w:rPr>
      </w:pPr>
      <w:r>
        <w:rPr>
          <w:rFonts w:hint="default"/>
        </w:rPr>
        <w:t xml:space="preserve">                    "effTime": "1704876947000"</w:t>
      </w:r>
    </w:p>
    <w:p w14:paraId="24B8DB51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4885A079">
      <w:pPr>
        <w:bidi w:val="0"/>
        <w:rPr>
          <w:rFonts w:hint="default"/>
        </w:rPr>
      </w:pPr>
      <w:r>
        <w:rPr>
          <w:rFonts w:hint="default"/>
        </w:rPr>
        <w:t xml:space="preserve">            ]</w:t>
      </w:r>
    </w:p>
    <w:p w14:paraId="30BE01C1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0712B1A9">
      <w:pPr>
        <w:bidi w:val="0"/>
        <w:rPr>
          <w:rFonts w:hint="default"/>
        </w:rPr>
      </w:pPr>
      <w:r>
        <w:rPr>
          <w:rFonts w:hint="default"/>
        </w:rPr>
        <w:t xml:space="preserve">    ]}</w:t>
      </w:r>
    </w:p>
    <w:p w14:paraId="166D6A53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813"/>
        <w:gridCol w:w="1027"/>
        <w:gridCol w:w="5706"/>
      </w:tblGrid>
      <w:tr w14:paraId="1839D75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1099D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F1C71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3D5F8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11277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98B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3317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FBA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</w:p>
        </w:tc>
      </w:tr>
      <w:tr w14:paraId="34893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875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seriesId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E5C3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9EB0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系列 ID，如 BTC-ABOVE-DAILY。仅适用于 EVENTS</w:t>
            </w:r>
          </w:p>
        </w:tc>
      </w:tr>
      <w:tr w14:paraId="55EFE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44DD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6CB41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501A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 如 BTC-USDT</w:t>
            </w:r>
          </w:p>
        </w:tc>
      </w:tr>
      <w:tr w14:paraId="10C53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7415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E7D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20F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标的指数，如 BTC-USD，仅适用于杠杆/交割/永续/期权</w:t>
            </w:r>
          </w:p>
        </w:tc>
      </w:tr>
      <w:tr w14:paraId="19B5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962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groupId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45CA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505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交易产品手续费分组ID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现货：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1：USDT现货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2：USDC及Crypto现货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3：TRY现货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4：EUR现货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5：BRL现货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7：AED现货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8：AUD现货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9：USD现货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10：SGD现货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11：零手续费现货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12：现货分组一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13：现货分组二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14：现货分组三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15: 现货特别分组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交割合约：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1：币本位交割合约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2：USDT本位交割合约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3：USDC本位交割合约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4：盘前交易交割合约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5：交割合约分组一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6：交割合约分组二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永续合约：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1：币本位永续合约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2：USDT本位永续合约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3：USDC本位永续合约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4：永续合约分组一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5：永续合约分组二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6：股票永续合约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期权：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1：币本位期权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2：USDC本位期权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用户需要同时使用instType和groupId来确定一个交易产品的交易手续费分组；用户应该将此接口和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"https://www.okx.com/docs-v5/zh/" \l "trading-account-rest-api-get-fee-rates"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Cs w:val="16"/>
              </w:rPr>
              <w:t>获取当前账户交易手续费费率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一起使用，以获取特定交易产品的手续费率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部分枚举值可能不适用于您，以实际返回为准</w:t>
            </w:r>
          </w:p>
        </w:tc>
      </w:tr>
      <w:tr w14:paraId="7A697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74D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CF62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F61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交易品种，如 BTC-USD，仅适用于杠杆/交割/永续/期权</w:t>
            </w:r>
          </w:p>
        </w:tc>
      </w:tr>
      <w:tr w14:paraId="06B5A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B23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category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C5E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80610">
            <w:pPr>
              <w:bidi w:val="0"/>
              <w:rPr>
                <w:rFonts w:hint="default"/>
              </w:rPr>
            </w:pPr>
            <w:del w:id="0">
              <w:r>
                <w:rPr>
                  <w:rFonts w:hint="default"/>
                  <w:lang w:val="en-US" w:eastAsia="zh-CN"/>
                </w:rPr>
                <w:delText>币种类别</w:delText>
              </w:r>
            </w:del>
            <w:r>
              <w:rPr>
                <w:rFonts w:hint="default"/>
                <w:lang w:val="en-US" w:eastAsia="zh-CN"/>
              </w:rPr>
              <w:t>（已废弃）</w:t>
            </w:r>
          </w:p>
        </w:tc>
      </w:tr>
      <w:tr w14:paraId="5A2CD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AC1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baseCcy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832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9FD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交易货币币种，如 BTC-USDT 中的 BTC ，仅适用于币币/币币杠杆</w:t>
            </w:r>
          </w:p>
        </w:tc>
      </w:tr>
      <w:tr w14:paraId="25542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79E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762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B491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计价货币币种，如 BTC-USDT 中的USDT ，仅适用于币币/币币杠杆</w:t>
            </w:r>
          </w:p>
        </w:tc>
      </w:tr>
      <w:tr w14:paraId="66B72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767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settleCcy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824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CF6B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盈亏结算和保证金币种，如 BTC 仅适用于交割/永续/期权</w:t>
            </w:r>
          </w:p>
        </w:tc>
      </w:tr>
      <w:tr w14:paraId="67975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DA3B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ctVal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E731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369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每张合约的面值。计价货币取决于 ctType：线性合约以标的货币计（如BTC-USDT-SWAP，ctVal=0.01 BTC）；反向合约以USD计（如BTC-USD-SWAP，ctVal=100 USD）。名义价值：线性 = 张数 × ctVal × 标记价格（计价货币）；反向 = 张数 × ctVal（USD固定）。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 FUTURES/SWAP/OPTION</w:t>
            </w:r>
          </w:p>
        </w:tc>
      </w:tr>
      <w:tr w14:paraId="16D97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689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ctMult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936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336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合约乘数，仅适用于交割/永续/期权</w:t>
            </w:r>
          </w:p>
        </w:tc>
      </w:tr>
      <w:tr w14:paraId="61C0C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EDE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ctValCcy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C7A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B21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合约面值计价币种，仅适用于交割/永续/期权</w:t>
            </w:r>
          </w:p>
        </w:tc>
      </w:tr>
      <w:tr w14:paraId="6AABD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2B2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optType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901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13D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期权类型，C或P 仅适用于期权</w:t>
            </w:r>
          </w:p>
        </w:tc>
      </w:tr>
      <w:tr w14:paraId="35CF9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134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stk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2117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43D3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行权价格，仅适用于期权</w:t>
            </w:r>
          </w:p>
        </w:tc>
      </w:tr>
      <w:tr w14:paraId="29F84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D9E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listTime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E94D2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72982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上线时间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Unix时间戳的毫秒数格式，如 1597026383085</w:t>
            </w:r>
          </w:p>
        </w:tc>
      </w:tr>
      <w:tr w14:paraId="7A4C8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AED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auctionEndTime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D3A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6A46F8">
            <w:pPr>
              <w:bidi w:val="0"/>
              <w:rPr>
                <w:rFonts w:hint="default"/>
              </w:rPr>
            </w:pPr>
            <w:del w:id="1">
              <w:r>
                <w:rPr>
                  <w:rFonts w:hint="default"/>
                  <w:lang w:val="en-US" w:eastAsia="zh-CN"/>
                </w:rPr>
                <w:delText>集合竞价结束时间，Unix时间戳的毫秒数格式，如 1597026383085</w:delText>
              </w:r>
            </w:del>
            <w:del w:id="2">
              <w:r>
                <w:rPr>
                  <w:rFonts w:hint="default"/>
                  <w:lang w:val="en-US" w:eastAsia="zh-CN"/>
                </w:rPr>
                <w:br w:type="textWrapping"/>
              </w:r>
            </w:del>
            <w:del w:id="3">
              <w:r>
                <w:rPr>
                  <w:rFonts w:hint="default"/>
                  <w:lang w:val="en-US" w:eastAsia="zh-CN"/>
                </w:rPr>
                <w:delText>仅适用于通过集合竞价方式上线的币币，其余情况返回""（已废弃，请使用contTdSwTime）</w:delText>
              </w:r>
            </w:del>
          </w:p>
        </w:tc>
      </w:tr>
      <w:tr w14:paraId="0EA0C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710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contTdSwTime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406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FCE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连续交易开始时间，从集合竞价、提前挂单切换到连续交易的时间，Unix时间戳格式，单位为毫秒。e.g. 1597026383085。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仅适用于通过集合竞价或提前挂单上线的SPOT/MARGIN，在其他情况下返回""。</w:t>
            </w:r>
          </w:p>
        </w:tc>
      </w:tr>
      <w:tr w14:paraId="12A62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D4D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preMktSwTime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BF6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D14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盘前永续合约转为普通永续合约的时间，Unix时间戳的毫秒数格式，如 1597026383085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仅适用于盘前SWAP</w:t>
            </w:r>
          </w:p>
        </w:tc>
      </w:tr>
      <w:tr w14:paraId="6E877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B9E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openType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5283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300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开盘类型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fix_price: 定价开盘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pre_quote: 提前挂单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call_auction: 集合竞价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只适用于SPOT/MARGIN，其他业务线返回""</w:t>
            </w:r>
          </w:p>
        </w:tc>
      </w:tr>
      <w:tr w14:paraId="2112F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C26C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expTime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363E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832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产品下线时间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适用于币币/杠杆/交割/永续/期权，对于 交割/期权，为交割/行权日期；亦可以为产品下线时间，有变动就会推送。</w:t>
            </w:r>
          </w:p>
        </w:tc>
      </w:tr>
      <w:tr w14:paraId="6965F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AFF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F5C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B6E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交易所对该合约设定的最大杠杆上限。账户实际可用杠杆可能因VIP等级和仓位大小而更低。用户当前配置的杠杆请使用 GET /api/v5/account/leverage-info 查询。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不适用于 SPOT、OPTION</w:t>
            </w:r>
          </w:p>
        </w:tc>
      </w:tr>
      <w:tr w14:paraId="0AE6C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2E5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tickSz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418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7F0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最小价格变动单位，如 0.0001。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对于 OPTION/EVENTS，该值为 tick band 中的最小 tickSz。如需获取各价格区间的精确 tickSz，请使用"获取期权价格梯度"接口并传入对应的 instType 参数。</w:t>
            </w:r>
          </w:p>
        </w:tc>
      </w:tr>
      <w:tr w14:paraId="7EA54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8D2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lotSz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B25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A265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合约面值最小变动单位（委托量步长），所有委托量（sz）必须为 lotSz 的整数倍，违反则返回错误51121。下单数量精度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合约的数量单位是张，现货的数量单位是交易货币</w:t>
            </w:r>
          </w:p>
        </w:tc>
      </w:tr>
      <w:tr w14:paraId="579B9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7EF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635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0DF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最小委托量。委托量必须同时满足：sz ≥ minSz 且 sz 为 lotSz 的整数倍。最小下单数量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合约的数量单位是张，现货的数量单位是交易货币</w:t>
            </w:r>
          </w:p>
        </w:tc>
      </w:tr>
      <w:tr w14:paraId="44BD8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6EB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3A3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DB2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合约类型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linear：正向合约，保证金、盈亏及结算均以计价货币计（如BTC-USDT-SWAP以USDT计）。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inverse：反向合约，保证金、盈亏及结算均以标的货币计（如BTC-USD-SWAP以BTC计）。反向合约的USD盈亏为非线性：固定BTC盈亏的USD价值随BTC价格变化。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 FUTURES/SWAP</w:t>
            </w:r>
          </w:p>
        </w:tc>
      </w:tr>
      <w:tr w14:paraId="4F288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406A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alias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9CAD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26F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合约日期别名（已废弃，将于 2026 年 4 月底下线，请使用 expTime 字段获取交割时间）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this_week：本周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next_week：次周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this_month：本月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next_month：次月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quarter：季度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next_quarter：次季度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third_quarter：第三季度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this_five_years：当期五年合约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next_five_years：次期五年合约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仅适用于交割</w:t>
            </w:r>
          </w:p>
        </w:tc>
      </w:tr>
      <w:tr w14:paraId="5B310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6416A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E5C4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C290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产品状态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live：交易中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suspend：暂停中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rebase：合约在变基中，不可交易，仅适用于SWAP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post_only：仅接受 post-only 订单；已有 post-only 订单可改单和撤单。其他订单类型（市价单、IOC、FOK、普通限价单）将被拒绝。仅适用于 SWAP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preopen：预上线，交割和期权合约轮转生成到开始交易；部分交易产品上线前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test：测试中（测试产品，不可交易）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settling：结算中，仅适用于 EVENTS</w:t>
            </w:r>
          </w:p>
        </w:tc>
      </w:tr>
      <w:tr w14:paraId="4D495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58BE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ruleType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8FB3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D338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交易规则类型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normal：普通交易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pre_market：盘前交易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rebase_contract：盘前变基合约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xperp：永续合约风格的交割合约，仅适用于部分 FUTURES 合约</w:t>
            </w:r>
          </w:p>
        </w:tc>
      </w:tr>
      <w:tr w14:paraId="12C5E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8928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maxLmtSz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D888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9E7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限价单的单笔最大委托数量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合约的数量单位是张，现货的数量单位是交易货币</w:t>
            </w:r>
          </w:p>
        </w:tc>
      </w:tr>
      <w:tr w14:paraId="06E6F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83D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maxMktSz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08F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1402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市价单的单笔最大委托数量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合约的数量单位是张，现货的数量单位是USDT</w:t>
            </w:r>
          </w:p>
        </w:tc>
      </w:tr>
      <w:tr w14:paraId="1636C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32C3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maxLmtAmt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BFC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B806C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限价单的单笔最大美元价值</w:t>
            </w:r>
          </w:p>
        </w:tc>
      </w:tr>
      <w:tr w14:paraId="7D817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CA3B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maxMktAmt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49DE4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3286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市价单的单笔最大美元价值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仅适用于币币/币币杠杆</w:t>
            </w:r>
          </w:p>
        </w:tc>
      </w:tr>
      <w:tr w14:paraId="688C5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D43B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maxTwapSz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1D58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C823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时间加权单的单笔最大委托数量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合约的数量单位是张，现货的数量单位是交易货币。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单笔最小委托数量为 minSz*2</w:t>
            </w:r>
          </w:p>
        </w:tc>
      </w:tr>
      <w:tr w14:paraId="7DB58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F9F1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maxIcebergSz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DF6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9378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冰山委托的单笔最大委托数量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合约的数量单位是张，现货的数量单位是交易货币</w:t>
            </w:r>
          </w:p>
        </w:tc>
      </w:tr>
      <w:tr w14:paraId="3281D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EA0B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maxTriggerSz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921A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695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计划委托委托的单笔最大委托数量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合约的数量单位是张，现货的数量单位是交易货币</w:t>
            </w:r>
          </w:p>
        </w:tc>
      </w:tr>
      <w:tr w14:paraId="4236F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145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maxStopSz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34D67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DED5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止盈止损市价委托的单笔最大委托数量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合约的数量单位是张，现货的数量单位是USDT</w:t>
            </w:r>
          </w:p>
        </w:tc>
      </w:tr>
      <w:tr w14:paraId="0518B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33E4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futureSettlement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6B2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6A0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交割合约是否支持每日结算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适用于全仓交割</w:t>
            </w:r>
          </w:p>
        </w:tc>
      </w:tr>
      <w:tr w14:paraId="49B14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316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tradeQuoteCcyList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483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strings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0269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可用于交易的计价币种列表，如 ["USD", "USDC”].</w:t>
            </w:r>
          </w:p>
        </w:tc>
      </w:tr>
      <w:tr w14:paraId="2F6BA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1C1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instIdCode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D87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AB6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产品唯一标识代码。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对于简单二进制编码，您必须使用 instIdCode 而不是 instId。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对于同一instId，实盘和模拟盘的值可能会不一样。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当值还未生成时，返回 null。</w:t>
            </w:r>
          </w:p>
        </w:tc>
      </w:tr>
      <w:tr w14:paraId="42DC2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8B15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instCategory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68D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E7C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标的资产类别（产品ID的第一部分）。例如：对于 BTC-USDT-SWAP，instCategory 表示 BTC 所属的资产类别。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1: 加密货币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3: 股票类资产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4: 大宗商品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5: 外汇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6: 债券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"" 当值不可用时返回空字符串</w:t>
            </w:r>
          </w:p>
        </w:tc>
      </w:tr>
      <w:tr w14:paraId="75129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C7EA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upcChg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035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214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即将变更的参数列表。当没有即将变更的参数时，返回空数组 []</w:t>
            </w:r>
          </w:p>
        </w:tc>
      </w:tr>
      <w:tr w14:paraId="4ED64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3F52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param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3182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8D7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即将变更的参数名称。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tickSz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minSz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maxMktSz</w:t>
            </w:r>
          </w:p>
        </w:tc>
      </w:tr>
      <w:tr w14:paraId="68BFF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CD1E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newValue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994F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3D75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即将变更的参数值。</w:t>
            </w:r>
          </w:p>
        </w:tc>
      </w:tr>
      <w:tr w14:paraId="02697BC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374E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effTime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07A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457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生效时间。Unix 时间戳格式，例如 1597026383085</w:t>
            </w:r>
          </w:p>
        </w:tc>
      </w:tr>
    </w:tbl>
    <w:p w14:paraId="2CBEC841">
      <w:pPr>
        <w:bidi w:val="0"/>
      </w:pPr>
      <w:r>
        <w:rPr>
          <w:lang w:val="en-US" w:eastAsia="zh-CN"/>
        </w:rPr>
        <w:t> 当合约预上线时，状态变更为预上线（即新生成一个合约，新合约会处于预上线状态）； listTime以及contTdSwTime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对于通过集合竞价/提前挂单方式上线的币币，listTime为集合竞价/提前挂单的开始时间，contTdSwTime为集合竞价/提前挂单的结束时间、连续交易的开始时间；对于其他情况及业务线，listTime即为连续交易开始时间，contTdSwTime将返回"" state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状态state总是在时间到达listTime时由`preopen`转变为`live`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当产品下线的时候（如交割合约被交割的时候，期权合约被行权的时候），查询不到该产品 产品下线公告一经发出，接口及频道会更新下线时间(expTime)。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产品上线公告一经发出，接口及频道会更新上线时间：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1. 对于币币/杠杆/永续， 该事件仅适用于产品类型(instType), 交易产品ID(instId), 上线时间(listTime), 产品状态(state)字段；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2. 对于交割，该事件仅适用于产品类型(instType), 交易品种(instFamily), 上线时间(listTime), 产品状态(state)字段；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3. 其他字段暂时为空，会比上线时间至少提前 5 分钟更新完整，然后 WebSocket 才会支持通过对应的交易产品ID/交易品种进行订阅。</w:t>
      </w:r>
    </w:p>
    <w:p w14:paraId="62C88FB7">
      <w:pPr>
        <w:bidi w:val="0"/>
        <w:rPr>
          <w:rFonts w:hint="default"/>
        </w:rPr>
      </w:pPr>
      <w:r>
        <w:rPr>
          <w:rFonts w:hint="default"/>
        </w:rPr>
        <w:t>获取系列</w:t>
      </w:r>
    </w:p>
    <w:p w14:paraId="454A7BA3">
      <w:pPr>
        <w:bidi w:val="0"/>
        <w:rPr>
          <w:rFonts w:hint="default"/>
        </w:rPr>
      </w:pPr>
      <w:r>
        <w:rPr>
          <w:rFonts w:hint="default"/>
        </w:rPr>
        <w:t>获取 OKX 预测市场的系列列表。</w:t>
      </w:r>
    </w:p>
    <w:p w14:paraId="401EB7B4">
      <w:pPr>
        <w:bidi w:val="0"/>
        <w:rPr>
          <w:rFonts w:hint="default"/>
        </w:rPr>
      </w:pPr>
      <w:r>
        <w:rPr>
          <w:rFonts w:hint="default"/>
        </w:rPr>
        <w:t>限速：10次/2s</w:t>
      </w:r>
    </w:p>
    <w:p w14:paraId="75949DB1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331D1339">
      <w:pPr>
        <w:bidi w:val="0"/>
        <w:rPr>
          <w:rFonts w:hint="default"/>
        </w:rPr>
      </w:pPr>
      <w:r>
        <w:rPr>
          <w:rFonts w:hint="default"/>
        </w:rPr>
        <w:t>权限：公共</w:t>
      </w:r>
    </w:p>
    <w:p w14:paraId="7C74E70D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0F751690">
      <w:pPr>
        <w:bidi w:val="0"/>
        <w:rPr>
          <w:rFonts w:hint="default"/>
        </w:rPr>
      </w:pPr>
      <w:r>
        <w:rPr>
          <w:rFonts w:hint="default"/>
        </w:rPr>
        <w:t>GET /api/v5/public/event-contract/series</w:t>
      </w:r>
    </w:p>
    <w:p w14:paraId="65F77207">
      <w:pPr>
        <w:bidi w:val="0"/>
      </w:pPr>
      <w:r>
        <w:rPr>
          <w:rFonts w:hint="default"/>
        </w:rPr>
        <w:t>请求示例</w:t>
      </w:r>
    </w:p>
    <w:p w14:paraId="0CF08BE1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98"/>
        <w:gridCol w:w="738"/>
        <w:gridCol w:w="1080"/>
        <w:gridCol w:w="5241"/>
      </w:tblGrid>
      <w:tr w14:paraId="3184C37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75FFE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8BAFD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CAA7A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4A157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70F99F0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0397D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seriesId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CC9F8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054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8EC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系列 ID，如 BTC-ABOVE-DAILY。不传则返回所有系列。</w:t>
            </w:r>
          </w:p>
        </w:tc>
      </w:tr>
    </w:tbl>
    <w:p w14:paraId="57B81B73">
      <w:pPr>
        <w:bidi w:val="0"/>
      </w:pPr>
      <w:r>
        <w:rPr>
          <w:rFonts w:hint="default"/>
        </w:rPr>
        <w:t>返回示例</w:t>
      </w:r>
    </w:p>
    <w:p w14:paraId="5CFA6E3C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6D18C8F7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18B856BF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04EF9AD8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57AB2976">
      <w:pPr>
        <w:bidi w:val="0"/>
        <w:rPr>
          <w:rFonts w:hint="default"/>
        </w:rPr>
      </w:pPr>
      <w:r>
        <w:rPr>
          <w:rFonts w:hint="default"/>
        </w:rPr>
        <w:t xml:space="preserve">            "seriesId": "BTC-ABOVE-DAILY",</w:t>
      </w:r>
    </w:p>
    <w:p w14:paraId="068BFF67">
      <w:pPr>
        <w:bidi w:val="0"/>
        <w:rPr>
          <w:rFonts w:hint="default"/>
        </w:rPr>
      </w:pPr>
      <w:r>
        <w:rPr>
          <w:rFonts w:hint="default"/>
        </w:rPr>
        <w:t xml:space="preserve">            "freq": "daily",</w:t>
      </w:r>
    </w:p>
    <w:p w14:paraId="2805FB09">
      <w:pPr>
        <w:bidi w:val="0"/>
        <w:rPr>
          <w:rFonts w:hint="default"/>
        </w:rPr>
      </w:pPr>
      <w:r>
        <w:rPr>
          <w:rFonts w:hint="default"/>
        </w:rPr>
        <w:t xml:space="preserve">            "title": "BTC price above 15k",</w:t>
      </w:r>
    </w:p>
    <w:p w14:paraId="5ADB2DEE">
      <w:pPr>
        <w:bidi w:val="0"/>
        <w:rPr>
          <w:rFonts w:hint="default"/>
        </w:rPr>
      </w:pPr>
      <w:r>
        <w:rPr>
          <w:rFonts w:hint="default"/>
        </w:rPr>
        <w:t xml:space="preserve">            "category": "Crypto",</w:t>
      </w:r>
    </w:p>
    <w:p w14:paraId="6AD3B29A">
      <w:pPr>
        <w:bidi w:val="0"/>
        <w:rPr>
          <w:rFonts w:hint="default"/>
        </w:rPr>
      </w:pPr>
      <w:r>
        <w:rPr>
          <w:rFonts w:hint="default"/>
        </w:rPr>
        <w:t xml:space="preserve">            "settlement": {</w:t>
      </w:r>
    </w:p>
    <w:p w14:paraId="2E3B07C7">
      <w:pPr>
        <w:bidi w:val="0"/>
        <w:rPr>
          <w:rFonts w:hint="default"/>
        </w:rPr>
      </w:pPr>
      <w:r>
        <w:rPr>
          <w:rFonts w:hint="default"/>
        </w:rPr>
        <w:t xml:space="preserve">                "method": "price_above",</w:t>
      </w:r>
    </w:p>
    <w:p w14:paraId="7D7820E3">
      <w:pPr>
        <w:bidi w:val="0"/>
        <w:rPr>
          <w:rFonts w:hint="default"/>
        </w:rPr>
      </w:pPr>
      <w:r>
        <w:rPr>
          <w:rFonts w:hint="default"/>
        </w:rPr>
        <w:t xml:space="preserve">                "closeEarly": false,</w:t>
      </w:r>
    </w:p>
    <w:p w14:paraId="139D5208">
      <w:pPr>
        <w:bidi w:val="0"/>
        <w:rPr>
          <w:rFonts w:hint="default"/>
        </w:rPr>
      </w:pPr>
      <w:r>
        <w:rPr>
          <w:rFonts w:hint="default"/>
        </w:rPr>
        <w:t xml:space="preserve">                "srcName": "okx_index",</w:t>
      </w:r>
    </w:p>
    <w:p w14:paraId="7502FC33">
      <w:pPr>
        <w:bidi w:val="0"/>
        <w:rPr>
          <w:rFonts w:hint="default"/>
        </w:rPr>
      </w:pPr>
      <w:r>
        <w:rPr>
          <w:rFonts w:hint="default"/>
        </w:rPr>
        <w:t xml:space="preserve">                "underlying": "BTC-USDT"</w:t>
      </w:r>
    </w:p>
    <w:p w14:paraId="5E29F7DC">
      <w:pPr>
        <w:bidi w:val="0"/>
        <w:rPr>
          <w:rFonts w:hint="default"/>
        </w:rPr>
      </w:pPr>
      <w:r>
        <w:rPr>
          <w:rFonts w:hint="default"/>
        </w:rPr>
        <w:t xml:space="preserve">            }</w:t>
      </w:r>
    </w:p>
    <w:p w14:paraId="5E2F4F61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0F0EC536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1BE77A8B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6F1D16E3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302"/>
        <w:gridCol w:w="940"/>
        <w:gridCol w:w="6304"/>
      </w:tblGrid>
      <w:tr w14:paraId="636691D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5FA97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75EC5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FCD2C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05F63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665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seriesId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79D7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63C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系列 ID，如 BTC-ABOVE-DAILY</w:t>
            </w:r>
          </w:p>
        </w:tc>
      </w:tr>
      <w:tr w14:paraId="63A87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8CA1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freq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ACB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C77F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系列频率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five_min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fifteen_min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hourly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daily</w:t>
            </w:r>
          </w:p>
        </w:tc>
      </w:tr>
      <w:tr w14:paraId="52E21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17B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title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31FA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CFD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系列标题</w:t>
            </w:r>
          </w:p>
        </w:tc>
      </w:tr>
      <w:tr w14:paraId="12F25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A277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category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2C16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879C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所属分类，如 Crypto</w:t>
            </w:r>
          </w:p>
        </w:tc>
      </w:tr>
      <w:tr w14:paraId="799B7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A4BCF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settlement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9F7A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3F9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结算信息</w:t>
            </w:r>
          </w:p>
        </w:tc>
      </w:tr>
      <w:tr w14:paraId="4792F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85C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method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48C34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25C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结算方式。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price_up_down：价格涨跌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price_above：价格高于</w:t>
            </w:r>
          </w:p>
        </w:tc>
      </w:tr>
      <w:tr w14:paraId="699CA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798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closeEarly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0A0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1D7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是否可以在到期时间前提前结算。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true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false</w:t>
            </w:r>
          </w:p>
        </w:tc>
      </w:tr>
      <w:tr w14:paraId="2D3E7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6593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srcName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C3C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BDFA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结算数据来源名称，如 okx_index、cf_benchmark_index</w:t>
            </w:r>
          </w:p>
        </w:tc>
      </w:tr>
      <w:tr w14:paraId="177DE5D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672A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underlying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FD6B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155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OKX 交易对格式的标的价格，如 BTC-USDT。仅适用于价格相关结算方式。</w:t>
            </w:r>
          </w:p>
        </w:tc>
      </w:tr>
    </w:tbl>
    <w:p w14:paraId="6D21183F">
      <w:pPr>
        <w:bidi w:val="0"/>
        <w:rPr>
          <w:rFonts w:hint="default"/>
        </w:rPr>
      </w:pPr>
      <w:r>
        <w:rPr>
          <w:rFonts w:hint="default"/>
        </w:rPr>
        <w:t>获取事件</w:t>
      </w:r>
    </w:p>
    <w:p w14:paraId="30C8C4A4">
      <w:pPr>
        <w:bidi w:val="0"/>
        <w:rPr>
          <w:rFonts w:hint="default"/>
        </w:rPr>
      </w:pPr>
      <w:r>
        <w:rPr>
          <w:rFonts w:hint="default"/>
        </w:rPr>
        <w:t>获取 OKX 预测市场某系列下的事件列表，包含已到期事件。返回数据按 expTime 和 eventId 降序排列。</w:t>
      </w:r>
    </w:p>
    <w:p w14:paraId="378FC813">
      <w:pPr>
        <w:bidi w:val="0"/>
        <w:rPr>
          <w:rFonts w:hint="default"/>
        </w:rPr>
      </w:pPr>
      <w:r>
        <w:rPr>
          <w:rFonts w:hint="default"/>
        </w:rPr>
        <w:t>限速：10次/2s</w:t>
      </w:r>
    </w:p>
    <w:p w14:paraId="6ADFFA1D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2B97CFBD">
      <w:pPr>
        <w:bidi w:val="0"/>
        <w:rPr>
          <w:rFonts w:hint="default"/>
        </w:rPr>
      </w:pPr>
      <w:r>
        <w:rPr>
          <w:rFonts w:hint="default"/>
        </w:rPr>
        <w:t>权限：公共</w:t>
      </w:r>
    </w:p>
    <w:p w14:paraId="1A597303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06CF1B8C">
      <w:pPr>
        <w:bidi w:val="0"/>
        <w:rPr>
          <w:rFonts w:hint="default"/>
        </w:rPr>
      </w:pPr>
      <w:r>
        <w:rPr>
          <w:rFonts w:hint="default"/>
        </w:rPr>
        <w:t>GET /api/v5/public/event-contract/events</w:t>
      </w:r>
    </w:p>
    <w:p w14:paraId="434295EA">
      <w:pPr>
        <w:bidi w:val="0"/>
      </w:pPr>
      <w:r>
        <w:rPr>
          <w:rFonts w:hint="default"/>
        </w:rPr>
        <w:t>请求示例</w:t>
      </w:r>
    </w:p>
    <w:p w14:paraId="3EEC3553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98"/>
        <w:gridCol w:w="738"/>
        <w:gridCol w:w="1080"/>
        <w:gridCol w:w="5681"/>
      </w:tblGrid>
      <w:tr w14:paraId="09B5BE8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E63A8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42BAC2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1589D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6D10EF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7F2B8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C58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seriesId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A64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4EF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69C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系列 ID，如 BTC-ABOVE-DAILY</w:t>
            </w:r>
          </w:p>
        </w:tc>
      </w:tr>
      <w:tr w14:paraId="409A2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9B9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eventId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89D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CB0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0EB9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 ID，如 BTC-ABOVE-DAILY-260224-1600</w:t>
            </w:r>
          </w:p>
        </w:tc>
      </w:tr>
      <w:tr w14:paraId="67B10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C34D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5123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353E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52F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事件状态过滤。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preopen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live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settling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expired</w:t>
            </w:r>
          </w:p>
        </w:tc>
      </w:tr>
      <w:tr w14:paraId="7AB0E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CA3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A844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88DB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8F0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返回结果数量，最大 100，默认 100</w:t>
            </w:r>
          </w:p>
        </w:tc>
      </w:tr>
      <w:tr w14:paraId="26A2A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63F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AE9F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D83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082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分页，返回早于请求 expTime 的更新记录，不包含该时间戳</w:t>
            </w:r>
          </w:p>
        </w:tc>
      </w:tr>
      <w:tr w14:paraId="1E2F7C6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63A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0337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BCA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5D4F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分页，返回晚于请求 expTime 的更旧记录，不包含该时间戳</w:t>
            </w:r>
          </w:p>
        </w:tc>
      </w:tr>
    </w:tbl>
    <w:p w14:paraId="7A7699FB">
      <w:pPr>
        <w:bidi w:val="0"/>
      </w:pPr>
      <w:r>
        <w:rPr>
          <w:rFonts w:hint="default"/>
        </w:rPr>
        <w:t>返回示例</w:t>
      </w:r>
    </w:p>
    <w:p w14:paraId="30014B30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63A25A9C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7ADEB3EB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0D886A24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2D4EB78B">
      <w:pPr>
        <w:bidi w:val="0"/>
        <w:rPr>
          <w:rFonts w:hint="default"/>
        </w:rPr>
      </w:pPr>
      <w:r>
        <w:rPr>
          <w:rFonts w:hint="default"/>
        </w:rPr>
        <w:t xml:space="preserve">            "seriesId": "BTC-ABOVE-DAILY",</w:t>
      </w:r>
    </w:p>
    <w:p w14:paraId="6F8C3243">
      <w:pPr>
        <w:bidi w:val="0"/>
        <w:rPr>
          <w:rFonts w:hint="default"/>
        </w:rPr>
      </w:pPr>
      <w:r>
        <w:rPr>
          <w:rFonts w:hint="default"/>
        </w:rPr>
        <w:t xml:space="preserve">            "eventId": "BTC-ABOVE-DAILY-260224-1600",</w:t>
      </w:r>
    </w:p>
    <w:p w14:paraId="1527D45F">
      <w:pPr>
        <w:bidi w:val="0"/>
        <w:rPr>
          <w:rFonts w:hint="default"/>
        </w:rPr>
      </w:pPr>
      <w:r>
        <w:rPr>
          <w:rFonts w:hint="default"/>
        </w:rPr>
        <w:t xml:space="preserve">            "expTime": "1769697132335",</w:t>
      </w:r>
    </w:p>
    <w:p w14:paraId="32B03DEA">
      <w:pPr>
        <w:bidi w:val="0"/>
        <w:rPr>
          <w:rFonts w:hint="default"/>
        </w:rPr>
      </w:pPr>
      <w:r>
        <w:rPr>
          <w:rFonts w:hint="default"/>
        </w:rPr>
        <w:t xml:space="preserve">            "state": "live"</w:t>
      </w:r>
    </w:p>
    <w:p w14:paraId="75CC70B3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37D59D32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61E42FEB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412C8A0C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66"/>
        <w:gridCol w:w="738"/>
        <w:gridCol w:w="6842"/>
      </w:tblGrid>
      <w:tr w14:paraId="5221601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D45EE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6B6EE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43F65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6469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14F8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seriesId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885F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6B5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系列 ID，如 BTC-ABOVE-DAILY</w:t>
            </w:r>
          </w:p>
        </w:tc>
      </w:tr>
      <w:tr w14:paraId="46596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123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eventId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7C0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698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 ID，如 BTC-ABOVE-DAILY-260224-1600</w:t>
            </w:r>
          </w:p>
        </w:tc>
      </w:tr>
      <w:tr w14:paraId="5FFED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9CF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fixTime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984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A1C1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执行价格确定时间。Unix时间戳的毫秒数格式，如 1597026383085。仅适用于 price_up_down 结算方式。</w:t>
            </w:r>
          </w:p>
        </w:tc>
      </w:tr>
      <w:tr w14:paraId="389A9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D3C4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expTime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9222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001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该事件的行权时间。Unix时间戳的毫秒数格式，如 1597026383085</w:t>
            </w:r>
          </w:p>
        </w:tc>
      </w:tr>
      <w:tr w14:paraId="46AF364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F7C4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2E4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31B8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事件状态。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preopen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live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settling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expired</w:t>
            </w:r>
          </w:p>
        </w:tc>
      </w:tr>
    </w:tbl>
    <w:p w14:paraId="61965BD8">
      <w:pPr>
        <w:bidi w:val="0"/>
        <w:rPr>
          <w:rFonts w:hint="default"/>
        </w:rPr>
      </w:pPr>
      <w:r>
        <w:rPr>
          <w:rFonts w:hint="default"/>
        </w:rPr>
        <w:t>获取市场</w:t>
      </w:r>
    </w:p>
    <w:p w14:paraId="3C9C4885">
      <w:pPr>
        <w:bidi w:val="0"/>
        <w:rPr>
          <w:rFonts w:hint="default"/>
        </w:rPr>
      </w:pPr>
      <w:r>
        <w:rPr>
          <w:rFonts w:hint="default"/>
        </w:rPr>
        <w:t>获取 OKX 预测市场某事件下的市场列表。返回数据按 expTime 和 floorStrike 降序排列。</w:t>
      </w:r>
    </w:p>
    <w:p w14:paraId="19CBAAB2">
      <w:pPr>
        <w:bidi w:val="0"/>
        <w:rPr>
          <w:rFonts w:hint="default"/>
        </w:rPr>
      </w:pPr>
      <w:r>
        <w:rPr>
          <w:rFonts w:hint="default"/>
        </w:rPr>
        <w:t>限速：10次/2s</w:t>
      </w:r>
    </w:p>
    <w:p w14:paraId="26015C85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1ECB2E3D">
      <w:pPr>
        <w:bidi w:val="0"/>
        <w:rPr>
          <w:rFonts w:hint="default"/>
        </w:rPr>
      </w:pPr>
      <w:r>
        <w:rPr>
          <w:rFonts w:hint="default"/>
        </w:rPr>
        <w:t>权限：公共</w:t>
      </w:r>
    </w:p>
    <w:p w14:paraId="46EA05F5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40BF46DB">
      <w:pPr>
        <w:bidi w:val="0"/>
        <w:rPr>
          <w:rFonts w:hint="default"/>
        </w:rPr>
      </w:pPr>
      <w:r>
        <w:rPr>
          <w:rFonts w:hint="default"/>
        </w:rPr>
        <w:t>GET /api/v5/public/event-contract/markets</w:t>
      </w:r>
    </w:p>
    <w:p w14:paraId="55910A0A">
      <w:pPr>
        <w:bidi w:val="0"/>
      </w:pPr>
      <w:r>
        <w:rPr>
          <w:rFonts w:hint="default"/>
        </w:rPr>
        <w:t>请求示例</w:t>
      </w:r>
    </w:p>
    <w:p w14:paraId="171DBA82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98"/>
        <w:gridCol w:w="738"/>
        <w:gridCol w:w="1080"/>
        <w:gridCol w:w="5681"/>
      </w:tblGrid>
      <w:tr w14:paraId="6A9DEDB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479AF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84332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6D315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AD3D7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09806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3B5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seriesId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2633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5F28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505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系列 ID，如 BTC-ABOVE-DAILY</w:t>
            </w:r>
          </w:p>
        </w:tc>
      </w:tr>
      <w:tr w14:paraId="12E24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E5D5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eventId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3484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350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3AAA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 ID，如 BTC-ABOVE-DAILY-260224-1600</w:t>
            </w:r>
          </w:p>
        </w:tc>
      </w:tr>
      <w:tr w14:paraId="6CD18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447C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9EF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89A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3F7D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 ID，如 BTC-ABOVE-DAILY-260224-1600-65000</w:t>
            </w:r>
          </w:p>
        </w:tc>
      </w:tr>
      <w:tr w14:paraId="04412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DCF24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B04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2E174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BCD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市场状态过滤。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preopen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live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settling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expired</w:t>
            </w:r>
          </w:p>
        </w:tc>
      </w:tr>
      <w:tr w14:paraId="47420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7B0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007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9981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D3D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返回结果数量，最大 100，默认 100</w:t>
            </w:r>
          </w:p>
        </w:tc>
      </w:tr>
      <w:tr w14:paraId="5911F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1BB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BDA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A165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85C6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分页，返回早于请求 expTime 的更新记录，不包含该时间戳</w:t>
            </w:r>
          </w:p>
        </w:tc>
      </w:tr>
      <w:tr w14:paraId="1B5EC89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D5D4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E980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F39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C8AAD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分页，返回晚于请求 expTime 的更旧记录，不包含该时间戳</w:t>
            </w:r>
          </w:p>
        </w:tc>
      </w:tr>
    </w:tbl>
    <w:p w14:paraId="60D04A8C">
      <w:pPr>
        <w:bidi w:val="0"/>
      </w:pPr>
      <w:r>
        <w:rPr>
          <w:rFonts w:hint="default"/>
        </w:rPr>
        <w:t>返回示例</w:t>
      </w:r>
    </w:p>
    <w:p w14:paraId="740C7DB7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2DA025A8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465E8757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2BB01098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420BB757">
      <w:pPr>
        <w:bidi w:val="0"/>
        <w:rPr>
          <w:rFonts w:hint="default"/>
        </w:rPr>
      </w:pPr>
      <w:r>
        <w:rPr>
          <w:rFonts w:hint="default"/>
        </w:rPr>
        <w:t xml:space="preserve">            "seriesId": "BTC-ABOVE-DAILY",</w:t>
      </w:r>
    </w:p>
    <w:p w14:paraId="1A8BD713">
      <w:pPr>
        <w:bidi w:val="0"/>
        <w:rPr>
          <w:rFonts w:hint="default"/>
        </w:rPr>
      </w:pPr>
      <w:r>
        <w:rPr>
          <w:rFonts w:hint="default"/>
        </w:rPr>
        <w:t xml:space="preserve">            "eventId": "BTC-ABOVE-DAILY-260224-1600",</w:t>
      </w:r>
    </w:p>
    <w:p w14:paraId="549331B6">
      <w:pPr>
        <w:bidi w:val="0"/>
        <w:rPr>
          <w:rFonts w:hint="default"/>
        </w:rPr>
      </w:pPr>
      <w:r>
        <w:rPr>
          <w:rFonts w:hint="default"/>
        </w:rPr>
        <w:t xml:space="preserve">            "instId": "BTC-ABOVE-DAILY-260224-1600-65000",</w:t>
      </w:r>
    </w:p>
    <w:p w14:paraId="656046B0">
      <w:pPr>
        <w:bidi w:val="0"/>
        <w:rPr>
          <w:rFonts w:hint="default"/>
        </w:rPr>
      </w:pPr>
      <w:r>
        <w:rPr>
          <w:rFonts w:hint="default"/>
        </w:rPr>
        <w:t xml:space="preserve">            "listTime": "1769697132335",</w:t>
      </w:r>
    </w:p>
    <w:p w14:paraId="0191D48D">
      <w:pPr>
        <w:bidi w:val="0"/>
        <w:rPr>
          <w:rFonts w:hint="default"/>
        </w:rPr>
      </w:pPr>
      <w:r>
        <w:rPr>
          <w:rFonts w:hint="default"/>
        </w:rPr>
        <w:t xml:space="preserve">            "expTime": "1769697132335",</w:t>
      </w:r>
    </w:p>
    <w:p w14:paraId="66F1ABFE">
      <w:pPr>
        <w:bidi w:val="0"/>
        <w:rPr>
          <w:rFonts w:hint="default"/>
        </w:rPr>
      </w:pPr>
      <w:r>
        <w:rPr>
          <w:rFonts w:hint="default"/>
        </w:rPr>
        <w:t xml:space="preserve">            "state": "live",</w:t>
      </w:r>
    </w:p>
    <w:p w14:paraId="73621338">
      <w:pPr>
        <w:bidi w:val="0"/>
        <w:rPr>
          <w:rFonts w:hint="default"/>
        </w:rPr>
      </w:pPr>
      <w:r>
        <w:rPr>
          <w:rFonts w:hint="default"/>
        </w:rPr>
        <w:t xml:space="preserve">            "fixTime": "",</w:t>
      </w:r>
    </w:p>
    <w:p w14:paraId="508A26CA">
      <w:pPr>
        <w:bidi w:val="0"/>
        <w:rPr>
          <w:rFonts w:hint="default"/>
        </w:rPr>
      </w:pPr>
      <w:r>
        <w:rPr>
          <w:rFonts w:hint="default"/>
        </w:rPr>
        <w:t xml:space="preserve">            "outcome": "0",</w:t>
      </w:r>
    </w:p>
    <w:p w14:paraId="30E0EEA4">
      <w:pPr>
        <w:bidi w:val="0"/>
        <w:rPr>
          <w:rFonts w:hint="default"/>
        </w:rPr>
      </w:pPr>
      <w:r>
        <w:rPr>
          <w:rFonts w:hint="default"/>
        </w:rPr>
        <w:t xml:space="preserve">            "floorStrike": "120000",</w:t>
      </w:r>
    </w:p>
    <w:p w14:paraId="3856ACC5">
      <w:pPr>
        <w:bidi w:val="0"/>
        <w:rPr>
          <w:rFonts w:hint="default"/>
        </w:rPr>
      </w:pPr>
      <w:r>
        <w:rPr>
          <w:rFonts w:hint="default"/>
        </w:rPr>
        <w:t xml:space="preserve">            "settleValue": "",</w:t>
      </w:r>
    </w:p>
    <w:p w14:paraId="41B7CB1C">
      <w:pPr>
        <w:bidi w:val="0"/>
        <w:rPr>
          <w:rFonts w:hint="default"/>
        </w:rPr>
      </w:pPr>
      <w:r>
        <w:rPr>
          <w:rFonts w:hint="default"/>
        </w:rPr>
        <w:t xml:space="preserve">            "disputed": false</w:t>
      </w:r>
    </w:p>
    <w:p w14:paraId="155AE759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683A292A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3AF2F2B8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62FBFE49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87"/>
        <w:gridCol w:w="940"/>
        <w:gridCol w:w="6419"/>
      </w:tblGrid>
      <w:tr w14:paraId="77343FC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DD523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84686D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9B5B2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46693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7AB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seriesId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CEC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B519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系列 ID，如 BTC-ABOVE-DAILY</w:t>
            </w:r>
          </w:p>
        </w:tc>
      </w:tr>
      <w:tr w14:paraId="6F051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B1C8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eventId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5F7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C0F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 ID，如 BTC-ABOVE-DAILY-260224-1600</w:t>
            </w:r>
          </w:p>
        </w:tc>
      </w:tr>
      <w:tr w14:paraId="04549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62D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4CB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8A1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 ID，如 BTC-ABOVE-DAILY-260224-1600-65000</w:t>
            </w:r>
          </w:p>
        </w:tc>
      </w:tr>
      <w:tr w14:paraId="229AA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4A6D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listTime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E4A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4D7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上线时间。Unix时间戳的毫秒数格式，如 1597026383085</w:t>
            </w:r>
          </w:p>
        </w:tc>
      </w:tr>
      <w:tr w14:paraId="4F4D4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D74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fixTime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B3C5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0B6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行权价格确定时间。Unix时间戳的毫秒数格式，如 1597026383085。仅适用于 price_up_down 结算方式。</w:t>
            </w:r>
          </w:p>
        </w:tc>
      </w:tr>
      <w:tr w14:paraId="59D6A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29D7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expTime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8C8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D706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该事件的行权时间。Unix时间戳的毫秒数格式，如 1597026383085。结算后更新。</w:t>
            </w:r>
          </w:p>
        </w:tc>
      </w:tr>
      <w:tr w14:paraId="6AA17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64D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FA044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461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市场状态。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preopen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live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settling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expired</w:t>
            </w:r>
          </w:p>
        </w:tc>
      </w:tr>
      <w:tr w14:paraId="5FBF6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B38D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disputed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AA24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8C2AA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是否存在争议。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true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false</w:t>
            </w:r>
          </w:p>
        </w:tc>
      </w:tr>
      <w:tr w14:paraId="255CB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D76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outcome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9A0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534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市场结果。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0：未确定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1：YES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2：NO。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1/2 仅在 state 为 expired 时适用</w:t>
            </w:r>
          </w:p>
        </w:tc>
      </w:tr>
      <w:tr w14:paraId="6010D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3160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floorStrike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091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28BE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导致 YES 结果的最低到期价格</w:t>
            </w:r>
          </w:p>
        </w:tc>
      </w:tr>
      <w:tr w14:paraId="425CE3F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83F0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settleValue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E8F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66F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结算价格。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仅在 state 为 expired 时返回</w:t>
            </w:r>
          </w:p>
        </w:tc>
      </w:tr>
    </w:tbl>
    <w:p w14:paraId="63805043">
      <w:pPr>
        <w:bidi w:val="0"/>
        <w:rPr>
          <w:rFonts w:hint="default"/>
        </w:rPr>
      </w:pPr>
      <w:r>
        <w:rPr>
          <w:rFonts w:hint="default"/>
        </w:rPr>
        <w:t>获取预估交割/行权价格</w:t>
      </w:r>
    </w:p>
    <w:p w14:paraId="285E71F3">
      <w:pPr>
        <w:bidi w:val="0"/>
        <w:rPr>
          <w:rFonts w:hint="default"/>
        </w:rPr>
      </w:pPr>
      <w:r>
        <w:rPr>
          <w:rFonts w:hint="default"/>
        </w:rPr>
        <w:t>获取交割合约和期权预估交割/行权价。交割/行权预估价只有交割/行权前一小时才有返回值</w:t>
      </w:r>
    </w:p>
    <w:p w14:paraId="3089D573">
      <w:pPr>
        <w:bidi w:val="0"/>
        <w:rPr>
          <w:rFonts w:hint="default"/>
        </w:rPr>
      </w:pPr>
      <w:r>
        <w:rPr>
          <w:rFonts w:hint="default"/>
        </w:rPr>
        <w:t>限速：10次/2s</w:t>
      </w:r>
    </w:p>
    <w:p w14:paraId="1864015F">
      <w:pPr>
        <w:bidi w:val="0"/>
        <w:rPr>
          <w:rFonts w:hint="default"/>
        </w:rPr>
      </w:pPr>
      <w:r>
        <w:rPr>
          <w:rFonts w:hint="default"/>
        </w:rPr>
        <w:t>限速规则：IP + Instrument ID</w:t>
      </w:r>
    </w:p>
    <w:p w14:paraId="529B9B05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0B1E3DC3">
      <w:pPr>
        <w:bidi w:val="0"/>
        <w:rPr>
          <w:rFonts w:hint="default"/>
        </w:rPr>
      </w:pPr>
      <w:r>
        <w:rPr>
          <w:rFonts w:hint="default"/>
        </w:rPr>
        <w:t>GET /api/v5/public/estimated-price</w:t>
      </w:r>
    </w:p>
    <w:p w14:paraId="711A188A">
      <w:pPr>
        <w:bidi w:val="0"/>
      </w:pPr>
      <w:r>
        <w:rPr>
          <w:rFonts w:hint="default"/>
        </w:rPr>
        <w:t>请求示例</w:t>
      </w:r>
    </w:p>
    <w:p w14:paraId="7E7F15A7">
      <w:pPr>
        <w:bidi w:val="0"/>
        <w:rPr>
          <w:rFonts w:hint="default"/>
        </w:rPr>
      </w:pPr>
      <w:r>
        <w:rPr>
          <w:rFonts w:hint="default"/>
        </w:rPr>
        <w:t>import okx.PublicData as PublicData</w:t>
      </w:r>
    </w:p>
    <w:p w14:paraId="52600EE5">
      <w:pPr>
        <w:bidi w:val="0"/>
        <w:rPr>
          <w:rFonts w:hint="default"/>
        </w:rPr>
      </w:pPr>
      <w:r>
        <w:rPr>
          <w:rFonts w:hint="default"/>
        </w:rPr>
        <w:t>flag = "0"  # 实盘:0 , 模拟盘：1publicDataAPI = PublicData.PublicAPI(flag=flag)</w:t>
      </w:r>
    </w:p>
    <w:p w14:paraId="4B5BFE1D">
      <w:pPr>
        <w:bidi w:val="0"/>
        <w:rPr>
          <w:rFonts w:hint="default"/>
        </w:rPr>
      </w:pPr>
      <w:r>
        <w:rPr>
          <w:rFonts w:hint="default"/>
        </w:rPr>
        <w:t># 获取预估交割/行权价格result = publicDataAPI.get_estimated_price(</w:t>
      </w:r>
    </w:p>
    <w:p w14:paraId="3EFD9A44">
      <w:pPr>
        <w:bidi w:val="0"/>
        <w:rPr>
          <w:rFonts w:hint="default"/>
        </w:rPr>
      </w:pPr>
      <w:r>
        <w:rPr>
          <w:rFonts w:hint="default"/>
        </w:rPr>
        <w:t xml:space="preserve">    instId="BTC-USD-200214",)print(result)</w:t>
      </w:r>
    </w:p>
    <w:p w14:paraId="041277A5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70"/>
        <w:gridCol w:w="738"/>
        <w:gridCol w:w="1080"/>
        <w:gridCol w:w="2923"/>
      </w:tblGrid>
      <w:tr w14:paraId="1166EE0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9FABE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FE7D4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33AC1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FDF85E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3C4AB2A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44CB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7C1EC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90DC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96D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 BTC-USD-200214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仅适用于交割/期权/事件合约</w:t>
            </w:r>
          </w:p>
        </w:tc>
      </w:tr>
    </w:tbl>
    <w:p w14:paraId="28CB3442">
      <w:pPr>
        <w:bidi w:val="0"/>
      </w:pPr>
      <w:r>
        <w:rPr>
          <w:rFonts w:hint="default"/>
        </w:rPr>
        <w:t>返回结果</w:t>
      </w:r>
    </w:p>
    <w:p w14:paraId="230F9635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571CDC4A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55A2BF5D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6AAE709E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1E9D1E3B">
      <w:pPr>
        <w:bidi w:val="0"/>
        <w:rPr>
          <w:rFonts w:hint="default"/>
        </w:rPr>
      </w:pPr>
      <w:r>
        <w:rPr>
          <w:rFonts w:hint="default"/>
        </w:rPr>
        <w:t xml:space="preserve">    {</w:t>
      </w:r>
    </w:p>
    <w:p w14:paraId="53713C14">
      <w:pPr>
        <w:bidi w:val="0"/>
        <w:rPr>
          <w:rFonts w:hint="default"/>
        </w:rPr>
      </w:pPr>
      <w:r>
        <w:rPr>
          <w:rFonts w:hint="default"/>
        </w:rPr>
        <w:t xml:space="preserve">        "instType":"FUTURES",</w:t>
      </w:r>
    </w:p>
    <w:p w14:paraId="54026C26">
      <w:pPr>
        <w:bidi w:val="0"/>
        <w:rPr>
          <w:rFonts w:hint="default"/>
        </w:rPr>
      </w:pPr>
      <w:r>
        <w:rPr>
          <w:rFonts w:hint="default"/>
        </w:rPr>
        <w:t xml:space="preserve">        "instId":"BTC-USDT-201227",</w:t>
      </w:r>
    </w:p>
    <w:p w14:paraId="49EB59DF">
      <w:pPr>
        <w:bidi w:val="0"/>
        <w:rPr>
          <w:rFonts w:hint="default"/>
        </w:rPr>
      </w:pPr>
      <w:r>
        <w:rPr>
          <w:rFonts w:hint="default"/>
        </w:rPr>
        <w:t xml:space="preserve">        "settlePx":"200",</w:t>
      </w:r>
    </w:p>
    <w:p w14:paraId="7FCCF5A5">
      <w:pPr>
        <w:bidi w:val="0"/>
        <w:rPr>
          <w:rFonts w:hint="default"/>
        </w:rPr>
      </w:pPr>
      <w:r>
        <w:rPr>
          <w:rFonts w:hint="default"/>
        </w:rPr>
        <w:t xml:space="preserve">        "ts":"1597026383085"</w:t>
      </w:r>
    </w:p>
    <w:p w14:paraId="2900AF83">
      <w:pPr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35ACCB11">
      <w:pPr>
        <w:bidi w:val="0"/>
        <w:rPr>
          <w:rFonts w:hint="default"/>
        </w:rPr>
      </w:pPr>
      <w:r>
        <w:rPr>
          <w:rFonts w:hint="default"/>
        </w:rPr>
        <w:t xml:space="preserve">  ]}</w:t>
      </w:r>
    </w:p>
    <w:p w14:paraId="537AA909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52"/>
        <w:gridCol w:w="738"/>
        <w:gridCol w:w="5888"/>
      </w:tblGrid>
      <w:tr w14:paraId="3DB4662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DE208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DD63A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01337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71701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31B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8EE0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D0D4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FUTURES：交割合约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OPTION：期权</w:t>
            </w:r>
          </w:p>
        </w:tc>
      </w:tr>
      <w:tr w14:paraId="215BE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D641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3C5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2D4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 如 BTC-USD-200214</w:t>
            </w:r>
          </w:p>
        </w:tc>
      </w:tr>
      <w:tr w14:paraId="16B4E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ABD7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settlePx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B29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7DB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预估交割/行权价格</w:t>
            </w:r>
          </w:p>
        </w:tc>
      </w:tr>
      <w:tr w14:paraId="1C423D3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1C1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A81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1871B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数据返回时间，Unix时间戳的毫秒数格式，如 1597026383085</w:t>
            </w:r>
          </w:p>
        </w:tc>
      </w:tr>
    </w:tbl>
    <w:p w14:paraId="29677774">
      <w:pPr>
        <w:bidi w:val="0"/>
        <w:rPr>
          <w:rFonts w:hint="default"/>
        </w:rPr>
      </w:pPr>
      <w:r>
        <w:rPr>
          <w:rFonts w:hint="default"/>
        </w:rPr>
        <w:t>获取交割和行权记录</w:t>
      </w:r>
    </w:p>
    <w:p w14:paraId="2BFAD4F8">
      <w:pPr>
        <w:bidi w:val="0"/>
        <w:rPr>
          <w:rFonts w:hint="default"/>
        </w:rPr>
      </w:pPr>
      <w:r>
        <w:rPr>
          <w:rFonts w:hint="default"/>
        </w:rPr>
        <w:t>获取3个月内的交割合约的交割记录和期权的行权记录</w:t>
      </w:r>
    </w:p>
    <w:p w14:paraId="1AF2A3FD">
      <w:pPr>
        <w:bidi w:val="0"/>
        <w:rPr>
          <w:rFonts w:hint="default"/>
        </w:rPr>
      </w:pPr>
      <w:r>
        <w:rPr>
          <w:rFonts w:hint="default"/>
        </w:rPr>
        <w:t>限速：40次/2s</w:t>
      </w:r>
    </w:p>
    <w:p w14:paraId="6084DEDE">
      <w:pPr>
        <w:bidi w:val="0"/>
        <w:rPr>
          <w:rFonts w:hint="default"/>
        </w:rPr>
      </w:pPr>
      <w:r>
        <w:rPr>
          <w:rFonts w:hint="default"/>
        </w:rPr>
        <w:t>限速规则：IP + (Instrument Type + instFamily)</w:t>
      </w:r>
    </w:p>
    <w:p w14:paraId="3CCE0173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4FAA213D">
      <w:pPr>
        <w:bidi w:val="0"/>
        <w:rPr>
          <w:rFonts w:hint="default"/>
        </w:rPr>
      </w:pPr>
      <w:r>
        <w:rPr>
          <w:rFonts w:hint="default"/>
        </w:rPr>
        <w:t>GET /api/v5/public/delivery-exercise-history</w:t>
      </w:r>
    </w:p>
    <w:p w14:paraId="0F52DAED">
      <w:pPr>
        <w:bidi w:val="0"/>
      </w:pPr>
      <w:r>
        <w:rPr>
          <w:rFonts w:hint="default"/>
        </w:rPr>
        <w:t>请求示例</w:t>
      </w:r>
    </w:p>
    <w:p w14:paraId="75E33AAE">
      <w:pPr>
        <w:bidi w:val="0"/>
        <w:rPr>
          <w:rFonts w:hint="default"/>
        </w:rPr>
      </w:pPr>
      <w:r>
        <w:rPr>
          <w:rFonts w:hint="default"/>
        </w:rPr>
        <w:t>import okx.PublicData as PublicData</w:t>
      </w:r>
    </w:p>
    <w:p w14:paraId="7750B056">
      <w:pPr>
        <w:bidi w:val="0"/>
        <w:rPr>
          <w:rFonts w:hint="default"/>
        </w:rPr>
      </w:pPr>
      <w:r>
        <w:rPr>
          <w:rFonts w:hint="default"/>
        </w:rPr>
        <w:t>flag = "0"  # 实盘:0 , 模拟盘：1publicDataAPI = PublicData.PublicAPI(flag=flag)</w:t>
      </w:r>
    </w:p>
    <w:p w14:paraId="525432B2">
      <w:pPr>
        <w:bidi w:val="0"/>
        <w:rPr>
          <w:rFonts w:hint="default"/>
        </w:rPr>
      </w:pPr>
      <w:r>
        <w:rPr>
          <w:rFonts w:hint="default"/>
        </w:rPr>
        <w:t># 获取交割和行权记录result = publicDataAPI.get_delivery_exercise_history(</w:t>
      </w:r>
    </w:p>
    <w:p w14:paraId="42423C59">
      <w:pPr>
        <w:bidi w:val="0"/>
        <w:rPr>
          <w:rFonts w:hint="default"/>
        </w:rPr>
      </w:pPr>
      <w:r>
        <w:rPr>
          <w:rFonts w:hint="default"/>
        </w:rPr>
        <w:t xml:space="preserve">    instType="FUTURES",</w:t>
      </w:r>
    </w:p>
    <w:p w14:paraId="0B9DBCAC">
      <w:pPr>
        <w:bidi w:val="0"/>
        <w:rPr>
          <w:rFonts w:hint="default"/>
        </w:rPr>
      </w:pPr>
      <w:r>
        <w:rPr>
          <w:rFonts w:hint="default"/>
        </w:rPr>
        <w:t xml:space="preserve">    uly="BTC-USD")print(result)</w:t>
      </w:r>
    </w:p>
    <w:p w14:paraId="54498F77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00"/>
        <w:gridCol w:w="738"/>
        <w:gridCol w:w="965"/>
        <w:gridCol w:w="5743"/>
      </w:tblGrid>
      <w:tr w14:paraId="7E1A179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D46572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18B8A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2746C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C89F9F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3344E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A23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348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460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ADB9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FUTURES：交割合约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OPTION：期权</w:t>
            </w:r>
          </w:p>
        </w:tc>
      </w:tr>
      <w:tr w14:paraId="38B61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0F8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E627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5CA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8642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交易品种</w:t>
            </w:r>
          </w:p>
        </w:tc>
      </w:tr>
      <w:tr w14:paraId="3A4F8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BC06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930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121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41E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请求此时间戳之前（更旧的数据）的分页内容，传的值为对应接口的ts</w:t>
            </w:r>
          </w:p>
        </w:tc>
      </w:tr>
      <w:tr w14:paraId="21950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E4B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07D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260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913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请求此时间戳之后（更新的数据）的分页内容，传的值为对应接口的ts</w:t>
            </w:r>
          </w:p>
        </w:tc>
      </w:tr>
      <w:tr w14:paraId="2FCD262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68AC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3AC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A99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80E8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分页返回的结果集数量，最大为100，不填默认返回100条</w:t>
            </w:r>
          </w:p>
        </w:tc>
      </w:tr>
    </w:tbl>
    <w:p w14:paraId="775BCB45">
      <w:pPr>
        <w:bidi w:val="0"/>
      </w:pPr>
      <w:r>
        <w:rPr>
          <w:rFonts w:hint="default"/>
        </w:rPr>
        <w:t>返回结果</w:t>
      </w:r>
    </w:p>
    <w:p w14:paraId="7FBDE63B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0685E8D3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721E0986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5C4FEA7C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031D7454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02B7881A">
      <w:pPr>
        <w:bidi w:val="0"/>
        <w:rPr>
          <w:rFonts w:hint="default"/>
        </w:rPr>
      </w:pPr>
      <w:r>
        <w:rPr>
          <w:rFonts w:hint="default"/>
        </w:rPr>
        <w:t xml:space="preserve">            "ts":"1597026383085",</w:t>
      </w:r>
    </w:p>
    <w:p w14:paraId="5E9D95F4">
      <w:pPr>
        <w:bidi w:val="0"/>
        <w:rPr>
          <w:rFonts w:hint="default"/>
        </w:rPr>
      </w:pPr>
      <w:r>
        <w:rPr>
          <w:rFonts w:hint="default"/>
        </w:rPr>
        <w:t xml:space="preserve">            "details":[</w:t>
      </w:r>
    </w:p>
    <w:p w14:paraId="01B12AB0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388BFCCD">
      <w:pPr>
        <w:bidi w:val="0"/>
        <w:rPr>
          <w:rFonts w:hint="default"/>
        </w:rPr>
      </w:pPr>
      <w:r>
        <w:rPr>
          <w:rFonts w:hint="default"/>
        </w:rPr>
        <w:t xml:space="preserve">                    "type":"delivery",</w:t>
      </w:r>
    </w:p>
    <w:p w14:paraId="0B41EFC1">
      <w:pPr>
        <w:bidi w:val="0"/>
        <w:rPr>
          <w:rFonts w:hint="default"/>
        </w:rPr>
      </w:pPr>
      <w:r>
        <w:rPr>
          <w:rFonts w:hint="default"/>
        </w:rPr>
        <w:t xml:space="preserve">                    "insId":"BTC-USD-190927",</w:t>
      </w:r>
    </w:p>
    <w:p w14:paraId="4C074E44">
      <w:pPr>
        <w:bidi w:val="0"/>
        <w:rPr>
          <w:rFonts w:hint="default"/>
        </w:rPr>
      </w:pPr>
      <w:r>
        <w:rPr>
          <w:rFonts w:hint="default"/>
        </w:rPr>
        <w:t xml:space="preserve">                    "px":"0.016"</w:t>
      </w:r>
    </w:p>
    <w:p w14:paraId="36E042F0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65DD5309">
      <w:pPr>
        <w:bidi w:val="0"/>
        <w:rPr>
          <w:rFonts w:hint="default"/>
        </w:rPr>
      </w:pPr>
      <w:r>
        <w:rPr>
          <w:rFonts w:hint="default"/>
        </w:rPr>
        <w:t xml:space="preserve">            ]</w:t>
      </w:r>
    </w:p>
    <w:p w14:paraId="6E18E68F">
      <w:pPr>
        <w:bidi w:val="0"/>
        <w:rPr>
          <w:rFonts w:hint="default"/>
        </w:rPr>
      </w:pPr>
      <w:r>
        <w:rPr>
          <w:rFonts w:hint="default"/>
        </w:rPr>
        <w:t xml:space="preserve">        },</w:t>
      </w:r>
    </w:p>
    <w:p w14:paraId="0C15A3BD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69C1BE7D">
      <w:pPr>
        <w:bidi w:val="0"/>
        <w:rPr>
          <w:rFonts w:hint="default"/>
        </w:rPr>
      </w:pPr>
      <w:r>
        <w:rPr>
          <w:rFonts w:hint="default"/>
        </w:rPr>
        <w:t xml:space="preserve">            "ts":"1597026383085",</w:t>
      </w:r>
    </w:p>
    <w:p w14:paraId="39CB471A">
      <w:pPr>
        <w:bidi w:val="0"/>
        <w:rPr>
          <w:rFonts w:hint="default"/>
        </w:rPr>
      </w:pPr>
      <w:r>
        <w:rPr>
          <w:rFonts w:hint="default"/>
        </w:rPr>
        <w:t xml:space="preserve">            "details":[</w:t>
      </w:r>
    </w:p>
    <w:p w14:paraId="6143A59C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11DCCCB9">
      <w:pPr>
        <w:bidi w:val="0"/>
        <w:rPr>
          <w:rFonts w:hint="default"/>
        </w:rPr>
      </w:pPr>
      <w:r>
        <w:rPr>
          <w:rFonts w:hint="default"/>
        </w:rPr>
        <w:t xml:space="preserve">                    "insId":"BTC-USD-200529-6000-C",</w:t>
      </w:r>
    </w:p>
    <w:p w14:paraId="7A74188C">
      <w:pPr>
        <w:bidi w:val="0"/>
        <w:rPr>
          <w:rFonts w:hint="default"/>
        </w:rPr>
      </w:pPr>
      <w:r>
        <w:rPr>
          <w:rFonts w:hint="default"/>
        </w:rPr>
        <w:t xml:space="preserve">                    "type":"exercised",</w:t>
      </w:r>
    </w:p>
    <w:p w14:paraId="70B8E7C4">
      <w:pPr>
        <w:bidi w:val="0"/>
        <w:rPr>
          <w:rFonts w:hint="default"/>
        </w:rPr>
      </w:pPr>
      <w:r>
        <w:rPr>
          <w:rFonts w:hint="default"/>
        </w:rPr>
        <w:t xml:space="preserve">                    "px":"0.016"</w:t>
      </w:r>
    </w:p>
    <w:p w14:paraId="612CD110">
      <w:pPr>
        <w:bidi w:val="0"/>
        <w:rPr>
          <w:rFonts w:hint="default"/>
        </w:rPr>
      </w:pPr>
      <w:r>
        <w:rPr>
          <w:rFonts w:hint="default"/>
        </w:rPr>
        <w:t xml:space="preserve">                },</w:t>
      </w:r>
    </w:p>
    <w:p w14:paraId="2C1547CB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0BB28F8A">
      <w:pPr>
        <w:bidi w:val="0"/>
        <w:rPr>
          <w:rFonts w:hint="default"/>
        </w:rPr>
      </w:pPr>
      <w:r>
        <w:rPr>
          <w:rFonts w:hint="default"/>
        </w:rPr>
        <w:t xml:space="preserve">                    "insId":"BTC-USD-200529-8000-C",</w:t>
      </w:r>
    </w:p>
    <w:p w14:paraId="545AE876">
      <w:pPr>
        <w:bidi w:val="0"/>
        <w:rPr>
          <w:rFonts w:hint="default"/>
        </w:rPr>
      </w:pPr>
      <w:r>
        <w:rPr>
          <w:rFonts w:hint="default"/>
        </w:rPr>
        <w:t xml:space="preserve">                    "type":"exercised",</w:t>
      </w:r>
    </w:p>
    <w:p w14:paraId="73286AD1">
      <w:pPr>
        <w:bidi w:val="0"/>
        <w:rPr>
          <w:rFonts w:hint="default"/>
        </w:rPr>
      </w:pPr>
      <w:r>
        <w:rPr>
          <w:rFonts w:hint="default"/>
        </w:rPr>
        <w:t xml:space="preserve">                    "px":"0.016"</w:t>
      </w:r>
    </w:p>
    <w:p w14:paraId="624E8E8B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5624E5EA">
      <w:pPr>
        <w:bidi w:val="0"/>
        <w:rPr>
          <w:rFonts w:hint="default"/>
        </w:rPr>
      </w:pPr>
      <w:r>
        <w:rPr>
          <w:rFonts w:hint="default"/>
        </w:rPr>
        <w:t xml:space="preserve">            ]</w:t>
      </w:r>
    </w:p>
    <w:p w14:paraId="6BD935B0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107A2DFB">
      <w:pPr>
        <w:bidi w:val="0"/>
        <w:rPr>
          <w:rFonts w:hint="default"/>
        </w:rPr>
      </w:pPr>
      <w:r>
        <w:rPr>
          <w:rFonts w:hint="default"/>
        </w:rPr>
        <w:t xml:space="preserve">    ]}</w:t>
      </w:r>
    </w:p>
    <w:p w14:paraId="2A0A741D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70"/>
        <w:gridCol w:w="1583"/>
        <w:gridCol w:w="5969"/>
      </w:tblGrid>
      <w:tr w14:paraId="1E1A429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B6F2B3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8E97C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1060C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73AFE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E8B2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FC5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9C9C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交割/行权日期，Unix时间戳的毫秒数格式，如 1597026383085</w:t>
            </w:r>
          </w:p>
        </w:tc>
      </w:tr>
      <w:tr w14:paraId="286A9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8A69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details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37F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109E2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详细数据</w:t>
            </w:r>
          </w:p>
        </w:tc>
      </w:tr>
      <w:tr w14:paraId="4DBF9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2AB9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01F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97F0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交割/行权的合约ID</w:t>
            </w:r>
          </w:p>
        </w:tc>
      </w:tr>
      <w:tr w14:paraId="41ED7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815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D7CC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831E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交割/行权的价格</w:t>
            </w:r>
          </w:p>
        </w:tc>
      </w:tr>
      <w:tr w14:paraId="470AD18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76BB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A98E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558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delivery：交割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exercised：实值已行权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expired_otm：虚值已过期</w:t>
            </w:r>
          </w:p>
        </w:tc>
      </w:tr>
    </w:tbl>
    <w:p w14:paraId="63DBC135">
      <w:pPr>
        <w:bidi w:val="0"/>
        <w:rPr>
          <w:rFonts w:hint="default"/>
        </w:rPr>
      </w:pPr>
      <w:r>
        <w:rPr>
          <w:rFonts w:hint="default"/>
        </w:rPr>
        <w:t>获取交割预估结算价格</w:t>
      </w:r>
    </w:p>
    <w:p w14:paraId="532AD373">
      <w:pPr>
        <w:bidi w:val="0"/>
        <w:rPr>
          <w:rFonts w:hint="default"/>
        </w:rPr>
      </w:pPr>
      <w:r>
        <w:rPr>
          <w:rFonts w:hint="default"/>
        </w:rPr>
        <w:t>获取交割合约预估结算价。只有结算前一小时才有返回值。</w:t>
      </w:r>
    </w:p>
    <w:p w14:paraId="24D1FDD1">
      <w:pPr>
        <w:bidi w:val="0"/>
        <w:rPr>
          <w:rFonts w:hint="default"/>
        </w:rPr>
      </w:pPr>
      <w:r>
        <w:rPr>
          <w:rFonts w:hint="default"/>
        </w:rPr>
        <w:t>限速：10次/2s</w:t>
      </w:r>
    </w:p>
    <w:p w14:paraId="41950E59">
      <w:pPr>
        <w:bidi w:val="0"/>
        <w:rPr>
          <w:rFonts w:hint="default"/>
        </w:rPr>
      </w:pPr>
      <w:r>
        <w:rPr>
          <w:rFonts w:hint="default"/>
        </w:rPr>
        <w:t>限速规则：IP + Instrument ID</w:t>
      </w:r>
    </w:p>
    <w:p w14:paraId="43C0CC3F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10AB13AD">
      <w:pPr>
        <w:bidi w:val="0"/>
        <w:rPr>
          <w:rFonts w:hint="default"/>
        </w:rPr>
      </w:pPr>
      <w:r>
        <w:rPr>
          <w:rFonts w:hint="default"/>
        </w:rPr>
        <w:t>GET /api/v5/public/estimated-settlement-info</w:t>
      </w:r>
    </w:p>
    <w:p w14:paraId="04245CBE">
      <w:pPr>
        <w:bidi w:val="0"/>
      </w:pPr>
      <w:r>
        <w:rPr>
          <w:rFonts w:hint="default"/>
        </w:rPr>
        <w:t>请求示例</w:t>
      </w:r>
    </w:p>
    <w:p w14:paraId="687804C5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70"/>
        <w:gridCol w:w="738"/>
        <w:gridCol w:w="1080"/>
        <w:gridCol w:w="2922"/>
      </w:tblGrid>
      <w:tr w14:paraId="6A2DE31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45F0F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56F12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AC8D3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01C3E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617ECF5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CBFF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648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84A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35E4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 XRP-USDT-250307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仅适用于交割</w:t>
            </w:r>
          </w:p>
        </w:tc>
      </w:tr>
    </w:tbl>
    <w:p w14:paraId="5207DBCD">
      <w:pPr>
        <w:bidi w:val="0"/>
      </w:pPr>
      <w:r>
        <w:rPr>
          <w:rFonts w:hint="default"/>
        </w:rPr>
        <w:t>返回结果</w:t>
      </w:r>
    </w:p>
    <w:p w14:paraId="2BF56BCF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7232D609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76F8BBBE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6A4E9D3E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17BFA565">
      <w:pPr>
        <w:bidi w:val="0"/>
        <w:rPr>
          <w:rFonts w:hint="default"/>
        </w:rPr>
      </w:pPr>
      <w:r>
        <w:rPr>
          <w:rFonts w:hint="default"/>
        </w:rPr>
        <w:t xml:space="preserve">            "estSettlePx": "2.5666068562369959",</w:t>
      </w:r>
    </w:p>
    <w:p w14:paraId="0F944DC5">
      <w:pPr>
        <w:bidi w:val="0"/>
        <w:rPr>
          <w:rFonts w:hint="default"/>
        </w:rPr>
      </w:pPr>
      <w:r>
        <w:rPr>
          <w:rFonts w:hint="default"/>
        </w:rPr>
        <w:t xml:space="preserve">            "instId": "XRP-USDT-250307",</w:t>
      </w:r>
    </w:p>
    <w:p w14:paraId="14FA6013">
      <w:pPr>
        <w:bidi w:val="0"/>
        <w:rPr>
          <w:rFonts w:hint="default"/>
        </w:rPr>
      </w:pPr>
      <w:r>
        <w:rPr>
          <w:rFonts w:hint="default"/>
        </w:rPr>
        <w:t xml:space="preserve">            "nextSettleTime": "1741248000000",</w:t>
      </w:r>
    </w:p>
    <w:p w14:paraId="215B95DE">
      <w:pPr>
        <w:bidi w:val="0"/>
        <w:rPr>
          <w:rFonts w:hint="default"/>
        </w:rPr>
      </w:pPr>
      <w:r>
        <w:rPr>
          <w:rFonts w:hint="default"/>
        </w:rPr>
        <w:t xml:space="preserve">            "ts": "1741246429748"</w:t>
      </w:r>
    </w:p>
    <w:p w14:paraId="0267BA96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3D4D742C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7CE9F6C3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6A00F142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527"/>
        <w:gridCol w:w="738"/>
        <w:gridCol w:w="6098"/>
      </w:tblGrid>
      <w:tr w14:paraId="33B09C6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07F21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54977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4E0BCF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6DD50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1EF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265F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FE81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 如 XRP-USDT-250307</w:t>
            </w:r>
          </w:p>
        </w:tc>
      </w:tr>
      <w:tr w14:paraId="7841E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75E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nextSettleTime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8F0F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CE3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下一次结算时间，Unix时间戳的毫秒数格式，如 1597026383085</w:t>
            </w:r>
          </w:p>
        </w:tc>
      </w:tr>
      <w:tr w14:paraId="2EA9C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4E2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estSettlePx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0BC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185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预估结算价格</w:t>
            </w:r>
          </w:p>
        </w:tc>
      </w:tr>
      <w:tr w14:paraId="29EE100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2826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F0F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799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数据返回时间，Unix时间戳的毫秒数格式，如 1597026383085</w:t>
            </w:r>
          </w:p>
        </w:tc>
      </w:tr>
    </w:tbl>
    <w:p w14:paraId="51C6FCF8">
      <w:pPr>
        <w:bidi w:val="0"/>
        <w:rPr>
          <w:rFonts w:hint="default"/>
        </w:rPr>
      </w:pPr>
      <w:r>
        <w:rPr>
          <w:rFonts w:hint="default"/>
        </w:rPr>
        <w:t>获取交割结算记录</w:t>
      </w:r>
    </w:p>
    <w:p w14:paraId="088B9430">
      <w:pPr>
        <w:bidi w:val="0"/>
        <w:rPr>
          <w:rFonts w:hint="default"/>
        </w:rPr>
      </w:pPr>
      <w:r>
        <w:rPr>
          <w:rFonts w:hint="default"/>
        </w:rPr>
        <w:t>获取3个月内的交割合约的结算记录</w:t>
      </w:r>
    </w:p>
    <w:p w14:paraId="24EFD6BA">
      <w:pPr>
        <w:bidi w:val="0"/>
        <w:rPr>
          <w:rFonts w:hint="default"/>
        </w:rPr>
      </w:pPr>
      <w:r>
        <w:rPr>
          <w:rFonts w:hint="default"/>
        </w:rPr>
        <w:t>限速：40次/2s</w:t>
      </w:r>
    </w:p>
    <w:p w14:paraId="780A316B">
      <w:pPr>
        <w:bidi w:val="0"/>
        <w:rPr>
          <w:rFonts w:hint="default"/>
        </w:rPr>
      </w:pPr>
      <w:r>
        <w:rPr>
          <w:rFonts w:hint="default"/>
        </w:rPr>
        <w:t>限速规则：IP + (Instrument Family)</w:t>
      </w:r>
    </w:p>
    <w:p w14:paraId="1BF4367D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16CB5229">
      <w:pPr>
        <w:bidi w:val="0"/>
        <w:rPr>
          <w:rFonts w:hint="default"/>
        </w:rPr>
      </w:pPr>
      <w:r>
        <w:rPr>
          <w:rFonts w:hint="default"/>
        </w:rPr>
        <w:t>GET /api/v5/public/settlement-history</w:t>
      </w:r>
    </w:p>
    <w:p w14:paraId="712864D0">
      <w:pPr>
        <w:bidi w:val="0"/>
      </w:pPr>
      <w:r>
        <w:rPr>
          <w:rFonts w:hint="default"/>
        </w:rPr>
        <w:t>请求示例</w:t>
      </w:r>
    </w:p>
    <w:p w14:paraId="38D76CB1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00"/>
        <w:gridCol w:w="738"/>
        <w:gridCol w:w="1009"/>
        <w:gridCol w:w="5699"/>
      </w:tblGrid>
      <w:tr w14:paraId="5375DF1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A6F91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48CF41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1195FF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1B2F5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16926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88AB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66FD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2F3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BB56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交易品种</w:t>
            </w:r>
          </w:p>
        </w:tc>
      </w:tr>
      <w:tr w14:paraId="5ED95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87DA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387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29CC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78D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请求此时间戳之前（不包含）的分页内容，传的值为对应接口的ts</w:t>
            </w:r>
          </w:p>
        </w:tc>
      </w:tr>
      <w:tr w14:paraId="6AF2C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7C8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5A9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91D0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ED0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请求此时间戳之后（不包含）的分页内容，传的值为对应接口的ts</w:t>
            </w:r>
          </w:p>
        </w:tc>
      </w:tr>
      <w:tr w14:paraId="3289C6F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D7D4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DC1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465A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BED7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分页返回的结果集数量，最大为100，不填默认返回100条</w:t>
            </w:r>
          </w:p>
        </w:tc>
      </w:tr>
    </w:tbl>
    <w:p w14:paraId="799C1B95">
      <w:pPr>
        <w:bidi w:val="0"/>
      </w:pPr>
      <w:r>
        <w:rPr>
          <w:rFonts w:hint="default"/>
        </w:rPr>
        <w:t>返回结果</w:t>
      </w:r>
    </w:p>
    <w:p w14:paraId="4D9F4699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621BE9ED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3C184214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67CC981F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5D7A2A3F">
      <w:pPr>
        <w:bidi w:val="0"/>
        <w:rPr>
          <w:rFonts w:hint="default"/>
        </w:rPr>
      </w:pPr>
      <w:r>
        <w:rPr>
          <w:rFonts w:hint="default"/>
        </w:rPr>
        <w:t xml:space="preserve">            "details": [</w:t>
      </w:r>
    </w:p>
    <w:p w14:paraId="37861629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456701CE">
      <w:pPr>
        <w:bidi w:val="0"/>
        <w:rPr>
          <w:rFonts w:hint="default"/>
        </w:rPr>
      </w:pPr>
      <w:r>
        <w:rPr>
          <w:rFonts w:hint="default"/>
        </w:rPr>
        <w:t xml:space="preserve">                    "instId": "XRP-USDT-250307",</w:t>
      </w:r>
    </w:p>
    <w:p w14:paraId="356F2A63">
      <w:pPr>
        <w:bidi w:val="0"/>
        <w:rPr>
          <w:rFonts w:hint="default"/>
        </w:rPr>
      </w:pPr>
      <w:r>
        <w:rPr>
          <w:rFonts w:hint="default"/>
        </w:rPr>
        <w:t xml:space="preserve">                    "settlePx": "2.5192078615298715"</w:t>
      </w:r>
    </w:p>
    <w:p w14:paraId="43FB7545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587779A2">
      <w:pPr>
        <w:bidi w:val="0"/>
        <w:rPr>
          <w:rFonts w:hint="default"/>
        </w:rPr>
      </w:pPr>
      <w:r>
        <w:rPr>
          <w:rFonts w:hint="default"/>
        </w:rPr>
        <w:t xml:space="preserve">            ],</w:t>
      </w:r>
    </w:p>
    <w:p w14:paraId="2DE33BE0">
      <w:pPr>
        <w:bidi w:val="0"/>
        <w:rPr>
          <w:rFonts w:hint="default"/>
        </w:rPr>
      </w:pPr>
      <w:r>
        <w:rPr>
          <w:rFonts w:hint="default"/>
        </w:rPr>
        <w:t xml:space="preserve">            "ts": "1741161600000"</w:t>
      </w:r>
    </w:p>
    <w:p w14:paraId="32D013B9">
      <w:pPr>
        <w:bidi w:val="0"/>
        <w:rPr>
          <w:rFonts w:hint="default"/>
        </w:rPr>
      </w:pPr>
      <w:r>
        <w:rPr>
          <w:rFonts w:hint="default"/>
        </w:rPr>
        <w:t xml:space="preserve">        },</w:t>
      </w:r>
    </w:p>
    <w:p w14:paraId="3A096422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61AA0734">
      <w:pPr>
        <w:bidi w:val="0"/>
        <w:rPr>
          <w:rFonts w:hint="default"/>
        </w:rPr>
      </w:pPr>
      <w:r>
        <w:rPr>
          <w:rFonts w:hint="default"/>
        </w:rPr>
        <w:t xml:space="preserve">            "details": [</w:t>
      </w:r>
    </w:p>
    <w:p w14:paraId="44369E35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41F56F6D">
      <w:pPr>
        <w:bidi w:val="0"/>
        <w:rPr>
          <w:rFonts w:hint="default"/>
        </w:rPr>
      </w:pPr>
      <w:r>
        <w:rPr>
          <w:rFonts w:hint="default"/>
        </w:rPr>
        <w:t xml:space="preserve">                    "instId": "XRP-USDT-250307",</w:t>
      </w:r>
    </w:p>
    <w:p w14:paraId="2965DB98">
      <w:pPr>
        <w:bidi w:val="0"/>
        <w:rPr>
          <w:rFonts w:hint="default"/>
        </w:rPr>
      </w:pPr>
      <w:r>
        <w:rPr>
          <w:rFonts w:hint="default"/>
        </w:rPr>
        <w:t xml:space="preserve">                    "settlePx": "2.5551316341327384"</w:t>
      </w:r>
    </w:p>
    <w:p w14:paraId="227CEBEB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1FC4840D">
      <w:pPr>
        <w:bidi w:val="0"/>
        <w:rPr>
          <w:rFonts w:hint="default"/>
        </w:rPr>
      </w:pPr>
      <w:r>
        <w:rPr>
          <w:rFonts w:hint="default"/>
        </w:rPr>
        <w:t xml:space="preserve">            ],</w:t>
      </w:r>
    </w:p>
    <w:p w14:paraId="4E8011BC">
      <w:pPr>
        <w:bidi w:val="0"/>
        <w:rPr>
          <w:rFonts w:hint="default"/>
        </w:rPr>
      </w:pPr>
      <w:r>
        <w:rPr>
          <w:rFonts w:hint="default"/>
        </w:rPr>
        <w:t xml:space="preserve">            "ts": "1741075200000"</w:t>
      </w:r>
    </w:p>
    <w:p w14:paraId="24728C59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63113205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5FB0DDE1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37FCDB20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68"/>
        <w:gridCol w:w="1583"/>
        <w:gridCol w:w="5468"/>
      </w:tblGrid>
      <w:tr w14:paraId="5132055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B9723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460ED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2FC84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4C293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258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666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5724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结算日期，Unix时间戳的毫秒数格式，如 1597026383085</w:t>
            </w:r>
          </w:p>
        </w:tc>
      </w:tr>
      <w:tr w14:paraId="546CB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125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details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454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3BD1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详细数据</w:t>
            </w:r>
          </w:p>
        </w:tc>
      </w:tr>
      <w:tr w14:paraId="0FCF9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00E2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5F6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1CAB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</w:t>
            </w:r>
          </w:p>
        </w:tc>
      </w:tr>
      <w:tr w14:paraId="7AC6B78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5AF7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settlePx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CCC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454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结算价格</w:t>
            </w:r>
          </w:p>
        </w:tc>
      </w:tr>
    </w:tbl>
    <w:p w14:paraId="1BBF8F03">
      <w:pPr>
        <w:bidi w:val="0"/>
        <w:rPr>
          <w:rFonts w:hint="default"/>
        </w:rPr>
      </w:pPr>
      <w:r>
        <w:rPr>
          <w:rFonts w:hint="default"/>
        </w:rPr>
        <w:t>获取合约当前资金费率</w:t>
      </w:r>
    </w:p>
    <w:p w14:paraId="2B6B77ED">
      <w:pPr>
        <w:bidi w:val="0"/>
        <w:rPr>
          <w:rFonts w:hint="default"/>
        </w:rPr>
      </w:pPr>
      <w:r>
        <w:rPr>
          <w:rFonts w:hint="default"/>
        </w:rPr>
        <w:t>获取合约当前资金费率</w:t>
      </w:r>
    </w:p>
    <w:p w14:paraId="3421568E">
      <w:pPr>
        <w:bidi w:val="0"/>
        <w:rPr>
          <w:rFonts w:hint="default"/>
        </w:rPr>
      </w:pPr>
      <w:r>
        <w:rPr>
          <w:rFonts w:hint="default"/>
        </w:rPr>
        <w:t>限速：10次/2s</w:t>
      </w:r>
    </w:p>
    <w:p w14:paraId="3CE50BF2">
      <w:pPr>
        <w:bidi w:val="0"/>
        <w:rPr>
          <w:rFonts w:hint="default"/>
        </w:rPr>
      </w:pPr>
      <w:r>
        <w:rPr>
          <w:rFonts w:hint="default"/>
        </w:rPr>
        <w:t>限速规则：IP + Instrument ID</w:t>
      </w:r>
    </w:p>
    <w:p w14:paraId="5E155CCB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0CFD2942">
      <w:pPr>
        <w:bidi w:val="0"/>
        <w:rPr>
          <w:rFonts w:hint="default"/>
        </w:rPr>
      </w:pPr>
      <w:r>
        <w:rPr>
          <w:rFonts w:hint="default"/>
        </w:rPr>
        <w:t>GET /api/v5/public/funding-rate</w:t>
      </w:r>
    </w:p>
    <w:p w14:paraId="41E29966">
      <w:pPr>
        <w:bidi w:val="0"/>
      </w:pPr>
      <w:r>
        <w:rPr>
          <w:rFonts w:hint="default"/>
        </w:rPr>
        <w:t>请求示例</w:t>
      </w:r>
    </w:p>
    <w:p w14:paraId="64E862F7">
      <w:pPr>
        <w:bidi w:val="0"/>
        <w:rPr>
          <w:rFonts w:hint="default"/>
        </w:rPr>
      </w:pPr>
      <w:r>
        <w:rPr>
          <w:rFonts w:hint="default"/>
        </w:rPr>
        <w:t>import okx.PublicData as PublicData</w:t>
      </w:r>
    </w:p>
    <w:p w14:paraId="1AFEA91B">
      <w:pPr>
        <w:bidi w:val="0"/>
        <w:rPr>
          <w:rFonts w:hint="default"/>
        </w:rPr>
      </w:pPr>
      <w:r>
        <w:rPr>
          <w:rFonts w:hint="default"/>
        </w:rPr>
        <w:t>flag = "0"  # 实盘:0 , 模拟盘：1publicDataAPI = PublicData.PublicAPI(flag=flag)</w:t>
      </w:r>
    </w:p>
    <w:p w14:paraId="3A6B1837">
      <w:pPr>
        <w:bidi w:val="0"/>
        <w:rPr>
          <w:rFonts w:hint="default"/>
        </w:rPr>
      </w:pPr>
      <w:r>
        <w:rPr>
          <w:rFonts w:hint="default"/>
        </w:rPr>
        <w:t># 获取合约当前资金费率result = publicDataAPI.get_funding_rate(</w:t>
      </w:r>
    </w:p>
    <w:p w14:paraId="21EA5B63">
      <w:pPr>
        <w:bidi w:val="0"/>
        <w:rPr>
          <w:rFonts w:hint="default"/>
        </w:rPr>
      </w:pPr>
      <w:r>
        <w:rPr>
          <w:rFonts w:hint="default"/>
        </w:rPr>
        <w:t xml:space="preserve">    instId="BTC-USD-SWAP",)print(result)</w:t>
      </w:r>
    </w:p>
    <w:p w14:paraId="243B9A9D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82"/>
        <w:gridCol w:w="738"/>
        <w:gridCol w:w="731"/>
        <w:gridCol w:w="6295"/>
      </w:tblGrid>
      <w:tr w14:paraId="4F5CBD2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E820C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432C1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BDECE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D0640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73BA96E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8AC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54BC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9E9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6F3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 BTC-USD-SWAP 或 X-Perps 交割合约 instId，传入 ANY 时返回所有 X-Perps 交割合约及永续合约的资金费率信息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适用于永续及 X-Perps 交割</w:t>
            </w:r>
          </w:p>
        </w:tc>
      </w:tr>
    </w:tbl>
    <w:p w14:paraId="185906CA">
      <w:pPr>
        <w:bidi w:val="0"/>
      </w:pPr>
      <w:r>
        <w:rPr>
          <w:rFonts w:hint="default"/>
        </w:rPr>
        <w:t>返回结果</w:t>
      </w:r>
    </w:p>
    <w:p w14:paraId="11489067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1D02576A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22EAA1AA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0711D8A5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02A539F4">
      <w:pPr>
        <w:bidi w:val="0"/>
        <w:rPr>
          <w:rFonts w:hint="default"/>
        </w:rPr>
      </w:pPr>
      <w:r>
        <w:rPr>
          <w:rFonts w:hint="default"/>
        </w:rPr>
        <w:t xml:space="preserve">            "formulaType": "noRate",</w:t>
      </w:r>
    </w:p>
    <w:p w14:paraId="4B1DA531">
      <w:pPr>
        <w:bidi w:val="0"/>
        <w:rPr>
          <w:rFonts w:hint="default"/>
        </w:rPr>
      </w:pPr>
      <w:r>
        <w:rPr>
          <w:rFonts w:hint="default"/>
        </w:rPr>
        <w:t xml:space="preserve">            "fundingRate": "0.0000182221218054",</w:t>
      </w:r>
    </w:p>
    <w:p w14:paraId="09877087">
      <w:pPr>
        <w:bidi w:val="0"/>
        <w:rPr>
          <w:rFonts w:hint="default"/>
        </w:rPr>
      </w:pPr>
      <w:r>
        <w:rPr>
          <w:rFonts w:hint="default"/>
        </w:rPr>
        <w:t xml:space="preserve">            "fundingTime": "1743609600000",</w:t>
      </w:r>
    </w:p>
    <w:p w14:paraId="705224ED">
      <w:pPr>
        <w:bidi w:val="0"/>
        <w:rPr>
          <w:rFonts w:hint="default"/>
        </w:rPr>
      </w:pPr>
      <w:r>
        <w:rPr>
          <w:rFonts w:hint="default"/>
        </w:rPr>
        <w:t xml:space="preserve">            "impactValue": "",</w:t>
      </w:r>
    </w:p>
    <w:p w14:paraId="6AFB2297">
      <w:pPr>
        <w:bidi w:val="0"/>
        <w:rPr>
          <w:rFonts w:hint="default"/>
        </w:rPr>
      </w:pPr>
      <w:r>
        <w:rPr>
          <w:rFonts w:hint="default"/>
        </w:rPr>
        <w:t xml:space="preserve">            "instId": "BTC-USDT-SWAP",</w:t>
      </w:r>
    </w:p>
    <w:p w14:paraId="3C9381DD">
      <w:pPr>
        <w:bidi w:val="0"/>
        <w:rPr>
          <w:rFonts w:hint="default"/>
        </w:rPr>
      </w:pPr>
      <w:r>
        <w:rPr>
          <w:rFonts w:hint="default"/>
        </w:rPr>
        <w:t xml:space="preserve">            "instType": "SWAP",</w:t>
      </w:r>
    </w:p>
    <w:p w14:paraId="1BC00104">
      <w:pPr>
        <w:bidi w:val="0"/>
        <w:rPr>
          <w:rFonts w:hint="default"/>
        </w:rPr>
      </w:pPr>
      <w:r>
        <w:rPr>
          <w:rFonts w:hint="default"/>
        </w:rPr>
        <w:t xml:space="preserve">            "interestRate": "",</w:t>
      </w:r>
    </w:p>
    <w:p w14:paraId="54473846">
      <w:pPr>
        <w:bidi w:val="0"/>
        <w:rPr>
          <w:rFonts w:hint="default"/>
        </w:rPr>
      </w:pPr>
      <w:r>
        <w:rPr>
          <w:rFonts w:hint="default"/>
        </w:rPr>
        <w:t xml:space="preserve">            "maxFundingRate": "0.00375",</w:t>
      </w:r>
    </w:p>
    <w:p w14:paraId="0684E3DD">
      <w:pPr>
        <w:bidi w:val="0"/>
        <w:rPr>
          <w:rFonts w:hint="default"/>
        </w:rPr>
      </w:pPr>
      <w:r>
        <w:rPr>
          <w:rFonts w:hint="default"/>
        </w:rPr>
        <w:t xml:space="preserve">            "method": "current_period",</w:t>
      </w:r>
    </w:p>
    <w:p w14:paraId="36692D03">
      <w:pPr>
        <w:bidi w:val="0"/>
        <w:rPr>
          <w:rFonts w:hint="default"/>
        </w:rPr>
      </w:pPr>
      <w:r>
        <w:rPr>
          <w:rFonts w:hint="default"/>
        </w:rPr>
        <w:t xml:space="preserve">            "minFundingRate": "-0.00375",</w:t>
      </w:r>
    </w:p>
    <w:p w14:paraId="666C303A">
      <w:pPr>
        <w:bidi w:val="0"/>
        <w:rPr>
          <w:rFonts w:hint="default"/>
        </w:rPr>
      </w:pPr>
      <w:r>
        <w:rPr>
          <w:rFonts w:hint="default"/>
        </w:rPr>
        <w:t xml:space="preserve">            "nextFundingRate": "",</w:t>
      </w:r>
    </w:p>
    <w:p w14:paraId="0977A34A">
      <w:pPr>
        <w:bidi w:val="0"/>
        <w:rPr>
          <w:rFonts w:hint="default"/>
        </w:rPr>
      </w:pPr>
      <w:r>
        <w:rPr>
          <w:rFonts w:hint="default"/>
        </w:rPr>
        <w:t xml:space="preserve">            "nextFundingTime": "1743638400000",</w:t>
      </w:r>
    </w:p>
    <w:p w14:paraId="503E63D3">
      <w:pPr>
        <w:bidi w:val="0"/>
        <w:rPr>
          <w:rFonts w:hint="default"/>
        </w:rPr>
      </w:pPr>
      <w:r>
        <w:rPr>
          <w:rFonts w:hint="default"/>
        </w:rPr>
        <w:t xml:space="preserve">            "premium": "0.0000910113652644",</w:t>
      </w:r>
    </w:p>
    <w:p w14:paraId="241BC58B">
      <w:pPr>
        <w:bidi w:val="0"/>
        <w:rPr>
          <w:rFonts w:hint="default"/>
        </w:rPr>
      </w:pPr>
      <w:r>
        <w:rPr>
          <w:rFonts w:hint="default"/>
        </w:rPr>
        <w:t xml:space="preserve">            "settFundingRate": "0.0000145824401745",</w:t>
      </w:r>
    </w:p>
    <w:p w14:paraId="666EA6F8">
      <w:pPr>
        <w:bidi w:val="0"/>
        <w:rPr>
          <w:rFonts w:hint="default"/>
        </w:rPr>
      </w:pPr>
      <w:r>
        <w:rPr>
          <w:rFonts w:hint="default"/>
        </w:rPr>
        <w:t xml:space="preserve">            "settState": "settled",</w:t>
      </w:r>
    </w:p>
    <w:p w14:paraId="22A249BD">
      <w:pPr>
        <w:bidi w:val="0"/>
        <w:rPr>
          <w:rFonts w:hint="default"/>
        </w:rPr>
      </w:pPr>
      <w:r>
        <w:rPr>
          <w:rFonts w:hint="default"/>
        </w:rPr>
        <w:t xml:space="preserve">            "ts": "1743588686291"</w:t>
      </w:r>
    </w:p>
    <w:p w14:paraId="78203FEF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78CDAF7D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6B1A736C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2B95E2A9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722"/>
        <w:gridCol w:w="738"/>
        <w:gridCol w:w="6086"/>
      </w:tblGrid>
      <w:tr w14:paraId="6305294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10C24B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A3B2E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4F960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0D034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BD4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27D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656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SWAP：永续合约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FUTURES：X-Perps 交割合约</w:t>
            </w:r>
          </w:p>
        </w:tc>
      </w:tr>
      <w:tr w14:paraId="5862D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19E5B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ECE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1DA9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产品ID，如BTC-USD-SWAP 或 ANY</w:t>
            </w:r>
          </w:p>
        </w:tc>
      </w:tr>
      <w:tr w14:paraId="21730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204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method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A28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D72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资金费收取逻辑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current_period：当期收</w:t>
            </w:r>
            <w:del w:id="4">
              <w:r>
                <w:rPr>
                  <w:rFonts w:hint="default"/>
                  <w:lang w:val="en-US" w:eastAsia="zh-CN"/>
                </w:rPr>
                <w:br w:type="textWrapping"/>
              </w:r>
            </w:del>
            <w:del w:id="5">
              <w:r>
                <w:rPr>
                  <w:rFonts w:hint="default"/>
                  <w:lang w:val="en-US" w:eastAsia="zh-CN"/>
                </w:rPr>
                <w:delText>next_period：跨期收</w:delText>
              </w:r>
            </w:del>
            <w:r>
              <w:rPr>
                <w:rFonts w:hint="default"/>
                <w:lang w:val="en-US" w:eastAsia="zh-CN"/>
              </w:rPr>
              <w:t>（不再支持跨期收合约）</w:t>
            </w:r>
          </w:p>
        </w:tc>
      </w:tr>
      <w:tr w14:paraId="6F7AF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6FC2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formulaType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3E8CC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56B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公式类型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noRate：旧资金费率计算公式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withRate：新资金费率计算公式</w:t>
            </w:r>
          </w:p>
        </w:tc>
      </w:tr>
      <w:tr w14:paraId="6CF9C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644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fundingRate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916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6B95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下一结算周期的预测资金费率。正数表示多头向空头支付资金费；负数表示空头向多头支付资金费。此为预测值，最终结算费率可能有所不同，请参阅 settFundingRate 查看上次实际结算费率。注意：结算周期通常为8小时，但可能调整；实际周期请通过 fundingTime 与 nextFundingTime 之差确定。</w:t>
            </w:r>
          </w:p>
        </w:tc>
      </w:tr>
      <w:tr w14:paraId="7A786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AE1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nextFundingRate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E1F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6B1B84">
            <w:pPr>
              <w:bidi w:val="0"/>
              <w:rPr>
                <w:rFonts w:hint="default"/>
              </w:rPr>
            </w:pPr>
            <w:del w:id="6">
              <w:r>
                <w:rPr>
                  <w:rFonts w:hint="default"/>
                  <w:lang w:val="en-US" w:eastAsia="zh-CN"/>
                </w:rPr>
                <w:delText>下一期预测资金费率</w:delText>
              </w:r>
            </w:del>
            <w:del w:id="7">
              <w:r>
                <w:rPr>
                  <w:rFonts w:hint="default"/>
                  <w:lang w:val="en-US" w:eastAsia="zh-CN"/>
                </w:rPr>
                <w:br w:type="textWrapping"/>
              </w:r>
            </w:del>
            <w:del w:id="8">
              <w:r>
                <w:rPr>
                  <w:rFonts w:hint="default"/>
                  <w:lang w:val="en-US" w:eastAsia="zh-CN"/>
                </w:rPr>
                <w:delText>当收取逻辑为current_period时，nextFundingRate字段将返回""</w:delText>
              </w:r>
            </w:del>
            <w:r>
              <w:rPr>
                <w:rFonts w:hint="default"/>
                <w:lang w:val="en-US" w:eastAsia="zh-CN"/>
              </w:rPr>
              <w:t>（不再支持跨期收合约）</w:t>
            </w:r>
          </w:p>
        </w:tc>
      </w:tr>
      <w:tr w14:paraId="23E49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B56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fundingTime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E7E4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9A1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资金费时间 ，Unix时间戳的毫秒数格式，如 1597026383085</w:t>
            </w:r>
          </w:p>
        </w:tc>
      </w:tr>
      <w:tr w14:paraId="019F3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1CA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nextFundingTime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12A1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C19E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下一期资金费时间 ，Unix时间戳的毫秒数格式，如 1622851200000</w:t>
            </w:r>
          </w:p>
        </w:tc>
      </w:tr>
      <w:tr w14:paraId="413BB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AEE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minFundingRate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E16E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90C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资金费率下限</w:t>
            </w:r>
          </w:p>
        </w:tc>
      </w:tr>
      <w:tr w14:paraId="2D6D9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4D3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maxFundingRate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D68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6A7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资金费率上限</w:t>
            </w:r>
          </w:p>
        </w:tc>
      </w:tr>
      <w:tr w14:paraId="739E6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A81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interestRate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E4BCE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7B7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利率</w:t>
            </w:r>
          </w:p>
        </w:tc>
      </w:tr>
      <w:tr w14:paraId="3C6EB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25C9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impactValue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21F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240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深度加权金额（计价币数量）</w:t>
            </w:r>
          </w:p>
        </w:tc>
      </w:tr>
      <w:tr w14:paraId="2ED0D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A60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settState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1E2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D96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资金费率结算状态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processing：结算中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settled：已结算</w:t>
            </w:r>
          </w:p>
        </w:tc>
      </w:tr>
      <w:tr w14:paraId="065D4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D94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settFundingRate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F1D5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A767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若 settState = processing，该字段代表用于本轮结算的资金费率；若 settState = settled，该字段代表用于上轮结算的资金费率</w:t>
            </w:r>
          </w:p>
        </w:tc>
      </w:tr>
      <w:tr w14:paraId="77564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3579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premium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AD6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761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溢价指数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公式：[max (0，深度加权买价 - 指数价格) – max (0，指数价格 – 深度加权卖价)] / 指数价格</w:t>
            </w:r>
          </w:p>
        </w:tc>
      </w:tr>
      <w:tr w14:paraId="08BD305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4EF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6B5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C21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数据更新时间，Unix时间戳的毫秒数格式，如 1597026383085</w:t>
            </w:r>
          </w:p>
        </w:tc>
      </w:tr>
    </w:tbl>
    <w:p w14:paraId="20855EFD">
      <w:pPr>
        <w:bidi w:val="0"/>
      </w:pPr>
      <w:r>
        <w:rPr>
          <w:lang w:val="en-US" w:eastAsia="zh-CN"/>
        </w:rPr>
        <w:t> 针对一些资金费率波动较大的小币种，OKX也将实时关注行情变化，在必要时候，将资金费率收取频率从8小时收付，改成频率较高的6小时/4小时/2小时/1小时收付。因此，用户应关注`fundingTime`及`nextFundingTime`字段以确定合约的资金费收取频率。</w:t>
      </w:r>
    </w:p>
    <w:p w14:paraId="7E416BB4">
      <w:pPr>
        <w:bidi w:val="0"/>
        <w:rPr>
          <w:rFonts w:hint="default"/>
        </w:rPr>
      </w:pPr>
      <w:r>
        <w:rPr>
          <w:rFonts w:hint="default"/>
        </w:rPr>
        <w:t>获取合约历史资金费率</w:t>
      </w:r>
    </w:p>
    <w:p w14:paraId="4797D6E5">
      <w:pPr>
        <w:bidi w:val="0"/>
        <w:rPr>
          <w:rFonts w:hint="default"/>
        </w:rPr>
      </w:pPr>
      <w:r>
        <w:rPr>
          <w:rFonts w:hint="default"/>
        </w:rPr>
        <w:t>获取合约历史资金费率，最多返回近三个月数据</w:t>
      </w:r>
    </w:p>
    <w:p w14:paraId="2EDF4D2B">
      <w:pPr>
        <w:bidi w:val="0"/>
        <w:rPr>
          <w:rFonts w:hint="default"/>
        </w:rPr>
      </w:pPr>
      <w:r>
        <w:rPr>
          <w:rFonts w:hint="default"/>
        </w:rPr>
        <w:t>限速：10次/2s</w:t>
      </w:r>
    </w:p>
    <w:p w14:paraId="4B6BB98E">
      <w:pPr>
        <w:bidi w:val="0"/>
        <w:rPr>
          <w:rFonts w:hint="default"/>
        </w:rPr>
      </w:pPr>
      <w:r>
        <w:rPr>
          <w:rFonts w:hint="default"/>
        </w:rPr>
        <w:t>限速规则：IP + Instrument ID</w:t>
      </w:r>
    </w:p>
    <w:p w14:paraId="613E5BCC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119487B7">
      <w:pPr>
        <w:bidi w:val="0"/>
        <w:rPr>
          <w:rFonts w:hint="default"/>
        </w:rPr>
      </w:pPr>
      <w:r>
        <w:rPr>
          <w:rFonts w:hint="default"/>
        </w:rPr>
        <w:t>GET /api/v5/public/funding-rate-history</w:t>
      </w:r>
    </w:p>
    <w:p w14:paraId="5903E48D">
      <w:pPr>
        <w:bidi w:val="0"/>
      </w:pPr>
      <w:r>
        <w:rPr>
          <w:rFonts w:hint="default"/>
        </w:rPr>
        <w:t>请求示例</w:t>
      </w:r>
    </w:p>
    <w:p w14:paraId="07ED90F1">
      <w:pPr>
        <w:bidi w:val="0"/>
        <w:rPr>
          <w:rFonts w:hint="default"/>
        </w:rPr>
      </w:pPr>
      <w:r>
        <w:rPr>
          <w:rFonts w:hint="default"/>
        </w:rPr>
        <w:t>import okx.PublicData as PublicData</w:t>
      </w:r>
    </w:p>
    <w:p w14:paraId="410D9C34">
      <w:pPr>
        <w:bidi w:val="0"/>
        <w:rPr>
          <w:rFonts w:hint="default"/>
        </w:rPr>
      </w:pPr>
      <w:r>
        <w:rPr>
          <w:rFonts w:hint="default"/>
        </w:rPr>
        <w:t>flag = "0"  # 实盘:0 , 模拟盘：1publicDataAPI = PublicData.PublicAPI(flag=flag)</w:t>
      </w:r>
    </w:p>
    <w:p w14:paraId="01821C95">
      <w:pPr>
        <w:bidi w:val="0"/>
        <w:rPr>
          <w:rFonts w:hint="default"/>
        </w:rPr>
      </w:pPr>
      <w:r>
        <w:rPr>
          <w:rFonts w:hint="default"/>
        </w:rPr>
        <w:t># 获取合约历史资金费率result = publicDataAPI.funding_rate_history(</w:t>
      </w:r>
    </w:p>
    <w:p w14:paraId="34DF0C30">
      <w:pPr>
        <w:bidi w:val="0"/>
        <w:rPr>
          <w:rFonts w:hint="default"/>
        </w:rPr>
      </w:pPr>
      <w:r>
        <w:rPr>
          <w:rFonts w:hint="default"/>
        </w:rPr>
        <w:t xml:space="preserve">    instId="BTC-USD-SWAP",)print(result)</w:t>
      </w:r>
    </w:p>
    <w:p w14:paraId="71F27B2D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50"/>
        <w:gridCol w:w="738"/>
        <w:gridCol w:w="899"/>
        <w:gridCol w:w="6059"/>
      </w:tblGrid>
      <w:tr w14:paraId="2F2185A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887F4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91265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4A440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D3251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10B3E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E1A2B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F253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BBC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D70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 BTC-USD-SWAP 或 X-Perps 交割合约 instId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适用于永续及 X-Perps 交割</w:t>
            </w:r>
          </w:p>
        </w:tc>
      </w:tr>
      <w:tr w14:paraId="2BCBC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9D4D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70F6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9D8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0935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请求此时间戳之后（更新的数据）的分页内容，传的值为对应接口的fundingTime</w:t>
            </w:r>
          </w:p>
        </w:tc>
      </w:tr>
      <w:tr w14:paraId="19900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44E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419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4C7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ECF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请求此时间戳之前（更旧的数据）的分页内容，传的值为对应接口的fundingTime</w:t>
            </w:r>
          </w:p>
        </w:tc>
      </w:tr>
      <w:tr w14:paraId="10F7C36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CC3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428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266D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ED99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分页返回的结果集数量，最大为400，不填默认返回400条</w:t>
            </w:r>
          </w:p>
        </w:tc>
      </w:tr>
    </w:tbl>
    <w:p w14:paraId="07CEF311">
      <w:pPr>
        <w:bidi w:val="0"/>
      </w:pPr>
      <w:r>
        <w:rPr>
          <w:rFonts w:hint="default"/>
        </w:rPr>
        <w:t>返回结果</w:t>
      </w:r>
    </w:p>
    <w:p w14:paraId="19BD3A79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55F058B3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225B8B74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636866FF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0C5CC084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020193F2">
      <w:pPr>
        <w:bidi w:val="0"/>
        <w:rPr>
          <w:rFonts w:hint="default"/>
        </w:rPr>
      </w:pPr>
      <w:r>
        <w:rPr>
          <w:rFonts w:hint="default"/>
        </w:rPr>
        <w:t xml:space="preserve">            "formulaType": "noRate",</w:t>
      </w:r>
    </w:p>
    <w:p w14:paraId="4E53DCC5">
      <w:pPr>
        <w:bidi w:val="0"/>
        <w:rPr>
          <w:rFonts w:hint="default"/>
        </w:rPr>
      </w:pPr>
      <w:r>
        <w:rPr>
          <w:rFonts w:hint="default"/>
        </w:rPr>
        <w:t xml:space="preserve">            "fundingRate": "0.0000746604960499",</w:t>
      </w:r>
    </w:p>
    <w:p w14:paraId="344F6430">
      <w:pPr>
        <w:bidi w:val="0"/>
        <w:rPr>
          <w:rFonts w:hint="default"/>
        </w:rPr>
      </w:pPr>
      <w:r>
        <w:rPr>
          <w:rFonts w:hint="default"/>
        </w:rPr>
        <w:t xml:space="preserve">            "fundingTime": "1703059200000",</w:t>
      </w:r>
    </w:p>
    <w:p w14:paraId="4D781E4B">
      <w:pPr>
        <w:bidi w:val="0"/>
        <w:rPr>
          <w:rFonts w:hint="default"/>
        </w:rPr>
      </w:pPr>
      <w:r>
        <w:rPr>
          <w:rFonts w:hint="default"/>
        </w:rPr>
        <w:t xml:space="preserve">            "instId": "BTC-USD-SWAP",</w:t>
      </w:r>
    </w:p>
    <w:p w14:paraId="3096C72D">
      <w:pPr>
        <w:bidi w:val="0"/>
        <w:rPr>
          <w:rFonts w:hint="default"/>
        </w:rPr>
      </w:pPr>
      <w:r>
        <w:rPr>
          <w:rFonts w:hint="default"/>
        </w:rPr>
        <w:t xml:space="preserve">            "instType": "SWAP",</w:t>
      </w:r>
    </w:p>
    <w:p w14:paraId="3F5600BF">
      <w:pPr>
        <w:bidi w:val="0"/>
        <w:rPr>
          <w:rFonts w:hint="default"/>
        </w:rPr>
      </w:pPr>
      <w:r>
        <w:rPr>
          <w:rFonts w:hint="default"/>
        </w:rPr>
        <w:t xml:space="preserve">            "method": "next_period",</w:t>
      </w:r>
    </w:p>
    <w:p w14:paraId="419362C0">
      <w:pPr>
        <w:bidi w:val="0"/>
        <w:rPr>
          <w:rFonts w:hint="default"/>
        </w:rPr>
      </w:pPr>
      <w:r>
        <w:rPr>
          <w:rFonts w:hint="default"/>
        </w:rPr>
        <w:t xml:space="preserve">            "realizedRate": "0.0000746572360545"</w:t>
      </w:r>
    </w:p>
    <w:p w14:paraId="684EBA86">
      <w:pPr>
        <w:bidi w:val="0"/>
        <w:rPr>
          <w:rFonts w:hint="default"/>
        </w:rPr>
      </w:pPr>
      <w:r>
        <w:rPr>
          <w:rFonts w:hint="default"/>
        </w:rPr>
        <w:t xml:space="preserve">        },</w:t>
      </w:r>
    </w:p>
    <w:p w14:paraId="19B17AA1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4DAC45B8">
      <w:pPr>
        <w:bidi w:val="0"/>
        <w:rPr>
          <w:rFonts w:hint="default"/>
        </w:rPr>
      </w:pPr>
      <w:r>
        <w:rPr>
          <w:rFonts w:hint="default"/>
        </w:rPr>
        <w:t xml:space="preserve">            "formulaType": "noRate",</w:t>
      </w:r>
    </w:p>
    <w:p w14:paraId="19A60511">
      <w:pPr>
        <w:bidi w:val="0"/>
        <w:rPr>
          <w:rFonts w:hint="default"/>
        </w:rPr>
      </w:pPr>
      <w:r>
        <w:rPr>
          <w:rFonts w:hint="default"/>
        </w:rPr>
        <w:t xml:space="preserve">            "fundingRate": "0.000227985782722",</w:t>
      </w:r>
    </w:p>
    <w:p w14:paraId="35799325">
      <w:pPr>
        <w:bidi w:val="0"/>
        <w:rPr>
          <w:rFonts w:hint="default"/>
        </w:rPr>
      </w:pPr>
      <w:r>
        <w:rPr>
          <w:rFonts w:hint="default"/>
        </w:rPr>
        <w:t xml:space="preserve">            "fundingTime": "1703030400000",</w:t>
      </w:r>
    </w:p>
    <w:p w14:paraId="70190410">
      <w:pPr>
        <w:bidi w:val="0"/>
        <w:rPr>
          <w:rFonts w:hint="default"/>
        </w:rPr>
      </w:pPr>
      <w:r>
        <w:rPr>
          <w:rFonts w:hint="default"/>
        </w:rPr>
        <w:t xml:space="preserve">            "instId": "BTC-USD-SWAP",</w:t>
      </w:r>
    </w:p>
    <w:p w14:paraId="70AE07A2">
      <w:pPr>
        <w:bidi w:val="0"/>
        <w:rPr>
          <w:rFonts w:hint="default"/>
        </w:rPr>
      </w:pPr>
      <w:r>
        <w:rPr>
          <w:rFonts w:hint="default"/>
        </w:rPr>
        <w:t xml:space="preserve">            "instType": "SWAP",</w:t>
      </w:r>
    </w:p>
    <w:p w14:paraId="445AC744">
      <w:pPr>
        <w:bidi w:val="0"/>
        <w:rPr>
          <w:rFonts w:hint="default"/>
        </w:rPr>
      </w:pPr>
      <w:r>
        <w:rPr>
          <w:rFonts w:hint="default"/>
        </w:rPr>
        <w:t xml:space="preserve">            "method": "next_period",</w:t>
      </w:r>
    </w:p>
    <w:p w14:paraId="72B61890">
      <w:pPr>
        <w:bidi w:val="0"/>
        <w:rPr>
          <w:rFonts w:hint="default"/>
        </w:rPr>
      </w:pPr>
      <w:r>
        <w:rPr>
          <w:rFonts w:hint="default"/>
        </w:rPr>
        <w:t xml:space="preserve">            "realizedRate": "0.0002279755647389"</w:t>
      </w:r>
    </w:p>
    <w:p w14:paraId="6D52F896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10F87DD2">
      <w:pPr>
        <w:bidi w:val="0"/>
        <w:rPr>
          <w:rFonts w:hint="default"/>
        </w:rPr>
      </w:pPr>
      <w:r>
        <w:rPr>
          <w:rFonts w:hint="default"/>
        </w:rPr>
        <w:t xml:space="preserve">  ]}</w:t>
      </w:r>
    </w:p>
    <w:p w14:paraId="31AC4865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316"/>
        <w:gridCol w:w="738"/>
        <w:gridCol w:w="5678"/>
      </w:tblGrid>
      <w:tr w14:paraId="3B8A26F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902DF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6D9D28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D1823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3710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D06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D6B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2D4E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SWAP：永续合约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FUTURES：X-Perps 交割合约</w:t>
            </w:r>
          </w:p>
        </w:tc>
      </w:tr>
      <w:tr w14:paraId="0C18F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AE60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666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358B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 BTC-USD-SWAP</w:t>
            </w:r>
          </w:p>
        </w:tc>
      </w:tr>
      <w:tr w14:paraId="5580C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A37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formulaType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20BB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49C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公式类型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noRate：旧资金费率计算公式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withRate：新资金费率计算公式</w:t>
            </w:r>
          </w:p>
        </w:tc>
      </w:tr>
      <w:tr w14:paraId="45E18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4C92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fundingRate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EC8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7EE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预计资金费率</w:t>
            </w:r>
          </w:p>
        </w:tc>
      </w:tr>
      <w:tr w14:paraId="11FE9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A42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realizedRate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3CF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DD1B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实际资金费率</w:t>
            </w:r>
          </w:p>
        </w:tc>
      </w:tr>
      <w:tr w14:paraId="4093B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CA62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fundingTime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B05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7810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资金费时间，Unix时间戳的毫秒数格式，如 1597026383085</w:t>
            </w:r>
          </w:p>
        </w:tc>
      </w:tr>
      <w:tr w14:paraId="48551E8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23C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method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0B9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F83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资金费收取逻辑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current_period：当期收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next_period：跨期收</w:t>
            </w:r>
          </w:p>
        </w:tc>
      </w:tr>
    </w:tbl>
    <w:p w14:paraId="2B557783">
      <w:pPr>
        <w:bidi w:val="0"/>
      </w:pPr>
      <w:r>
        <w:rPr>
          <w:lang w:val="en-US" w:eastAsia="zh-CN"/>
        </w:rPr>
        <w:t> 针对一些资金费率波动较大的小币种，OKX也将实时关注行情变化，在必要时候，将资金费率收取频率从8小时收付，改成频率较高的6小时/4小时/2小时/1小时收付。因此，用户应关注`fundingTime`及`nextFundingTime`字段以确定合约的资金费收取频率。</w:t>
      </w:r>
    </w:p>
    <w:p w14:paraId="6E6E8BDE">
      <w:pPr>
        <w:bidi w:val="0"/>
        <w:rPr>
          <w:rFonts w:hint="default"/>
        </w:rPr>
      </w:pPr>
      <w:r>
        <w:rPr>
          <w:rFonts w:hint="default"/>
        </w:rPr>
        <w:t>获取持仓总量</w:t>
      </w:r>
    </w:p>
    <w:p w14:paraId="790EA9FA">
      <w:pPr>
        <w:bidi w:val="0"/>
        <w:rPr>
          <w:rFonts w:hint="default"/>
        </w:rPr>
      </w:pPr>
      <w:r>
        <w:rPr>
          <w:rFonts w:hint="default"/>
        </w:rPr>
        <w:t>查询单个交易产品的市场的持仓总量</w:t>
      </w:r>
    </w:p>
    <w:p w14:paraId="6761B72B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0556784D">
      <w:pPr>
        <w:bidi w:val="0"/>
        <w:rPr>
          <w:rFonts w:hint="default"/>
        </w:rPr>
      </w:pPr>
      <w:r>
        <w:rPr>
          <w:rFonts w:hint="default"/>
        </w:rPr>
        <w:t>限速规则：IP + Instrument ID</w:t>
      </w:r>
    </w:p>
    <w:p w14:paraId="0582F03E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7FCBF434">
      <w:pPr>
        <w:bidi w:val="0"/>
        <w:rPr>
          <w:rFonts w:hint="default"/>
        </w:rPr>
      </w:pPr>
      <w:r>
        <w:rPr>
          <w:rFonts w:hint="default"/>
        </w:rPr>
        <w:t>GET /api/v5/public/open-interest</w:t>
      </w:r>
    </w:p>
    <w:p w14:paraId="641C20FF">
      <w:pPr>
        <w:bidi w:val="0"/>
      </w:pPr>
      <w:r>
        <w:rPr>
          <w:rFonts w:hint="default"/>
        </w:rPr>
        <w:t>请求示例</w:t>
      </w:r>
    </w:p>
    <w:p w14:paraId="296DE1DD">
      <w:pPr>
        <w:bidi w:val="0"/>
        <w:rPr>
          <w:rFonts w:hint="default"/>
        </w:rPr>
      </w:pPr>
      <w:r>
        <w:rPr>
          <w:rFonts w:hint="default"/>
        </w:rPr>
        <w:t>import okx.PublicData as PublicData</w:t>
      </w:r>
    </w:p>
    <w:p w14:paraId="138B0065">
      <w:pPr>
        <w:bidi w:val="0"/>
        <w:rPr>
          <w:rFonts w:hint="default"/>
        </w:rPr>
      </w:pPr>
      <w:r>
        <w:rPr>
          <w:rFonts w:hint="default"/>
        </w:rPr>
        <w:t>flag = "0"  # 实盘:0 , 模拟盘：1publicDataAPI = PublicData.PublicAPI(flag=flag)</w:t>
      </w:r>
    </w:p>
    <w:p w14:paraId="2BEB905F">
      <w:pPr>
        <w:bidi w:val="0"/>
        <w:rPr>
          <w:rFonts w:hint="default"/>
        </w:rPr>
      </w:pPr>
      <w:r>
        <w:rPr>
          <w:rFonts w:hint="default"/>
        </w:rPr>
        <w:t># 获取持仓总量result = publicDataAPI.get_open_interest(</w:t>
      </w:r>
    </w:p>
    <w:p w14:paraId="099C1F54">
      <w:pPr>
        <w:bidi w:val="0"/>
        <w:rPr>
          <w:rFonts w:hint="default"/>
        </w:rPr>
      </w:pPr>
      <w:r>
        <w:rPr>
          <w:rFonts w:hint="default"/>
        </w:rPr>
        <w:t xml:space="preserve">    instType="FUTURES",)print(result)</w:t>
      </w:r>
    </w:p>
    <w:p w14:paraId="75C42830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00"/>
        <w:gridCol w:w="738"/>
        <w:gridCol w:w="1080"/>
        <w:gridCol w:w="3424"/>
      </w:tblGrid>
      <w:tr w14:paraId="2E6A3F0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E8CCA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DD237C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D0965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56E0B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344ED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51CB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09B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067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6D8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SWAP：永续合约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FUTURES：交割合约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OPTION：期权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EVENTS：事件合约</w:t>
            </w:r>
          </w:p>
        </w:tc>
      </w:tr>
      <w:tr w14:paraId="0B0EB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2CF2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34A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1BC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87C4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交易品种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适用于交割/永续/期权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期权下必传</w:t>
            </w:r>
          </w:p>
        </w:tc>
      </w:tr>
      <w:tr w14:paraId="269539C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DF6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1EF8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73D2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8CF5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 BTC-USDT-SWAP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仅适用于交割/永续/期权/事件合约</w:t>
            </w:r>
          </w:p>
        </w:tc>
      </w:tr>
    </w:tbl>
    <w:p w14:paraId="232B2F83">
      <w:pPr>
        <w:bidi w:val="0"/>
      </w:pPr>
      <w:r>
        <w:rPr>
          <w:rFonts w:hint="default"/>
        </w:rPr>
        <w:t>返回结果</w:t>
      </w:r>
    </w:p>
    <w:p w14:paraId="7BD9FD77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54E0AC74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463FCB05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37407F15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6E7AB966">
      <w:pPr>
        <w:bidi w:val="0"/>
        <w:rPr>
          <w:rFonts w:hint="default"/>
        </w:rPr>
      </w:pPr>
      <w:r>
        <w:rPr>
          <w:rFonts w:hint="default"/>
        </w:rPr>
        <w:t xml:space="preserve">    {</w:t>
      </w:r>
    </w:p>
    <w:p w14:paraId="3078D032">
      <w:pPr>
        <w:bidi w:val="0"/>
        <w:rPr>
          <w:rFonts w:hint="default"/>
        </w:rPr>
      </w:pPr>
      <w:r>
        <w:rPr>
          <w:rFonts w:hint="default"/>
        </w:rPr>
        <w:t xml:space="preserve">        "instType":"SWAP",</w:t>
      </w:r>
    </w:p>
    <w:p w14:paraId="0B0DEEE0">
      <w:pPr>
        <w:bidi w:val="0"/>
        <w:rPr>
          <w:rFonts w:hint="default"/>
        </w:rPr>
      </w:pPr>
      <w:r>
        <w:rPr>
          <w:rFonts w:hint="default"/>
        </w:rPr>
        <w:t xml:space="preserve">        "instId":"BTC-USDT-SWAP",</w:t>
      </w:r>
    </w:p>
    <w:p w14:paraId="54423AE3">
      <w:pPr>
        <w:bidi w:val="0"/>
        <w:rPr>
          <w:rFonts w:hint="default"/>
        </w:rPr>
      </w:pPr>
      <w:r>
        <w:rPr>
          <w:rFonts w:hint="default"/>
        </w:rPr>
        <w:t xml:space="preserve">        "oi":"5000",</w:t>
      </w:r>
    </w:p>
    <w:p w14:paraId="08AA584B">
      <w:pPr>
        <w:bidi w:val="0"/>
        <w:rPr>
          <w:rFonts w:hint="default"/>
        </w:rPr>
      </w:pPr>
      <w:r>
        <w:rPr>
          <w:rFonts w:hint="default"/>
        </w:rPr>
        <w:t xml:space="preserve">        "oiCcy":"555.55",</w:t>
      </w:r>
    </w:p>
    <w:p w14:paraId="5836BE5D">
      <w:pPr>
        <w:bidi w:val="0"/>
        <w:rPr>
          <w:rFonts w:hint="default"/>
        </w:rPr>
      </w:pPr>
      <w:r>
        <w:rPr>
          <w:rFonts w:hint="default"/>
        </w:rPr>
        <w:t xml:space="preserve">        "oiUsd": "50000",</w:t>
      </w:r>
    </w:p>
    <w:p w14:paraId="224C6960">
      <w:pPr>
        <w:bidi w:val="0"/>
        <w:rPr>
          <w:rFonts w:hint="default"/>
        </w:rPr>
      </w:pPr>
      <w:r>
        <w:rPr>
          <w:rFonts w:hint="default"/>
        </w:rPr>
        <w:t xml:space="preserve">        "ts":"1597026383085"</w:t>
      </w:r>
    </w:p>
    <w:p w14:paraId="74FEF48B">
      <w:pPr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21A81C1A">
      <w:pPr>
        <w:bidi w:val="0"/>
        <w:rPr>
          <w:rFonts w:hint="default"/>
        </w:rPr>
      </w:pPr>
      <w:r>
        <w:rPr>
          <w:rFonts w:hint="default"/>
        </w:rPr>
        <w:t xml:space="preserve">  ]}</w:t>
      </w:r>
    </w:p>
    <w:p w14:paraId="30E6270C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52"/>
        <w:gridCol w:w="738"/>
        <w:gridCol w:w="5993"/>
      </w:tblGrid>
      <w:tr w14:paraId="7C49EB4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5B4DE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F6F37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D9662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7713B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B2E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BAD2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C19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</w:p>
        </w:tc>
      </w:tr>
      <w:tr w14:paraId="61D5E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5A6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9750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DD5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</w:t>
            </w:r>
          </w:p>
        </w:tc>
      </w:tr>
      <w:tr w14:paraId="5D8EC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8DBC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oi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1ED4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8F59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持仓量（按张折算）</w:t>
            </w:r>
          </w:p>
        </w:tc>
      </w:tr>
      <w:tr w14:paraId="6C7EB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A20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oiCcy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2FBF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837B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持仓量（按币折算）</w:t>
            </w:r>
          </w:p>
        </w:tc>
      </w:tr>
      <w:tr w14:paraId="1F1F9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4A6F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oiUsd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6FA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2F6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持仓量（按USD折算）</w:t>
            </w:r>
          </w:p>
        </w:tc>
      </w:tr>
      <w:tr w14:paraId="7F699E0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E2F5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1AA1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594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数据返回时间，Unix时间戳的毫秒数格式 ，如 1597026383085</w:t>
            </w:r>
          </w:p>
        </w:tc>
      </w:tr>
    </w:tbl>
    <w:p w14:paraId="61A97080">
      <w:pPr>
        <w:bidi w:val="0"/>
        <w:rPr>
          <w:rFonts w:hint="default"/>
        </w:rPr>
      </w:pPr>
      <w:r>
        <w:rPr>
          <w:rFonts w:hint="default"/>
        </w:rPr>
        <w:t>获取限价</w:t>
      </w:r>
    </w:p>
    <w:p w14:paraId="15CB3C30">
      <w:pPr>
        <w:bidi w:val="0"/>
        <w:rPr>
          <w:rFonts w:hint="default"/>
        </w:rPr>
      </w:pPr>
      <w:r>
        <w:rPr>
          <w:rFonts w:hint="default"/>
        </w:rPr>
        <w:t>查询单个交易产品的最高买价和最低卖价</w:t>
      </w:r>
    </w:p>
    <w:p w14:paraId="4C375CB3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5EF7D974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7294D144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24D3EBDE">
      <w:pPr>
        <w:bidi w:val="0"/>
        <w:rPr>
          <w:rFonts w:hint="default"/>
        </w:rPr>
      </w:pPr>
      <w:r>
        <w:rPr>
          <w:rFonts w:hint="default"/>
        </w:rPr>
        <w:t>GET /api/v5/public/price-limit</w:t>
      </w:r>
    </w:p>
    <w:p w14:paraId="0F912268">
      <w:pPr>
        <w:bidi w:val="0"/>
      </w:pPr>
      <w:r>
        <w:rPr>
          <w:rFonts w:hint="default"/>
        </w:rPr>
        <w:t>请求示例</w:t>
      </w:r>
    </w:p>
    <w:p w14:paraId="532999F5">
      <w:pPr>
        <w:bidi w:val="0"/>
        <w:rPr>
          <w:rFonts w:hint="default"/>
        </w:rPr>
      </w:pPr>
      <w:r>
        <w:rPr>
          <w:rFonts w:hint="default"/>
        </w:rPr>
        <w:t>import okx.PublicData as PublicData</w:t>
      </w:r>
    </w:p>
    <w:p w14:paraId="00DEA3BE">
      <w:pPr>
        <w:bidi w:val="0"/>
        <w:rPr>
          <w:rFonts w:hint="default"/>
        </w:rPr>
      </w:pPr>
      <w:r>
        <w:rPr>
          <w:rFonts w:hint="default"/>
        </w:rPr>
        <w:t>flag = "0"  # 实盘:0 , 模拟盘：1publicDataAPI = PublicData.PublicAPI(flag=flag)</w:t>
      </w:r>
    </w:p>
    <w:p w14:paraId="00EB4255">
      <w:pPr>
        <w:bidi w:val="0"/>
        <w:rPr>
          <w:rFonts w:hint="default"/>
        </w:rPr>
      </w:pPr>
      <w:r>
        <w:rPr>
          <w:rFonts w:hint="default"/>
        </w:rPr>
        <w:t># 获取限价result = publicDataAPI.get_price_limit(</w:t>
      </w:r>
    </w:p>
    <w:p w14:paraId="319DC83A">
      <w:pPr>
        <w:bidi w:val="0"/>
        <w:rPr>
          <w:rFonts w:hint="default"/>
        </w:rPr>
      </w:pPr>
      <w:r>
        <w:rPr>
          <w:rFonts w:hint="default"/>
        </w:rPr>
        <w:t xml:space="preserve">    instId="BTC-USD-SWAP",)print(result)</w:t>
      </w:r>
    </w:p>
    <w:p w14:paraId="2DE22BAE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70"/>
        <w:gridCol w:w="738"/>
        <w:gridCol w:w="1080"/>
        <w:gridCol w:w="2773"/>
      </w:tblGrid>
      <w:tr w14:paraId="0C58414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E057FD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1EA66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ED047A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9A562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3D4EE48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3E2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633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A62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9E9D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 BTC-USDT-SWAP</w:t>
            </w:r>
          </w:p>
        </w:tc>
      </w:tr>
    </w:tbl>
    <w:p w14:paraId="6D83CC3E">
      <w:pPr>
        <w:bidi w:val="0"/>
      </w:pPr>
      <w:r>
        <w:rPr>
          <w:rFonts w:hint="default"/>
        </w:rPr>
        <w:t>返回结果</w:t>
      </w:r>
    </w:p>
    <w:p w14:paraId="2C7BD0C4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63D5B49B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24A4A9D2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0DBB7F2F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0B368B7D">
      <w:pPr>
        <w:bidi w:val="0"/>
        <w:rPr>
          <w:rFonts w:hint="default"/>
        </w:rPr>
      </w:pPr>
      <w:r>
        <w:rPr>
          <w:rFonts w:hint="default"/>
        </w:rPr>
        <w:t xml:space="preserve">    {</w:t>
      </w:r>
    </w:p>
    <w:p w14:paraId="0BF6374F">
      <w:pPr>
        <w:bidi w:val="0"/>
        <w:rPr>
          <w:rFonts w:hint="default"/>
        </w:rPr>
      </w:pPr>
      <w:r>
        <w:rPr>
          <w:rFonts w:hint="default"/>
        </w:rPr>
        <w:t xml:space="preserve">        "instType":"SWAP",</w:t>
      </w:r>
    </w:p>
    <w:p w14:paraId="50150A0E">
      <w:pPr>
        <w:bidi w:val="0"/>
        <w:rPr>
          <w:rFonts w:hint="default"/>
        </w:rPr>
      </w:pPr>
      <w:r>
        <w:rPr>
          <w:rFonts w:hint="default"/>
        </w:rPr>
        <w:t xml:space="preserve">        "instId":"BTC-USDT-SWAP",</w:t>
      </w:r>
    </w:p>
    <w:p w14:paraId="6C63E3BC">
      <w:pPr>
        <w:bidi w:val="0"/>
        <w:rPr>
          <w:rFonts w:hint="default"/>
        </w:rPr>
      </w:pPr>
      <w:r>
        <w:rPr>
          <w:rFonts w:hint="default"/>
        </w:rPr>
        <w:t xml:space="preserve">        "buyLmt":"17057.9",</w:t>
      </w:r>
    </w:p>
    <w:p w14:paraId="4A523C9C">
      <w:pPr>
        <w:bidi w:val="0"/>
        <w:rPr>
          <w:rFonts w:hint="default"/>
        </w:rPr>
      </w:pPr>
      <w:r>
        <w:rPr>
          <w:rFonts w:hint="default"/>
        </w:rPr>
        <w:t xml:space="preserve">        "sellLmt":"16388.9",</w:t>
      </w:r>
    </w:p>
    <w:p w14:paraId="1EE8DADB">
      <w:pPr>
        <w:bidi w:val="0"/>
        <w:rPr>
          <w:rFonts w:hint="default"/>
        </w:rPr>
      </w:pPr>
      <w:r>
        <w:rPr>
          <w:rFonts w:hint="default"/>
        </w:rPr>
        <w:t xml:space="preserve">        "ts":"1597026383085",</w:t>
      </w:r>
    </w:p>
    <w:p w14:paraId="5BC5C75B">
      <w:pPr>
        <w:bidi w:val="0"/>
        <w:rPr>
          <w:rFonts w:hint="default"/>
        </w:rPr>
      </w:pPr>
      <w:r>
        <w:rPr>
          <w:rFonts w:hint="default"/>
        </w:rPr>
        <w:t xml:space="preserve">        "enabled": true</w:t>
      </w:r>
    </w:p>
    <w:p w14:paraId="2DC94B1D">
      <w:pPr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50605F0A">
      <w:pPr>
        <w:bidi w:val="0"/>
        <w:rPr>
          <w:rFonts w:hint="default"/>
        </w:rPr>
      </w:pPr>
      <w:r>
        <w:rPr>
          <w:rFonts w:hint="default"/>
        </w:rPr>
        <w:t xml:space="preserve">  ]}</w:t>
      </w:r>
    </w:p>
    <w:p w14:paraId="186F4AA4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52"/>
        <w:gridCol w:w="940"/>
        <w:gridCol w:w="6413"/>
      </w:tblGrid>
      <w:tr w14:paraId="37259F8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3B4C8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E53A7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5345F1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147B7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17E9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A56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C33C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SPOT：币币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MARGIN：杠杆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SWAP：永续合约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FUTURES：交割合约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OPTION：期权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若产品ID支持杠杆交易，则返回MARGIN；否则，返回SPOT。</w:t>
            </w:r>
          </w:p>
        </w:tc>
      </w:tr>
      <w:tr w14:paraId="0ACDB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63FC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B88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91F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 ，如 BTC-USDT-SWAP</w:t>
            </w:r>
          </w:p>
        </w:tc>
      </w:tr>
      <w:tr w14:paraId="17008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B2D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buyLmt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F13D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9FF86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最高买价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当enabled为false时，返回""</w:t>
            </w:r>
          </w:p>
        </w:tc>
      </w:tr>
      <w:tr w14:paraId="3D078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0F2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sellLmt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1F4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D9E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最低卖价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当enabled为false时，返回""</w:t>
            </w:r>
          </w:p>
        </w:tc>
      </w:tr>
      <w:tr w14:paraId="451CB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1F7E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E551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D63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限价数据更新时间 ，Unix时间戳的毫秒数格式，如 1597026383085</w:t>
            </w:r>
          </w:p>
        </w:tc>
      </w:tr>
      <w:tr w14:paraId="228F20A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F6F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enabled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4C0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351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限价是否生效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true：限价生效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false：限价不生效</w:t>
            </w:r>
          </w:p>
        </w:tc>
      </w:tr>
    </w:tbl>
    <w:p w14:paraId="32F45B78">
      <w:pPr>
        <w:bidi w:val="0"/>
        <w:rPr>
          <w:rFonts w:hint="default"/>
        </w:rPr>
      </w:pPr>
      <w:r>
        <w:rPr>
          <w:rFonts w:hint="default"/>
        </w:rPr>
        <w:t>获取期权定价</w:t>
      </w:r>
    </w:p>
    <w:p w14:paraId="7EB02097">
      <w:pPr>
        <w:bidi w:val="0"/>
        <w:rPr>
          <w:rFonts w:hint="default"/>
        </w:rPr>
      </w:pPr>
      <w:r>
        <w:rPr>
          <w:rFonts w:hint="default"/>
        </w:rPr>
        <w:t>查询期权详细信息</w:t>
      </w:r>
    </w:p>
    <w:p w14:paraId="4023B4E8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4BF78729">
      <w:pPr>
        <w:bidi w:val="0"/>
        <w:rPr>
          <w:rFonts w:hint="default"/>
        </w:rPr>
      </w:pPr>
      <w:r>
        <w:rPr>
          <w:rFonts w:hint="default"/>
        </w:rPr>
        <w:t>限速规则：IP + instFamily</w:t>
      </w:r>
    </w:p>
    <w:p w14:paraId="1C270FA1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7F1D9F16">
      <w:pPr>
        <w:bidi w:val="0"/>
        <w:rPr>
          <w:rFonts w:hint="default"/>
        </w:rPr>
      </w:pPr>
      <w:r>
        <w:rPr>
          <w:rFonts w:hint="default"/>
        </w:rPr>
        <w:t>GET /api/v5/public/opt-summary</w:t>
      </w:r>
    </w:p>
    <w:p w14:paraId="5C00D77D">
      <w:pPr>
        <w:bidi w:val="0"/>
      </w:pPr>
      <w:r>
        <w:rPr>
          <w:rFonts w:hint="default"/>
        </w:rPr>
        <w:t>请求示例</w:t>
      </w:r>
    </w:p>
    <w:p w14:paraId="7AC5F055">
      <w:pPr>
        <w:bidi w:val="0"/>
        <w:rPr>
          <w:rFonts w:hint="default"/>
        </w:rPr>
      </w:pPr>
      <w:r>
        <w:rPr>
          <w:rFonts w:hint="default"/>
        </w:rPr>
        <w:t>import okx.PublicData as PublicData</w:t>
      </w:r>
    </w:p>
    <w:p w14:paraId="5E921AC6">
      <w:pPr>
        <w:bidi w:val="0"/>
        <w:rPr>
          <w:rFonts w:hint="default"/>
        </w:rPr>
      </w:pPr>
      <w:r>
        <w:rPr>
          <w:rFonts w:hint="default"/>
        </w:rPr>
        <w:t>flag = "0"  # 实盘:0 , 模拟盘：1publicDataAPI = PublicData.PublicAPI(flag=flag)</w:t>
      </w:r>
    </w:p>
    <w:p w14:paraId="084A5E08">
      <w:pPr>
        <w:bidi w:val="0"/>
        <w:rPr>
          <w:rFonts w:hint="default"/>
        </w:rPr>
      </w:pPr>
      <w:r>
        <w:rPr>
          <w:rFonts w:hint="default"/>
        </w:rPr>
        <w:t># 获取期权定价result = publicDataAPI.get_opt_summary(</w:t>
      </w:r>
    </w:p>
    <w:p w14:paraId="1793F319">
      <w:pPr>
        <w:bidi w:val="0"/>
        <w:rPr>
          <w:rFonts w:hint="default"/>
        </w:rPr>
      </w:pPr>
      <w:r>
        <w:rPr>
          <w:rFonts w:hint="default"/>
        </w:rPr>
        <w:t xml:space="preserve">    uly="BTC-USD",)print(result)</w:t>
      </w:r>
    </w:p>
    <w:p w14:paraId="1911A1BE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00"/>
        <w:gridCol w:w="738"/>
        <w:gridCol w:w="1080"/>
        <w:gridCol w:w="4453"/>
      </w:tblGrid>
      <w:tr w14:paraId="0056C66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D1A15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BEB03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92762F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D8AA1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39228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049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6543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56E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9B2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交易品种，仅适用于期权</w:t>
            </w:r>
          </w:p>
        </w:tc>
      </w:tr>
      <w:tr w14:paraId="0D9BC8D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F3E8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expTime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6F9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F0A4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C27F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合约到期日，格式为"YYMMDD"，如 "200527"</w:t>
            </w:r>
          </w:p>
        </w:tc>
      </w:tr>
    </w:tbl>
    <w:p w14:paraId="29BE9AE5">
      <w:pPr>
        <w:bidi w:val="0"/>
      </w:pPr>
      <w:r>
        <w:rPr>
          <w:rFonts w:hint="default"/>
        </w:rPr>
        <w:t>返回结果</w:t>
      </w:r>
    </w:p>
    <w:p w14:paraId="6CEC62FF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41AABC54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4DF00605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518A433A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688B6D70">
      <w:pPr>
        <w:bidi w:val="0"/>
        <w:rPr>
          <w:rFonts w:hint="default"/>
        </w:rPr>
      </w:pPr>
      <w:r>
        <w:rPr>
          <w:rFonts w:hint="default"/>
        </w:rPr>
        <w:t xml:space="preserve">      {</w:t>
      </w:r>
    </w:p>
    <w:p w14:paraId="22B7EB8F">
      <w:pPr>
        <w:bidi w:val="0"/>
        <w:rPr>
          <w:rFonts w:hint="default"/>
        </w:rPr>
      </w:pPr>
      <w:r>
        <w:rPr>
          <w:rFonts w:hint="default"/>
        </w:rPr>
        <w:t xml:space="preserve">            "askVol": "3.7207056835937498",</w:t>
      </w:r>
    </w:p>
    <w:p w14:paraId="1DCF60F4">
      <w:pPr>
        <w:bidi w:val="0"/>
        <w:rPr>
          <w:rFonts w:hint="default"/>
        </w:rPr>
      </w:pPr>
      <w:r>
        <w:rPr>
          <w:rFonts w:hint="default"/>
        </w:rPr>
        <w:t xml:space="preserve">            "bidVol": "0",</w:t>
      </w:r>
    </w:p>
    <w:p w14:paraId="4D03C451">
      <w:pPr>
        <w:bidi w:val="0"/>
        <w:rPr>
          <w:rFonts w:hint="default"/>
        </w:rPr>
      </w:pPr>
      <w:r>
        <w:rPr>
          <w:rFonts w:hint="default"/>
        </w:rPr>
        <w:t xml:space="preserve">            "delta": "0.8310206676289528",</w:t>
      </w:r>
    </w:p>
    <w:p w14:paraId="74C5CD8D">
      <w:pPr>
        <w:bidi w:val="0"/>
        <w:rPr>
          <w:rFonts w:hint="default"/>
        </w:rPr>
      </w:pPr>
      <w:r>
        <w:rPr>
          <w:rFonts w:hint="default"/>
        </w:rPr>
        <w:t xml:space="preserve">            "deltaBS": "0.9857332101544538",</w:t>
      </w:r>
    </w:p>
    <w:p w14:paraId="132C2779">
      <w:pPr>
        <w:bidi w:val="0"/>
        <w:rPr>
          <w:rFonts w:hint="default"/>
        </w:rPr>
      </w:pPr>
      <w:r>
        <w:rPr>
          <w:rFonts w:hint="default"/>
        </w:rPr>
        <w:t xml:space="preserve">            "fwdPx": "39016.8143629068452065",</w:t>
      </w:r>
    </w:p>
    <w:p w14:paraId="02D85207">
      <w:pPr>
        <w:bidi w:val="0"/>
        <w:rPr>
          <w:rFonts w:hint="default"/>
        </w:rPr>
      </w:pPr>
      <w:r>
        <w:rPr>
          <w:rFonts w:hint="default"/>
        </w:rPr>
        <w:t xml:space="preserve">            "gamma": "-1.1965483553276135",</w:t>
      </w:r>
    </w:p>
    <w:p w14:paraId="36FDA55E">
      <w:pPr>
        <w:bidi w:val="0"/>
        <w:rPr>
          <w:rFonts w:hint="default"/>
        </w:rPr>
      </w:pPr>
      <w:r>
        <w:rPr>
          <w:rFonts w:hint="default"/>
        </w:rPr>
        <w:t xml:space="preserve">            "gammaBS": "0.000011933182397798109",</w:t>
      </w:r>
    </w:p>
    <w:p w14:paraId="46D4576C">
      <w:pPr>
        <w:bidi w:val="0"/>
        <w:rPr>
          <w:rFonts w:hint="default"/>
        </w:rPr>
      </w:pPr>
      <w:r>
        <w:rPr>
          <w:rFonts w:hint="default"/>
        </w:rPr>
        <w:t xml:space="preserve">            "instId": "BTC-USD-220309-33000-C",</w:t>
      </w:r>
    </w:p>
    <w:p w14:paraId="1ECE6189">
      <w:pPr>
        <w:bidi w:val="0"/>
        <w:rPr>
          <w:rFonts w:hint="default"/>
        </w:rPr>
      </w:pPr>
      <w:r>
        <w:rPr>
          <w:rFonts w:hint="default"/>
        </w:rPr>
        <w:t xml:space="preserve">            "instType": "OPTION",</w:t>
      </w:r>
    </w:p>
    <w:p w14:paraId="66398EF9">
      <w:pPr>
        <w:bidi w:val="0"/>
        <w:rPr>
          <w:rFonts w:hint="default"/>
        </w:rPr>
      </w:pPr>
      <w:r>
        <w:rPr>
          <w:rFonts w:hint="default"/>
        </w:rPr>
        <w:t xml:space="preserve">            "lever": "0",</w:t>
      </w:r>
    </w:p>
    <w:p w14:paraId="389695FB">
      <w:pPr>
        <w:bidi w:val="0"/>
        <w:rPr>
          <w:rFonts w:hint="default"/>
        </w:rPr>
      </w:pPr>
      <w:r>
        <w:rPr>
          <w:rFonts w:hint="default"/>
        </w:rPr>
        <w:t xml:space="preserve">            "markVol": "1.5551965233045728",</w:t>
      </w:r>
    </w:p>
    <w:p w14:paraId="4CAFBC51">
      <w:pPr>
        <w:bidi w:val="0"/>
        <w:rPr>
          <w:rFonts w:hint="default"/>
        </w:rPr>
      </w:pPr>
      <w:r>
        <w:rPr>
          <w:rFonts w:hint="default"/>
        </w:rPr>
        <w:t xml:space="preserve">            "realVol": "0",</w:t>
      </w:r>
    </w:p>
    <w:p w14:paraId="1B9B6A4B">
      <w:pPr>
        <w:bidi w:val="0"/>
        <w:rPr>
          <w:rFonts w:hint="default"/>
        </w:rPr>
      </w:pPr>
      <w:r>
        <w:rPr>
          <w:rFonts w:hint="default"/>
        </w:rPr>
        <w:t xml:space="preserve">            "volLv": "0",</w:t>
      </w:r>
    </w:p>
    <w:p w14:paraId="2741F1B1">
      <w:pPr>
        <w:bidi w:val="0"/>
        <w:rPr>
          <w:rFonts w:hint="default"/>
        </w:rPr>
      </w:pPr>
      <w:r>
        <w:rPr>
          <w:rFonts w:hint="default"/>
        </w:rPr>
        <w:t xml:space="preserve">            "theta": "-0.0014131955002093717",</w:t>
      </w:r>
    </w:p>
    <w:p w14:paraId="3B8CE635">
      <w:pPr>
        <w:bidi w:val="0"/>
        <w:rPr>
          <w:rFonts w:hint="default"/>
        </w:rPr>
      </w:pPr>
      <w:r>
        <w:rPr>
          <w:rFonts w:hint="default"/>
        </w:rPr>
        <w:t xml:space="preserve">            "thetaBS": "-66.03526900575946",</w:t>
      </w:r>
    </w:p>
    <w:p w14:paraId="61C3ECD3">
      <w:pPr>
        <w:bidi w:val="0"/>
        <w:rPr>
          <w:rFonts w:hint="default"/>
        </w:rPr>
      </w:pPr>
      <w:r>
        <w:rPr>
          <w:rFonts w:hint="default"/>
        </w:rPr>
        <w:t xml:space="preserve">            "ts": "1646733631242",</w:t>
      </w:r>
    </w:p>
    <w:p w14:paraId="2CB57302">
      <w:pPr>
        <w:bidi w:val="0"/>
        <w:rPr>
          <w:rFonts w:hint="default"/>
        </w:rPr>
      </w:pPr>
      <w:r>
        <w:rPr>
          <w:rFonts w:hint="default"/>
        </w:rPr>
        <w:t xml:space="preserve">            "uly": "BTC-USD",</w:t>
      </w:r>
    </w:p>
    <w:p w14:paraId="36F419F0">
      <w:pPr>
        <w:bidi w:val="0"/>
        <w:rPr>
          <w:rFonts w:hint="default"/>
        </w:rPr>
      </w:pPr>
      <w:r>
        <w:rPr>
          <w:rFonts w:hint="default"/>
        </w:rPr>
        <w:t xml:space="preserve">            "vega": "0.000018173851073258973",</w:t>
      </w:r>
    </w:p>
    <w:p w14:paraId="2EA24DDB">
      <w:pPr>
        <w:bidi w:val="0"/>
        <w:rPr>
          <w:rFonts w:hint="default"/>
        </w:rPr>
      </w:pPr>
      <w:r>
        <w:rPr>
          <w:rFonts w:hint="default"/>
        </w:rPr>
        <w:t xml:space="preserve">            "vegaBS": "0.7089307622132419"</w:t>
      </w:r>
    </w:p>
    <w:p w14:paraId="210B4D02">
      <w:pPr>
        <w:bidi w:val="0"/>
        <w:rPr>
          <w:rFonts w:hint="default"/>
        </w:rPr>
      </w:pPr>
      <w:r>
        <w:rPr>
          <w:rFonts w:hint="default"/>
        </w:rPr>
        <w:t xml:space="preserve">        },</w:t>
      </w:r>
    </w:p>
    <w:p w14:paraId="6D42330D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4324ECB5">
      <w:pPr>
        <w:bidi w:val="0"/>
        <w:rPr>
          <w:rFonts w:hint="default"/>
        </w:rPr>
      </w:pPr>
      <w:r>
        <w:rPr>
          <w:rFonts w:hint="default"/>
        </w:rPr>
        <w:t xml:space="preserve">            "askVol": "1.7968814062499998",</w:t>
      </w:r>
    </w:p>
    <w:p w14:paraId="74736878">
      <w:pPr>
        <w:bidi w:val="0"/>
        <w:rPr>
          <w:rFonts w:hint="default"/>
        </w:rPr>
      </w:pPr>
      <w:r>
        <w:rPr>
          <w:rFonts w:hint="default"/>
        </w:rPr>
        <w:t xml:space="preserve">            "bidVol": "0",</w:t>
      </w:r>
    </w:p>
    <w:p w14:paraId="0010C2E5">
      <w:pPr>
        <w:bidi w:val="0"/>
        <w:rPr>
          <w:rFonts w:hint="default"/>
        </w:rPr>
      </w:pPr>
      <w:r>
        <w:rPr>
          <w:rFonts w:hint="default"/>
        </w:rPr>
        <w:t xml:space="preserve">            "delta": "-0.014668822072611904",</w:t>
      </w:r>
    </w:p>
    <w:p w14:paraId="2C8890A0">
      <w:pPr>
        <w:bidi w:val="0"/>
        <w:rPr>
          <w:rFonts w:hint="default"/>
        </w:rPr>
      </w:pPr>
      <w:r>
        <w:rPr>
          <w:rFonts w:hint="default"/>
        </w:rPr>
        <w:t xml:space="preserve">            "deltaBS": "-0.01426678984554619",</w:t>
      </w:r>
    </w:p>
    <w:p w14:paraId="6ABF783F">
      <w:pPr>
        <w:bidi w:val="0"/>
        <w:rPr>
          <w:rFonts w:hint="default"/>
        </w:rPr>
      </w:pPr>
      <w:r>
        <w:rPr>
          <w:rFonts w:hint="default"/>
        </w:rPr>
        <w:t xml:space="preserve">            "fwdPx": "39016.8143629068452065",</w:t>
      </w:r>
    </w:p>
    <w:p w14:paraId="3086F7F0">
      <w:pPr>
        <w:bidi w:val="0"/>
        <w:rPr>
          <w:rFonts w:hint="default"/>
        </w:rPr>
      </w:pPr>
      <w:r>
        <w:rPr>
          <w:rFonts w:hint="default"/>
        </w:rPr>
        <w:t xml:space="preserve">            "gamma": "0.49483062407551576",</w:t>
      </w:r>
    </w:p>
    <w:p w14:paraId="628C7141">
      <w:pPr>
        <w:bidi w:val="0"/>
        <w:rPr>
          <w:rFonts w:hint="default"/>
        </w:rPr>
      </w:pPr>
      <w:r>
        <w:rPr>
          <w:rFonts w:hint="default"/>
        </w:rPr>
        <w:t xml:space="preserve">            "gammaBS": "0.000011933182397798109",</w:t>
      </w:r>
    </w:p>
    <w:p w14:paraId="30245863">
      <w:pPr>
        <w:bidi w:val="0"/>
        <w:rPr>
          <w:rFonts w:hint="default"/>
        </w:rPr>
      </w:pPr>
      <w:r>
        <w:rPr>
          <w:rFonts w:hint="default"/>
        </w:rPr>
        <w:t xml:space="preserve">            "instId": "BTC-USD-220309-33000-P",</w:t>
      </w:r>
    </w:p>
    <w:p w14:paraId="49E26F05">
      <w:pPr>
        <w:bidi w:val="0"/>
        <w:rPr>
          <w:rFonts w:hint="default"/>
        </w:rPr>
      </w:pPr>
      <w:r>
        <w:rPr>
          <w:rFonts w:hint="default"/>
        </w:rPr>
        <w:t xml:space="preserve">            "instType": "OPTION",</w:t>
      </w:r>
    </w:p>
    <w:p w14:paraId="7BA330E0">
      <w:pPr>
        <w:bidi w:val="0"/>
        <w:rPr>
          <w:rFonts w:hint="default"/>
        </w:rPr>
      </w:pPr>
      <w:r>
        <w:rPr>
          <w:rFonts w:hint="default"/>
        </w:rPr>
        <w:t xml:space="preserve">            "lever": "0",</w:t>
      </w:r>
    </w:p>
    <w:p w14:paraId="467F7AA6">
      <w:pPr>
        <w:bidi w:val="0"/>
        <w:rPr>
          <w:rFonts w:hint="default"/>
        </w:rPr>
      </w:pPr>
      <w:r>
        <w:rPr>
          <w:rFonts w:hint="default"/>
        </w:rPr>
        <w:t xml:space="preserve">            "markVol": "1.5551965233045728",</w:t>
      </w:r>
    </w:p>
    <w:p w14:paraId="5B9B72D7">
      <w:pPr>
        <w:bidi w:val="0"/>
        <w:rPr>
          <w:rFonts w:hint="default"/>
        </w:rPr>
      </w:pPr>
      <w:r>
        <w:rPr>
          <w:rFonts w:hint="default"/>
        </w:rPr>
        <w:t xml:space="preserve">            "realVol": "0",</w:t>
      </w:r>
    </w:p>
    <w:p w14:paraId="2A2957D7">
      <w:pPr>
        <w:bidi w:val="0"/>
        <w:rPr>
          <w:rFonts w:hint="default"/>
        </w:rPr>
      </w:pPr>
      <w:r>
        <w:rPr>
          <w:rFonts w:hint="default"/>
        </w:rPr>
        <w:t xml:space="preserve">            "volLv": "0",</w:t>
      </w:r>
    </w:p>
    <w:p w14:paraId="49726265">
      <w:pPr>
        <w:bidi w:val="0"/>
        <w:rPr>
          <w:rFonts w:hint="default"/>
        </w:rPr>
      </w:pPr>
      <w:r>
        <w:rPr>
          <w:rFonts w:hint="default"/>
        </w:rPr>
        <w:t xml:space="preserve">            "theta": "-0.0014131955002093717",</w:t>
      </w:r>
    </w:p>
    <w:p w14:paraId="325795D2">
      <w:pPr>
        <w:bidi w:val="0"/>
        <w:rPr>
          <w:rFonts w:hint="default"/>
        </w:rPr>
      </w:pPr>
      <w:r>
        <w:rPr>
          <w:rFonts w:hint="default"/>
        </w:rPr>
        <w:t xml:space="preserve">            "thetaBS": "-54.93377294845015",</w:t>
      </w:r>
    </w:p>
    <w:p w14:paraId="0E9F610F">
      <w:pPr>
        <w:bidi w:val="0"/>
        <w:rPr>
          <w:rFonts w:hint="default"/>
        </w:rPr>
      </w:pPr>
      <w:r>
        <w:rPr>
          <w:rFonts w:hint="default"/>
        </w:rPr>
        <w:t xml:space="preserve">            "ts": "1646733631242",</w:t>
      </w:r>
    </w:p>
    <w:p w14:paraId="30B77259">
      <w:pPr>
        <w:bidi w:val="0"/>
        <w:rPr>
          <w:rFonts w:hint="default"/>
        </w:rPr>
      </w:pPr>
      <w:r>
        <w:rPr>
          <w:rFonts w:hint="default"/>
        </w:rPr>
        <w:t xml:space="preserve">            "uly": "BTC-USD",</w:t>
      </w:r>
    </w:p>
    <w:p w14:paraId="28A59C30">
      <w:pPr>
        <w:bidi w:val="0"/>
        <w:rPr>
          <w:rFonts w:hint="default"/>
        </w:rPr>
      </w:pPr>
      <w:r>
        <w:rPr>
          <w:rFonts w:hint="default"/>
        </w:rPr>
        <w:t xml:space="preserve">            "vega": "0.000018173851073258973",</w:t>
      </w:r>
    </w:p>
    <w:p w14:paraId="6598BBAB">
      <w:pPr>
        <w:bidi w:val="0"/>
        <w:rPr>
          <w:rFonts w:hint="default"/>
        </w:rPr>
      </w:pPr>
      <w:r>
        <w:rPr>
          <w:rFonts w:hint="default"/>
        </w:rPr>
        <w:t xml:space="preserve">            "vegaBS": "0.7089307622132419"</w:t>
      </w:r>
    </w:p>
    <w:p w14:paraId="2A6BE17D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7A40A968">
      <w:pPr>
        <w:bidi w:val="0"/>
        <w:rPr>
          <w:rFonts w:hint="default"/>
        </w:rPr>
      </w:pPr>
      <w:r>
        <w:rPr>
          <w:rFonts w:hint="default"/>
        </w:rPr>
        <w:t xml:space="preserve">  ]}</w:t>
      </w:r>
    </w:p>
    <w:p w14:paraId="3E688FC4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83"/>
        <w:gridCol w:w="738"/>
        <w:gridCol w:w="5888"/>
      </w:tblGrid>
      <w:tr w14:paraId="04A80F3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9810D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E71D2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4D570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7C38B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8341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2653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7C4B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OPTION：期权</w:t>
            </w:r>
          </w:p>
        </w:tc>
      </w:tr>
      <w:tr w14:paraId="7BA11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95E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6F4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868C9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 BTC-USD-200103-5500-C</w:t>
            </w:r>
          </w:p>
        </w:tc>
      </w:tr>
      <w:tr w14:paraId="1FBC4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24F1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E23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232D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标的指数</w:t>
            </w:r>
          </w:p>
        </w:tc>
      </w:tr>
      <w:tr w14:paraId="59DCD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5563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delta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A13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C37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期权价格对uly价格的敏感度</w:t>
            </w:r>
          </w:p>
        </w:tc>
      </w:tr>
      <w:tr w14:paraId="12778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662F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gamma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A78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896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delta对uly价格的敏感度</w:t>
            </w:r>
          </w:p>
        </w:tc>
      </w:tr>
      <w:tr w14:paraId="142D8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DAF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vega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0625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AD26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期权价格对隐含波动率的敏感度</w:t>
            </w:r>
          </w:p>
        </w:tc>
      </w:tr>
      <w:tr w14:paraId="13F13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DD215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theta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6562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E04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期权价格对剩余期限的敏感度</w:t>
            </w:r>
          </w:p>
        </w:tc>
      </w:tr>
      <w:tr w14:paraId="10404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8562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deltaBS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BFB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BED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BS模式下期权价格对uly价格的敏感度</w:t>
            </w:r>
          </w:p>
        </w:tc>
      </w:tr>
      <w:tr w14:paraId="54D5F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721F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gammaBS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98AE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202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BS模式下delta对uly价格的敏感度</w:t>
            </w:r>
          </w:p>
        </w:tc>
      </w:tr>
      <w:tr w14:paraId="60150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878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vegaBS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FFE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E42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BS模式下期权价格对隐含波动率的敏感度</w:t>
            </w:r>
          </w:p>
        </w:tc>
      </w:tr>
      <w:tr w14:paraId="5BFC8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3E1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thetaBS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769C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03C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BS模式下期权价格对剩余期限的敏感度</w:t>
            </w:r>
          </w:p>
        </w:tc>
      </w:tr>
      <w:tr w14:paraId="0EDE1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1EC1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C432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175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杠杆倍数</w:t>
            </w:r>
          </w:p>
        </w:tc>
      </w:tr>
      <w:tr w14:paraId="45C8F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568B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markVol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16D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7939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标记波动率</w:t>
            </w:r>
          </w:p>
        </w:tc>
      </w:tr>
      <w:tr w14:paraId="75378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CA40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bidVol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E53A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44AD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bid波动率</w:t>
            </w:r>
          </w:p>
        </w:tc>
      </w:tr>
      <w:tr w14:paraId="7C85A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E1A5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askVol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447C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BFAF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ask波动率</w:t>
            </w:r>
          </w:p>
        </w:tc>
      </w:tr>
      <w:tr w14:paraId="69F0F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2D8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realVol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DFA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352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已实现波动率（目前该字段暂未启用）</w:t>
            </w:r>
          </w:p>
        </w:tc>
      </w:tr>
      <w:tr w14:paraId="62645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677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volLv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1013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E198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平价期权的隐含波动率</w:t>
            </w:r>
          </w:p>
        </w:tc>
      </w:tr>
      <w:tr w14:paraId="71376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A8DF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fwdPx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5566C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B09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远期价格</w:t>
            </w:r>
          </w:p>
        </w:tc>
      </w:tr>
      <w:tr w14:paraId="3DFAF3A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FFE20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CFB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CEAC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数据更新时间，Unix时间戳的毫秒数格式，如 1597026383085</w:t>
            </w:r>
          </w:p>
        </w:tc>
      </w:tr>
    </w:tbl>
    <w:p w14:paraId="7A7FE479">
      <w:pPr>
        <w:bidi w:val="0"/>
        <w:rPr>
          <w:rFonts w:hint="default"/>
        </w:rPr>
      </w:pPr>
      <w:r>
        <w:rPr>
          <w:rFonts w:hint="default"/>
        </w:rPr>
        <w:t>获取免息额度和币种折算率等级</w:t>
      </w:r>
    </w:p>
    <w:p w14:paraId="0275E9C3">
      <w:pPr>
        <w:bidi w:val="0"/>
        <w:rPr>
          <w:rFonts w:hint="default"/>
        </w:rPr>
      </w:pPr>
      <w:r>
        <w:rPr>
          <w:rFonts w:hint="default"/>
        </w:rPr>
        <w:t>获取免息额度和币种折算率等级</w:t>
      </w:r>
    </w:p>
    <w:p w14:paraId="77B25518">
      <w:pPr>
        <w:bidi w:val="0"/>
        <w:rPr>
          <w:rFonts w:hint="default"/>
        </w:rPr>
      </w:pPr>
      <w:r>
        <w:rPr>
          <w:rFonts w:hint="default"/>
        </w:rPr>
        <w:t>限速：2 次/2s</w:t>
      </w:r>
    </w:p>
    <w:p w14:paraId="63A9088D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6DDF0EE5">
      <w:pPr>
        <w:bidi w:val="0"/>
        <w:rPr>
          <w:rFonts w:hint="default"/>
        </w:rPr>
      </w:pPr>
      <w:r>
        <w:rPr>
          <w:rFonts w:hint="default"/>
        </w:rPr>
        <w:t>HTTP 请求</w:t>
      </w:r>
    </w:p>
    <w:p w14:paraId="2C6CC241">
      <w:pPr>
        <w:bidi w:val="0"/>
        <w:rPr>
          <w:rFonts w:hint="default"/>
        </w:rPr>
      </w:pPr>
      <w:r>
        <w:rPr>
          <w:rFonts w:hint="default"/>
        </w:rPr>
        <w:t>GET /api/v5/public/discount-rate-interest-free-quota</w:t>
      </w:r>
    </w:p>
    <w:p w14:paraId="2E4E4A34">
      <w:pPr>
        <w:bidi w:val="0"/>
      </w:pPr>
      <w:r>
        <w:rPr>
          <w:rFonts w:hint="default"/>
        </w:rPr>
        <w:t>请求示例</w:t>
      </w:r>
    </w:p>
    <w:p w14:paraId="680FEEA9">
      <w:pPr>
        <w:bidi w:val="0"/>
        <w:rPr>
          <w:rFonts w:hint="default"/>
        </w:rPr>
      </w:pPr>
      <w:r>
        <w:rPr>
          <w:rFonts w:hint="default"/>
        </w:rPr>
        <w:t>import okx.PublicData as PublicData</w:t>
      </w:r>
    </w:p>
    <w:p w14:paraId="16C6367B">
      <w:pPr>
        <w:bidi w:val="0"/>
        <w:rPr>
          <w:rFonts w:hint="default"/>
        </w:rPr>
      </w:pPr>
      <w:r>
        <w:rPr>
          <w:rFonts w:hint="default"/>
        </w:rPr>
        <w:t>flag = "0"  # 实盘:0 , 模拟盘：1publicDataAPI = PublicData.PublicAPI(flag=flag)</w:t>
      </w:r>
    </w:p>
    <w:p w14:paraId="5C535B35">
      <w:pPr>
        <w:bidi w:val="0"/>
        <w:rPr>
          <w:rFonts w:hint="default"/>
        </w:rPr>
      </w:pPr>
      <w:r>
        <w:rPr>
          <w:rFonts w:hint="default"/>
        </w:rPr>
        <w:t># 获取免息额度和币种折算率等级result = publicDataAPI.discount_interest_free_quota()print(result)</w:t>
      </w:r>
    </w:p>
    <w:p w14:paraId="4D72DB72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43"/>
        <w:gridCol w:w="738"/>
        <w:gridCol w:w="1080"/>
        <w:gridCol w:w="660"/>
      </w:tblGrid>
      <w:tr w14:paraId="37B2FED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6C1E9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A5573D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31C6C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7B0C7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7E82B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928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3B353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54E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38BB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币种</w:t>
            </w:r>
          </w:p>
        </w:tc>
      </w:tr>
      <w:tr w14:paraId="3D62A57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295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discountLv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1D52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982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B31F4">
            <w:pPr>
              <w:bidi w:val="0"/>
              <w:rPr>
                <w:rFonts w:hint="default"/>
              </w:rPr>
            </w:pPr>
            <w:del w:id="9">
              <w:r>
                <w:rPr>
                  <w:rFonts w:hint="default"/>
                  <w:lang w:val="en-US" w:eastAsia="zh-CN"/>
                </w:rPr>
                <w:delText>折算率等级（已废弃）</w:delText>
              </w:r>
            </w:del>
          </w:p>
        </w:tc>
      </w:tr>
    </w:tbl>
    <w:p w14:paraId="76E5D49A">
      <w:pPr>
        <w:bidi w:val="0"/>
      </w:pPr>
      <w:r>
        <w:rPr>
          <w:rFonts w:hint="default"/>
        </w:rPr>
        <w:t>返回结果</w:t>
      </w:r>
    </w:p>
    <w:p w14:paraId="6D6AF792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1F8C481A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6918E40D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4B900493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37DE10E5">
      <w:pPr>
        <w:bidi w:val="0"/>
        <w:rPr>
          <w:rFonts w:hint="default"/>
        </w:rPr>
      </w:pPr>
      <w:r>
        <w:rPr>
          <w:rFonts w:hint="default"/>
        </w:rPr>
        <w:t xml:space="preserve">            "amt": "0",</w:t>
      </w:r>
    </w:p>
    <w:p w14:paraId="3719EF49">
      <w:pPr>
        <w:bidi w:val="0"/>
        <w:rPr>
          <w:rFonts w:hint="default"/>
        </w:rPr>
      </w:pPr>
      <w:r>
        <w:rPr>
          <w:rFonts w:hint="default"/>
        </w:rPr>
        <w:t xml:space="preserve">            "ccy": "BTC",</w:t>
      </w:r>
    </w:p>
    <w:p w14:paraId="38A0F253">
      <w:pPr>
        <w:bidi w:val="0"/>
        <w:rPr>
          <w:rFonts w:hint="default"/>
        </w:rPr>
      </w:pPr>
      <w:r>
        <w:rPr>
          <w:rFonts w:hint="default"/>
        </w:rPr>
        <w:t xml:space="preserve">            "collateralRestrict": false,</w:t>
      </w:r>
    </w:p>
    <w:p w14:paraId="53FFE825">
      <w:pPr>
        <w:bidi w:val="0"/>
        <w:rPr>
          <w:rFonts w:hint="default"/>
        </w:rPr>
      </w:pPr>
      <w:r>
        <w:rPr>
          <w:rFonts w:hint="default"/>
        </w:rPr>
        <w:t xml:space="preserve">            "details": [</w:t>
      </w:r>
    </w:p>
    <w:p w14:paraId="042CDF5E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6A6528EC">
      <w:pPr>
        <w:bidi w:val="0"/>
        <w:rPr>
          <w:rFonts w:hint="default"/>
        </w:rPr>
      </w:pPr>
      <w:r>
        <w:rPr>
          <w:rFonts w:hint="default"/>
        </w:rPr>
        <w:t xml:space="preserve">                    "discountRate": "0.98",</w:t>
      </w:r>
    </w:p>
    <w:p w14:paraId="50A473F6">
      <w:pPr>
        <w:bidi w:val="0"/>
        <w:rPr>
          <w:rFonts w:hint="default"/>
        </w:rPr>
      </w:pPr>
      <w:r>
        <w:rPr>
          <w:rFonts w:hint="default"/>
        </w:rPr>
        <w:t xml:space="preserve">                    "liqPenaltyRate": "0.02",</w:t>
      </w:r>
    </w:p>
    <w:p w14:paraId="512D4005">
      <w:pPr>
        <w:bidi w:val="0"/>
        <w:rPr>
          <w:rFonts w:hint="default"/>
        </w:rPr>
      </w:pPr>
      <w:r>
        <w:rPr>
          <w:rFonts w:hint="default"/>
        </w:rPr>
        <w:t xml:space="preserve">                    "maxAmt": "20",</w:t>
      </w:r>
    </w:p>
    <w:p w14:paraId="7318A2B4">
      <w:pPr>
        <w:bidi w:val="0"/>
        <w:rPr>
          <w:rFonts w:hint="default"/>
        </w:rPr>
      </w:pPr>
      <w:r>
        <w:rPr>
          <w:rFonts w:hint="default"/>
        </w:rPr>
        <w:t xml:space="preserve">                    "minAmt": "0",</w:t>
      </w:r>
    </w:p>
    <w:p w14:paraId="2A4B1632">
      <w:pPr>
        <w:bidi w:val="0"/>
        <w:rPr>
          <w:rFonts w:hint="default"/>
        </w:rPr>
      </w:pPr>
      <w:r>
        <w:rPr>
          <w:rFonts w:hint="default"/>
        </w:rPr>
        <w:t xml:space="preserve">                    "tier": "1",</w:t>
      </w:r>
    </w:p>
    <w:p w14:paraId="58A535E2">
      <w:pPr>
        <w:bidi w:val="0"/>
        <w:rPr>
          <w:rFonts w:hint="default"/>
        </w:rPr>
      </w:pPr>
      <w:r>
        <w:rPr>
          <w:rFonts w:hint="default"/>
        </w:rPr>
        <w:t xml:space="preserve">                    "disCcyEq": "1000"</w:t>
      </w:r>
    </w:p>
    <w:p w14:paraId="015E09EC">
      <w:pPr>
        <w:bidi w:val="0"/>
        <w:rPr>
          <w:rFonts w:hint="default"/>
        </w:rPr>
      </w:pPr>
      <w:r>
        <w:rPr>
          <w:rFonts w:hint="default"/>
        </w:rPr>
        <w:t xml:space="preserve">                },</w:t>
      </w:r>
    </w:p>
    <w:p w14:paraId="6892C99C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5F0375C5">
      <w:pPr>
        <w:bidi w:val="0"/>
        <w:rPr>
          <w:rFonts w:hint="default"/>
        </w:rPr>
      </w:pPr>
      <w:r>
        <w:rPr>
          <w:rFonts w:hint="default"/>
        </w:rPr>
        <w:t xml:space="preserve">                    "discountRate": "0.9775",</w:t>
      </w:r>
    </w:p>
    <w:p w14:paraId="747F59D3">
      <w:pPr>
        <w:bidi w:val="0"/>
        <w:rPr>
          <w:rFonts w:hint="default"/>
        </w:rPr>
      </w:pPr>
      <w:r>
        <w:rPr>
          <w:rFonts w:hint="default"/>
        </w:rPr>
        <w:t xml:space="preserve">                    "liqPenaltyRate": "0.0225",</w:t>
      </w:r>
    </w:p>
    <w:p w14:paraId="7877A9E5">
      <w:pPr>
        <w:bidi w:val="0"/>
        <w:rPr>
          <w:rFonts w:hint="default"/>
        </w:rPr>
      </w:pPr>
      <w:r>
        <w:rPr>
          <w:rFonts w:hint="default"/>
        </w:rPr>
        <w:t xml:space="preserve">                    "maxAmt": "25",</w:t>
      </w:r>
    </w:p>
    <w:p w14:paraId="51CD8458">
      <w:pPr>
        <w:bidi w:val="0"/>
        <w:rPr>
          <w:rFonts w:hint="default"/>
        </w:rPr>
      </w:pPr>
      <w:r>
        <w:rPr>
          <w:rFonts w:hint="default"/>
        </w:rPr>
        <w:t xml:space="preserve">                    "minAmt": "20",</w:t>
      </w:r>
    </w:p>
    <w:p w14:paraId="0318FF8D">
      <w:pPr>
        <w:bidi w:val="0"/>
        <w:rPr>
          <w:rFonts w:hint="default"/>
        </w:rPr>
      </w:pPr>
      <w:r>
        <w:rPr>
          <w:rFonts w:hint="default"/>
        </w:rPr>
        <w:t xml:space="preserve">                    "tier": "2",</w:t>
      </w:r>
    </w:p>
    <w:p w14:paraId="2A7370AC">
      <w:pPr>
        <w:bidi w:val="0"/>
        <w:rPr>
          <w:rFonts w:hint="default"/>
        </w:rPr>
      </w:pPr>
      <w:r>
        <w:rPr>
          <w:rFonts w:hint="default"/>
        </w:rPr>
        <w:t xml:space="preserve">                    "disCcyEq": "2000"</w:t>
      </w:r>
    </w:p>
    <w:p w14:paraId="623DA6BB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03A2D087">
      <w:pPr>
        <w:bidi w:val="0"/>
        <w:rPr>
          <w:rFonts w:hint="default"/>
        </w:rPr>
      </w:pPr>
      <w:r>
        <w:rPr>
          <w:rFonts w:hint="default"/>
        </w:rPr>
        <w:t xml:space="preserve">            ],</w:t>
      </w:r>
    </w:p>
    <w:p w14:paraId="0A78242A">
      <w:pPr>
        <w:bidi w:val="0"/>
        <w:rPr>
          <w:rFonts w:hint="default"/>
        </w:rPr>
      </w:pPr>
      <w:r>
        <w:rPr>
          <w:rFonts w:hint="default"/>
        </w:rPr>
        <w:t xml:space="preserve">            "discountLv": "1",</w:t>
      </w:r>
    </w:p>
    <w:p w14:paraId="64521937">
      <w:pPr>
        <w:bidi w:val="0"/>
        <w:rPr>
          <w:rFonts w:hint="default"/>
        </w:rPr>
      </w:pPr>
      <w:r>
        <w:rPr>
          <w:rFonts w:hint="default"/>
        </w:rPr>
        <w:t xml:space="preserve">            "minDiscountRate": "0"</w:t>
      </w:r>
    </w:p>
    <w:p w14:paraId="4960AA97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216A0CBF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68699D42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5AD073A4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698"/>
        <w:gridCol w:w="1195"/>
        <w:gridCol w:w="5653"/>
      </w:tblGrid>
      <w:tr w14:paraId="2283EE9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46286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5EC39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946D5B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4ABF3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441F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977D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B5F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币种</w:t>
            </w:r>
          </w:p>
        </w:tc>
      </w:tr>
      <w:tr w14:paraId="0C261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0AF3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colRes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D42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BEC1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平台维度质押限制状态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0：限制未触发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1：限制未触发，但该币种接近平台质押上限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2：限制已触发。该币种不可用作新订单的保证金，这可能会导致下单失败。但它仍会被计入账户有效保证金，保证金率不会收到影响。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更多详情，请参阅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"https://www.okx.com/zh-hans/help/introduction-to-the-platforms-collateralized-borrowing-limit-mechanism"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Cs w:val="16"/>
              </w:rPr>
              <w:t>平台总质押借币上限说明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。</w:t>
            </w:r>
          </w:p>
        </w:tc>
      </w:tr>
      <w:tr w14:paraId="55316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DC8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collateralRestrict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D99C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27468E">
            <w:pPr>
              <w:bidi w:val="0"/>
              <w:rPr>
                <w:rFonts w:hint="default"/>
              </w:rPr>
            </w:pPr>
            <w:del w:id="10">
              <w:r>
                <w:rPr>
                  <w:rFonts w:hint="default"/>
                  <w:lang w:val="en-US" w:eastAsia="zh-CN"/>
                </w:rPr>
                <w:delText>平台维度的质押借币限制</w:delText>
              </w:r>
            </w:del>
            <w:del w:id="11">
              <w:r>
                <w:rPr>
                  <w:rFonts w:hint="default"/>
                  <w:lang w:val="en-US" w:eastAsia="zh-CN"/>
                </w:rPr>
                <w:br w:type="textWrapping"/>
              </w:r>
            </w:del>
            <w:del w:id="12">
              <w:r>
                <w:rPr>
                  <w:rFonts w:hint="default"/>
                  <w:lang w:val="en-US" w:eastAsia="zh-CN"/>
                </w:rPr>
                <w:delText>true</w:delText>
              </w:r>
            </w:del>
            <w:del w:id="13">
              <w:r>
                <w:rPr>
                  <w:rFonts w:hint="default"/>
                  <w:lang w:val="en-US" w:eastAsia="zh-CN"/>
                </w:rPr>
                <w:br w:type="textWrapping"/>
              </w:r>
            </w:del>
            <w:del w:id="14">
              <w:r>
                <w:rPr>
                  <w:rFonts w:hint="default"/>
                  <w:lang w:val="en-US" w:eastAsia="zh-CN"/>
                </w:rPr>
                <w:delText>false</w:delText>
              </w:r>
            </w:del>
            <w:r>
              <w:rPr>
                <w:rFonts w:hint="default"/>
                <w:lang w:val="en-US" w:eastAsia="zh-CN"/>
              </w:rPr>
              <w:t>（已弃用，请使用colRes）</w:t>
            </w:r>
          </w:p>
        </w:tc>
      </w:tr>
      <w:tr w14:paraId="7D5EC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BE7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CB8F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818E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免息金额</w:t>
            </w:r>
          </w:p>
        </w:tc>
      </w:tr>
      <w:tr w14:paraId="6CC95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F3298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discountLv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1A9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AFEF5">
            <w:pPr>
              <w:bidi w:val="0"/>
              <w:rPr>
                <w:rFonts w:hint="default"/>
              </w:rPr>
            </w:pPr>
            <w:del w:id="15">
              <w:r>
                <w:rPr>
                  <w:rFonts w:hint="default"/>
                  <w:lang w:val="en-US" w:eastAsia="zh-CN"/>
                </w:rPr>
                <w:delText>折算率等级（已废弃）</w:delText>
              </w:r>
            </w:del>
          </w:p>
        </w:tc>
      </w:tr>
      <w:tr w14:paraId="1422F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3D6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minDiscountRate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037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7BD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最小折算率，针对数量超过最后一档的最大值时</w:t>
            </w:r>
          </w:p>
        </w:tc>
      </w:tr>
      <w:tr w14:paraId="7EDD6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C4F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details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7D3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608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新的币种折算率详情</w:t>
            </w:r>
          </w:p>
        </w:tc>
      </w:tr>
      <w:tr w14:paraId="6969B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E59C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discountRate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2FE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1BA08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折算率</w:t>
            </w:r>
          </w:p>
        </w:tc>
      </w:tr>
      <w:tr w14:paraId="58E66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544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maxAmt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066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77E2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梯度区间上限，单位为币种，如 BTC，"" 表示正无穷</w:t>
            </w:r>
          </w:p>
        </w:tc>
      </w:tr>
      <w:tr w14:paraId="15ADF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99C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minAmt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459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8C98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梯度区间下限，单位为币种，如 BTC，最小值是0</w:t>
            </w:r>
          </w:p>
        </w:tc>
      </w:tr>
      <w:tr w14:paraId="7F04D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6EB3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tier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34F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912B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档位</w:t>
            </w:r>
          </w:p>
        </w:tc>
      </w:tr>
      <w:tr w14:paraId="29F2C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4A5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liqPenaltyRate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C9F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5B7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强平罚金费率</w:t>
            </w:r>
          </w:p>
        </w:tc>
      </w:tr>
      <w:tr w14:paraId="42A3E2B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0F37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disCcyEq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768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C44D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折扣后的币种权益（取当前梯度区间上限），便于快速计算</w:t>
            </w:r>
          </w:p>
        </w:tc>
      </w:tr>
    </w:tbl>
    <w:p w14:paraId="369DD263">
      <w:pPr>
        <w:bidi w:val="0"/>
        <w:rPr>
          <w:rFonts w:hint="default"/>
        </w:rPr>
      </w:pPr>
      <w:r>
        <w:rPr>
          <w:rFonts w:hint="default"/>
        </w:rPr>
        <w:t>获取系统时间</w:t>
      </w:r>
    </w:p>
    <w:p w14:paraId="06B9DACD">
      <w:pPr>
        <w:bidi w:val="0"/>
        <w:rPr>
          <w:rFonts w:hint="default"/>
        </w:rPr>
      </w:pPr>
      <w:r>
        <w:rPr>
          <w:rFonts w:hint="default"/>
        </w:rPr>
        <w:t>获取系统时间</w:t>
      </w:r>
    </w:p>
    <w:p w14:paraId="7A18E5F5">
      <w:pPr>
        <w:bidi w:val="0"/>
        <w:rPr>
          <w:rFonts w:hint="default"/>
        </w:rPr>
      </w:pPr>
      <w:r>
        <w:rPr>
          <w:rFonts w:hint="default"/>
        </w:rPr>
        <w:t>限速：10次/2s</w:t>
      </w:r>
    </w:p>
    <w:p w14:paraId="23EB47E2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092D38A0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340D8C37">
      <w:pPr>
        <w:bidi w:val="0"/>
        <w:rPr>
          <w:rFonts w:hint="default"/>
        </w:rPr>
      </w:pPr>
      <w:r>
        <w:rPr>
          <w:rFonts w:hint="default"/>
        </w:rPr>
        <w:t>GET /api/v5/public/time</w:t>
      </w:r>
    </w:p>
    <w:p w14:paraId="7145D90C">
      <w:pPr>
        <w:bidi w:val="0"/>
      </w:pPr>
      <w:r>
        <w:rPr>
          <w:rFonts w:hint="default"/>
        </w:rPr>
        <w:t>请求示例</w:t>
      </w:r>
    </w:p>
    <w:p w14:paraId="6893AF4A">
      <w:pPr>
        <w:bidi w:val="0"/>
        <w:rPr>
          <w:rFonts w:hint="default"/>
        </w:rPr>
      </w:pPr>
      <w:r>
        <w:rPr>
          <w:rFonts w:hint="default"/>
        </w:rPr>
        <w:t>import okx.PublicData as PublicData</w:t>
      </w:r>
    </w:p>
    <w:p w14:paraId="69BA2FA4">
      <w:pPr>
        <w:bidi w:val="0"/>
        <w:rPr>
          <w:rFonts w:hint="default"/>
        </w:rPr>
      </w:pPr>
      <w:r>
        <w:rPr>
          <w:rFonts w:hint="default"/>
        </w:rPr>
        <w:t>flag = "0"  # 实盘:0 , 模拟盘：1publicDataAPI = PublicData.PublicAPI(flag=flag)</w:t>
      </w:r>
    </w:p>
    <w:p w14:paraId="0C00C801">
      <w:pPr>
        <w:bidi w:val="0"/>
        <w:rPr>
          <w:rFonts w:hint="default"/>
        </w:rPr>
      </w:pPr>
      <w:r>
        <w:rPr>
          <w:rFonts w:hint="default"/>
        </w:rPr>
        <w:t># 获取系统时间result = publicDataAPI.get_system_time()print(result)</w:t>
      </w:r>
    </w:p>
    <w:p w14:paraId="587DB374">
      <w:pPr>
        <w:bidi w:val="0"/>
      </w:pPr>
      <w:r>
        <w:rPr>
          <w:rFonts w:hint="default"/>
        </w:rPr>
        <w:t>返回结果</w:t>
      </w:r>
    </w:p>
    <w:p w14:paraId="5CCCCE47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0D67AB8C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2B5A8116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73DFF40A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1B80DC89">
      <w:pPr>
        <w:bidi w:val="0"/>
        <w:rPr>
          <w:rFonts w:hint="default"/>
        </w:rPr>
      </w:pPr>
      <w:r>
        <w:rPr>
          <w:rFonts w:hint="default"/>
        </w:rPr>
        <w:t xml:space="preserve">    {</w:t>
      </w:r>
    </w:p>
    <w:p w14:paraId="50C2CF86">
      <w:pPr>
        <w:bidi w:val="0"/>
        <w:rPr>
          <w:rFonts w:hint="default"/>
        </w:rPr>
      </w:pPr>
      <w:r>
        <w:rPr>
          <w:rFonts w:hint="default"/>
        </w:rPr>
        <w:t xml:space="preserve">        "ts":"1597026383085"</w:t>
      </w:r>
    </w:p>
    <w:p w14:paraId="1788AF51">
      <w:pPr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6BC197B2">
      <w:pPr>
        <w:bidi w:val="0"/>
        <w:rPr>
          <w:rFonts w:hint="default"/>
        </w:rPr>
      </w:pPr>
      <w:r>
        <w:rPr>
          <w:rFonts w:hint="default"/>
        </w:rPr>
        <w:t xml:space="preserve">  ]}</w:t>
      </w:r>
    </w:p>
    <w:p w14:paraId="1EC8E3CB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70"/>
        <w:gridCol w:w="738"/>
        <w:gridCol w:w="5468"/>
      </w:tblGrid>
      <w:tr w14:paraId="5646604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CD4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3BDA4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FD070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19EA7A1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0BBA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598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C54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系统时间，Unix时间戳的毫秒数格式，如 1597026383085</w:t>
            </w:r>
          </w:p>
        </w:tc>
      </w:tr>
    </w:tbl>
    <w:p w14:paraId="05C63213">
      <w:pPr>
        <w:bidi w:val="0"/>
        <w:rPr>
          <w:rFonts w:hint="default"/>
        </w:rPr>
      </w:pPr>
      <w:r>
        <w:rPr>
          <w:rFonts w:hint="default"/>
        </w:rPr>
        <w:t>获取标记价格</w:t>
      </w:r>
    </w:p>
    <w:p w14:paraId="2D8427DA">
      <w:pPr>
        <w:bidi w:val="0"/>
        <w:rPr>
          <w:rFonts w:hint="default"/>
        </w:rPr>
      </w:pPr>
      <w:r>
        <w:rPr>
          <w:rFonts w:hint="default"/>
        </w:rPr>
        <w:t>为了防止个别用户恶意操控市场导致合约价格波动剧烈，我们根据现货指数和合理基差设定标记价格。</w:t>
      </w:r>
    </w:p>
    <w:p w14:paraId="46858EFE">
      <w:pPr>
        <w:bidi w:val="0"/>
        <w:rPr>
          <w:rFonts w:hint="default"/>
        </w:rPr>
      </w:pPr>
      <w:r>
        <w:rPr>
          <w:rFonts w:hint="default"/>
        </w:rPr>
        <w:t>限速：10次/2s</w:t>
      </w:r>
    </w:p>
    <w:p w14:paraId="0EBEBD76">
      <w:pPr>
        <w:bidi w:val="0"/>
        <w:rPr>
          <w:rFonts w:hint="default"/>
        </w:rPr>
      </w:pPr>
      <w:r>
        <w:rPr>
          <w:rFonts w:hint="default"/>
        </w:rPr>
        <w:t>限速规则：IP + Instrument ID</w:t>
      </w:r>
    </w:p>
    <w:p w14:paraId="2B61A7E9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264BD559">
      <w:pPr>
        <w:bidi w:val="0"/>
        <w:rPr>
          <w:rFonts w:hint="default"/>
        </w:rPr>
      </w:pPr>
      <w:r>
        <w:rPr>
          <w:rFonts w:hint="default"/>
        </w:rPr>
        <w:t>GET /api/v5/public/mark-price</w:t>
      </w:r>
    </w:p>
    <w:p w14:paraId="6EAD3951">
      <w:pPr>
        <w:bidi w:val="0"/>
      </w:pPr>
      <w:r>
        <w:rPr>
          <w:rFonts w:hint="default"/>
        </w:rPr>
        <w:t>请求示例</w:t>
      </w:r>
    </w:p>
    <w:p w14:paraId="1E3CBF06">
      <w:pPr>
        <w:bidi w:val="0"/>
        <w:rPr>
          <w:rFonts w:hint="default"/>
        </w:rPr>
      </w:pPr>
      <w:r>
        <w:rPr>
          <w:rFonts w:hint="default"/>
        </w:rPr>
        <w:t>import okx.PublicData as PublicData</w:t>
      </w:r>
    </w:p>
    <w:p w14:paraId="6D878C5A">
      <w:pPr>
        <w:bidi w:val="0"/>
        <w:rPr>
          <w:rFonts w:hint="default"/>
        </w:rPr>
      </w:pPr>
      <w:r>
        <w:rPr>
          <w:rFonts w:hint="default"/>
        </w:rPr>
        <w:t>flag = "0"  # 实盘:0 , 模拟盘：1publicDataAPI = PublicData.PublicAPI(flag=flag)</w:t>
      </w:r>
    </w:p>
    <w:p w14:paraId="33FA5EC0">
      <w:pPr>
        <w:bidi w:val="0"/>
        <w:rPr>
          <w:rFonts w:hint="default"/>
        </w:rPr>
      </w:pPr>
      <w:r>
        <w:rPr>
          <w:rFonts w:hint="default"/>
        </w:rPr>
        <w:t># 获取标记价格result = publicDataAPI.get_mark_price(</w:t>
      </w:r>
    </w:p>
    <w:p w14:paraId="5F931FD2">
      <w:pPr>
        <w:bidi w:val="0"/>
        <w:rPr>
          <w:rFonts w:hint="default"/>
        </w:rPr>
      </w:pPr>
      <w:r>
        <w:rPr>
          <w:rFonts w:hint="default"/>
        </w:rPr>
        <w:t xml:space="preserve">    instType="SWAP",)print(result)</w:t>
      </w:r>
    </w:p>
    <w:p w14:paraId="2DC5C952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00"/>
        <w:gridCol w:w="738"/>
        <w:gridCol w:w="1080"/>
        <w:gridCol w:w="2673"/>
      </w:tblGrid>
      <w:tr w14:paraId="213C9AF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BBE7FE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57D7D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758EB3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973BE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12DEA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2E1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D61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033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3FE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MARGIN：币币杠杆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SWAP：永续合约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FUTURES：交割合约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OPTION：期权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EVENTS：事件合约</w:t>
            </w:r>
          </w:p>
        </w:tc>
      </w:tr>
      <w:tr w14:paraId="6C1D4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F854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9AA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673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A91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交易品种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适用于交割/永续/期权</w:t>
            </w:r>
          </w:p>
        </w:tc>
      </w:tr>
      <w:tr w14:paraId="2F20F8A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97A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5CE0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7E8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4A9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 BTC-USD-SWAP</w:t>
            </w:r>
          </w:p>
        </w:tc>
      </w:tr>
    </w:tbl>
    <w:p w14:paraId="38DFA33B">
      <w:pPr>
        <w:bidi w:val="0"/>
      </w:pPr>
      <w:r>
        <w:rPr>
          <w:rFonts w:hint="default"/>
        </w:rPr>
        <w:t>返回结果</w:t>
      </w:r>
    </w:p>
    <w:p w14:paraId="22D331BF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78C99C89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407C9F7A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30326B71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30B817CE">
      <w:pPr>
        <w:bidi w:val="0"/>
        <w:rPr>
          <w:rFonts w:hint="default"/>
        </w:rPr>
      </w:pPr>
      <w:r>
        <w:rPr>
          <w:rFonts w:hint="default"/>
        </w:rPr>
        <w:t xml:space="preserve">    {</w:t>
      </w:r>
    </w:p>
    <w:p w14:paraId="09E2947C">
      <w:pPr>
        <w:bidi w:val="0"/>
        <w:rPr>
          <w:rFonts w:hint="default"/>
        </w:rPr>
      </w:pPr>
      <w:r>
        <w:rPr>
          <w:rFonts w:hint="default"/>
        </w:rPr>
        <w:t xml:space="preserve">        "instType":"SWAP",</w:t>
      </w:r>
    </w:p>
    <w:p w14:paraId="3EA36602">
      <w:pPr>
        <w:bidi w:val="0"/>
        <w:rPr>
          <w:rFonts w:hint="default"/>
        </w:rPr>
      </w:pPr>
      <w:r>
        <w:rPr>
          <w:rFonts w:hint="default"/>
        </w:rPr>
        <w:t xml:space="preserve">        "instId":"BTC-USDT-SWAP",</w:t>
      </w:r>
    </w:p>
    <w:p w14:paraId="7510860F">
      <w:pPr>
        <w:bidi w:val="0"/>
        <w:rPr>
          <w:rFonts w:hint="default"/>
        </w:rPr>
      </w:pPr>
      <w:r>
        <w:rPr>
          <w:rFonts w:hint="default"/>
        </w:rPr>
        <w:t xml:space="preserve">        "markPx":"200",</w:t>
      </w:r>
    </w:p>
    <w:p w14:paraId="27AA6C55">
      <w:pPr>
        <w:bidi w:val="0"/>
        <w:rPr>
          <w:rFonts w:hint="default"/>
        </w:rPr>
      </w:pPr>
      <w:r>
        <w:rPr>
          <w:rFonts w:hint="default"/>
        </w:rPr>
        <w:t xml:space="preserve">        "ts":"1597026383085"</w:t>
      </w:r>
    </w:p>
    <w:p w14:paraId="4EC15134">
      <w:pPr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192BE0D3">
      <w:pPr>
        <w:bidi w:val="0"/>
        <w:rPr>
          <w:rFonts w:hint="default"/>
        </w:rPr>
      </w:pPr>
      <w:r>
        <w:rPr>
          <w:rFonts w:hint="default"/>
        </w:rPr>
        <w:t xml:space="preserve">  ]}</w:t>
      </w:r>
    </w:p>
    <w:p w14:paraId="2CCA2652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52"/>
        <w:gridCol w:w="738"/>
        <w:gridCol w:w="6313"/>
      </w:tblGrid>
      <w:tr w14:paraId="00E9940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0F8ABD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3AC35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B45F4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1D22A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A743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0EE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1E0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MARGIN：币币杠杆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SWAP：永续合约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FUTURES：交割合约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OPTION：期权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EVENTS：事件合约</w:t>
            </w:r>
          </w:p>
        </w:tc>
      </w:tr>
      <w:tr w14:paraId="0FBE5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6C7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0CC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C56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 BTC-USD-200214</w:t>
            </w:r>
          </w:p>
        </w:tc>
      </w:tr>
      <w:tr w14:paraId="3C1C7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8BD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markPx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446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FFEC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标记价格</w:t>
            </w:r>
          </w:p>
        </w:tc>
      </w:tr>
      <w:tr w14:paraId="6A9D68B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828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792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FB21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接口数据返回时间，Unix时间戳的毫秒数格式，如1597026383085</w:t>
            </w:r>
          </w:p>
        </w:tc>
      </w:tr>
    </w:tbl>
    <w:p w14:paraId="315F128F">
      <w:pPr>
        <w:bidi w:val="0"/>
        <w:rPr>
          <w:rFonts w:hint="default"/>
        </w:rPr>
      </w:pPr>
      <w:r>
        <w:rPr>
          <w:rFonts w:hint="default"/>
        </w:rPr>
        <w:t>获取衍生品仓位档位</w:t>
      </w:r>
    </w:p>
    <w:p w14:paraId="13301091">
      <w:pPr>
        <w:bidi w:val="0"/>
        <w:rPr>
          <w:rFonts w:hint="default"/>
        </w:rPr>
      </w:pPr>
      <w:r>
        <w:rPr>
          <w:rFonts w:hint="default"/>
        </w:rPr>
        <w:t>全部仓位档位对应信息，当前最高可开杠杆倍数由您的借币持仓和维持保证金率决定。</w:t>
      </w:r>
    </w:p>
    <w:p w14:paraId="11B39658">
      <w:pPr>
        <w:bidi w:val="0"/>
        <w:rPr>
          <w:rFonts w:hint="default"/>
        </w:rPr>
      </w:pPr>
      <w:r>
        <w:rPr>
          <w:rFonts w:hint="default"/>
        </w:rPr>
        <w:t>限速：10次/2s</w:t>
      </w:r>
    </w:p>
    <w:p w14:paraId="0FEA598C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60B16FF3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3B1DE5CD">
      <w:pPr>
        <w:bidi w:val="0"/>
        <w:rPr>
          <w:rFonts w:hint="default"/>
        </w:rPr>
      </w:pPr>
      <w:r>
        <w:rPr>
          <w:rFonts w:hint="default"/>
        </w:rPr>
        <w:t>GET /api/v5/public/position-tiers</w:t>
      </w:r>
    </w:p>
    <w:p w14:paraId="59844E63">
      <w:pPr>
        <w:bidi w:val="0"/>
      </w:pPr>
      <w:r>
        <w:rPr>
          <w:rFonts w:hint="default"/>
        </w:rPr>
        <w:t>请求示例</w:t>
      </w:r>
    </w:p>
    <w:p w14:paraId="2E33B5FD">
      <w:pPr>
        <w:bidi w:val="0"/>
        <w:rPr>
          <w:rFonts w:hint="default"/>
        </w:rPr>
      </w:pPr>
      <w:r>
        <w:rPr>
          <w:rFonts w:hint="default"/>
        </w:rPr>
        <w:t>import okx.PublicData as PublicData</w:t>
      </w:r>
    </w:p>
    <w:p w14:paraId="621F257C">
      <w:pPr>
        <w:bidi w:val="0"/>
        <w:rPr>
          <w:rFonts w:hint="default"/>
        </w:rPr>
      </w:pPr>
      <w:r>
        <w:rPr>
          <w:rFonts w:hint="default"/>
        </w:rPr>
        <w:t>flag = "0"  # 实盘:0 , 模拟盘：1publicDataAPI = PublicData.PublicAPI(flag=flag)</w:t>
      </w:r>
    </w:p>
    <w:p w14:paraId="27360BD1">
      <w:pPr>
        <w:bidi w:val="0"/>
        <w:rPr>
          <w:rFonts w:hint="default"/>
        </w:rPr>
      </w:pPr>
      <w:r>
        <w:rPr>
          <w:rFonts w:hint="default"/>
        </w:rPr>
        <w:t># 获取衍生品仓位档位result = publicDataAPI.get_position_tiers(</w:t>
      </w:r>
    </w:p>
    <w:p w14:paraId="0CAFACE6">
      <w:pPr>
        <w:bidi w:val="0"/>
        <w:rPr>
          <w:rFonts w:hint="default"/>
        </w:rPr>
      </w:pPr>
      <w:r>
        <w:rPr>
          <w:rFonts w:hint="default"/>
        </w:rPr>
        <w:t xml:space="preserve">    instType="SWAP",</w:t>
      </w:r>
    </w:p>
    <w:p w14:paraId="1B485551">
      <w:pPr>
        <w:bidi w:val="0"/>
        <w:rPr>
          <w:rFonts w:hint="default"/>
        </w:rPr>
      </w:pPr>
      <w:r>
        <w:rPr>
          <w:rFonts w:hint="default"/>
        </w:rPr>
        <w:t xml:space="preserve">    tdMode="cross",</w:t>
      </w:r>
    </w:p>
    <w:p w14:paraId="43540FE9">
      <w:pPr>
        <w:bidi w:val="0"/>
        <w:rPr>
          <w:rFonts w:hint="default"/>
        </w:rPr>
      </w:pPr>
      <w:r>
        <w:rPr>
          <w:rFonts w:hint="default"/>
        </w:rPr>
        <w:t xml:space="preserve">    uly="BTC-USD")print(result)</w:t>
      </w:r>
    </w:p>
    <w:p w14:paraId="1CB656C4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00"/>
        <w:gridCol w:w="738"/>
        <w:gridCol w:w="851"/>
        <w:gridCol w:w="5857"/>
      </w:tblGrid>
      <w:tr w14:paraId="18C1147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4EE63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A8341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E0D7D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6FC8E7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3FBCF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C507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59C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844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504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MARGIN：币币杠杆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SWAP：永续合约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FUTURES：交割合约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OPTION：期权</w:t>
            </w:r>
          </w:p>
        </w:tc>
      </w:tr>
      <w:tr w14:paraId="171AE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FE0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tdMode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48C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9938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F09D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保证金模式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isolated：逐仓 ；cross：全仓</w:t>
            </w:r>
          </w:p>
        </w:tc>
      </w:tr>
      <w:tr w14:paraId="2C07C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A52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097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643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202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交易品种，支持多instFamily，半角逗号分隔，最大不超过5个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当产品类型是永续/交割/期权 之一时，instFamily 必填</w:t>
            </w:r>
          </w:p>
        </w:tc>
      </w:tr>
      <w:tr w14:paraId="52C95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6FB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699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4508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E882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产品ID，支持多instId，半角逗号分隔，最大不超过5个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仅适用币币杠杆，instId和ccy必须传一个，若传两个，以instId为主</w:t>
            </w:r>
          </w:p>
        </w:tc>
      </w:tr>
      <w:tr w14:paraId="5B6C7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933C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D7052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BA5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1562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保证金币种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仅适用杠杆全仓，该值生效时，返回的是跨币种保证金模式和组合保证金模式下的借币量</w:t>
            </w:r>
          </w:p>
        </w:tc>
      </w:tr>
      <w:tr w14:paraId="4C97FE5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84F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1DE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322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A1BF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查指定档位</w:t>
            </w:r>
          </w:p>
        </w:tc>
      </w:tr>
    </w:tbl>
    <w:p w14:paraId="5FB98EEC">
      <w:pPr>
        <w:bidi w:val="0"/>
      </w:pPr>
      <w:r>
        <w:rPr>
          <w:rFonts w:hint="default"/>
        </w:rPr>
        <w:t>返回结果</w:t>
      </w:r>
    </w:p>
    <w:p w14:paraId="79B15E55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143D3E33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1E3933C5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02F082D6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798636CA">
      <w:pPr>
        <w:bidi w:val="0"/>
        <w:rPr>
          <w:rFonts w:hint="default"/>
        </w:rPr>
      </w:pPr>
      <w:r>
        <w:rPr>
          <w:rFonts w:hint="default"/>
        </w:rPr>
        <w:t xml:space="preserve">    {</w:t>
      </w:r>
    </w:p>
    <w:p w14:paraId="6170E132">
      <w:pPr>
        <w:bidi w:val="0"/>
        <w:rPr>
          <w:rFonts w:hint="default"/>
        </w:rPr>
      </w:pPr>
      <w:r>
        <w:rPr>
          <w:rFonts w:hint="default"/>
        </w:rPr>
        <w:t xml:space="preserve">            "baseMaxLoan": "50",</w:t>
      </w:r>
    </w:p>
    <w:p w14:paraId="5C48681D">
      <w:pPr>
        <w:bidi w:val="0"/>
        <w:rPr>
          <w:rFonts w:hint="default"/>
        </w:rPr>
      </w:pPr>
      <w:r>
        <w:rPr>
          <w:rFonts w:hint="default"/>
        </w:rPr>
        <w:t xml:space="preserve">            "imr": "0.1",</w:t>
      </w:r>
    </w:p>
    <w:p w14:paraId="3F23A3FF">
      <w:pPr>
        <w:bidi w:val="0"/>
        <w:rPr>
          <w:rFonts w:hint="default"/>
        </w:rPr>
      </w:pPr>
      <w:r>
        <w:rPr>
          <w:rFonts w:hint="default"/>
        </w:rPr>
        <w:t xml:space="preserve">            "instId": "BTC-USDT",</w:t>
      </w:r>
    </w:p>
    <w:p w14:paraId="24A0A596">
      <w:pPr>
        <w:bidi w:val="0"/>
        <w:rPr>
          <w:rFonts w:hint="default"/>
        </w:rPr>
      </w:pPr>
      <w:r>
        <w:rPr>
          <w:rFonts w:hint="default"/>
        </w:rPr>
        <w:t xml:space="preserve">            "instFamily": "",</w:t>
      </w:r>
    </w:p>
    <w:p w14:paraId="1131653B">
      <w:pPr>
        <w:bidi w:val="0"/>
        <w:rPr>
          <w:rFonts w:hint="default"/>
        </w:rPr>
      </w:pPr>
      <w:r>
        <w:rPr>
          <w:rFonts w:hint="default"/>
        </w:rPr>
        <w:t xml:space="preserve">            "maxLever": "10",</w:t>
      </w:r>
    </w:p>
    <w:p w14:paraId="10BA1CC5">
      <w:pPr>
        <w:bidi w:val="0"/>
        <w:rPr>
          <w:rFonts w:hint="default"/>
        </w:rPr>
      </w:pPr>
      <w:r>
        <w:rPr>
          <w:rFonts w:hint="default"/>
        </w:rPr>
        <w:t xml:space="preserve">            "maxSz": "50",</w:t>
      </w:r>
    </w:p>
    <w:p w14:paraId="1D6A7741">
      <w:pPr>
        <w:bidi w:val="0"/>
        <w:rPr>
          <w:rFonts w:hint="default"/>
        </w:rPr>
      </w:pPr>
      <w:r>
        <w:rPr>
          <w:rFonts w:hint="default"/>
        </w:rPr>
        <w:t xml:space="preserve">            "minSz": "0",</w:t>
      </w:r>
    </w:p>
    <w:p w14:paraId="0EF1B9CD">
      <w:pPr>
        <w:bidi w:val="0"/>
        <w:rPr>
          <w:rFonts w:hint="default"/>
        </w:rPr>
      </w:pPr>
      <w:r>
        <w:rPr>
          <w:rFonts w:hint="default"/>
        </w:rPr>
        <w:t xml:space="preserve">            "mmr": "0.03",</w:t>
      </w:r>
    </w:p>
    <w:p w14:paraId="34C3A5D8">
      <w:pPr>
        <w:bidi w:val="0"/>
        <w:rPr>
          <w:rFonts w:hint="default"/>
        </w:rPr>
      </w:pPr>
      <w:r>
        <w:rPr>
          <w:rFonts w:hint="default"/>
        </w:rPr>
        <w:t xml:space="preserve">            "optMgnFactor": "0",</w:t>
      </w:r>
    </w:p>
    <w:p w14:paraId="0E3D356A">
      <w:pPr>
        <w:bidi w:val="0"/>
        <w:rPr>
          <w:rFonts w:hint="default"/>
        </w:rPr>
      </w:pPr>
      <w:r>
        <w:rPr>
          <w:rFonts w:hint="default"/>
        </w:rPr>
        <w:t xml:space="preserve">            "quoteMaxLoan": "500000",</w:t>
      </w:r>
    </w:p>
    <w:p w14:paraId="24DDD45A">
      <w:pPr>
        <w:bidi w:val="0"/>
        <w:rPr>
          <w:rFonts w:hint="default"/>
        </w:rPr>
      </w:pPr>
      <w:r>
        <w:rPr>
          <w:rFonts w:hint="default"/>
        </w:rPr>
        <w:t xml:space="preserve">            "tier": "1",</w:t>
      </w:r>
    </w:p>
    <w:p w14:paraId="5BCF1B31">
      <w:pPr>
        <w:bidi w:val="0"/>
        <w:rPr>
          <w:rFonts w:hint="default"/>
        </w:rPr>
      </w:pPr>
      <w:r>
        <w:rPr>
          <w:rFonts w:hint="default"/>
        </w:rPr>
        <w:t xml:space="preserve">            "uly": ""</w:t>
      </w:r>
    </w:p>
    <w:p w14:paraId="00665381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02BD81B5">
      <w:pPr>
        <w:bidi w:val="0"/>
        <w:rPr>
          <w:rFonts w:hint="default"/>
        </w:rPr>
      </w:pPr>
      <w:r>
        <w:rPr>
          <w:rFonts w:hint="default"/>
        </w:rPr>
        <w:t xml:space="preserve">  ]}</w:t>
      </w:r>
    </w:p>
    <w:p w14:paraId="2D83C187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524"/>
        <w:gridCol w:w="738"/>
        <w:gridCol w:w="6284"/>
      </w:tblGrid>
      <w:tr w14:paraId="194617A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82281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34013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4EFC4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11F3C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E21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DE4A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4693D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标的指数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适用于交割/永续/期权</w:t>
            </w:r>
          </w:p>
        </w:tc>
      </w:tr>
      <w:tr w14:paraId="78717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095FF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EFFB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987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交易品种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适用于交割/永续/期权</w:t>
            </w:r>
          </w:p>
        </w:tc>
      </w:tr>
      <w:tr w14:paraId="3298D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707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0729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623C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币对</w:t>
            </w:r>
          </w:p>
        </w:tc>
      </w:tr>
      <w:tr w14:paraId="2A03E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D65F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9DB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2A05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仓位档位</w:t>
            </w:r>
          </w:p>
        </w:tc>
      </w:tr>
      <w:tr w14:paraId="54934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45F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C776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320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该档位最少借币量或者持仓数量 杠杆/期权/永续/交割 最小持仓量 默认0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当 ccy 参数生效时，返回 ccy 的最小借币量</w:t>
            </w:r>
          </w:p>
        </w:tc>
      </w:tr>
      <w:tr w14:paraId="476A8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1E7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3C6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DA6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该档位最多借币量或者持仓数量 杠杆/期权/永续/交割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当 ccy 参数生效时，返回 ccy 的最大借币量</w:t>
            </w:r>
          </w:p>
        </w:tc>
      </w:tr>
      <w:tr w14:paraId="48BE9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B8D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mmr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211B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FDB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仓位维持保证金率</w:t>
            </w:r>
          </w:p>
        </w:tc>
      </w:tr>
      <w:tr w14:paraId="24506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D08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imr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9C0F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CA01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最低初始维持保证金率</w:t>
            </w:r>
          </w:p>
        </w:tc>
      </w:tr>
      <w:tr w14:paraId="12056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420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D36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679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最高可用杠杆倍数</w:t>
            </w:r>
          </w:p>
        </w:tc>
      </w:tr>
      <w:tr w14:paraId="278B0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0F9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optMgnFactor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DD6F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F38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期权保证金系数 （仅适用于期权）</w:t>
            </w:r>
          </w:p>
        </w:tc>
      </w:tr>
      <w:tr w14:paraId="0D09B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067E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quoteMaxLoan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9C2C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C2F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计价货币 最大借币量（仅适用于杠杆，且instId参数生效时），如 BTC-USDT 里的 USDT最大借币量</w:t>
            </w:r>
          </w:p>
        </w:tc>
      </w:tr>
      <w:tr w14:paraId="6953DC4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A036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baseMaxLoan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C05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EEDB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交易货币 最大借币量（仅适用于杠杆，且instId参数生效时），如 BTC-USDT 里的 BTC最大借币量</w:t>
            </w:r>
          </w:p>
        </w:tc>
      </w:tr>
    </w:tbl>
    <w:p w14:paraId="508CD9CC">
      <w:pPr>
        <w:bidi w:val="0"/>
        <w:rPr>
          <w:rFonts w:hint="default"/>
        </w:rPr>
      </w:pPr>
      <w:r>
        <w:rPr>
          <w:rFonts w:hint="default"/>
        </w:rPr>
        <w:t>获取市场借币杠杆利率和借币限额</w:t>
      </w:r>
    </w:p>
    <w:p w14:paraId="39DCDF29">
      <w:pPr>
        <w:bidi w:val="0"/>
        <w:rPr>
          <w:rFonts w:hint="default"/>
        </w:rPr>
      </w:pPr>
      <w:r>
        <w:rPr>
          <w:rFonts w:hint="default"/>
        </w:rPr>
        <w:t>限速：2次/2s</w:t>
      </w:r>
    </w:p>
    <w:p w14:paraId="74C94546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2CE3D1B7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663DC34E">
      <w:pPr>
        <w:bidi w:val="0"/>
        <w:rPr>
          <w:rFonts w:hint="default"/>
        </w:rPr>
      </w:pPr>
      <w:r>
        <w:rPr>
          <w:rFonts w:hint="default"/>
        </w:rPr>
        <w:t>GET /api/v5/public/interest-rate-loan-quota</w:t>
      </w:r>
    </w:p>
    <w:p w14:paraId="3A025F6D">
      <w:pPr>
        <w:bidi w:val="0"/>
      </w:pPr>
      <w:r>
        <w:rPr>
          <w:rFonts w:hint="default"/>
        </w:rPr>
        <w:t>请求示例</w:t>
      </w:r>
    </w:p>
    <w:p w14:paraId="69227AFB">
      <w:pPr>
        <w:bidi w:val="0"/>
        <w:rPr>
          <w:rFonts w:hint="default"/>
        </w:rPr>
      </w:pPr>
      <w:r>
        <w:rPr>
          <w:rFonts w:hint="default"/>
        </w:rPr>
        <w:t>import okx.PublicData as PublicData</w:t>
      </w:r>
    </w:p>
    <w:p w14:paraId="48F57E76">
      <w:pPr>
        <w:bidi w:val="0"/>
        <w:rPr>
          <w:rFonts w:hint="default"/>
        </w:rPr>
      </w:pPr>
      <w:r>
        <w:rPr>
          <w:rFonts w:hint="default"/>
        </w:rPr>
        <w:t>flag = "0"  # 实盘:0 , 模拟盘：1publicDataAPI = PublicData.PublicAPI(flag=flag)</w:t>
      </w:r>
    </w:p>
    <w:p w14:paraId="3B9A111B">
      <w:pPr>
        <w:bidi w:val="0"/>
        <w:rPr>
          <w:rFonts w:hint="default"/>
        </w:rPr>
      </w:pPr>
      <w:r>
        <w:rPr>
          <w:rFonts w:hint="default"/>
        </w:rPr>
        <w:t># 获取市场借币杠杆利率和借币限额result = publicDataAPI.get_interest_rate_loan_quota()print(result)</w:t>
      </w:r>
    </w:p>
    <w:p w14:paraId="46793D28">
      <w:pPr>
        <w:bidi w:val="0"/>
      </w:pPr>
      <w:r>
        <w:rPr>
          <w:rFonts w:hint="default"/>
        </w:rPr>
        <w:t>返回结果</w:t>
      </w:r>
    </w:p>
    <w:p w14:paraId="46620767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42877BFA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2CD4A9DA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3DBE3DD5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16400429">
      <w:pPr>
        <w:bidi w:val="0"/>
        <w:rPr>
          <w:rFonts w:hint="default"/>
        </w:rPr>
      </w:pPr>
      <w:r>
        <w:rPr>
          <w:rFonts w:hint="default"/>
        </w:rPr>
        <w:t xml:space="preserve">            "configCcyList": [</w:t>
      </w:r>
    </w:p>
    <w:p w14:paraId="07695167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4D4BB030">
      <w:pPr>
        <w:bidi w:val="0"/>
        <w:rPr>
          <w:rFonts w:hint="default"/>
        </w:rPr>
      </w:pPr>
      <w:r>
        <w:rPr>
          <w:rFonts w:hint="default"/>
        </w:rPr>
        <w:t xml:space="preserve">                    "ccy": "USDT",</w:t>
      </w:r>
    </w:p>
    <w:p w14:paraId="26BDAEF3">
      <w:pPr>
        <w:bidi w:val="0"/>
        <w:rPr>
          <w:rFonts w:hint="default"/>
        </w:rPr>
      </w:pPr>
      <w:r>
        <w:rPr>
          <w:rFonts w:hint="default"/>
        </w:rPr>
        <w:t xml:space="preserve">                    "rate": "0.00043728",</w:t>
      </w:r>
    </w:p>
    <w:p w14:paraId="28BB2A81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240602A3">
      <w:pPr>
        <w:bidi w:val="0"/>
        <w:rPr>
          <w:rFonts w:hint="default"/>
        </w:rPr>
      </w:pPr>
      <w:r>
        <w:rPr>
          <w:rFonts w:hint="default"/>
        </w:rPr>
        <w:t xml:space="preserve">            ],</w:t>
      </w:r>
    </w:p>
    <w:p w14:paraId="02478C92">
      <w:pPr>
        <w:bidi w:val="0"/>
        <w:rPr>
          <w:rFonts w:hint="default"/>
        </w:rPr>
      </w:pPr>
      <w:r>
        <w:rPr>
          <w:rFonts w:hint="default"/>
        </w:rPr>
        <w:t xml:space="preserve">            "basic": [</w:t>
      </w:r>
    </w:p>
    <w:p w14:paraId="4FFDE9DA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06111050">
      <w:pPr>
        <w:bidi w:val="0"/>
        <w:rPr>
          <w:rFonts w:hint="default"/>
        </w:rPr>
      </w:pPr>
      <w:r>
        <w:rPr>
          <w:rFonts w:hint="default"/>
        </w:rPr>
        <w:t xml:space="preserve">                    "ccy": "USDT",</w:t>
      </w:r>
    </w:p>
    <w:p w14:paraId="0BE701B8">
      <w:pPr>
        <w:bidi w:val="0"/>
        <w:rPr>
          <w:rFonts w:hint="default"/>
        </w:rPr>
      </w:pPr>
      <w:r>
        <w:rPr>
          <w:rFonts w:hint="default"/>
        </w:rPr>
        <w:t xml:space="preserve">                    "quota": "500000",</w:t>
      </w:r>
    </w:p>
    <w:p w14:paraId="0D80139F">
      <w:pPr>
        <w:bidi w:val="0"/>
        <w:rPr>
          <w:rFonts w:hint="default"/>
        </w:rPr>
      </w:pPr>
      <w:r>
        <w:rPr>
          <w:rFonts w:hint="default"/>
        </w:rPr>
        <w:t xml:space="preserve">                    "rate": "0.00043728"</w:t>
      </w:r>
    </w:p>
    <w:p w14:paraId="452AF094">
      <w:pPr>
        <w:bidi w:val="0"/>
        <w:rPr>
          <w:rFonts w:hint="default"/>
        </w:rPr>
      </w:pPr>
      <w:r>
        <w:rPr>
          <w:rFonts w:hint="default"/>
        </w:rPr>
        <w:t xml:space="preserve">                },</w:t>
      </w:r>
    </w:p>
    <w:p w14:paraId="55FDA9D3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3FE8FDA2">
      <w:pPr>
        <w:bidi w:val="0"/>
        <w:rPr>
          <w:rFonts w:hint="default"/>
        </w:rPr>
      </w:pPr>
      <w:r>
        <w:rPr>
          <w:rFonts w:hint="default"/>
        </w:rPr>
        <w:t xml:space="preserve">                    "ccy": "BTC",</w:t>
      </w:r>
    </w:p>
    <w:p w14:paraId="5C868168">
      <w:pPr>
        <w:bidi w:val="0"/>
        <w:rPr>
          <w:rFonts w:hint="default"/>
        </w:rPr>
      </w:pPr>
      <w:r>
        <w:rPr>
          <w:rFonts w:hint="default"/>
        </w:rPr>
        <w:t xml:space="preserve">                    "quota": "10",</w:t>
      </w:r>
    </w:p>
    <w:p w14:paraId="6A13311C">
      <w:pPr>
        <w:bidi w:val="0"/>
        <w:rPr>
          <w:rFonts w:hint="default"/>
        </w:rPr>
      </w:pPr>
      <w:r>
        <w:rPr>
          <w:rFonts w:hint="default"/>
        </w:rPr>
        <w:t xml:space="preserve">                    "rate": "0.00019992"</w:t>
      </w:r>
    </w:p>
    <w:p w14:paraId="20EDC555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7E6A64B7">
      <w:pPr>
        <w:bidi w:val="0"/>
        <w:rPr>
          <w:rFonts w:hint="default"/>
        </w:rPr>
      </w:pPr>
      <w:r>
        <w:rPr>
          <w:rFonts w:hint="default"/>
        </w:rPr>
        <w:t xml:space="preserve">            ],</w:t>
      </w:r>
    </w:p>
    <w:p w14:paraId="33415067">
      <w:pPr>
        <w:bidi w:val="0"/>
        <w:rPr>
          <w:rFonts w:hint="default"/>
        </w:rPr>
      </w:pPr>
      <w:r>
        <w:rPr>
          <w:rFonts w:hint="default"/>
        </w:rPr>
        <w:t xml:space="preserve">            "vip": [</w:t>
      </w:r>
    </w:p>
    <w:p w14:paraId="06A0DF36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258DDE96">
      <w:pPr>
        <w:bidi w:val="0"/>
        <w:rPr>
          <w:rFonts w:hint="default"/>
        </w:rPr>
      </w:pPr>
      <w:r>
        <w:rPr>
          <w:rFonts w:hint="default"/>
        </w:rPr>
        <w:t xml:space="preserve">                    "irDiscount": "",</w:t>
      </w:r>
    </w:p>
    <w:p w14:paraId="7D80F816">
      <w:pPr>
        <w:bidi w:val="0"/>
        <w:rPr>
          <w:rFonts w:hint="default"/>
        </w:rPr>
      </w:pPr>
      <w:r>
        <w:rPr>
          <w:rFonts w:hint="default"/>
        </w:rPr>
        <w:t xml:space="preserve">                    "loanQuotaCoef": "6",</w:t>
      </w:r>
    </w:p>
    <w:p w14:paraId="1CB7A7F4">
      <w:pPr>
        <w:bidi w:val="0"/>
        <w:rPr>
          <w:rFonts w:hint="default"/>
        </w:rPr>
      </w:pPr>
      <w:r>
        <w:rPr>
          <w:rFonts w:hint="default"/>
        </w:rPr>
        <w:t xml:space="preserve">                    "level": "VIP1"</w:t>
      </w:r>
    </w:p>
    <w:p w14:paraId="08A99086">
      <w:pPr>
        <w:bidi w:val="0"/>
        <w:rPr>
          <w:rFonts w:hint="default"/>
        </w:rPr>
      </w:pPr>
      <w:r>
        <w:rPr>
          <w:rFonts w:hint="default"/>
        </w:rPr>
        <w:t xml:space="preserve">                },</w:t>
      </w:r>
    </w:p>
    <w:p w14:paraId="73DEDA8F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53AAAD68">
      <w:pPr>
        <w:bidi w:val="0"/>
        <w:rPr>
          <w:rFonts w:hint="default"/>
        </w:rPr>
      </w:pPr>
      <w:r>
        <w:rPr>
          <w:rFonts w:hint="default"/>
        </w:rPr>
        <w:t xml:space="preserve">                    "irDiscount": "",</w:t>
      </w:r>
    </w:p>
    <w:p w14:paraId="21A6A03A">
      <w:pPr>
        <w:bidi w:val="0"/>
        <w:rPr>
          <w:rFonts w:hint="default"/>
        </w:rPr>
      </w:pPr>
      <w:r>
        <w:rPr>
          <w:rFonts w:hint="default"/>
        </w:rPr>
        <w:t xml:space="preserve">                    "loanQuotaCoef": "7",</w:t>
      </w:r>
    </w:p>
    <w:p w14:paraId="04BB5724">
      <w:pPr>
        <w:bidi w:val="0"/>
        <w:rPr>
          <w:rFonts w:hint="default"/>
        </w:rPr>
      </w:pPr>
      <w:r>
        <w:rPr>
          <w:rFonts w:hint="default"/>
        </w:rPr>
        <w:t xml:space="preserve">                    "level": "VIP2"</w:t>
      </w:r>
    </w:p>
    <w:p w14:paraId="6E2F2A9D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34906EFE">
      <w:pPr>
        <w:bidi w:val="0"/>
        <w:rPr>
          <w:rFonts w:hint="default"/>
        </w:rPr>
      </w:pPr>
      <w:r>
        <w:rPr>
          <w:rFonts w:hint="default"/>
        </w:rPr>
        <w:t xml:space="preserve">            ],</w:t>
      </w:r>
    </w:p>
    <w:p w14:paraId="35D736F8">
      <w:pPr>
        <w:bidi w:val="0"/>
        <w:rPr>
          <w:rFonts w:hint="default"/>
        </w:rPr>
      </w:pPr>
      <w:r>
        <w:rPr>
          <w:rFonts w:hint="default"/>
        </w:rPr>
        <w:t xml:space="preserve">            "config": [</w:t>
      </w:r>
    </w:p>
    <w:p w14:paraId="332082FD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0D9443B2">
      <w:pPr>
        <w:bidi w:val="0"/>
        <w:rPr>
          <w:rFonts w:hint="default"/>
        </w:rPr>
      </w:pPr>
      <w:r>
        <w:rPr>
          <w:rFonts w:hint="default"/>
        </w:rPr>
        <w:t xml:space="preserve">                    "ccy": "USDT",</w:t>
      </w:r>
    </w:p>
    <w:p w14:paraId="56106754">
      <w:pPr>
        <w:bidi w:val="0"/>
        <w:rPr>
          <w:rFonts w:hint="default"/>
        </w:rPr>
      </w:pPr>
      <w:r>
        <w:rPr>
          <w:rFonts w:hint="default"/>
        </w:rPr>
        <w:t xml:space="preserve">                    "stgyType": "0",    // normal</w:t>
      </w:r>
    </w:p>
    <w:p w14:paraId="02F81BA0">
      <w:pPr>
        <w:bidi w:val="0"/>
        <w:rPr>
          <w:rFonts w:hint="default"/>
        </w:rPr>
      </w:pPr>
      <w:r>
        <w:rPr>
          <w:rFonts w:hint="default"/>
        </w:rPr>
        <w:t xml:space="preserve">                    "quota": "xxxxxx",</w:t>
      </w:r>
    </w:p>
    <w:p w14:paraId="38688427">
      <w:pPr>
        <w:bidi w:val="0"/>
        <w:rPr>
          <w:rFonts w:hint="default"/>
        </w:rPr>
      </w:pPr>
      <w:r>
        <w:rPr>
          <w:rFonts w:hint="default"/>
        </w:rPr>
        <w:t xml:space="preserve">                    "level": "VIP 8"</w:t>
      </w:r>
    </w:p>
    <w:p w14:paraId="320431C8">
      <w:pPr>
        <w:bidi w:val="0"/>
        <w:rPr>
          <w:rFonts w:hint="default"/>
        </w:rPr>
      </w:pPr>
      <w:r>
        <w:rPr>
          <w:rFonts w:hint="default"/>
        </w:rPr>
        <w:t xml:space="preserve">                },</w:t>
      </w:r>
    </w:p>
    <w:p w14:paraId="58C8AAA0">
      <w:pPr>
        <w:bidi w:val="0"/>
        <w:rPr>
          <w:rFonts w:hint="default"/>
        </w:rPr>
      </w:pPr>
      <w:r>
        <w:rPr>
          <w:rFonts w:hint="default"/>
        </w:rPr>
        <w:t xml:space="preserve">                ......</w:t>
      </w:r>
    </w:p>
    <w:p w14:paraId="580F6979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68368CA1">
      <w:pPr>
        <w:bidi w:val="0"/>
        <w:rPr>
          <w:rFonts w:hint="default"/>
        </w:rPr>
      </w:pPr>
      <w:r>
        <w:rPr>
          <w:rFonts w:hint="default"/>
        </w:rPr>
        <w:t xml:space="preserve">                    "ccy": "USDT",</w:t>
      </w:r>
    </w:p>
    <w:p w14:paraId="41880682">
      <w:pPr>
        <w:bidi w:val="0"/>
        <w:rPr>
          <w:rFonts w:hint="default"/>
        </w:rPr>
      </w:pPr>
      <w:r>
        <w:rPr>
          <w:rFonts w:hint="default"/>
        </w:rPr>
        <w:t xml:space="preserve">                    "stgyType": "1",    // delta neutral</w:t>
      </w:r>
    </w:p>
    <w:p w14:paraId="44602520">
      <w:pPr>
        <w:bidi w:val="0"/>
        <w:rPr>
          <w:rFonts w:hint="default"/>
        </w:rPr>
      </w:pPr>
      <w:r>
        <w:rPr>
          <w:rFonts w:hint="default"/>
        </w:rPr>
        <w:t xml:space="preserve">                    "quota": "xxxxx",</w:t>
      </w:r>
    </w:p>
    <w:p w14:paraId="053B8E08">
      <w:pPr>
        <w:bidi w:val="0"/>
        <w:rPr>
          <w:rFonts w:hint="default"/>
        </w:rPr>
      </w:pPr>
      <w:r>
        <w:rPr>
          <w:rFonts w:hint="default"/>
        </w:rPr>
        <w:t xml:space="preserve">                    "level": "VIP 1"</w:t>
      </w:r>
    </w:p>
    <w:p w14:paraId="4477AB05">
      <w:pPr>
        <w:bidi w:val="0"/>
        <w:rPr>
          <w:rFonts w:hint="default"/>
        </w:rPr>
      </w:pPr>
      <w:r>
        <w:rPr>
          <w:rFonts w:hint="default"/>
        </w:rPr>
        <w:t xml:space="preserve">                },</w:t>
      </w:r>
    </w:p>
    <w:p w14:paraId="2A26CB85">
      <w:pPr>
        <w:bidi w:val="0"/>
        <w:rPr>
          <w:rFonts w:hint="default"/>
        </w:rPr>
      </w:pPr>
      <w:r>
        <w:rPr>
          <w:rFonts w:hint="default"/>
        </w:rPr>
        <w:t xml:space="preserve">                ......</w:t>
      </w:r>
    </w:p>
    <w:p w14:paraId="7B8717DF">
      <w:pPr>
        <w:bidi w:val="0"/>
        <w:rPr>
          <w:rFonts w:hint="default"/>
        </w:rPr>
      </w:pPr>
      <w:r>
        <w:rPr>
          <w:rFonts w:hint="default"/>
        </w:rPr>
        <w:t xml:space="preserve">            ],</w:t>
      </w:r>
    </w:p>
    <w:p w14:paraId="66814C64">
      <w:pPr>
        <w:bidi w:val="0"/>
        <w:rPr>
          <w:rFonts w:hint="default"/>
        </w:rPr>
      </w:pPr>
      <w:r>
        <w:rPr>
          <w:rFonts w:hint="default"/>
        </w:rPr>
        <w:t xml:space="preserve">            "regular": [</w:t>
      </w:r>
    </w:p>
    <w:p w14:paraId="5C08985A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2D3238A4">
      <w:pPr>
        <w:bidi w:val="0"/>
        <w:rPr>
          <w:rFonts w:hint="default"/>
        </w:rPr>
      </w:pPr>
      <w:r>
        <w:rPr>
          <w:rFonts w:hint="default"/>
        </w:rPr>
        <w:t xml:space="preserve">                    "irDiscount": "",</w:t>
      </w:r>
    </w:p>
    <w:p w14:paraId="065001F0">
      <w:pPr>
        <w:bidi w:val="0"/>
        <w:rPr>
          <w:rFonts w:hint="default"/>
        </w:rPr>
      </w:pPr>
      <w:r>
        <w:rPr>
          <w:rFonts w:hint="default"/>
        </w:rPr>
        <w:t xml:space="preserve">                    "loanQuotaCoef": "1",</w:t>
      </w:r>
    </w:p>
    <w:p w14:paraId="094EBBEF">
      <w:pPr>
        <w:bidi w:val="0"/>
        <w:rPr>
          <w:rFonts w:hint="default"/>
        </w:rPr>
      </w:pPr>
      <w:r>
        <w:rPr>
          <w:rFonts w:hint="default"/>
        </w:rPr>
        <w:t xml:space="preserve">                    "level": "Lv1"</w:t>
      </w:r>
    </w:p>
    <w:p w14:paraId="3928BE15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2A7FDBA1">
      <w:pPr>
        <w:bidi w:val="0"/>
        <w:rPr>
          <w:rFonts w:hint="default"/>
        </w:rPr>
      </w:pPr>
      <w:r>
        <w:rPr>
          <w:rFonts w:hint="default"/>
        </w:rPr>
        <w:t xml:space="preserve">            ]</w:t>
      </w:r>
    </w:p>
    <w:p w14:paraId="6A42BF38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00F0C93E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10145513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3DB4BBBB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683"/>
        <w:gridCol w:w="1046"/>
        <w:gridCol w:w="5817"/>
      </w:tblGrid>
      <w:tr w14:paraId="4B6639A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42562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A4A33B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14786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1945B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59A5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basic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FEE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C13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基础利率和借币限额</w:t>
            </w:r>
          </w:p>
        </w:tc>
      </w:tr>
      <w:tr w14:paraId="213FB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C1B8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AA54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024C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币种</w:t>
            </w:r>
          </w:p>
        </w:tc>
      </w:tr>
      <w:tr w14:paraId="51D40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2B5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0F1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345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日借币利率</w:t>
            </w:r>
          </w:p>
        </w:tc>
      </w:tr>
      <w:tr w14:paraId="50A9A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620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quota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A30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EE2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基础借币限额</w:t>
            </w:r>
          </w:p>
        </w:tc>
      </w:tr>
      <w:tr w14:paraId="4F07F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4F9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vip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05C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5E6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专业用户</w:t>
            </w:r>
          </w:p>
        </w:tc>
      </w:tr>
      <w:tr w14:paraId="455E2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965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level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EC1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A91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账户交易手续费等级，如 VIP1</w:t>
            </w:r>
          </w:p>
        </w:tc>
      </w:tr>
      <w:tr w14:paraId="22E47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C07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loanQuotaCoef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B09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651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借币限额系数，借币限额 = 基础借币限额 * 该系数</w:t>
            </w:r>
          </w:p>
        </w:tc>
      </w:tr>
      <w:tr w14:paraId="1797E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D40E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irDiscount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1398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7B355">
            <w:pPr>
              <w:bidi w:val="0"/>
              <w:rPr>
                <w:rFonts w:hint="default"/>
              </w:rPr>
            </w:pPr>
            <w:del w:id="16">
              <w:r>
                <w:rPr>
                  <w:rFonts w:hint="default"/>
                  <w:lang w:val="en-US" w:eastAsia="zh-CN"/>
                </w:rPr>
                <w:delText>利率的折扣率</w:delText>
              </w:r>
            </w:del>
            <w:r>
              <w:rPr>
                <w:rFonts w:hint="default"/>
                <w:lang w:val="en-US" w:eastAsia="zh-CN"/>
              </w:rPr>
              <w:t>(已废弃)</w:t>
            </w:r>
          </w:p>
        </w:tc>
      </w:tr>
      <w:tr w14:paraId="6D516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7B4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regular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4777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063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普通用户</w:t>
            </w:r>
          </w:p>
        </w:tc>
      </w:tr>
      <w:tr w14:paraId="4B3E5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43A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level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49D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B1C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账户交易手续费等级，如 Lv1</w:t>
            </w:r>
          </w:p>
        </w:tc>
      </w:tr>
      <w:tr w14:paraId="1D401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220DB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loanQuotaCoef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E06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DC03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借币限额系数，借币限额 = 基础借币限额 * 该系数</w:t>
            </w:r>
          </w:p>
        </w:tc>
      </w:tr>
      <w:tr w14:paraId="6E455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6CE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irDiscount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DEB43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A2AF0">
            <w:pPr>
              <w:bidi w:val="0"/>
              <w:rPr>
                <w:rFonts w:hint="default"/>
              </w:rPr>
            </w:pPr>
            <w:del w:id="17">
              <w:r>
                <w:rPr>
                  <w:rFonts w:hint="default"/>
                  <w:lang w:val="en-US" w:eastAsia="zh-CN"/>
                </w:rPr>
                <w:delText>利率的折扣率</w:delText>
              </w:r>
            </w:del>
            <w:r>
              <w:rPr>
                <w:rFonts w:hint="default"/>
                <w:lang w:val="en-US" w:eastAsia="zh-CN"/>
              </w:rPr>
              <w:t>(已废弃)</w:t>
            </w:r>
          </w:p>
        </w:tc>
      </w:tr>
      <w:tr w14:paraId="61C7A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37A9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configCcyList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160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strings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4E1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由自定义绝对值方式配置借币限额的币种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当币种在configCcyList中时，用户应该参考config以获取相应限额，而非使用basic/vip/regular</w:t>
            </w:r>
          </w:p>
        </w:tc>
      </w:tr>
      <w:tr w14:paraId="36BED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A00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74F5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5FF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币种</w:t>
            </w:r>
          </w:p>
        </w:tc>
      </w:tr>
      <w:tr w14:paraId="3D56E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D45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38E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672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基础杠杆日利率</w:t>
            </w:r>
          </w:p>
        </w:tc>
      </w:tr>
      <w:tr w14:paraId="56E41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EEC9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config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FA82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5DCF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由自定义绝对值方式配置借币限额的币种详情</w:t>
            </w:r>
          </w:p>
        </w:tc>
      </w:tr>
      <w:tr w14:paraId="360A8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33B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AC9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2CE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币种</w:t>
            </w:r>
          </w:p>
        </w:tc>
      </w:tr>
      <w:tr w14:paraId="2A936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5E0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stgyType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9955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119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0：普通策略模式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1：delta 中性策略模式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如果某个币种仅返回0，则表示该借贷额度由普通策略模式的账户和 delta 中性策略模式的账户共享；如果某个币种同时返回0/1，则表示 delta 中性策略模式的账户拥有单独的借贷额度。</w:t>
            </w:r>
          </w:p>
        </w:tc>
      </w:tr>
      <w:tr w14:paraId="39663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AC5F3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quota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823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BF3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借币限额</w:t>
            </w:r>
          </w:p>
        </w:tc>
      </w:tr>
      <w:tr w14:paraId="4014B87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7AE7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level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9B1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985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账户交易手续费等级，如 VIP1</w:t>
            </w:r>
          </w:p>
        </w:tc>
      </w:tr>
    </w:tbl>
    <w:p w14:paraId="09AED59D">
      <w:pPr>
        <w:bidi w:val="0"/>
        <w:rPr>
          <w:rFonts w:hint="default"/>
        </w:rPr>
      </w:pPr>
      <w:r>
        <w:rPr>
          <w:rFonts w:hint="default"/>
        </w:rPr>
        <w:t>获取衍生品标的指数</w:t>
      </w:r>
    </w:p>
    <w:p w14:paraId="0E719EC0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53ED19B3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489D4435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6D8CFEF0">
      <w:pPr>
        <w:bidi w:val="0"/>
        <w:rPr>
          <w:rFonts w:hint="default"/>
        </w:rPr>
      </w:pPr>
      <w:r>
        <w:rPr>
          <w:rFonts w:hint="default"/>
        </w:rPr>
        <w:t>GET /api/v5/public/underlying</w:t>
      </w:r>
    </w:p>
    <w:p w14:paraId="0D480521">
      <w:pPr>
        <w:bidi w:val="0"/>
      </w:pPr>
      <w:r>
        <w:rPr>
          <w:rFonts w:hint="default"/>
        </w:rPr>
        <w:t>请求示例</w:t>
      </w:r>
    </w:p>
    <w:p w14:paraId="6B66026B">
      <w:pPr>
        <w:bidi w:val="0"/>
        <w:rPr>
          <w:rFonts w:hint="default"/>
        </w:rPr>
      </w:pPr>
      <w:r>
        <w:rPr>
          <w:rFonts w:hint="default"/>
        </w:rPr>
        <w:t>import okx.PublicData as PublicData</w:t>
      </w:r>
    </w:p>
    <w:p w14:paraId="63628777">
      <w:pPr>
        <w:bidi w:val="0"/>
        <w:rPr>
          <w:rFonts w:hint="default"/>
        </w:rPr>
      </w:pPr>
      <w:r>
        <w:rPr>
          <w:rFonts w:hint="default"/>
        </w:rPr>
        <w:t>flag = "0"  # 实盘:0 , 模拟盘：1publicDataAPI = PublicData.PublicAPI(flag=flag)</w:t>
      </w:r>
    </w:p>
    <w:p w14:paraId="4E452A6C">
      <w:pPr>
        <w:bidi w:val="0"/>
        <w:rPr>
          <w:rFonts w:hint="default"/>
        </w:rPr>
      </w:pPr>
      <w:r>
        <w:rPr>
          <w:rFonts w:hint="default"/>
        </w:rPr>
        <w:t># 获取衍生品标的指数result = publicDataAPI.get_underlying(</w:t>
      </w:r>
    </w:p>
    <w:p w14:paraId="29BEFB54">
      <w:pPr>
        <w:bidi w:val="0"/>
        <w:rPr>
          <w:rFonts w:hint="default"/>
        </w:rPr>
      </w:pPr>
      <w:r>
        <w:rPr>
          <w:rFonts w:hint="default"/>
        </w:rPr>
        <w:t xml:space="preserve">    instType="FUTURES")print(result)</w:t>
      </w:r>
    </w:p>
    <w:p w14:paraId="087689EB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52"/>
        <w:gridCol w:w="738"/>
        <w:gridCol w:w="1080"/>
        <w:gridCol w:w="2070"/>
      </w:tblGrid>
      <w:tr w14:paraId="06E3515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C5017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7AF3D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22315B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6317D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2C47CC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C79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7C0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3D7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89D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SWAP：永续合约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FUTURES：交割合约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OPTION：期权</w:t>
            </w:r>
          </w:p>
        </w:tc>
      </w:tr>
    </w:tbl>
    <w:p w14:paraId="7F935C4A">
      <w:pPr>
        <w:bidi w:val="0"/>
      </w:pPr>
      <w:r>
        <w:rPr>
          <w:rFonts w:hint="default"/>
        </w:rPr>
        <w:t>返回结果</w:t>
      </w:r>
    </w:p>
    <w:p w14:paraId="4C4E367D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363EFF12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32CD244B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42150B40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6490B15D">
      <w:pPr>
        <w:bidi w:val="0"/>
        <w:rPr>
          <w:rFonts w:hint="default"/>
        </w:rPr>
      </w:pPr>
      <w:r>
        <w:rPr>
          <w:rFonts w:hint="default"/>
        </w:rPr>
        <w:t xml:space="preserve">        [</w:t>
      </w:r>
    </w:p>
    <w:p w14:paraId="6D39258A">
      <w:pPr>
        <w:bidi w:val="0"/>
        <w:rPr>
          <w:rFonts w:hint="default"/>
        </w:rPr>
      </w:pPr>
      <w:r>
        <w:rPr>
          <w:rFonts w:hint="default"/>
        </w:rPr>
        <w:t xml:space="preserve">            "LTC-USDT",</w:t>
      </w:r>
    </w:p>
    <w:p w14:paraId="129ECCF7">
      <w:pPr>
        <w:bidi w:val="0"/>
        <w:rPr>
          <w:rFonts w:hint="default"/>
        </w:rPr>
      </w:pPr>
      <w:r>
        <w:rPr>
          <w:rFonts w:hint="default"/>
        </w:rPr>
        <w:t xml:space="preserve">            "BTC-USDT",</w:t>
      </w:r>
    </w:p>
    <w:p w14:paraId="017C383D">
      <w:pPr>
        <w:bidi w:val="0"/>
        <w:rPr>
          <w:rFonts w:hint="default"/>
        </w:rPr>
      </w:pPr>
      <w:r>
        <w:rPr>
          <w:rFonts w:hint="default"/>
        </w:rPr>
        <w:t xml:space="preserve">            "ETC-USDT"</w:t>
      </w:r>
    </w:p>
    <w:p w14:paraId="43DE5DB6">
      <w:pPr>
        <w:bidi w:val="0"/>
        <w:rPr>
          <w:rFonts w:hint="default"/>
        </w:rPr>
      </w:pPr>
      <w:r>
        <w:rPr>
          <w:rFonts w:hint="default"/>
        </w:rPr>
        <w:t xml:space="preserve">        ]</w:t>
      </w:r>
    </w:p>
    <w:p w14:paraId="61FB2180">
      <w:pPr>
        <w:bidi w:val="0"/>
        <w:rPr>
          <w:rFonts w:hint="default"/>
        </w:rPr>
      </w:pPr>
      <w:r>
        <w:rPr>
          <w:rFonts w:hint="default"/>
        </w:rPr>
        <w:t xml:space="preserve">    ]}</w:t>
      </w:r>
    </w:p>
    <w:p w14:paraId="72417637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70"/>
        <w:gridCol w:w="1528"/>
        <w:gridCol w:w="2449"/>
      </w:tblGrid>
      <w:tr w14:paraId="4BA2FBB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3CB08E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20D1D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3DC12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6F0B47F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6E1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0DCC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strings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6B7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标的指数 如：BTC-USDT</w:t>
            </w:r>
          </w:p>
        </w:tc>
      </w:tr>
    </w:tbl>
    <w:p w14:paraId="423A8094">
      <w:pPr>
        <w:bidi w:val="0"/>
        <w:rPr>
          <w:rFonts w:hint="default"/>
        </w:rPr>
      </w:pPr>
      <w:r>
        <w:rPr>
          <w:rFonts w:hint="default"/>
        </w:rPr>
        <w:t>获取风险保证金余额</w:t>
      </w:r>
    </w:p>
    <w:p w14:paraId="64305187">
      <w:pPr>
        <w:bidi w:val="0"/>
        <w:rPr>
          <w:rFonts w:hint="default"/>
        </w:rPr>
      </w:pPr>
      <w:r>
        <w:rPr>
          <w:rFonts w:hint="default"/>
        </w:rPr>
        <w:t>通过该接口获取系统风险保证金余额信息</w:t>
      </w:r>
    </w:p>
    <w:p w14:paraId="15BC46D3">
      <w:pPr>
        <w:bidi w:val="0"/>
        <w:rPr>
          <w:rFonts w:hint="default"/>
        </w:rPr>
      </w:pPr>
      <w:r>
        <w:rPr>
          <w:rFonts w:hint="default"/>
        </w:rPr>
        <w:t>限速：10次/2s</w:t>
      </w:r>
    </w:p>
    <w:p w14:paraId="2BA40DCF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00549C94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4A7147E4">
      <w:pPr>
        <w:bidi w:val="0"/>
        <w:rPr>
          <w:rFonts w:hint="default"/>
        </w:rPr>
      </w:pPr>
      <w:r>
        <w:rPr>
          <w:rFonts w:hint="default"/>
        </w:rPr>
        <w:t>GET /api/v5/public/insurance-fund</w:t>
      </w:r>
    </w:p>
    <w:p w14:paraId="0CB8EC33">
      <w:pPr>
        <w:bidi w:val="0"/>
      </w:pPr>
      <w:r>
        <w:rPr>
          <w:rFonts w:hint="default"/>
        </w:rPr>
        <w:t>请求示例</w:t>
      </w:r>
    </w:p>
    <w:p w14:paraId="0E9F0F1B">
      <w:pPr>
        <w:bidi w:val="0"/>
        <w:rPr>
          <w:rFonts w:hint="default"/>
        </w:rPr>
      </w:pPr>
      <w:r>
        <w:rPr>
          <w:rFonts w:hint="default"/>
        </w:rPr>
        <w:t>import okx.PublicData as PublicData</w:t>
      </w:r>
    </w:p>
    <w:p w14:paraId="656570D1">
      <w:pPr>
        <w:bidi w:val="0"/>
        <w:rPr>
          <w:rFonts w:hint="default"/>
        </w:rPr>
      </w:pPr>
      <w:r>
        <w:rPr>
          <w:rFonts w:hint="default"/>
        </w:rPr>
        <w:t>flag = "0"  # 实盘:0 , 模拟盘：1publicDataAPI = PublicData.PublicAPI(flag=flag)</w:t>
      </w:r>
    </w:p>
    <w:p w14:paraId="53330C55">
      <w:pPr>
        <w:bidi w:val="0"/>
        <w:rPr>
          <w:rFonts w:hint="default"/>
        </w:rPr>
      </w:pPr>
    </w:p>
    <w:p w14:paraId="4A71E8FC">
      <w:pPr>
        <w:bidi w:val="0"/>
        <w:rPr>
          <w:rFonts w:hint="default"/>
        </w:rPr>
      </w:pPr>
      <w:r>
        <w:rPr>
          <w:rFonts w:hint="default"/>
        </w:rPr>
        <w:t># 获取风险保证金余额result = publicDataAPI.get_insurance_fund(</w:t>
      </w:r>
    </w:p>
    <w:p w14:paraId="3A92B648">
      <w:pPr>
        <w:bidi w:val="0"/>
        <w:rPr>
          <w:rFonts w:hint="default"/>
        </w:rPr>
      </w:pPr>
      <w:r>
        <w:rPr>
          <w:rFonts w:hint="default"/>
        </w:rPr>
        <w:t xml:space="preserve">    instType="SWAP",</w:t>
      </w:r>
    </w:p>
    <w:p w14:paraId="67E79864">
      <w:pPr>
        <w:bidi w:val="0"/>
        <w:rPr>
          <w:rFonts w:hint="default"/>
        </w:rPr>
      </w:pPr>
      <w:r>
        <w:rPr>
          <w:rFonts w:hint="default"/>
        </w:rPr>
        <w:t xml:space="preserve">    uly="BTC-USD")print(result)</w:t>
      </w:r>
    </w:p>
    <w:p w14:paraId="28F4A880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00"/>
        <w:gridCol w:w="738"/>
        <w:gridCol w:w="924"/>
        <w:gridCol w:w="5784"/>
      </w:tblGrid>
      <w:tr w14:paraId="2FFE878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6D972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B2AB2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002EEA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72DEBF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08CB8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35A7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E6AA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FD2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9DC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MARGIN：币币杠杆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SWAP：永续合约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FUTURES：交割合约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OPTION：期权</w:t>
            </w:r>
          </w:p>
        </w:tc>
      </w:tr>
      <w:tr w14:paraId="712F7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B1B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DEB9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41A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2DA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风险保证金类型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regular_update：定期更新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liquidation_balance_deposit：强平注入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bankruptcy_loss：穿仓亏损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platform_revenue：平台收入注入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adl：自动减仓历史数据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默认返回全部类型</w:t>
            </w:r>
          </w:p>
        </w:tc>
      </w:tr>
      <w:tr w14:paraId="503E5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CCE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9C1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7A3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EBC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交易品种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交割/永续/期权情况下，instFamily必传</w:t>
            </w:r>
          </w:p>
        </w:tc>
      </w:tr>
      <w:tr w14:paraId="4CB7F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ECFB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0F2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528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DCD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币种， 仅适用币币杠杆，且必填写</w:t>
            </w:r>
          </w:p>
        </w:tc>
      </w:tr>
      <w:tr w14:paraId="30D4A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B253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AE2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6F56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8E42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请求此时间戳之后（更新的数据）的分页内容，传的值为对应接口的ts</w:t>
            </w:r>
          </w:p>
        </w:tc>
      </w:tr>
      <w:tr w14:paraId="60E55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494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BE6BC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114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FF5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请求此时间戳之前（更旧的数据）的分页内容，传的值为对应接口的ts</w:t>
            </w:r>
          </w:p>
        </w:tc>
      </w:tr>
      <w:tr w14:paraId="76AC799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F008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902F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CA8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603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分页返回的结果集数量，最大为100，不填默认返回100条</w:t>
            </w:r>
          </w:p>
        </w:tc>
      </w:tr>
    </w:tbl>
    <w:p w14:paraId="4DC4BCFC">
      <w:pPr>
        <w:bidi w:val="0"/>
      </w:pPr>
      <w:r>
        <w:rPr>
          <w:rFonts w:hint="default"/>
        </w:rPr>
        <w:t>返回结果</w:t>
      </w:r>
    </w:p>
    <w:p w14:paraId="28A9DA2B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2E56E35C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783F5E54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124DF0B7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0EFBACA1">
      <w:pPr>
        <w:bidi w:val="0"/>
        <w:rPr>
          <w:rFonts w:hint="default"/>
        </w:rPr>
      </w:pPr>
      <w:r>
        <w:rPr>
          <w:rFonts w:hint="default"/>
        </w:rPr>
        <w:t xml:space="preserve">            "details": [</w:t>
      </w:r>
    </w:p>
    <w:p w14:paraId="3FAF3EDA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337CD2C7">
      <w:pPr>
        <w:bidi w:val="0"/>
        <w:rPr>
          <w:rFonts w:hint="default"/>
        </w:rPr>
      </w:pPr>
      <w:r>
        <w:rPr>
          <w:rFonts w:hint="default"/>
        </w:rPr>
        <w:t xml:space="preserve">                    "adlType": "",</w:t>
      </w:r>
    </w:p>
    <w:p w14:paraId="3F8CA957">
      <w:pPr>
        <w:bidi w:val="0"/>
        <w:rPr>
          <w:rFonts w:hint="default"/>
        </w:rPr>
      </w:pPr>
      <w:r>
        <w:rPr>
          <w:rFonts w:hint="default"/>
        </w:rPr>
        <w:t xml:space="preserve">                    "amt": "",</w:t>
      </w:r>
    </w:p>
    <w:p w14:paraId="60E811EE">
      <w:pPr>
        <w:bidi w:val="0"/>
        <w:rPr>
          <w:rFonts w:hint="default"/>
        </w:rPr>
      </w:pPr>
      <w:r>
        <w:rPr>
          <w:rFonts w:hint="default"/>
        </w:rPr>
        <w:t xml:space="preserve">                    "balance": "1343.1308",</w:t>
      </w:r>
    </w:p>
    <w:p w14:paraId="780015B7">
      <w:pPr>
        <w:bidi w:val="0"/>
        <w:rPr>
          <w:rFonts w:hint="default"/>
        </w:rPr>
      </w:pPr>
      <w:r>
        <w:rPr>
          <w:rFonts w:hint="default"/>
        </w:rPr>
        <w:t xml:space="preserve">                    "ccy": "ETH",</w:t>
      </w:r>
    </w:p>
    <w:p w14:paraId="09689A86">
      <w:pPr>
        <w:bidi w:val="0"/>
        <w:rPr>
          <w:rFonts w:hint="default"/>
        </w:rPr>
      </w:pPr>
      <w:r>
        <w:rPr>
          <w:rFonts w:hint="default"/>
        </w:rPr>
        <w:t xml:space="preserve">                    "maxBal": "",</w:t>
      </w:r>
    </w:p>
    <w:p w14:paraId="41F4C385">
      <w:pPr>
        <w:bidi w:val="0"/>
        <w:rPr>
          <w:rFonts w:hint="default"/>
        </w:rPr>
      </w:pPr>
      <w:r>
        <w:rPr>
          <w:rFonts w:hint="default"/>
        </w:rPr>
        <w:t xml:space="preserve">                    "maxBalTs": "",</w:t>
      </w:r>
    </w:p>
    <w:p w14:paraId="12BF0983">
      <w:pPr>
        <w:bidi w:val="0"/>
        <w:rPr>
          <w:rFonts w:hint="default"/>
        </w:rPr>
      </w:pPr>
      <w:r>
        <w:rPr>
          <w:rFonts w:hint="default"/>
        </w:rPr>
        <w:t xml:space="preserve">                    "ts": "1704883083000",</w:t>
      </w:r>
    </w:p>
    <w:p w14:paraId="3C631DB3">
      <w:pPr>
        <w:bidi w:val="0"/>
        <w:rPr>
          <w:rFonts w:hint="default"/>
        </w:rPr>
      </w:pPr>
      <w:r>
        <w:rPr>
          <w:rFonts w:hint="default"/>
        </w:rPr>
        <w:t xml:space="preserve">                    "type": "regular_update"</w:t>
      </w:r>
    </w:p>
    <w:p w14:paraId="79C093CE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2AA71AD2">
      <w:pPr>
        <w:bidi w:val="0"/>
        <w:rPr>
          <w:rFonts w:hint="default"/>
        </w:rPr>
      </w:pPr>
      <w:r>
        <w:rPr>
          <w:rFonts w:hint="default"/>
        </w:rPr>
        <w:t xml:space="preserve">            ],</w:t>
      </w:r>
    </w:p>
    <w:p w14:paraId="375C235C">
      <w:pPr>
        <w:bidi w:val="0"/>
        <w:rPr>
          <w:rFonts w:hint="default"/>
        </w:rPr>
      </w:pPr>
      <w:r>
        <w:rPr>
          <w:rFonts w:hint="default"/>
        </w:rPr>
        <w:t xml:space="preserve">            "instFamily": "ETH-USD",</w:t>
      </w:r>
    </w:p>
    <w:p w14:paraId="422249C8">
      <w:pPr>
        <w:bidi w:val="0"/>
        <w:rPr>
          <w:rFonts w:hint="default"/>
        </w:rPr>
      </w:pPr>
      <w:r>
        <w:rPr>
          <w:rFonts w:hint="default"/>
        </w:rPr>
        <w:t xml:space="preserve">            "instType": "OPTION",</w:t>
      </w:r>
    </w:p>
    <w:p w14:paraId="75422995">
      <w:pPr>
        <w:bidi w:val="0"/>
        <w:rPr>
          <w:rFonts w:hint="default"/>
        </w:rPr>
      </w:pPr>
      <w:r>
        <w:rPr>
          <w:rFonts w:hint="default"/>
        </w:rPr>
        <w:t xml:space="preserve">            "total": "1369179138.7489"</w:t>
      </w:r>
    </w:p>
    <w:p w14:paraId="541B3AE0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7C81C83B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1CD9F36C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1F0C4D1B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82"/>
        <w:gridCol w:w="1229"/>
        <w:gridCol w:w="6135"/>
      </w:tblGrid>
      <w:tr w14:paraId="504FAD9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0A215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89532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EA617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3690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F9A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total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30F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71A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平台风险保证金总计，单位为USD</w:t>
            </w:r>
          </w:p>
        </w:tc>
      </w:tr>
      <w:tr w14:paraId="086E4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402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1CA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EAEB8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交易品种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适用于交割/永续/期权</w:t>
            </w:r>
          </w:p>
        </w:tc>
      </w:tr>
      <w:tr w14:paraId="0512B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08F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6EB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EDD2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</w:p>
        </w:tc>
      </w:tr>
      <w:tr w14:paraId="68300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78ED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details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729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39A2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风险保证金详情</w:t>
            </w:r>
          </w:p>
        </w:tc>
      </w:tr>
      <w:tr w14:paraId="7207A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6AE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balance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0E3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508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风险保证金总量</w:t>
            </w:r>
          </w:p>
        </w:tc>
      </w:tr>
      <w:tr w14:paraId="0C0A0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849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335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A25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风险保证金更新数量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在type为liquidation_balance_deposit，bankruptcy_loss，platform_revenue时适用</w:t>
            </w:r>
          </w:p>
        </w:tc>
      </w:tr>
      <w:tr w14:paraId="155C9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9A0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D659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472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风险保证金总量对应的币种</w:t>
            </w:r>
          </w:p>
        </w:tc>
      </w:tr>
      <w:tr w14:paraId="6BAA7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AAE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D6B5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513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风险保证金类型</w:t>
            </w:r>
          </w:p>
        </w:tc>
      </w:tr>
      <w:tr w14:paraId="4FC8E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EFA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maxBal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405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7D1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过去八小时内的风险保证金余额最大值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仅在type为adl时适用</w:t>
            </w:r>
          </w:p>
        </w:tc>
      </w:tr>
      <w:tr w14:paraId="70D19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86C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maxBalTs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AA5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3D3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过去八小时内风险保证金余额最大值对应的时间戳，Unix时间戳的毫秒数格式，如 1597026383085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仅在type为adl时适用</w:t>
            </w:r>
          </w:p>
        </w:tc>
      </w:tr>
      <w:tr w14:paraId="726B6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FCF3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decRate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9098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CB74C">
            <w:pPr>
              <w:bidi w:val="0"/>
              <w:rPr>
                <w:rFonts w:hint="default"/>
              </w:rPr>
            </w:pPr>
            <w:del w:id="18">
              <w:r>
                <w:rPr>
                  <w:rFonts w:hint="default"/>
                  <w:lang w:val="en-US" w:eastAsia="zh-CN"/>
                </w:rPr>
                <w:delText>风险保证金实时下降率（balance与maxBal相比较）</w:delText>
              </w:r>
            </w:del>
            <w:del w:id="19">
              <w:r>
                <w:rPr>
                  <w:rFonts w:hint="default"/>
                  <w:lang w:val="en-US" w:eastAsia="zh-CN"/>
                </w:rPr>
                <w:br w:type="textWrapping"/>
              </w:r>
            </w:del>
            <w:del w:id="20">
              <w:r>
                <w:rPr>
                  <w:rFonts w:hint="default"/>
                  <w:lang w:val="en-US" w:eastAsia="zh-CN"/>
                </w:rPr>
                <w:delText>仅在type为adl时适用</w:delText>
              </w:r>
            </w:del>
            <w:r>
              <w:rPr>
                <w:rFonts w:hint="default"/>
                <w:lang w:val="en-US" w:eastAsia="zh-CN"/>
              </w:rPr>
              <w:t>（已弃用）</w:t>
            </w:r>
          </w:p>
        </w:tc>
      </w:tr>
      <w:tr w14:paraId="0A803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B047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adlType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A16A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EAD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关于自动减仓的事件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rate_adl_start：由于风险保证金下降率过高造成的自动减仓开始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bal_adl_start：由于风险保证金余额下降过高造成的自动减仓开始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pos_adl_start：由于强平单的规模积累到一定程度的自动减仓开始（仅适用于盘前交易市场）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adl_end：自动减仓结束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仅在type为adl时适用</w:t>
            </w:r>
          </w:p>
        </w:tc>
      </w:tr>
      <w:tr w14:paraId="5A184B7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831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823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9E4C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风险保证金更新时间，Unix时间戳的毫秒数格式，如 1597026383085</w:t>
            </w:r>
          </w:p>
        </w:tc>
      </w:tr>
    </w:tbl>
    <w:p w14:paraId="427FC633">
      <w:pPr>
        <w:bidi w:val="0"/>
      </w:pPr>
      <w:r>
        <w:rPr>
          <w:lang w:val="en-US" w:eastAsia="zh-CN"/>
        </w:rPr>
        <w:t> `regular_update` 提供分钟级别的风险保证金余额更新。更新后，amt 字段用于展示 type 为 `liquidation_balance_deposit`， `bankruptcy_loss` 或 `platform_revenue` 时的风险保证金余额差值，数据一天产生一次，每天下午4点左右（UTC 8）更新。当 type 为 `regular_update`时，amt字段将返回""。</w:t>
      </w:r>
    </w:p>
    <w:p w14:paraId="1864B4D4">
      <w:pPr>
        <w:bidi w:val="0"/>
        <w:rPr>
          <w:rFonts w:hint="default"/>
        </w:rPr>
      </w:pPr>
      <w:r>
        <w:rPr>
          <w:rFonts w:hint="default"/>
        </w:rPr>
        <w:t>张币转换</w:t>
      </w:r>
    </w:p>
    <w:p w14:paraId="64B457F6">
      <w:pPr>
        <w:bidi w:val="0"/>
        <w:rPr>
          <w:rFonts w:hint="default"/>
        </w:rPr>
      </w:pPr>
      <w:r>
        <w:rPr>
          <w:rFonts w:hint="default"/>
        </w:rPr>
        <w:t>由币转换为张，或者张转换为币。</w:t>
      </w:r>
    </w:p>
    <w:p w14:paraId="753D5A6B">
      <w:pPr>
        <w:bidi w:val="0"/>
        <w:rPr>
          <w:rFonts w:hint="default"/>
        </w:rPr>
      </w:pPr>
      <w:r>
        <w:rPr>
          <w:rFonts w:hint="default"/>
        </w:rPr>
        <w:t>限速：10次/2s</w:t>
      </w:r>
    </w:p>
    <w:p w14:paraId="4C9962ED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61045801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46AC060B">
      <w:pPr>
        <w:bidi w:val="0"/>
        <w:rPr>
          <w:rFonts w:hint="default"/>
        </w:rPr>
      </w:pPr>
      <w:r>
        <w:rPr>
          <w:rFonts w:hint="default"/>
        </w:rPr>
        <w:t>GET /api/v5/public/convert-contract-coin</w:t>
      </w:r>
    </w:p>
    <w:p w14:paraId="1E324F7E">
      <w:pPr>
        <w:bidi w:val="0"/>
      </w:pPr>
      <w:r>
        <w:rPr>
          <w:rFonts w:hint="default"/>
        </w:rPr>
        <w:t>请求示例</w:t>
      </w:r>
    </w:p>
    <w:p w14:paraId="67A67D48">
      <w:pPr>
        <w:bidi w:val="0"/>
        <w:rPr>
          <w:rFonts w:hint="default"/>
        </w:rPr>
      </w:pPr>
      <w:r>
        <w:rPr>
          <w:rFonts w:hint="default"/>
        </w:rPr>
        <w:t>import okx.PublicData as PublicData</w:t>
      </w:r>
    </w:p>
    <w:p w14:paraId="64774E2A">
      <w:pPr>
        <w:bidi w:val="0"/>
        <w:rPr>
          <w:rFonts w:hint="default"/>
        </w:rPr>
      </w:pPr>
      <w:r>
        <w:rPr>
          <w:rFonts w:hint="default"/>
        </w:rPr>
        <w:t>flag = "0"  # 实盘:0 , 模拟盘：1publicDataAPI = PublicData.PublicAPI(flag=flag)</w:t>
      </w:r>
    </w:p>
    <w:p w14:paraId="359F99AC">
      <w:pPr>
        <w:bidi w:val="0"/>
        <w:rPr>
          <w:rFonts w:hint="default"/>
        </w:rPr>
      </w:pPr>
    </w:p>
    <w:p w14:paraId="65CAF9D9">
      <w:pPr>
        <w:bidi w:val="0"/>
        <w:rPr>
          <w:rFonts w:hint="default"/>
        </w:rPr>
      </w:pPr>
      <w:r>
        <w:rPr>
          <w:rFonts w:hint="default"/>
        </w:rPr>
        <w:t># 张币转换result = publicDataAPI.get_convert_contract_coin(</w:t>
      </w:r>
    </w:p>
    <w:p w14:paraId="2BFBF949">
      <w:pPr>
        <w:bidi w:val="0"/>
        <w:rPr>
          <w:rFonts w:hint="default"/>
        </w:rPr>
      </w:pPr>
      <w:r>
        <w:rPr>
          <w:rFonts w:hint="default"/>
        </w:rPr>
        <w:t xml:space="preserve">    instId="BTC-USD-SWAP",</w:t>
      </w:r>
    </w:p>
    <w:p w14:paraId="1420052C">
      <w:pPr>
        <w:bidi w:val="0"/>
        <w:rPr>
          <w:rFonts w:hint="default"/>
        </w:rPr>
      </w:pPr>
      <w:r>
        <w:rPr>
          <w:rFonts w:hint="default"/>
        </w:rPr>
        <w:t xml:space="preserve">    px="35000",</w:t>
      </w:r>
    </w:p>
    <w:p w14:paraId="6035F5AC">
      <w:pPr>
        <w:bidi w:val="0"/>
        <w:rPr>
          <w:rFonts w:hint="default"/>
        </w:rPr>
      </w:pPr>
      <w:r>
        <w:rPr>
          <w:rFonts w:hint="default"/>
        </w:rPr>
        <w:t xml:space="preserve">    sz="0.888")print(result)</w:t>
      </w:r>
    </w:p>
    <w:p w14:paraId="62329C77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69"/>
        <w:gridCol w:w="738"/>
        <w:gridCol w:w="1002"/>
        <w:gridCol w:w="5937"/>
      </w:tblGrid>
      <w:tr w14:paraId="47B6367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1DFAE7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AF96D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723A4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AB0C8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6CB1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A8F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D5F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19C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5712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转换类型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1：币转张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2：张转币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默认为1</w:t>
            </w:r>
          </w:p>
        </w:tc>
      </w:tr>
      <w:tr w14:paraId="08ADC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8CA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9D6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2439D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E89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产品ID，仅适用于交割/永续/期权</w:t>
            </w:r>
          </w:p>
        </w:tc>
      </w:tr>
      <w:tr w14:paraId="07E06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149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4CE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80F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A30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数量，币转张时，为币的数量，张转币时，为张的数量。</w:t>
            </w:r>
          </w:p>
        </w:tc>
      </w:tr>
      <w:tr w14:paraId="670B9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7A11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6B5D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4AA9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0804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委托价格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币本位合约的张币转换时必填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U本位合约，usdt 与张的转换时，必填；coin 与张的转换时，可不填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期权的张币转换时，可不填。</w:t>
            </w:r>
          </w:p>
        </w:tc>
      </w:tr>
      <w:tr w14:paraId="06E7B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5409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unit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DF8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038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4C8A9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币的单位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coin：币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usds：usdt/usdc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默认为 coin，仅适用于交割/永续的U本位合约</w:t>
            </w:r>
          </w:p>
        </w:tc>
      </w:tr>
      <w:tr w14:paraId="0C16610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FE5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opType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B693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D63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BE8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将要下单的类型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open：开仓时将sz舍位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close：平仓时将sz四舍五入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默认值为close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适用于交割/永续</w:t>
            </w:r>
          </w:p>
        </w:tc>
      </w:tr>
    </w:tbl>
    <w:p w14:paraId="42208FC2">
      <w:pPr>
        <w:bidi w:val="0"/>
      </w:pPr>
      <w:r>
        <w:rPr>
          <w:rFonts w:hint="default"/>
        </w:rPr>
        <w:t>返回结果</w:t>
      </w:r>
    </w:p>
    <w:p w14:paraId="265026FD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79C9932C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7DE39540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1987717A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7BD1C92D">
      <w:pPr>
        <w:bidi w:val="0"/>
        <w:rPr>
          <w:rFonts w:hint="default"/>
        </w:rPr>
      </w:pPr>
      <w:r>
        <w:rPr>
          <w:rFonts w:hint="default"/>
        </w:rPr>
        <w:t xml:space="preserve">            "instId": "BTC-USD-SWAP",</w:t>
      </w:r>
    </w:p>
    <w:p w14:paraId="74686CE1">
      <w:pPr>
        <w:bidi w:val="0"/>
        <w:rPr>
          <w:rFonts w:hint="default"/>
        </w:rPr>
      </w:pPr>
      <w:r>
        <w:rPr>
          <w:rFonts w:hint="default"/>
        </w:rPr>
        <w:t xml:space="preserve">            "px": "35000",</w:t>
      </w:r>
    </w:p>
    <w:p w14:paraId="1E4A974F">
      <w:pPr>
        <w:bidi w:val="0"/>
        <w:rPr>
          <w:rFonts w:hint="default"/>
        </w:rPr>
      </w:pPr>
      <w:r>
        <w:rPr>
          <w:rFonts w:hint="default"/>
        </w:rPr>
        <w:t xml:space="preserve">            "sz": "311",</w:t>
      </w:r>
    </w:p>
    <w:p w14:paraId="38B4792D">
      <w:pPr>
        <w:bidi w:val="0"/>
        <w:rPr>
          <w:rFonts w:hint="default"/>
        </w:rPr>
      </w:pPr>
      <w:r>
        <w:rPr>
          <w:rFonts w:hint="default"/>
        </w:rPr>
        <w:t xml:space="preserve">            "type": "1",</w:t>
      </w:r>
    </w:p>
    <w:p w14:paraId="250DA3C7">
      <w:pPr>
        <w:bidi w:val="0"/>
        <w:rPr>
          <w:rFonts w:hint="default"/>
        </w:rPr>
      </w:pPr>
      <w:r>
        <w:rPr>
          <w:rFonts w:hint="default"/>
        </w:rPr>
        <w:t xml:space="preserve">            "unit": "coin"</w:t>
      </w:r>
    </w:p>
    <w:p w14:paraId="2CA5751E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6E5F8DAF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1F62EC30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78A40D0A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70"/>
        <w:gridCol w:w="738"/>
        <w:gridCol w:w="4860"/>
      </w:tblGrid>
      <w:tr w14:paraId="5FEAEC7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2048A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86829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E3E96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2B1D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E32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93CE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E93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转换类型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1：币转张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2：张转币</w:t>
            </w:r>
          </w:p>
        </w:tc>
      </w:tr>
      <w:tr w14:paraId="72E88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666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9F7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A7ED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</w:t>
            </w:r>
          </w:p>
        </w:tc>
      </w:tr>
      <w:tr w14:paraId="6B0C3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FE8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FF4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0801B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委托价格</w:t>
            </w:r>
          </w:p>
        </w:tc>
      </w:tr>
      <w:tr w14:paraId="3A3D4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7615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CEBC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422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张转币时，为币的数量；币转张时，为张的数量。</w:t>
            </w:r>
          </w:p>
        </w:tc>
      </w:tr>
      <w:tr w14:paraId="2D5187D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BBF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unit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C43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446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币的单位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coin：币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usds：usdt/usdc</w:t>
            </w:r>
          </w:p>
        </w:tc>
      </w:tr>
    </w:tbl>
    <w:p w14:paraId="5370D1BE">
      <w:pPr>
        <w:bidi w:val="0"/>
        <w:rPr>
          <w:rFonts w:hint="default"/>
        </w:rPr>
      </w:pPr>
      <w:r>
        <w:rPr>
          <w:rFonts w:hint="default"/>
        </w:rPr>
        <w:t>获取期权价格梯度</w:t>
      </w:r>
    </w:p>
    <w:p w14:paraId="4D6194C8">
      <w:pPr>
        <w:bidi w:val="0"/>
        <w:rPr>
          <w:rFonts w:hint="default"/>
        </w:rPr>
      </w:pPr>
      <w:r>
        <w:rPr>
          <w:rFonts w:hint="default"/>
        </w:rPr>
        <w:t>获取产品价格梯度信息</w:t>
      </w:r>
    </w:p>
    <w:p w14:paraId="636899AA">
      <w:pPr>
        <w:bidi w:val="0"/>
        <w:rPr>
          <w:rFonts w:hint="default"/>
        </w:rPr>
      </w:pPr>
      <w:r>
        <w:rPr>
          <w:rFonts w:hint="default"/>
        </w:rPr>
        <w:t>限速：5次/2s</w:t>
      </w:r>
    </w:p>
    <w:p w14:paraId="1DA73715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1B4D527D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17F79F11">
      <w:pPr>
        <w:bidi w:val="0"/>
        <w:rPr>
          <w:rFonts w:hint="default"/>
        </w:rPr>
      </w:pPr>
      <w:r>
        <w:rPr>
          <w:rFonts w:hint="default"/>
        </w:rPr>
        <w:t>GET /api/v5/public/instrument-tick-bands</w:t>
      </w:r>
    </w:p>
    <w:p w14:paraId="4EF21A60">
      <w:pPr>
        <w:bidi w:val="0"/>
      </w:pPr>
      <w:r>
        <w:rPr>
          <w:rFonts w:hint="default"/>
        </w:rPr>
        <w:t>请求示例</w:t>
      </w:r>
    </w:p>
    <w:p w14:paraId="42B7408A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00"/>
        <w:gridCol w:w="738"/>
        <w:gridCol w:w="1080"/>
        <w:gridCol w:w="2854"/>
      </w:tblGrid>
      <w:tr w14:paraId="7011A75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53672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FDB49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6E1AB3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C6EFB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795C7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2F52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3197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ED3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653ED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OPTION：期权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EVENTS：事件合约</w:t>
            </w:r>
          </w:p>
        </w:tc>
      </w:tr>
      <w:tr w14:paraId="6E2FE51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9AD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1CA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210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84F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交易品种，仅适用于 OPTION</w:t>
            </w:r>
          </w:p>
        </w:tc>
      </w:tr>
    </w:tbl>
    <w:p w14:paraId="0CD44FA1">
      <w:pPr>
        <w:bidi w:val="0"/>
      </w:pPr>
      <w:r>
        <w:rPr>
          <w:rFonts w:hint="default"/>
        </w:rPr>
        <w:t>返回结果</w:t>
      </w:r>
    </w:p>
    <w:p w14:paraId="11B74906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01254412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14A806D7">
      <w:pPr>
        <w:bidi w:val="0"/>
        <w:rPr>
          <w:rFonts w:hint="default"/>
        </w:rPr>
      </w:pPr>
      <w:r>
        <w:rPr>
          <w:rFonts w:hint="default"/>
        </w:rPr>
        <w:t xml:space="preserve">    "msg": "",</w:t>
      </w:r>
    </w:p>
    <w:p w14:paraId="3957C07D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7E60DA6D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7784D531">
      <w:pPr>
        <w:bidi w:val="0"/>
        <w:rPr>
          <w:rFonts w:hint="default"/>
        </w:rPr>
      </w:pPr>
      <w:r>
        <w:rPr>
          <w:rFonts w:hint="default"/>
        </w:rPr>
        <w:t xml:space="preserve">            "instType": "OPTION",</w:t>
      </w:r>
    </w:p>
    <w:p w14:paraId="404E526B">
      <w:pPr>
        <w:bidi w:val="0"/>
        <w:rPr>
          <w:rFonts w:hint="default"/>
        </w:rPr>
      </w:pPr>
      <w:r>
        <w:rPr>
          <w:rFonts w:hint="default"/>
        </w:rPr>
        <w:t xml:space="preserve">            "instFamily": "BTC-USD",</w:t>
      </w:r>
    </w:p>
    <w:p w14:paraId="32AE785A">
      <w:pPr>
        <w:bidi w:val="0"/>
        <w:rPr>
          <w:rFonts w:hint="default"/>
        </w:rPr>
      </w:pPr>
      <w:r>
        <w:rPr>
          <w:rFonts w:hint="default"/>
        </w:rPr>
        <w:t xml:space="preserve">            "tickBand": [</w:t>
      </w:r>
    </w:p>
    <w:p w14:paraId="646229F7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7E65F032">
      <w:pPr>
        <w:bidi w:val="0"/>
        <w:rPr>
          <w:rFonts w:hint="default"/>
        </w:rPr>
      </w:pPr>
      <w:r>
        <w:rPr>
          <w:rFonts w:hint="default"/>
        </w:rPr>
        <w:t xml:space="preserve">                    "minPx": "0",</w:t>
      </w:r>
    </w:p>
    <w:p w14:paraId="752EFFD9">
      <w:pPr>
        <w:bidi w:val="0"/>
        <w:rPr>
          <w:rFonts w:hint="default"/>
        </w:rPr>
      </w:pPr>
      <w:r>
        <w:rPr>
          <w:rFonts w:hint="default"/>
        </w:rPr>
        <w:t xml:space="preserve">                    "maxPx": "100",</w:t>
      </w:r>
    </w:p>
    <w:p w14:paraId="21E1A6AC">
      <w:pPr>
        <w:bidi w:val="0"/>
        <w:rPr>
          <w:rFonts w:hint="default"/>
        </w:rPr>
      </w:pPr>
      <w:r>
        <w:rPr>
          <w:rFonts w:hint="default"/>
        </w:rPr>
        <w:t xml:space="preserve">                    "tickSz": "0.1"</w:t>
      </w:r>
    </w:p>
    <w:p w14:paraId="4B9533F5">
      <w:pPr>
        <w:bidi w:val="0"/>
        <w:rPr>
          <w:rFonts w:hint="default"/>
        </w:rPr>
      </w:pPr>
      <w:r>
        <w:rPr>
          <w:rFonts w:hint="default"/>
        </w:rPr>
        <w:t xml:space="preserve">                },</w:t>
      </w:r>
    </w:p>
    <w:p w14:paraId="085B01EC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6E2A7109">
      <w:pPr>
        <w:bidi w:val="0"/>
        <w:rPr>
          <w:rFonts w:hint="default"/>
        </w:rPr>
      </w:pPr>
      <w:r>
        <w:rPr>
          <w:rFonts w:hint="default"/>
        </w:rPr>
        <w:t xml:space="preserve">                    "minPx": "100",</w:t>
      </w:r>
    </w:p>
    <w:p w14:paraId="744BE2DE">
      <w:pPr>
        <w:bidi w:val="0"/>
        <w:rPr>
          <w:rFonts w:hint="default"/>
        </w:rPr>
      </w:pPr>
      <w:r>
        <w:rPr>
          <w:rFonts w:hint="default"/>
        </w:rPr>
        <w:t xml:space="preserve">                    "maxPx": "10000",</w:t>
      </w:r>
    </w:p>
    <w:p w14:paraId="50868B87">
      <w:pPr>
        <w:bidi w:val="0"/>
        <w:rPr>
          <w:rFonts w:hint="default"/>
        </w:rPr>
      </w:pPr>
      <w:r>
        <w:rPr>
          <w:rFonts w:hint="default"/>
        </w:rPr>
        <w:t xml:space="preserve">                    "tickSz": "1"</w:t>
      </w:r>
    </w:p>
    <w:p w14:paraId="23EE8C87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4F295830">
      <w:pPr>
        <w:bidi w:val="0"/>
        <w:rPr>
          <w:rFonts w:hint="default"/>
        </w:rPr>
      </w:pPr>
      <w:r>
        <w:rPr>
          <w:rFonts w:hint="default"/>
        </w:rPr>
        <w:t xml:space="preserve">            ]</w:t>
      </w:r>
    </w:p>
    <w:p w14:paraId="5E0BBDC5">
      <w:pPr>
        <w:bidi w:val="0"/>
        <w:rPr>
          <w:rFonts w:hint="default"/>
        </w:rPr>
      </w:pPr>
      <w:r>
        <w:rPr>
          <w:rFonts w:hint="default"/>
        </w:rPr>
        <w:t xml:space="preserve">        },</w:t>
      </w:r>
    </w:p>
    <w:p w14:paraId="1502825D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60680A24">
      <w:pPr>
        <w:bidi w:val="0"/>
        <w:rPr>
          <w:rFonts w:hint="default"/>
        </w:rPr>
      </w:pPr>
      <w:r>
        <w:rPr>
          <w:rFonts w:hint="default"/>
        </w:rPr>
        <w:t xml:space="preserve">            "instType": "OPTION",</w:t>
      </w:r>
    </w:p>
    <w:p w14:paraId="162DFA2C">
      <w:pPr>
        <w:bidi w:val="0"/>
        <w:rPr>
          <w:rFonts w:hint="default"/>
        </w:rPr>
      </w:pPr>
      <w:r>
        <w:rPr>
          <w:rFonts w:hint="default"/>
        </w:rPr>
        <w:t xml:space="preserve">            "instFamily": "ETH-USD",</w:t>
      </w:r>
    </w:p>
    <w:p w14:paraId="5400336F">
      <w:pPr>
        <w:bidi w:val="0"/>
        <w:rPr>
          <w:rFonts w:hint="default"/>
        </w:rPr>
      </w:pPr>
      <w:r>
        <w:rPr>
          <w:rFonts w:hint="default"/>
        </w:rPr>
        <w:t xml:space="preserve">            "tickBand": [</w:t>
      </w:r>
    </w:p>
    <w:p w14:paraId="52CCE345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3BFD9EB3">
      <w:pPr>
        <w:bidi w:val="0"/>
        <w:rPr>
          <w:rFonts w:hint="default"/>
        </w:rPr>
      </w:pPr>
      <w:r>
        <w:rPr>
          <w:rFonts w:hint="default"/>
        </w:rPr>
        <w:t xml:space="preserve">                    "minPx": "0",</w:t>
      </w:r>
    </w:p>
    <w:p w14:paraId="6710134A">
      <w:pPr>
        <w:bidi w:val="0"/>
        <w:rPr>
          <w:rFonts w:hint="default"/>
        </w:rPr>
      </w:pPr>
      <w:r>
        <w:rPr>
          <w:rFonts w:hint="default"/>
        </w:rPr>
        <w:t xml:space="preserve">                    "maxPx": "100",</w:t>
      </w:r>
    </w:p>
    <w:p w14:paraId="29080333">
      <w:pPr>
        <w:bidi w:val="0"/>
        <w:rPr>
          <w:rFonts w:hint="default"/>
        </w:rPr>
      </w:pPr>
      <w:r>
        <w:rPr>
          <w:rFonts w:hint="default"/>
        </w:rPr>
        <w:t xml:space="preserve">                    "tickSz": "0.1"</w:t>
      </w:r>
    </w:p>
    <w:p w14:paraId="34DC39AD">
      <w:pPr>
        <w:bidi w:val="0"/>
        <w:rPr>
          <w:rFonts w:hint="default"/>
        </w:rPr>
      </w:pPr>
      <w:r>
        <w:rPr>
          <w:rFonts w:hint="default"/>
        </w:rPr>
        <w:t xml:space="preserve">                },</w:t>
      </w:r>
    </w:p>
    <w:p w14:paraId="74425BE0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02993C63">
      <w:pPr>
        <w:bidi w:val="0"/>
        <w:rPr>
          <w:rFonts w:hint="default"/>
        </w:rPr>
      </w:pPr>
      <w:r>
        <w:rPr>
          <w:rFonts w:hint="default"/>
        </w:rPr>
        <w:t xml:space="preserve">                    "minPx": "100",</w:t>
      </w:r>
    </w:p>
    <w:p w14:paraId="19186B61">
      <w:pPr>
        <w:bidi w:val="0"/>
        <w:rPr>
          <w:rFonts w:hint="default"/>
        </w:rPr>
      </w:pPr>
      <w:r>
        <w:rPr>
          <w:rFonts w:hint="default"/>
        </w:rPr>
        <w:t xml:space="preserve">                    "maxPx": "10000",</w:t>
      </w:r>
    </w:p>
    <w:p w14:paraId="7D45E397">
      <w:pPr>
        <w:bidi w:val="0"/>
        <w:rPr>
          <w:rFonts w:hint="default"/>
        </w:rPr>
      </w:pPr>
      <w:r>
        <w:rPr>
          <w:rFonts w:hint="default"/>
        </w:rPr>
        <w:t xml:space="preserve">                    "tickSz": "1"</w:t>
      </w:r>
    </w:p>
    <w:p w14:paraId="23ACB3AB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45F1DD56">
      <w:pPr>
        <w:bidi w:val="0"/>
        <w:rPr>
          <w:rFonts w:hint="default"/>
        </w:rPr>
      </w:pPr>
      <w:r>
        <w:rPr>
          <w:rFonts w:hint="default"/>
        </w:rPr>
        <w:t xml:space="preserve">            ]</w:t>
      </w:r>
    </w:p>
    <w:p w14:paraId="43A20641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737EBB49">
      <w:pPr>
        <w:bidi w:val="0"/>
        <w:rPr>
          <w:rFonts w:hint="default"/>
        </w:rPr>
      </w:pPr>
      <w:r>
        <w:rPr>
          <w:rFonts w:hint="default"/>
        </w:rPr>
        <w:t xml:space="preserve">    ]}</w:t>
      </w:r>
    </w:p>
    <w:p w14:paraId="0CE25493">
      <w:pPr>
        <w:bidi w:val="0"/>
      </w:pPr>
      <w:r>
        <w:rPr>
          <w:rFonts w:hint="default"/>
        </w:rPr>
        <w:t>返回结果：EVENTS</w:t>
      </w:r>
    </w:p>
    <w:p w14:paraId="37F7A9A3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6D101FFA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3AC0CABA">
      <w:pPr>
        <w:bidi w:val="0"/>
        <w:rPr>
          <w:rFonts w:hint="default"/>
        </w:rPr>
      </w:pPr>
      <w:r>
        <w:rPr>
          <w:rFonts w:hint="default"/>
        </w:rPr>
        <w:t xml:space="preserve">    "msg": "",</w:t>
      </w:r>
    </w:p>
    <w:p w14:paraId="0FEA60FB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55ED0709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67B59C55">
      <w:pPr>
        <w:bidi w:val="0"/>
        <w:rPr>
          <w:rFonts w:hint="default"/>
        </w:rPr>
      </w:pPr>
      <w:r>
        <w:rPr>
          <w:rFonts w:hint="default"/>
        </w:rPr>
        <w:t xml:space="preserve">            "instType": "EVENTS",</w:t>
      </w:r>
    </w:p>
    <w:p w14:paraId="5EDF4E2C">
      <w:pPr>
        <w:bidi w:val="0"/>
        <w:rPr>
          <w:rFonts w:hint="default"/>
        </w:rPr>
      </w:pPr>
      <w:r>
        <w:rPr>
          <w:rFonts w:hint="default"/>
        </w:rPr>
        <w:t xml:space="preserve">            "instFamily": "",</w:t>
      </w:r>
    </w:p>
    <w:p w14:paraId="66E36063">
      <w:pPr>
        <w:bidi w:val="0"/>
        <w:rPr>
          <w:rFonts w:hint="default"/>
        </w:rPr>
      </w:pPr>
      <w:r>
        <w:rPr>
          <w:rFonts w:hint="default"/>
        </w:rPr>
        <w:t xml:space="preserve">            "tickBand": [</w:t>
      </w:r>
    </w:p>
    <w:p w14:paraId="53314417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2D7C4FB0">
      <w:pPr>
        <w:bidi w:val="0"/>
        <w:rPr>
          <w:rFonts w:hint="default"/>
        </w:rPr>
      </w:pPr>
      <w:r>
        <w:rPr>
          <w:rFonts w:hint="default"/>
        </w:rPr>
        <w:t xml:space="preserve">                    "minPx": "0.001",</w:t>
      </w:r>
    </w:p>
    <w:p w14:paraId="24114E51">
      <w:pPr>
        <w:bidi w:val="0"/>
        <w:rPr>
          <w:rFonts w:hint="default"/>
        </w:rPr>
      </w:pPr>
      <w:r>
        <w:rPr>
          <w:rFonts w:hint="default"/>
        </w:rPr>
        <w:t xml:space="preserve">                    "maxPx": "0.04",</w:t>
      </w:r>
    </w:p>
    <w:p w14:paraId="52836397">
      <w:pPr>
        <w:bidi w:val="0"/>
        <w:rPr>
          <w:rFonts w:hint="default"/>
        </w:rPr>
      </w:pPr>
      <w:r>
        <w:rPr>
          <w:rFonts w:hint="default"/>
        </w:rPr>
        <w:t xml:space="preserve">                    "tickSz": "0.001"</w:t>
      </w:r>
    </w:p>
    <w:p w14:paraId="3A7CE47E">
      <w:pPr>
        <w:bidi w:val="0"/>
        <w:rPr>
          <w:rFonts w:hint="default"/>
        </w:rPr>
      </w:pPr>
      <w:r>
        <w:rPr>
          <w:rFonts w:hint="default"/>
        </w:rPr>
        <w:t xml:space="preserve">                },</w:t>
      </w:r>
    </w:p>
    <w:p w14:paraId="34404360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7986E608">
      <w:pPr>
        <w:bidi w:val="0"/>
        <w:rPr>
          <w:rFonts w:hint="default"/>
        </w:rPr>
      </w:pPr>
      <w:r>
        <w:rPr>
          <w:rFonts w:hint="default"/>
        </w:rPr>
        <w:t xml:space="preserve">                    "minPx": "0.04",</w:t>
      </w:r>
    </w:p>
    <w:p w14:paraId="49380EB6">
      <w:pPr>
        <w:bidi w:val="0"/>
        <w:rPr>
          <w:rFonts w:hint="default"/>
        </w:rPr>
      </w:pPr>
      <w:r>
        <w:rPr>
          <w:rFonts w:hint="default"/>
        </w:rPr>
        <w:t xml:space="preserve">                    "maxPx": "0.96",</w:t>
      </w:r>
    </w:p>
    <w:p w14:paraId="27FF05DA">
      <w:pPr>
        <w:bidi w:val="0"/>
        <w:rPr>
          <w:rFonts w:hint="default"/>
        </w:rPr>
      </w:pPr>
      <w:r>
        <w:rPr>
          <w:rFonts w:hint="default"/>
        </w:rPr>
        <w:t xml:space="preserve">                    "tickSz": "0.01"</w:t>
      </w:r>
    </w:p>
    <w:p w14:paraId="2BFAE6A5">
      <w:pPr>
        <w:bidi w:val="0"/>
        <w:rPr>
          <w:rFonts w:hint="default"/>
        </w:rPr>
      </w:pPr>
      <w:r>
        <w:rPr>
          <w:rFonts w:hint="default"/>
        </w:rPr>
        <w:t xml:space="preserve">                },</w:t>
      </w:r>
    </w:p>
    <w:p w14:paraId="79CE1762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446EEC07">
      <w:pPr>
        <w:bidi w:val="0"/>
        <w:rPr>
          <w:rFonts w:hint="default"/>
        </w:rPr>
      </w:pPr>
      <w:r>
        <w:rPr>
          <w:rFonts w:hint="default"/>
        </w:rPr>
        <w:t xml:space="preserve">                    "minPx": "0.96",</w:t>
      </w:r>
    </w:p>
    <w:p w14:paraId="0644394F">
      <w:pPr>
        <w:bidi w:val="0"/>
        <w:rPr>
          <w:rFonts w:hint="default"/>
        </w:rPr>
      </w:pPr>
      <w:r>
        <w:rPr>
          <w:rFonts w:hint="default"/>
        </w:rPr>
        <w:t xml:space="preserve">                    "maxPx": "0.999",</w:t>
      </w:r>
    </w:p>
    <w:p w14:paraId="10C8012B">
      <w:pPr>
        <w:bidi w:val="0"/>
        <w:rPr>
          <w:rFonts w:hint="default"/>
        </w:rPr>
      </w:pPr>
      <w:r>
        <w:rPr>
          <w:rFonts w:hint="default"/>
        </w:rPr>
        <w:t xml:space="preserve">                    "tickSz": "0.001"</w:t>
      </w:r>
    </w:p>
    <w:p w14:paraId="3FBEF09F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6F5DBAB1">
      <w:pPr>
        <w:bidi w:val="0"/>
        <w:rPr>
          <w:rFonts w:hint="default"/>
        </w:rPr>
      </w:pPr>
      <w:r>
        <w:rPr>
          <w:rFonts w:hint="default"/>
        </w:rPr>
        <w:t xml:space="preserve">            ]</w:t>
      </w:r>
    </w:p>
    <w:p w14:paraId="1B31994A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4BA317AA">
      <w:pPr>
        <w:bidi w:val="0"/>
        <w:rPr>
          <w:rFonts w:hint="default"/>
        </w:rPr>
      </w:pPr>
      <w:r>
        <w:rPr>
          <w:rFonts w:hint="default"/>
        </w:rPr>
        <w:t xml:space="preserve">    ]}</w:t>
      </w:r>
    </w:p>
    <w:p w14:paraId="4E7E80B5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00"/>
        <w:gridCol w:w="1450"/>
        <w:gridCol w:w="5996"/>
      </w:tblGrid>
      <w:tr w14:paraId="132AD08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84601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CE0BEB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CD165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5C486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8CE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7DC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B70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</w:p>
        </w:tc>
      </w:tr>
      <w:tr w14:paraId="4C36C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E65A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E0D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A4F15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交易品种。仅适用于 OPTION</w:t>
            </w:r>
          </w:p>
        </w:tc>
      </w:tr>
      <w:tr w14:paraId="6B64F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53F2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tickBand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643F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D32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价格梯度。对于 EVENTS，返回适用于所有事件合约的统一价格梯度配置。</w:t>
            </w:r>
          </w:p>
        </w:tc>
      </w:tr>
      <w:tr w14:paraId="300B3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225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minPx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5078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B9DB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下单最低价格</w:t>
            </w:r>
          </w:p>
        </w:tc>
      </w:tr>
      <w:tr w14:paraId="2E820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8F4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maxPx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2BFE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D004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下单最高价格</w:t>
            </w:r>
          </w:p>
        </w:tc>
      </w:tr>
      <w:tr w14:paraId="4A4A4B7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AF19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tickSz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3965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B2B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下单价格精度，如 0.0001</w:t>
            </w:r>
          </w:p>
        </w:tc>
      </w:tr>
    </w:tbl>
    <w:p w14:paraId="42BEC253">
      <w:pPr>
        <w:bidi w:val="0"/>
        <w:rPr>
          <w:rFonts w:hint="default"/>
        </w:rPr>
      </w:pPr>
      <w:r>
        <w:rPr>
          <w:rFonts w:hint="default"/>
        </w:rPr>
        <w:t>获取溢价历史数据</w:t>
      </w:r>
    </w:p>
    <w:p w14:paraId="01112C44">
      <w:pPr>
        <w:bidi w:val="0"/>
        <w:rPr>
          <w:rFonts w:hint="default"/>
        </w:rPr>
      </w:pPr>
      <w:r>
        <w:rPr>
          <w:rFonts w:hint="default"/>
        </w:rPr>
        <w:t>获取最近6个月的溢价历史数据</w:t>
      </w:r>
    </w:p>
    <w:p w14:paraId="43536A8B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3EC822BC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2319F793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60D19E10">
      <w:pPr>
        <w:bidi w:val="0"/>
        <w:rPr>
          <w:rFonts w:hint="default"/>
        </w:rPr>
      </w:pPr>
      <w:r>
        <w:rPr>
          <w:rFonts w:hint="default"/>
        </w:rPr>
        <w:t>GET /api/v5/public/premium-history</w:t>
      </w:r>
    </w:p>
    <w:p w14:paraId="4DEABC78">
      <w:pPr>
        <w:bidi w:val="0"/>
      </w:pPr>
      <w:r>
        <w:rPr>
          <w:rFonts w:hint="default"/>
        </w:rPr>
        <w:t>请求示例</w:t>
      </w:r>
    </w:p>
    <w:p w14:paraId="1783C4CA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63"/>
        <w:gridCol w:w="738"/>
        <w:gridCol w:w="1023"/>
        <w:gridCol w:w="5922"/>
      </w:tblGrid>
      <w:tr w14:paraId="3BCB3E6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6DC151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AD656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842693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CFE5C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1C950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80C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33BC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12B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825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 BTC-USDT-SWAP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适用于永续</w:t>
            </w:r>
          </w:p>
        </w:tc>
      </w:tr>
      <w:tr w14:paraId="4C5EB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9515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9C1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DF0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0DB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请求此时间戳（不包含）之前的分页内容，传的值为对应接口的ts</w:t>
            </w:r>
          </w:p>
        </w:tc>
      </w:tr>
      <w:tr w14:paraId="6A100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1F6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72F8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A06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11302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请求此时间戳（不包含）之后的分页内容，传的值为对应接口的ts</w:t>
            </w:r>
          </w:p>
        </w:tc>
      </w:tr>
      <w:tr w14:paraId="792C901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A54C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CA5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630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D66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分页返回的结果集数量，最大为100。默认返回100条。</w:t>
            </w:r>
          </w:p>
        </w:tc>
      </w:tr>
    </w:tbl>
    <w:p w14:paraId="1CD292D9">
      <w:pPr>
        <w:bidi w:val="0"/>
      </w:pPr>
      <w:r>
        <w:rPr>
          <w:rFonts w:hint="default"/>
        </w:rPr>
        <w:t>返回结果</w:t>
      </w:r>
    </w:p>
    <w:p w14:paraId="61D2CDA1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1AA23966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13BE2FF3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24E359FC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5502BA5D">
      <w:pPr>
        <w:bidi w:val="0"/>
        <w:rPr>
          <w:rFonts w:hint="default"/>
        </w:rPr>
      </w:pPr>
      <w:r>
        <w:rPr>
          <w:rFonts w:hint="default"/>
        </w:rPr>
        <w:t xml:space="preserve">            "instId": "BTC-USDT-SWAP",</w:t>
      </w:r>
    </w:p>
    <w:p w14:paraId="18BF2706">
      <w:pPr>
        <w:bidi w:val="0"/>
        <w:rPr>
          <w:rFonts w:hint="default"/>
        </w:rPr>
      </w:pPr>
      <w:r>
        <w:rPr>
          <w:rFonts w:hint="default"/>
        </w:rPr>
        <w:t xml:space="preserve">            "premium": "0.0000578896878167",</w:t>
      </w:r>
    </w:p>
    <w:p w14:paraId="33256DDF">
      <w:pPr>
        <w:bidi w:val="0"/>
        <w:rPr>
          <w:rFonts w:hint="default"/>
        </w:rPr>
      </w:pPr>
      <w:r>
        <w:rPr>
          <w:rFonts w:hint="default"/>
        </w:rPr>
        <w:t xml:space="preserve">            "ts": "1713925924000"</w:t>
      </w:r>
    </w:p>
    <w:p w14:paraId="4DB6CDC5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0BC35A02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3D5C9D9C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2CEAC567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20"/>
        <w:gridCol w:w="738"/>
        <w:gridCol w:w="6788"/>
      </w:tblGrid>
      <w:tr w14:paraId="4A72EC8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F180A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C86CC4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FF8A8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76B9E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7B6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E8E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7DF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 ，如 BTC-USDT-SWAP</w:t>
            </w:r>
          </w:p>
        </w:tc>
      </w:tr>
      <w:tr w14:paraId="52FA7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870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premium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6B9A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4BE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溢价指数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公式：[max (0，深度加权买价 - 指数价格) – max (0，指数价格 – 深度加权卖价)] / 指数价格</w:t>
            </w:r>
          </w:p>
        </w:tc>
      </w:tr>
      <w:tr w14:paraId="40754C7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9667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D30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A9D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数据产生的时间，Unix时间戳的毫秒数格式，如 1597026383085</w:t>
            </w:r>
          </w:p>
        </w:tc>
      </w:tr>
    </w:tbl>
    <w:p w14:paraId="6B36E917">
      <w:pPr>
        <w:bidi w:val="0"/>
        <w:rPr>
          <w:rFonts w:hint="default"/>
        </w:rPr>
      </w:pPr>
      <w:r>
        <w:rPr>
          <w:rFonts w:hint="default"/>
        </w:rPr>
        <w:t>获取指数行情</w:t>
      </w:r>
    </w:p>
    <w:p w14:paraId="1D0125FB">
      <w:pPr>
        <w:bidi w:val="0"/>
        <w:rPr>
          <w:rFonts w:hint="default"/>
        </w:rPr>
      </w:pPr>
      <w:r>
        <w:rPr>
          <w:rFonts w:hint="default"/>
        </w:rPr>
        <w:t>获取指数行情数据</w:t>
      </w:r>
    </w:p>
    <w:p w14:paraId="73AFFDA6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04069B75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51694AFB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2880824F">
      <w:pPr>
        <w:bidi w:val="0"/>
        <w:rPr>
          <w:rFonts w:hint="default"/>
        </w:rPr>
      </w:pPr>
      <w:r>
        <w:rPr>
          <w:rFonts w:hint="default"/>
        </w:rPr>
        <w:t>GET /api/v5/market/index-tickers</w:t>
      </w:r>
    </w:p>
    <w:p w14:paraId="21243496">
      <w:pPr>
        <w:bidi w:val="0"/>
      </w:pPr>
      <w:r>
        <w:rPr>
          <w:rFonts w:hint="default"/>
        </w:rPr>
        <w:t>请求示例</w:t>
      </w:r>
    </w:p>
    <w:p w14:paraId="2D7D6EBC">
      <w:pPr>
        <w:bidi w:val="0"/>
        <w:rPr>
          <w:rFonts w:hint="default"/>
        </w:rPr>
      </w:pPr>
      <w:r>
        <w:rPr>
          <w:rFonts w:hint="default"/>
        </w:rPr>
        <w:t>import okx.MarketData as MarketData</w:t>
      </w:r>
    </w:p>
    <w:p w14:paraId="1E57C0BE">
      <w:pPr>
        <w:bidi w:val="0"/>
        <w:rPr>
          <w:rFonts w:hint="default"/>
        </w:rPr>
      </w:pPr>
      <w:r>
        <w:rPr>
          <w:rFonts w:hint="default"/>
        </w:rPr>
        <w:t>flag = "0"  # 实盘:0 , 模拟盘：1marketDataAPI =  MarketData.MarketAPI(flag=flag)</w:t>
      </w:r>
    </w:p>
    <w:p w14:paraId="5269BF3D">
      <w:pPr>
        <w:bidi w:val="0"/>
        <w:rPr>
          <w:rFonts w:hint="default"/>
        </w:rPr>
      </w:pPr>
      <w:r>
        <w:rPr>
          <w:rFonts w:hint="default"/>
        </w:rPr>
        <w:t># 获取指数行情result = marketDataAPI.get_index_tickers(</w:t>
      </w:r>
    </w:p>
    <w:p w14:paraId="552F8245">
      <w:pPr>
        <w:bidi w:val="0"/>
        <w:rPr>
          <w:rFonts w:hint="default"/>
        </w:rPr>
      </w:pPr>
      <w:r>
        <w:rPr>
          <w:rFonts w:hint="default"/>
        </w:rPr>
        <w:t xml:space="preserve">    instId="BTC-USD")print(result)</w:t>
      </w:r>
    </w:p>
    <w:p w14:paraId="030B48A3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40"/>
        <w:gridCol w:w="738"/>
        <w:gridCol w:w="776"/>
        <w:gridCol w:w="5992"/>
      </w:tblGrid>
      <w:tr w14:paraId="449A287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F4139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9BE995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9EFFD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479A2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17E46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0C0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3A6E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1FB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7B33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指数计价单位， 目前只有 USD/USDT/BTC/USDC为计价单位的指数，quoteCcy和instId必须填写一个</w:t>
            </w:r>
          </w:p>
        </w:tc>
      </w:tr>
      <w:tr w14:paraId="4609430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7FD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B4C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277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A02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指数，如 BTC-USD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与 uly 含义相同。</w:t>
            </w:r>
          </w:p>
        </w:tc>
      </w:tr>
    </w:tbl>
    <w:p w14:paraId="182F5272">
      <w:pPr>
        <w:bidi w:val="0"/>
      </w:pPr>
      <w:r>
        <w:rPr>
          <w:rFonts w:hint="default"/>
        </w:rPr>
        <w:t>返回结果</w:t>
      </w:r>
    </w:p>
    <w:p w14:paraId="39CDFA3E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30B0BC59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041447FD">
      <w:pPr>
        <w:bidi w:val="0"/>
        <w:rPr>
          <w:rFonts w:hint="default"/>
        </w:rPr>
      </w:pPr>
      <w:r>
        <w:rPr>
          <w:rFonts w:hint="default"/>
        </w:rPr>
        <w:t xml:space="preserve">    "msg": "",</w:t>
      </w:r>
    </w:p>
    <w:p w14:paraId="63D0F9D3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0A3A7DA7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2A2F8D19">
      <w:pPr>
        <w:bidi w:val="0"/>
        <w:rPr>
          <w:rFonts w:hint="default"/>
        </w:rPr>
      </w:pPr>
      <w:r>
        <w:rPr>
          <w:rFonts w:hint="default"/>
        </w:rPr>
        <w:t xml:space="preserve">            "instId": "BTC-USDT",</w:t>
      </w:r>
    </w:p>
    <w:p w14:paraId="6EC0904C">
      <w:pPr>
        <w:bidi w:val="0"/>
        <w:rPr>
          <w:rFonts w:hint="default"/>
        </w:rPr>
      </w:pPr>
      <w:r>
        <w:rPr>
          <w:rFonts w:hint="default"/>
        </w:rPr>
        <w:t xml:space="preserve">            "idxPx": "43350",</w:t>
      </w:r>
    </w:p>
    <w:p w14:paraId="4B389695">
      <w:pPr>
        <w:bidi w:val="0"/>
        <w:rPr>
          <w:rFonts w:hint="default"/>
        </w:rPr>
      </w:pPr>
      <w:r>
        <w:rPr>
          <w:rFonts w:hint="default"/>
        </w:rPr>
        <w:t xml:space="preserve">            "high24h": "43649.7",</w:t>
      </w:r>
    </w:p>
    <w:p w14:paraId="7B65AB16">
      <w:pPr>
        <w:bidi w:val="0"/>
        <w:rPr>
          <w:rFonts w:hint="default"/>
        </w:rPr>
      </w:pPr>
      <w:r>
        <w:rPr>
          <w:rFonts w:hint="default"/>
        </w:rPr>
        <w:t xml:space="preserve">            "sodUtc0": "43444.1",</w:t>
      </w:r>
    </w:p>
    <w:p w14:paraId="0F7C0B5A">
      <w:pPr>
        <w:bidi w:val="0"/>
        <w:rPr>
          <w:rFonts w:hint="default"/>
        </w:rPr>
      </w:pPr>
      <w:r>
        <w:rPr>
          <w:rFonts w:hint="default"/>
        </w:rPr>
        <w:t xml:space="preserve">            "open24h": "43640.8",</w:t>
      </w:r>
    </w:p>
    <w:p w14:paraId="775EEBBA">
      <w:pPr>
        <w:bidi w:val="0"/>
        <w:rPr>
          <w:rFonts w:hint="default"/>
        </w:rPr>
      </w:pPr>
      <w:r>
        <w:rPr>
          <w:rFonts w:hint="default"/>
        </w:rPr>
        <w:t xml:space="preserve">            "low24h": "43261.9",</w:t>
      </w:r>
    </w:p>
    <w:p w14:paraId="06D1A43C">
      <w:pPr>
        <w:bidi w:val="0"/>
        <w:rPr>
          <w:rFonts w:hint="default"/>
        </w:rPr>
      </w:pPr>
      <w:r>
        <w:rPr>
          <w:rFonts w:hint="default"/>
        </w:rPr>
        <w:t xml:space="preserve">            "sodUtc8": "43328.7",</w:t>
      </w:r>
    </w:p>
    <w:p w14:paraId="05B2CC22">
      <w:pPr>
        <w:bidi w:val="0"/>
        <w:rPr>
          <w:rFonts w:hint="default"/>
        </w:rPr>
      </w:pPr>
      <w:r>
        <w:rPr>
          <w:rFonts w:hint="default"/>
        </w:rPr>
        <w:t xml:space="preserve">            "ts": "1649419644492"</w:t>
      </w:r>
    </w:p>
    <w:p w14:paraId="1618CB3F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2FFBCF43">
      <w:pPr>
        <w:bidi w:val="0"/>
        <w:rPr>
          <w:rFonts w:hint="default"/>
        </w:rPr>
      </w:pPr>
      <w:r>
        <w:rPr>
          <w:rFonts w:hint="default"/>
        </w:rPr>
        <w:t xml:space="preserve">    ]}</w:t>
      </w:r>
    </w:p>
    <w:p w14:paraId="0014EC01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00"/>
        <w:gridCol w:w="738"/>
        <w:gridCol w:w="6313"/>
      </w:tblGrid>
      <w:tr w14:paraId="2EBCE8E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B1634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38050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7540C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10E5B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D9AD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B2B5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36AD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指数</w:t>
            </w:r>
          </w:p>
        </w:tc>
      </w:tr>
      <w:tr w14:paraId="22F7E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4DA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idxPx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E4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B11AE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最新指数价格</w:t>
            </w:r>
          </w:p>
        </w:tc>
      </w:tr>
      <w:tr w14:paraId="1F207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741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high24h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CC994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030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24小时指数最高价格</w:t>
            </w:r>
          </w:p>
        </w:tc>
      </w:tr>
      <w:tr w14:paraId="6573D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06BF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low24h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F382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86A7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24小时指数最低价格</w:t>
            </w:r>
          </w:p>
        </w:tc>
      </w:tr>
      <w:tr w14:paraId="7991D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660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open24h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14C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B5F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24小时指数开盘价格</w:t>
            </w:r>
          </w:p>
        </w:tc>
      </w:tr>
      <w:tr w14:paraId="277F0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02F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sodUtc0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B0D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87D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UTC 0 时开盘价</w:t>
            </w:r>
          </w:p>
        </w:tc>
      </w:tr>
      <w:tr w14:paraId="73680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41BA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sodUtc8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3B5A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29B8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UTC+8 时开盘价</w:t>
            </w:r>
          </w:p>
        </w:tc>
      </w:tr>
      <w:tr w14:paraId="1877AB2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6AC1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A9E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2ED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指数价格更新时间，Unix时间戳的毫秒数格式，如1597026383085</w:t>
            </w:r>
          </w:p>
        </w:tc>
      </w:tr>
    </w:tbl>
    <w:p w14:paraId="6403E797">
      <w:pPr>
        <w:bidi w:val="0"/>
        <w:rPr>
          <w:rFonts w:hint="default"/>
        </w:rPr>
      </w:pPr>
      <w:r>
        <w:rPr>
          <w:rFonts w:hint="default"/>
        </w:rPr>
        <w:t>获取指数K线数据</w:t>
      </w:r>
    </w:p>
    <w:p w14:paraId="09F6C2BA">
      <w:pPr>
        <w:bidi w:val="0"/>
        <w:rPr>
          <w:rFonts w:hint="default"/>
        </w:rPr>
      </w:pPr>
      <w:r>
        <w:rPr>
          <w:rFonts w:hint="default"/>
        </w:rPr>
        <w:t>指数K线数据每个粒度最多可获取最近1,440条。</w:t>
      </w:r>
    </w:p>
    <w:p w14:paraId="653C3849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6DB45559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2FF50EB3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2B712D4B">
      <w:pPr>
        <w:bidi w:val="0"/>
        <w:rPr>
          <w:rFonts w:hint="default"/>
        </w:rPr>
      </w:pPr>
      <w:r>
        <w:rPr>
          <w:rFonts w:hint="default"/>
        </w:rPr>
        <w:t>GET /api/v5/market/index-candles</w:t>
      </w:r>
    </w:p>
    <w:p w14:paraId="348817E7">
      <w:pPr>
        <w:bidi w:val="0"/>
      </w:pPr>
      <w:r>
        <w:rPr>
          <w:rFonts w:hint="default"/>
        </w:rPr>
        <w:t>请求示例</w:t>
      </w:r>
    </w:p>
    <w:p w14:paraId="5BA862D2">
      <w:pPr>
        <w:bidi w:val="0"/>
        <w:rPr>
          <w:rFonts w:hint="default"/>
        </w:rPr>
      </w:pPr>
      <w:r>
        <w:rPr>
          <w:rFonts w:hint="default"/>
        </w:rPr>
        <w:t>import okx.MarketData as MarketData</w:t>
      </w:r>
    </w:p>
    <w:p w14:paraId="0D185386">
      <w:pPr>
        <w:bidi w:val="0"/>
        <w:rPr>
          <w:rFonts w:hint="default"/>
        </w:rPr>
      </w:pPr>
      <w:r>
        <w:rPr>
          <w:rFonts w:hint="default"/>
        </w:rPr>
        <w:t>flag = "0"  # 实盘:0 , 模拟盘：1marketDataAPI =  MarketData.MarketAPI(flag=flag)</w:t>
      </w:r>
    </w:p>
    <w:p w14:paraId="53F9FEC2">
      <w:pPr>
        <w:bidi w:val="0"/>
        <w:rPr>
          <w:rFonts w:hint="default"/>
        </w:rPr>
      </w:pPr>
      <w:r>
        <w:rPr>
          <w:rFonts w:hint="default"/>
        </w:rPr>
        <w:t># 获取指数K线数据result = marketDataAPI.get_index_candlesticks(</w:t>
      </w:r>
    </w:p>
    <w:p w14:paraId="4A5B5867">
      <w:pPr>
        <w:bidi w:val="0"/>
        <w:rPr>
          <w:rFonts w:hint="default"/>
        </w:rPr>
      </w:pPr>
      <w:r>
        <w:rPr>
          <w:rFonts w:hint="default"/>
        </w:rPr>
        <w:t xml:space="preserve">    instId="BTC-USD")print(result)</w:t>
      </w:r>
    </w:p>
    <w:p w14:paraId="6E1EEA9B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25"/>
        <w:gridCol w:w="738"/>
        <w:gridCol w:w="686"/>
        <w:gridCol w:w="6297"/>
      </w:tblGrid>
      <w:tr w14:paraId="5B14F4A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0C065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C245F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F6A0B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7BAEE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62673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320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9BE2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6C8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936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现货指数，如 BTC-USD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与 uly 含义相同。</w:t>
            </w:r>
          </w:p>
        </w:tc>
      </w:tr>
      <w:tr w14:paraId="78113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86E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90C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ACD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1C1F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请求此时间戳之前（更旧的数据）的分页内容，传的值为对应接口的ts</w:t>
            </w:r>
          </w:p>
        </w:tc>
      </w:tr>
      <w:tr w14:paraId="2262B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505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138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9E33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B2F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请求此时间戳之后（更新的数据）的分页内容，传的值为对应接口的ts, 单独使用时，会返回最新的数据。</w:t>
            </w:r>
          </w:p>
        </w:tc>
      </w:tr>
      <w:tr w14:paraId="4326F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2A3FB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bar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5A18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CE9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231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时间粒度，默认值1m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如 [1m/3m/5m/15m/30m/1H/2H/4H]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UTC+8开盘价k线：[6H/12H/1D/1W/1M/3M]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UTC+0开盘价k线：[6Hutc/12Hutc/1Dutc/1Wutc/1Mutc/3Mutc]</w:t>
            </w:r>
          </w:p>
        </w:tc>
      </w:tr>
      <w:tr w14:paraId="2F6C87A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2998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E3F2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D11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716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分页返回的结果集数量，最大为100，不填默认返回100条</w:t>
            </w:r>
          </w:p>
        </w:tc>
      </w:tr>
    </w:tbl>
    <w:p w14:paraId="212488FB">
      <w:pPr>
        <w:bidi w:val="0"/>
      </w:pPr>
      <w:r>
        <w:rPr>
          <w:rFonts w:hint="default"/>
        </w:rPr>
        <w:t>返回结果</w:t>
      </w:r>
    </w:p>
    <w:p w14:paraId="46E2A224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0E3BE849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2E381912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2CFB04BF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1F0A0359">
      <w:pPr>
        <w:bidi w:val="0"/>
        <w:rPr>
          <w:rFonts w:hint="default"/>
        </w:rPr>
      </w:pPr>
      <w:r>
        <w:rPr>
          <w:rFonts w:hint="default"/>
        </w:rPr>
        <w:t xml:space="preserve">     [</w:t>
      </w:r>
    </w:p>
    <w:p w14:paraId="344D86F0">
      <w:pPr>
        <w:bidi w:val="0"/>
        <w:rPr>
          <w:rFonts w:hint="default"/>
        </w:rPr>
      </w:pPr>
      <w:r>
        <w:rPr>
          <w:rFonts w:hint="default"/>
        </w:rPr>
        <w:t xml:space="preserve">        "1597026383085",</w:t>
      </w:r>
    </w:p>
    <w:p w14:paraId="499F3B37">
      <w:pPr>
        <w:bidi w:val="0"/>
        <w:rPr>
          <w:rFonts w:hint="default"/>
        </w:rPr>
      </w:pPr>
      <w:r>
        <w:rPr>
          <w:rFonts w:hint="default"/>
        </w:rPr>
        <w:t xml:space="preserve">        "3.721",</w:t>
      </w:r>
    </w:p>
    <w:p w14:paraId="0FD03E0A">
      <w:pPr>
        <w:bidi w:val="0"/>
        <w:rPr>
          <w:rFonts w:hint="default"/>
        </w:rPr>
      </w:pPr>
      <w:r>
        <w:rPr>
          <w:rFonts w:hint="default"/>
        </w:rPr>
        <w:t xml:space="preserve">        "3.743",</w:t>
      </w:r>
    </w:p>
    <w:p w14:paraId="37BC2D3B">
      <w:pPr>
        <w:bidi w:val="0"/>
        <w:rPr>
          <w:rFonts w:hint="default"/>
        </w:rPr>
      </w:pPr>
      <w:r>
        <w:rPr>
          <w:rFonts w:hint="default"/>
        </w:rPr>
        <w:t xml:space="preserve">        "3.677",</w:t>
      </w:r>
    </w:p>
    <w:p w14:paraId="1AC33107">
      <w:pPr>
        <w:bidi w:val="0"/>
        <w:rPr>
          <w:rFonts w:hint="default"/>
        </w:rPr>
      </w:pPr>
      <w:r>
        <w:rPr>
          <w:rFonts w:hint="default"/>
        </w:rPr>
        <w:t xml:space="preserve">        "3.708",</w:t>
      </w:r>
    </w:p>
    <w:p w14:paraId="1F849D04">
      <w:pPr>
        <w:bidi w:val="0"/>
        <w:rPr>
          <w:rFonts w:hint="default"/>
        </w:rPr>
      </w:pPr>
      <w:r>
        <w:rPr>
          <w:rFonts w:hint="default"/>
        </w:rPr>
        <w:t xml:space="preserve">        "0"</w:t>
      </w:r>
    </w:p>
    <w:p w14:paraId="291E7FFF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3B98041B">
      <w:pPr>
        <w:bidi w:val="0"/>
        <w:rPr>
          <w:rFonts w:hint="default"/>
        </w:rPr>
      </w:pPr>
      <w:r>
        <w:rPr>
          <w:rFonts w:hint="default"/>
        </w:rPr>
        <w:t xml:space="preserve">    [</w:t>
      </w:r>
    </w:p>
    <w:p w14:paraId="3B099661">
      <w:pPr>
        <w:bidi w:val="0"/>
        <w:rPr>
          <w:rFonts w:hint="default"/>
        </w:rPr>
      </w:pPr>
      <w:r>
        <w:rPr>
          <w:rFonts w:hint="default"/>
        </w:rPr>
        <w:t xml:space="preserve">        "1597026383085",</w:t>
      </w:r>
    </w:p>
    <w:p w14:paraId="74B5569D">
      <w:pPr>
        <w:bidi w:val="0"/>
        <w:rPr>
          <w:rFonts w:hint="default"/>
        </w:rPr>
      </w:pPr>
      <w:r>
        <w:rPr>
          <w:rFonts w:hint="default"/>
        </w:rPr>
        <w:t xml:space="preserve">        "3.731",</w:t>
      </w:r>
    </w:p>
    <w:p w14:paraId="3AB8D8D9">
      <w:pPr>
        <w:bidi w:val="0"/>
        <w:rPr>
          <w:rFonts w:hint="default"/>
        </w:rPr>
      </w:pPr>
      <w:r>
        <w:rPr>
          <w:rFonts w:hint="default"/>
        </w:rPr>
        <w:t xml:space="preserve">        "3.799",</w:t>
      </w:r>
    </w:p>
    <w:p w14:paraId="57717634">
      <w:pPr>
        <w:bidi w:val="0"/>
        <w:rPr>
          <w:rFonts w:hint="default"/>
        </w:rPr>
      </w:pPr>
      <w:r>
        <w:rPr>
          <w:rFonts w:hint="default"/>
        </w:rPr>
        <w:t xml:space="preserve">        "3.494",</w:t>
      </w:r>
    </w:p>
    <w:p w14:paraId="03ABEADC">
      <w:pPr>
        <w:bidi w:val="0"/>
        <w:rPr>
          <w:rFonts w:hint="default"/>
        </w:rPr>
      </w:pPr>
      <w:r>
        <w:rPr>
          <w:rFonts w:hint="default"/>
        </w:rPr>
        <w:t xml:space="preserve">        "3.72",</w:t>
      </w:r>
    </w:p>
    <w:p w14:paraId="14E7026C">
      <w:pPr>
        <w:bidi w:val="0"/>
        <w:rPr>
          <w:rFonts w:hint="default"/>
        </w:rPr>
      </w:pPr>
      <w:r>
        <w:rPr>
          <w:rFonts w:hint="default"/>
        </w:rPr>
        <w:t xml:space="preserve">        "1"</w:t>
      </w:r>
    </w:p>
    <w:p w14:paraId="3C0C07C3">
      <w:pPr>
        <w:bidi w:val="0"/>
        <w:rPr>
          <w:rFonts w:hint="default"/>
        </w:rPr>
      </w:pPr>
      <w:r>
        <w:rPr>
          <w:rFonts w:hint="default"/>
        </w:rPr>
        <w:t xml:space="preserve">    ]</w:t>
      </w:r>
    </w:p>
    <w:p w14:paraId="28089FBB">
      <w:pPr>
        <w:bidi w:val="0"/>
        <w:rPr>
          <w:rFonts w:hint="default"/>
        </w:rPr>
      </w:pPr>
      <w:r>
        <w:rPr>
          <w:rFonts w:hint="default"/>
        </w:rPr>
        <w:t xml:space="preserve">    ]}</w:t>
      </w:r>
    </w:p>
    <w:p w14:paraId="0F80AF66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01"/>
        <w:gridCol w:w="738"/>
        <w:gridCol w:w="5468"/>
      </w:tblGrid>
      <w:tr w14:paraId="6416235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5B1A1B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D6979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44ABED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6FC6E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9F9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3D3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0A6D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开始时间，Unix时间戳的毫秒数格式，如 1597026383085</w:t>
            </w:r>
          </w:p>
        </w:tc>
      </w:tr>
      <w:tr w14:paraId="0F511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469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EFD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8AE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开盘价格</w:t>
            </w:r>
          </w:p>
        </w:tc>
      </w:tr>
      <w:tr w14:paraId="01246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A97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1A75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D57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最高价格</w:t>
            </w:r>
          </w:p>
        </w:tc>
      </w:tr>
      <w:tr w14:paraId="4DE50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D25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4E3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85D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最低价格</w:t>
            </w:r>
          </w:p>
        </w:tc>
      </w:tr>
      <w:tr w14:paraId="0863C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804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84B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512C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收盘价格</w:t>
            </w:r>
          </w:p>
        </w:tc>
      </w:tr>
      <w:tr w14:paraId="11E4DB3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FA5F3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confirm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4BC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91E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K线状态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 代表 K 线未完结，1 代表 K 线已完结。</w:t>
            </w:r>
          </w:p>
        </w:tc>
      </w:tr>
    </w:tbl>
    <w:p w14:paraId="2AD80D47">
      <w:pPr>
        <w:bidi w:val="0"/>
      </w:pPr>
      <w:r>
        <w:rPr>
          <w:lang w:val="en-US" w:eastAsia="zh-CN"/>
        </w:rPr>
        <w:t> 返回的第一条K线数据可能不是完整周期k线，返回值数组顺序分别为是：[ts,o,h,l,c,confirm]</w:t>
      </w:r>
    </w:p>
    <w:p w14:paraId="36AF25B8">
      <w:pPr>
        <w:bidi w:val="0"/>
        <w:rPr>
          <w:rFonts w:hint="default"/>
        </w:rPr>
      </w:pPr>
      <w:r>
        <w:rPr>
          <w:rFonts w:hint="default"/>
        </w:rPr>
        <w:t>获取指数历史K线数据</w:t>
      </w:r>
    </w:p>
    <w:p w14:paraId="04161D8D">
      <w:pPr>
        <w:bidi w:val="0"/>
        <w:rPr>
          <w:rFonts w:hint="default"/>
        </w:rPr>
      </w:pPr>
      <w:r>
        <w:rPr>
          <w:rFonts w:hint="default"/>
        </w:rPr>
        <w:t>获取最近几年的指数K线数据</w:t>
      </w:r>
    </w:p>
    <w:p w14:paraId="2D819DC1">
      <w:pPr>
        <w:bidi w:val="0"/>
        <w:rPr>
          <w:rFonts w:hint="default"/>
        </w:rPr>
      </w:pPr>
      <w:r>
        <w:rPr>
          <w:rFonts w:hint="default"/>
        </w:rPr>
        <w:t>限速：10次/2s</w:t>
      </w:r>
    </w:p>
    <w:p w14:paraId="4B4A73CF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1CC26D36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2BF9A08F">
      <w:pPr>
        <w:bidi w:val="0"/>
        <w:rPr>
          <w:rFonts w:hint="default"/>
        </w:rPr>
      </w:pPr>
      <w:r>
        <w:rPr>
          <w:rFonts w:hint="default"/>
        </w:rPr>
        <w:t>GET /api/v5/market/history-index-candles</w:t>
      </w:r>
    </w:p>
    <w:p w14:paraId="3D209816">
      <w:pPr>
        <w:bidi w:val="0"/>
      </w:pPr>
      <w:r>
        <w:rPr>
          <w:rFonts w:hint="default"/>
        </w:rPr>
        <w:t>请求示例</w:t>
      </w:r>
    </w:p>
    <w:p w14:paraId="6F1460D2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29"/>
        <w:gridCol w:w="738"/>
        <w:gridCol w:w="716"/>
        <w:gridCol w:w="6263"/>
      </w:tblGrid>
      <w:tr w14:paraId="205AECE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7CFC1D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DFDE56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AD0B4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BEBAA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4F642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9D4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347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A0C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ABE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现货指数，如BTC-USD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与 uly 含义相同。</w:t>
            </w:r>
          </w:p>
        </w:tc>
      </w:tr>
      <w:tr w14:paraId="77650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3E8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233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E7A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80A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请求此时间戳之前（更旧的数据）的分页内容，传的值为对应接口的ts</w:t>
            </w:r>
          </w:p>
        </w:tc>
      </w:tr>
      <w:tr w14:paraId="3EA75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310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8F1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FC41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603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请求此时间戳之后（更新的数据）的分页内容，传的值为对应接口的ts, 单独使用时，会返回最新的数据。</w:t>
            </w:r>
          </w:p>
        </w:tc>
      </w:tr>
      <w:tr w14:paraId="5D259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334F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bar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46B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DBE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132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时间粒度，默认值1m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如 [1m/3m/5m/15m/30m/1H/2H/4H]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UTC+8开盘价k线：[6H/12H/1D/1W/1M]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UTC+0开盘价k线：[/6Hutc/12Hutc/1Dutc/1Wutc/1Mutc]</w:t>
            </w:r>
          </w:p>
        </w:tc>
      </w:tr>
      <w:tr w14:paraId="41D5592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C1C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FEF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F4EF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6F59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分页返回的结果集数量，最大为100，不填默认返回100条</w:t>
            </w:r>
          </w:p>
        </w:tc>
      </w:tr>
    </w:tbl>
    <w:p w14:paraId="45C43DE2">
      <w:pPr>
        <w:bidi w:val="0"/>
      </w:pPr>
      <w:r>
        <w:rPr>
          <w:rFonts w:hint="default"/>
        </w:rPr>
        <w:t>返回结果</w:t>
      </w:r>
    </w:p>
    <w:p w14:paraId="448A2895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305901B6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01AB5477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14BEE83B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5F32E6AB">
      <w:pPr>
        <w:bidi w:val="0"/>
        <w:rPr>
          <w:rFonts w:hint="default"/>
        </w:rPr>
      </w:pPr>
      <w:r>
        <w:rPr>
          <w:rFonts w:hint="default"/>
        </w:rPr>
        <w:t xml:space="preserve">     [</w:t>
      </w:r>
    </w:p>
    <w:p w14:paraId="6B347CF0">
      <w:pPr>
        <w:bidi w:val="0"/>
        <w:rPr>
          <w:rFonts w:hint="default"/>
        </w:rPr>
      </w:pPr>
      <w:r>
        <w:rPr>
          <w:rFonts w:hint="default"/>
        </w:rPr>
        <w:t xml:space="preserve">        "1597026383085",</w:t>
      </w:r>
    </w:p>
    <w:p w14:paraId="2A585BF9">
      <w:pPr>
        <w:bidi w:val="0"/>
        <w:rPr>
          <w:rFonts w:hint="default"/>
        </w:rPr>
      </w:pPr>
      <w:r>
        <w:rPr>
          <w:rFonts w:hint="default"/>
        </w:rPr>
        <w:t xml:space="preserve">        "3.721",</w:t>
      </w:r>
    </w:p>
    <w:p w14:paraId="6920148C">
      <w:pPr>
        <w:bidi w:val="0"/>
        <w:rPr>
          <w:rFonts w:hint="default"/>
        </w:rPr>
      </w:pPr>
      <w:r>
        <w:rPr>
          <w:rFonts w:hint="default"/>
        </w:rPr>
        <w:t xml:space="preserve">        "3.743",</w:t>
      </w:r>
    </w:p>
    <w:p w14:paraId="5C3FB5F9">
      <w:pPr>
        <w:bidi w:val="0"/>
        <w:rPr>
          <w:rFonts w:hint="default"/>
        </w:rPr>
      </w:pPr>
      <w:r>
        <w:rPr>
          <w:rFonts w:hint="default"/>
        </w:rPr>
        <w:t xml:space="preserve">        "3.677",</w:t>
      </w:r>
    </w:p>
    <w:p w14:paraId="6DFF8391">
      <w:pPr>
        <w:bidi w:val="0"/>
        <w:rPr>
          <w:rFonts w:hint="default"/>
        </w:rPr>
      </w:pPr>
      <w:r>
        <w:rPr>
          <w:rFonts w:hint="default"/>
        </w:rPr>
        <w:t xml:space="preserve">        "3.708",</w:t>
      </w:r>
    </w:p>
    <w:p w14:paraId="4966FBA7">
      <w:pPr>
        <w:bidi w:val="0"/>
        <w:rPr>
          <w:rFonts w:hint="default"/>
        </w:rPr>
      </w:pPr>
      <w:r>
        <w:rPr>
          <w:rFonts w:hint="default"/>
        </w:rPr>
        <w:t xml:space="preserve">        "1"</w:t>
      </w:r>
    </w:p>
    <w:p w14:paraId="560A7DEA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27BD1C91">
      <w:pPr>
        <w:bidi w:val="0"/>
        <w:rPr>
          <w:rFonts w:hint="default"/>
        </w:rPr>
      </w:pPr>
      <w:r>
        <w:rPr>
          <w:rFonts w:hint="default"/>
        </w:rPr>
        <w:t xml:space="preserve">    [</w:t>
      </w:r>
    </w:p>
    <w:p w14:paraId="7429328A">
      <w:pPr>
        <w:bidi w:val="0"/>
        <w:rPr>
          <w:rFonts w:hint="default"/>
        </w:rPr>
      </w:pPr>
      <w:r>
        <w:rPr>
          <w:rFonts w:hint="default"/>
        </w:rPr>
        <w:t xml:space="preserve">        "1597026383085",</w:t>
      </w:r>
    </w:p>
    <w:p w14:paraId="79AD91A2">
      <w:pPr>
        <w:bidi w:val="0"/>
        <w:rPr>
          <w:rFonts w:hint="default"/>
        </w:rPr>
      </w:pPr>
      <w:r>
        <w:rPr>
          <w:rFonts w:hint="default"/>
        </w:rPr>
        <w:t xml:space="preserve">        "3.731",</w:t>
      </w:r>
    </w:p>
    <w:p w14:paraId="6E61326D">
      <w:pPr>
        <w:bidi w:val="0"/>
        <w:rPr>
          <w:rFonts w:hint="default"/>
        </w:rPr>
      </w:pPr>
      <w:r>
        <w:rPr>
          <w:rFonts w:hint="default"/>
        </w:rPr>
        <w:t xml:space="preserve">        "3.799",</w:t>
      </w:r>
    </w:p>
    <w:p w14:paraId="142359B0">
      <w:pPr>
        <w:bidi w:val="0"/>
        <w:rPr>
          <w:rFonts w:hint="default"/>
        </w:rPr>
      </w:pPr>
      <w:r>
        <w:rPr>
          <w:rFonts w:hint="default"/>
        </w:rPr>
        <w:t xml:space="preserve">        "3.494",</w:t>
      </w:r>
    </w:p>
    <w:p w14:paraId="04D9E5CB">
      <w:pPr>
        <w:bidi w:val="0"/>
        <w:rPr>
          <w:rFonts w:hint="default"/>
        </w:rPr>
      </w:pPr>
      <w:r>
        <w:rPr>
          <w:rFonts w:hint="default"/>
        </w:rPr>
        <w:t xml:space="preserve">        "3.72",</w:t>
      </w:r>
    </w:p>
    <w:p w14:paraId="16321C57">
      <w:pPr>
        <w:bidi w:val="0"/>
        <w:rPr>
          <w:rFonts w:hint="default"/>
        </w:rPr>
      </w:pPr>
      <w:r>
        <w:rPr>
          <w:rFonts w:hint="default"/>
        </w:rPr>
        <w:t xml:space="preserve">        "1"</w:t>
      </w:r>
    </w:p>
    <w:p w14:paraId="41AD67DB">
      <w:pPr>
        <w:bidi w:val="0"/>
        <w:rPr>
          <w:rFonts w:hint="default"/>
        </w:rPr>
      </w:pPr>
      <w:r>
        <w:rPr>
          <w:rFonts w:hint="default"/>
        </w:rPr>
        <w:t xml:space="preserve">    ]</w:t>
      </w:r>
    </w:p>
    <w:p w14:paraId="310A0503">
      <w:pPr>
        <w:bidi w:val="0"/>
        <w:rPr>
          <w:rFonts w:hint="default"/>
        </w:rPr>
      </w:pPr>
      <w:r>
        <w:rPr>
          <w:rFonts w:hint="default"/>
        </w:rPr>
        <w:t xml:space="preserve">    ]}</w:t>
      </w:r>
    </w:p>
    <w:p w14:paraId="73C800FF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01"/>
        <w:gridCol w:w="738"/>
        <w:gridCol w:w="5468"/>
      </w:tblGrid>
      <w:tr w14:paraId="12A3AE7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3D761E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29007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05B94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6E21B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72D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B71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D08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开始时间，Unix时间戳的毫秒数格式，如 1597026383085</w:t>
            </w:r>
          </w:p>
        </w:tc>
      </w:tr>
      <w:tr w14:paraId="4DED2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9B5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C7D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2CB4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开盘价格</w:t>
            </w:r>
          </w:p>
        </w:tc>
      </w:tr>
      <w:tr w14:paraId="19F8F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23A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8A9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36C93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最高价格</w:t>
            </w:r>
          </w:p>
        </w:tc>
      </w:tr>
      <w:tr w14:paraId="46F39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9BED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20BB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C31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最低价格</w:t>
            </w:r>
          </w:p>
        </w:tc>
      </w:tr>
      <w:tr w14:paraId="63549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CC5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BB8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D582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收盘价格</w:t>
            </w:r>
          </w:p>
        </w:tc>
      </w:tr>
      <w:tr w14:paraId="631FF22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B98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confirm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F69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F9AD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K线状态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 代表 K 线未完结，1 代表 K 线已完结。</w:t>
            </w:r>
          </w:p>
        </w:tc>
      </w:tr>
    </w:tbl>
    <w:p w14:paraId="4C429B38">
      <w:pPr>
        <w:bidi w:val="0"/>
      </w:pPr>
      <w:r>
        <w:rPr>
          <w:lang w:val="en-US" w:eastAsia="zh-CN"/>
        </w:rPr>
        <w:t> 返回值数组顺序分别为是：[ts,o,h,l,c,confirm]</w:t>
      </w:r>
    </w:p>
    <w:p w14:paraId="0BD9A20A">
      <w:pPr>
        <w:bidi w:val="0"/>
        <w:rPr>
          <w:rFonts w:hint="default"/>
        </w:rPr>
      </w:pPr>
      <w:r>
        <w:rPr>
          <w:rFonts w:hint="default"/>
        </w:rPr>
        <w:t>获取标记价格K线数据</w:t>
      </w:r>
    </w:p>
    <w:p w14:paraId="54F0245A">
      <w:pPr>
        <w:bidi w:val="0"/>
        <w:rPr>
          <w:rFonts w:hint="default"/>
        </w:rPr>
      </w:pPr>
      <w:r>
        <w:rPr>
          <w:rFonts w:hint="default"/>
        </w:rPr>
        <w:t>标记价格K线数据每个粒度最多可获取最近1,440条。</w:t>
      </w:r>
    </w:p>
    <w:p w14:paraId="2AB41ECA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3429D111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24138EAC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2DA9BA4A">
      <w:pPr>
        <w:bidi w:val="0"/>
        <w:rPr>
          <w:rFonts w:hint="default"/>
        </w:rPr>
      </w:pPr>
      <w:r>
        <w:rPr>
          <w:rFonts w:hint="default"/>
        </w:rPr>
        <w:t>GET /api/v5/market/mark-price-candles</w:t>
      </w:r>
    </w:p>
    <w:p w14:paraId="47B5AF5F">
      <w:pPr>
        <w:bidi w:val="0"/>
      </w:pPr>
      <w:r>
        <w:rPr>
          <w:rFonts w:hint="default"/>
        </w:rPr>
        <w:t>请求示例</w:t>
      </w:r>
    </w:p>
    <w:p w14:paraId="5583EEA7">
      <w:pPr>
        <w:bidi w:val="0"/>
        <w:rPr>
          <w:rFonts w:hint="default"/>
        </w:rPr>
      </w:pPr>
      <w:r>
        <w:rPr>
          <w:rFonts w:hint="default"/>
        </w:rPr>
        <w:t>import okx.MarketData as MarketData</w:t>
      </w:r>
    </w:p>
    <w:p w14:paraId="53DCFC49">
      <w:pPr>
        <w:bidi w:val="0"/>
        <w:rPr>
          <w:rFonts w:hint="default"/>
        </w:rPr>
      </w:pPr>
      <w:r>
        <w:rPr>
          <w:rFonts w:hint="default"/>
        </w:rPr>
        <w:t>flag = "0"  # 实盘:0 , 模拟盘：1marketDataAPI =  MarketData.MarketAPI(flag=flag)</w:t>
      </w:r>
    </w:p>
    <w:p w14:paraId="5F114A32">
      <w:pPr>
        <w:bidi w:val="0"/>
        <w:rPr>
          <w:rFonts w:hint="default"/>
        </w:rPr>
      </w:pPr>
      <w:r>
        <w:rPr>
          <w:rFonts w:hint="default"/>
        </w:rPr>
        <w:t># 获取标记价格K线数据result = marketDataAPI.get_mark_price_candlesticks(</w:t>
      </w:r>
    </w:p>
    <w:p w14:paraId="6C0712F3">
      <w:pPr>
        <w:bidi w:val="0"/>
        <w:rPr>
          <w:rFonts w:hint="default"/>
        </w:rPr>
      </w:pPr>
      <w:r>
        <w:rPr>
          <w:rFonts w:hint="default"/>
        </w:rPr>
        <w:t xml:space="preserve">    instId="BTC-USD-SWAP")print(result)</w:t>
      </w:r>
    </w:p>
    <w:p w14:paraId="120F7F37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25"/>
        <w:gridCol w:w="738"/>
        <w:gridCol w:w="686"/>
        <w:gridCol w:w="6297"/>
      </w:tblGrid>
      <w:tr w14:paraId="33B5B8E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DCBE1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50782F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C1538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076BFF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61F22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B44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A5F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56A1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73F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产品ID，如BTC-USD-SWAP</w:t>
            </w:r>
          </w:p>
        </w:tc>
      </w:tr>
      <w:tr w14:paraId="2CEA9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F9BC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EC782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818F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D78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请求此时间戳之前（更旧的数据）的分页内容，传的值为对应接口的ts</w:t>
            </w:r>
          </w:p>
        </w:tc>
      </w:tr>
      <w:tr w14:paraId="7C156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F33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828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943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788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请求此时间戳之后（更新的数据）的分页内容，传的值为对应接口的ts, 单独使用时，会返回最新的数据。</w:t>
            </w:r>
          </w:p>
        </w:tc>
      </w:tr>
      <w:tr w14:paraId="7D993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CA8F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bar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89D0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B58F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697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时间粒度，默认值1m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如 [1m/3m/5m/15m/30m/1H/2H/4H]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UTC+8开盘价k线：[6H/12H/1D/1W/1M/3M]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UTC+0开盘价k线：[6Hutc/12Hutc/1Dutc/1Wutc/1Mutc/3Mutc]</w:t>
            </w:r>
          </w:p>
        </w:tc>
      </w:tr>
      <w:tr w14:paraId="6CF96FD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3C1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911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69B9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ACF3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分页返回的结果集数量，最大为100，不填默认返回100条</w:t>
            </w:r>
          </w:p>
        </w:tc>
      </w:tr>
    </w:tbl>
    <w:p w14:paraId="1FD6490A">
      <w:pPr>
        <w:bidi w:val="0"/>
      </w:pPr>
      <w:r>
        <w:rPr>
          <w:rFonts w:hint="default"/>
        </w:rPr>
        <w:t>返回结果</w:t>
      </w:r>
    </w:p>
    <w:p w14:paraId="7D4F60BC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5F2C8CF6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790EA63F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57E636A5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5A6D203E">
      <w:pPr>
        <w:bidi w:val="0"/>
        <w:rPr>
          <w:rFonts w:hint="default"/>
        </w:rPr>
      </w:pPr>
      <w:r>
        <w:rPr>
          <w:rFonts w:hint="default"/>
        </w:rPr>
        <w:t xml:space="preserve">     [</w:t>
      </w:r>
    </w:p>
    <w:p w14:paraId="5027ABCA">
      <w:pPr>
        <w:bidi w:val="0"/>
        <w:rPr>
          <w:rFonts w:hint="default"/>
        </w:rPr>
      </w:pPr>
      <w:r>
        <w:rPr>
          <w:rFonts w:hint="default"/>
        </w:rPr>
        <w:t xml:space="preserve">        "1597026383085",</w:t>
      </w:r>
    </w:p>
    <w:p w14:paraId="76064535">
      <w:pPr>
        <w:bidi w:val="0"/>
        <w:rPr>
          <w:rFonts w:hint="default"/>
        </w:rPr>
      </w:pPr>
      <w:r>
        <w:rPr>
          <w:rFonts w:hint="default"/>
        </w:rPr>
        <w:t xml:space="preserve">        "3.721",</w:t>
      </w:r>
    </w:p>
    <w:p w14:paraId="752235FC">
      <w:pPr>
        <w:bidi w:val="0"/>
        <w:rPr>
          <w:rFonts w:hint="default"/>
        </w:rPr>
      </w:pPr>
      <w:r>
        <w:rPr>
          <w:rFonts w:hint="default"/>
        </w:rPr>
        <w:t xml:space="preserve">        "3.743",</w:t>
      </w:r>
    </w:p>
    <w:p w14:paraId="7F754FB6">
      <w:pPr>
        <w:bidi w:val="0"/>
        <w:rPr>
          <w:rFonts w:hint="default"/>
        </w:rPr>
      </w:pPr>
      <w:r>
        <w:rPr>
          <w:rFonts w:hint="default"/>
        </w:rPr>
        <w:t xml:space="preserve">        "3.677",</w:t>
      </w:r>
    </w:p>
    <w:p w14:paraId="7D5DEC83">
      <w:pPr>
        <w:bidi w:val="0"/>
        <w:rPr>
          <w:rFonts w:hint="default"/>
        </w:rPr>
      </w:pPr>
      <w:r>
        <w:rPr>
          <w:rFonts w:hint="default"/>
        </w:rPr>
        <w:t xml:space="preserve">        "3.708",</w:t>
      </w:r>
    </w:p>
    <w:p w14:paraId="7BA4BCF5">
      <w:pPr>
        <w:bidi w:val="0"/>
        <w:rPr>
          <w:rFonts w:hint="default"/>
        </w:rPr>
      </w:pPr>
      <w:r>
        <w:rPr>
          <w:rFonts w:hint="default"/>
        </w:rPr>
        <w:t xml:space="preserve">        "0"</w:t>
      </w:r>
    </w:p>
    <w:p w14:paraId="5F1F1BF4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3921B800">
      <w:pPr>
        <w:bidi w:val="0"/>
        <w:rPr>
          <w:rFonts w:hint="default"/>
        </w:rPr>
      </w:pPr>
      <w:r>
        <w:rPr>
          <w:rFonts w:hint="default"/>
        </w:rPr>
        <w:t xml:space="preserve">    [</w:t>
      </w:r>
    </w:p>
    <w:p w14:paraId="1DABDEA1">
      <w:pPr>
        <w:bidi w:val="0"/>
        <w:rPr>
          <w:rFonts w:hint="default"/>
        </w:rPr>
      </w:pPr>
      <w:r>
        <w:rPr>
          <w:rFonts w:hint="default"/>
        </w:rPr>
        <w:t xml:space="preserve">        "1597026383085",</w:t>
      </w:r>
    </w:p>
    <w:p w14:paraId="32941B62">
      <w:pPr>
        <w:bidi w:val="0"/>
        <w:rPr>
          <w:rFonts w:hint="default"/>
        </w:rPr>
      </w:pPr>
      <w:r>
        <w:rPr>
          <w:rFonts w:hint="default"/>
        </w:rPr>
        <w:t xml:space="preserve">        "3.731",</w:t>
      </w:r>
    </w:p>
    <w:p w14:paraId="40DF7CE3">
      <w:pPr>
        <w:bidi w:val="0"/>
        <w:rPr>
          <w:rFonts w:hint="default"/>
        </w:rPr>
      </w:pPr>
      <w:r>
        <w:rPr>
          <w:rFonts w:hint="default"/>
        </w:rPr>
        <w:t xml:space="preserve">        "3.799",</w:t>
      </w:r>
    </w:p>
    <w:p w14:paraId="2061D44C">
      <w:pPr>
        <w:bidi w:val="0"/>
        <w:rPr>
          <w:rFonts w:hint="default"/>
        </w:rPr>
      </w:pPr>
      <w:r>
        <w:rPr>
          <w:rFonts w:hint="default"/>
        </w:rPr>
        <w:t xml:space="preserve">        "3.494",</w:t>
      </w:r>
    </w:p>
    <w:p w14:paraId="47E13DC7">
      <w:pPr>
        <w:bidi w:val="0"/>
        <w:rPr>
          <w:rFonts w:hint="default"/>
        </w:rPr>
      </w:pPr>
      <w:r>
        <w:rPr>
          <w:rFonts w:hint="default"/>
        </w:rPr>
        <w:t xml:space="preserve">        "3.72",</w:t>
      </w:r>
    </w:p>
    <w:p w14:paraId="06878A01">
      <w:pPr>
        <w:bidi w:val="0"/>
        <w:rPr>
          <w:rFonts w:hint="default"/>
        </w:rPr>
      </w:pPr>
      <w:r>
        <w:rPr>
          <w:rFonts w:hint="default"/>
        </w:rPr>
        <w:t xml:space="preserve">        "1"</w:t>
      </w:r>
    </w:p>
    <w:p w14:paraId="681BF693">
      <w:pPr>
        <w:bidi w:val="0"/>
        <w:rPr>
          <w:rFonts w:hint="default"/>
        </w:rPr>
      </w:pPr>
      <w:r>
        <w:rPr>
          <w:rFonts w:hint="default"/>
        </w:rPr>
        <w:t xml:space="preserve">    ]</w:t>
      </w:r>
    </w:p>
    <w:p w14:paraId="0F3C4563">
      <w:pPr>
        <w:bidi w:val="0"/>
        <w:rPr>
          <w:rFonts w:hint="default"/>
        </w:rPr>
      </w:pPr>
      <w:r>
        <w:rPr>
          <w:rFonts w:hint="default"/>
        </w:rPr>
        <w:t xml:space="preserve">    ]}</w:t>
      </w:r>
    </w:p>
    <w:p w14:paraId="4EE5F6F7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01"/>
        <w:gridCol w:w="738"/>
        <w:gridCol w:w="5468"/>
      </w:tblGrid>
      <w:tr w14:paraId="70A7603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1F5731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8E896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30E11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0F63F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815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49DD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29B74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开始时间，Unix时间戳的毫秒数格式，如 1597026383085</w:t>
            </w:r>
          </w:p>
        </w:tc>
      </w:tr>
      <w:tr w14:paraId="4A22C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E3F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0A1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B9F3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开盘价格</w:t>
            </w:r>
          </w:p>
        </w:tc>
      </w:tr>
      <w:tr w14:paraId="5092A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A861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129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762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最高价格</w:t>
            </w:r>
          </w:p>
        </w:tc>
      </w:tr>
      <w:tr w14:paraId="1FD8A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CF18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C15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2E2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最低价格</w:t>
            </w:r>
          </w:p>
        </w:tc>
      </w:tr>
      <w:tr w14:paraId="2B146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BBA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478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5149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收盘价格</w:t>
            </w:r>
          </w:p>
        </w:tc>
      </w:tr>
      <w:tr w14:paraId="0BF64CA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24C3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confirm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110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6807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K线状态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 代表 K 线未完结，1 代表 K 线已完结。</w:t>
            </w:r>
          </w:p>
        </w:tc>
      </w:tr>
    </w:tbl>
    <w:p w14:paraId="1695D927">
      <w:pPr>
        <w:bidi w:val="0"/>
      </w:pPr>
      <w:r>
        <w:rPr>
          <w:lang w:val="en-US" w:eastAsia="zh-CN"/>
        </w:rPr>
        <w:t> 返回的第一条K线数据可能不是完整周期k线，返回值数组顺序分别为是：[ts,o,h,l,c,confirm]</w:t>
      </w:r>
    </w:p>
    <w:p w14:paraId="596F9A7A">
      <w:pPr>
        <w:bidi w:val="0"/>
        <w:rPr>
          <w:rFonts w:hint="default"/>
        </w:rPr>
      </w:pPr>
      <w:r>
        <w:rPr>
          <w:rFonts w:hint="default"/>
        </w:rPr>
        <w:t>获取标记价格历史K线数据</w:t>
      </w:r>
    </w:p>
    <w:p w14:paraId="47E38849">
      <w:pPr>
        <w:bidi w:val="0"/>
        <w:rPr>
          <w:rFonts w:hint="default"/>
        </w:rPr>
      </w:pPr>
      <w:r>
        <w:rPr>
          <w:rFonts w:hint="default"/>
        </w:rPr>
        <w:t>获取最近几年的标记价格K线数据</w:t>
      </w:r>
    </w:p>
    <w:p w14:paraId="5FBB9BD4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216F625E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11853065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37148574">
      <w:pPr>
        <w:bidi w:val="0"/>
        <w:rPr>
          <w:rFonts w:hint="default"/>
        </w:rPr>
      </w:pPr>
      <w:r>
        <w:rPr>
          <w:rFonts w:hint="default"/>
        </w:rPr>
        <w:t>GET /api/v5/market/history-mark-price-candles</w:t>
      </w:r>
    </w:p>
    <w:p w14:paraId="11C8B757">
      <w:pPr>
        <w:bidi w:val="0"/>
      </w:pPr>
      <w:r>
        <w:rPr>
          <w:rFonts w:hint="default"/>
        </w:rPr>
        <w:t>请求示例</w:t>
      </w:r>
    </w:p>
    <w:p w14:paraId="506D552D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29"/>
        <w:gridCol w:w="738"/>
        <w:gridCol w:w="720"/>
        <w:gridCol w:w="6259"/>
      </w:tblGrid>
      <w:tr w14:paraId="050A33F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CE281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2D19E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A1C30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EC193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63A70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AA91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813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4B67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3F1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产品ID，如BTC-USD-SWAP</w:t>
            </w:r>
          </w:p>
        </w:tc>
      </w:tr>
      <w:tr w14:paraId="2ED63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34D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723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A0D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4E8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请求此时间戳之前（更旧的数据）的分页内容，传的值为对应接口的ts</w:t>
            </w:r>
          </w:p>
        </w:tc>
      </w:tr>
      <w:tr w14:paraId="74BF4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687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0DC9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1B5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B4A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请求此时间戳之后（更新的数据）的分页内容，传的值为对应接口的ts, 单独使用时，会返回最新的数据。</w:t>
            </w:r>
          </w:p>
        </w:tc>
      </w:tr>
      <w:tr w14:paraId="71183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E2C5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bar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50C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8E5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77D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时间粒度，默认值1m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如 [1m/3m/5m/15m/30m/1H/2H/4H]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UTC+8开盘价k线：[6H/12H/1D/1W/1M]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UTC+0开盘价k线：[6Hutc/12Hutc/1Dutc/1Wutc/1Mutc]</w:t>
            </w:r>
          </w:p>
        </w:tc>
      </w:tr>
      <w:tr w14:paraId="2BA9A62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2FB4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848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5A43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217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分页返回的结果集数量，最大为100，不填默认返回100条</w:t>
            </w:r>
          </w:p>
        </w:tc>
      </w:tr>
    </w:tbl>
    <w:p w14:paraId="3DF338A4">
      <w:pPr>
        <w:bidi w:val="0"/>
      </w:pPr>
      <w:r>
        <w:rPr>
          <w:rFonts w:hint="default"/>
        </w:rPr>
        <w:t>返回结果</w:t>
      </w:r>
    </w:p>
    <w:p w14:paraId="3C21F14C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564A7D47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19007727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668BEABB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62166E85">
      <w:pPr>
        <w:bidi w:val="0"/>
        <w:rPr>
          <w:rFonts w:hint="default"/>
        </w:rPr>
      </w:pPr>
      <w:r>
        <w:rPr>
          <w:rFonts w:hint="default"/>
        </w:rPr>
        <w:t xml:space="preserve">     [</w:t>
      </w:r>
    </w:p>
    <w:p w14:paraId="5960FCF4">
      <w:pPr>
        <w:bidi w:val="0"/>
        <w:rPr>
          <w:rFonts w:hint="default"/>
        </w:rPr>
      </w:pPr>
      <w:r>
        <w:rPr>
          <w:rFonts w:hint="default"/>
        </w:rPr>
        <w:t xml:space="preserve">        "1597026383085",</w:t>
      </w:r>
    </w:p>
    <w:p w14:paraId="77BDB1C8">
      <w:pPr>
        <w:bidi w:val="0"/>
        <w:rPr>
          <w:rFonts w:hint="default"/>
        </w:rPr>
      </w:pPr>
      <w:r>
        <w:rPr>
          <w:rFonts w:hint="default"/>
        </w:rPr>
        <w:t xml:space="preserve">        "3.721",</w:t>
      </w:r>
    </w:p>
    <w:p w14:paraId="37931BE7">
      <w:pPr>
        <w:bidi w:val="0"/>
        <w:rPr>
          <w:rFonts w:hint="default"/>
        </w:rPr>
      </w:pPr>
      <w:r>
        <w:rPr>
          <w:rFonts w:hint="default"/>
        </w:rPr>
        <w:t xml:space="preserve">        "3.743",</w:t>
      </w:r>
    </w:p>
    <w:p w14:paraId="3B01E702">
      <w:pPr>
        <w:bidi w:val="0"/>
        <w:rPr>
          <w:rFonts w:hint="default"/>
        </w:rPr>
      </w:pPr>
      <w:r>
        <w:rPr>
          <w:rFonts w:hint="default"/>
        </w:rPr>
        <w:t xml:space="preserve">        "3.677",</w:t>
      </w:r>
    </w:p>
    <w:p w14:paraId="3C964816">
      <w:pPr>
        <w:bidi w:val="0"/>
        <w:rPr>
          <w:rFonts w:hint="default"/>
        </w:rPr>
      </w:pPr>
      <w:r>
        <w:rPr>
          <w:rFonts w:hint="default"/>
        </w:rPr>
        <w:t xml:space="preserve">        "3.708",</w:t>
      </w:r>
    </w:p>
    <w:p w14:paraId="53BDFDFE">
      <w:pPr>
        <w:bidi w:val="0"/>
        <w:rPr>
          <w:rFonts w:hint="default"/>
        </w:rPr>
      </w:pPr>
      <w:r>
        <w:rPr>
          <w:rFonts w:hint="default"/>
        </w:rPr>
        <w:t xml:space="preserve">        "1"</w:t>
      </w:r>
    </w:p>
    <w:p w14:paraId="26F54D17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34A6E886">
      <w:pPr>
        <w:bidi w:val="0"/>
        <w:rPr>
          <w:rFonts w:hint="default"/>
        </w:rPr>
      </w:pPr>
      <w:r>
        <w:rPr>
          <w:rFonts w:hint="default"/>
        </w:rPr>
        <w:t xml:space="preserve">    [</w:t>
      </w:r>
    </w:p>
    <w:p w14:paraId="2DCB6242">
      <w:pPr>
        <w:bidi w:val="0"/>
        <w:rPr>
          <w:rFonts w:hint="default"/>
        </w:rPr>
      </w:pPr>
      <w:r>
        <w:rPr>
          <w:rFonts w:hint="default"/>
        </w:rPr>
        <w:t xml:space="preserve">        "1597026383085",</w:t>
      </w:r>
    </w:p>
    <w:p w14:paraId="595A3E3F">
      <w:pPr>
        <w:bidi w:val="0"/>
        <w:rPr>
          <w:rFonts w:hint="default"/>
        </w:rPr>
      </w:pPr>
      <w:r>
        <w:rPr>
          <w:rFonts w:hint="default"/>
        </w:rPr>
        <w:t xml:space="preserve">        "3.731",</w:t>
      </w:r>
    </w:p>
    <w:p w14:paraId="708C2398">
      <w:pPr>
        <w:bidi w:val="0"/>
        <w:rPr>
          <w:rFonts w:hint="default"/>
        </w:rPr>
      </w:pPr>
      <w:r>
        <w:rPr>
          <w:rFonts w:hint="default"/>
        </w:rPr>
        <w:t xml:space="preserve">        "3.799",</w:t>
      </w:r>
    </w:p>
    <w:p w14:paraId="5AAAD52D">
      <w:pPr>
        <w:bidi w:val="0"/>
        <w:rPr>
          <w:rFonts w:hint="default"/>
        </w:rPr>
      </w:pPr>
      <w:r>
        <w:rPr>
          <w:rFonts w:hint="default"/>
        </w:rPr>
        <w:t xml:space="preserve">        "3.494",</w:t>
      </w:r>
    </w:p>
    <w:p w14:paraId="078160C4">
      <w:pPr>
        <w:bidi w:val="0"/>
        <w:rPr>
          <w:rFonts w:hint="default"/>
        </w:rPr>
      </w:pPr>
      <w:r>
        <w:rPr>
          <w:rFonts w:hint="default"/>
        </w:rPr>
        <w:t xml:space="preserve">        "3.72",</w:t>
      </w:r>
    </w:p>
    <w:p w14:paraId="22E3124C">
      <w:pPr>
        <w:bidi w:val="0"/>
        <w:rPr>
          <w:rFonts w:hint="default"/>
        </w:rPr>
      </w:pPr>
      <w:r>
        <w:rPr>
          <w:rFonts w:hint="default"/>
        </w:rPr>
        <w:t xml:space="preserve">        "1"</w:t>
      </w:r>
    </w:p>
    <w:p w14:paraId="0EDB1184">
      <w:pPr>
        <w:bidi w:val="0"/>
        <w:rPr>
          <w:rFonts w:hint="default"/>
        </w:rPr>
      </w:pPr>
      <w:r>
        <w:rPr>
          <w:rFonts w:hint="default"/>
        </w:rPr>
        <w:t xml:space="preserve">    ]</w:t>
      </w:r>
    </w:p>
    <w:p w14:paraId="7024B4E4">
      <w:pPr>
        <w:bidi w:val="0"/>
        <w:rPr>
          <w:rFonts w:hint="default"/>
        </w:rPr>
      </w:pPr>
      <w:r>
        <w:rPr>
          <w:rFonts w:hint="default"/>
        </w:rPr>
        <w:t xml:space="preserve">    ]}</w:t>
      </w:r>
    </w:p>
    <w:p w14:paraId="3C3DD12F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01"/>
        <w:gridCol w:w="738"/>
        <w:gridCol w:w="5468"/>
      </w:tblGrid>
      <w:tr w14:paraId="5308C3E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C64A7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B4C1F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A5283A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46FB4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0D31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E96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9202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开始时间，Unix时间戳的毫秒数格式，如 1597026383085</w:t>
            </w:r>
          </w:p>
        </w:tc>
      </w:tr>
      <w:tr w14:paraId="39977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00C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F5F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DB6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开盘价格</w:t>
            </w:r>
          </w:p>
        </w:tc>
      </w:tr>
      <w:tr w14:paraId="56A5C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3C02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167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255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最高价格</w:t>
            </w:r>
          </w:p>
        </w:tc>
      </w:tr>
      <w:tr w14:paraId="7D22C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E1E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3EFD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4C3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最低价格</w:t>
            </w:r>
          </w:p>
        </w:tc>
      </w:tr>
      <w:tr w14:paraId="106A6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163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62A7D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3CE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收盘价格</w:t>
            </w:r>
          </w:p>
        </w:tc>
      </w:tr>
      <w:tr w14:paraId="3D9836C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799A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confirm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A7F7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8252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K线状态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 代表 K 线未完结，1 代表 K 线已完结。</w:t>
            </w:r>
          </w:p>
        </w:tc>
      </w:tr>
    </w:tbl>
    <w:p w14:paraId="4E19332F">
      <w:pPr>
        <w:bidi w:val="0"/>
      </w:pPr>
      <w:r>
        <w:rPr>
          <w:lang w:val="en-US" w:eastAsia="zh-CN"/>
        </w:rPr>
        <w:t> 返回值数组顺序分别为是：[ts,o,h,l,c,confirm]</w:t>
      </w:r>
    </w:p>
    <w:p w14:paraId="6D4816B5">
      <w:pPr>
        <w:bidi w:val="0"/>
        <w:rPr>
          <w:rFonts w:hint="default"/>
        </w:rPr>
      </w:pPr>
      <w:r>
        <w:rPr>
          <w:rFonts w:hint="default"/>
        </w:rPr>
        <w:t>获取法币汇率</w:t>
      </w:r>
    </w:p>
    <w:p w14:paraId="1AFF42F0">
      <w:pPr>
        <w:bidi w:val="0"/>
        <w:rPr>
          <w:rFonts w:hint="default"/>
        </w:rPr>
      </w:pPr>
      <w:r>
        <w:rPr>
          <w:rFonts w:hint="default"/>
        </w:rPr>
        <w:t>该接口提供的是2周的平均汇率数据</w:t>
      </w:r>
    </w:p>
    <w:p w14:paraId="4461FE74">
      <w:pPr>
        <w:bidi w:val="0"/>
        <w:rPr>
          <w:rFonts w:hint="default"/>
        </w:rPr>
      </w:pPr>
      <w:r>
        <w:rPr>
          <w:rFonts w:hint="default"/>
        </w:rPr>
        <w:t>限速：1次/2s</w:t>
      </w:r>
    </w:p>
    <w:p w14:paraId="5FC4548E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1990C675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4CB77AF8">
      <w:pPr>
        <w:bidi w:val="0"/>
        <w:rPr>
          <w:rFonts w:hint="default"/>
        </w:rPr>
      </w:pPr>
      <w:r>
        <w:rPr>
          <w:rFonts w:hint="default"/>
        </w:rPr>
        <w:t>GET /api/v5/market/exchange-rate</w:t>
      </w:r>
    </w:p>
    <w:p w14:paraId="2BB5D116">
      <w:pPr>
        <w:bidi w:val="0"/>
      </w:pPr>
      <w:r>
        <w:rPr>
          <w:rFonts w:hint="default"/>
        </w:rPr>
        <w:t>请求示例</w:t>
      </w:r>
    </w:p>
    <w:p w14:paraId="61E1C405">
      <w:pPr>
        <w:bidi w:val="0"/>
        <w:rPr>
          <w:rFonts w:hint="default"/>
        </w:rPr>
      </w:pPr>
      <w:r>
        <w:rPr>
          <w:rFonts w:hint="default"/>
        </w:rPr>
        <w:t>import okx.MarketData as MarketData</w:t>
      </w:r>
    </w:p>
    <w:p w14:paraId="06BC12F1">
      <w:pPr>
        <w:bidi w:val="0"/>
        <w:rPr>
          <w:rFonts w:hint="default"/>
        </w:rPr>
      </w:pPr>
      <w:r>
        <w:rPr>
          <w:rFonts w:hint="default"/>
        </w:rPr>
        <w:t>flag = "0"  # 实盘:0 , 模拟盘：1marketDataAPI =  MarketData.MarketAPI(flag=flag)</w:t>
      </w:r>
    </w:p>
    <w:p w14:paraId="01F4B4DB">
      <w:pPr>
        <w:bidi w:val="0"/>
        <w:rPr>
          <w:rFonts w:hint="default"/>
        </w:rPr>
      </w:pPr>
      <w:r>
        <w:rPr>
          <w:rFonts w:hint="default"/>
        </w:rPr>
        <w:t># 获取法币汇率result = marketDataAPI.get_exchange_rate()print(result)</w:t>
      </w:r>
    </w:p>
    <w:p w14:paraId="52B3B7F1">
      <w:pPr>
        <w:bidi w:val="0"/>
      </w:pPr>
      <w:r>
        <w:rPr>
          <w:rFonts w:hint="default"/>
        </w:rPr>
        <w:t>返回结果</w:t>
      </w:r>
    </w:p>
    <w:p w14:paraId="612AF598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1983221D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74895A84">
      <w:pPr>
        <w:bidi w:val="0"/>
        <w:rPr>
          <w:rFonts w:hint="default"/>
        </w:rPr>
      </w:pPr>
      <w:r>
        <w:rPr>
          <w:rFonts w:hint="default"/>
        </w:rPr>
        <w:t xml:space="preserve">    "msg": "",</w:t>
      </w:r>
    </w:p>
    <w:p w14:paraId="19220E4E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60067E37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0504E8FD">
      <w:pPr>
        <w:bidi w:val="0"/>
        <w:rPr>
          <w:rFonts w:hint="default"/>
        </w:rPr>
      </w:pPr>
      <w:r>
        <w:rPr>
          <w:rFonts w:hint="default"/>
        </w:rPr>
        <w:t xml:space="preserve">            "usdCny": "7.162"</w:t>
      </w:r>
    </w:p>
    <w:p w14:paraId="2229926F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6FF745C3">
      <w:pPr>
        <w:bidi w:val="0"/>
        <w:rPr>
          <w:rFonts w:hint="default"/>
        </w:rPr>
      </w:pPr>
      <w:r>
        <w:rPr>
          <w:rFonts w:hint="default"/>
        </w:rPr>
        <w:t xml:space="preserve">    ]}</w:t>
      </w:r>
    </w:p>
    <w:p w14:paraId="1D99BD35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70"/>
        <w:gridCol w:w="738"/>
        <w:gridCol w:w="1920"/>
      </w:tblGrid>
      <w:tr w14:paraId="17D8B81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11661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69DDE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D0413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7DA90B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66A8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usdCny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F6F1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3CC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人民币兑美元汇率</w:t>
            </w:r>
          </w:p>
        </w:tc>
      </w:tr>
    </w:tbl>
    <w:p w14:paraId="33F5C374">
      <w:pPr>
        <w:bidi w:val="0"/>
        <w:rPr>
          <w:rFonts w:hint="default"/>
        </w:rPr>
      </w:pPr>
      <w:r>
        <w:rPr>
          <w:rFonts w:hint="default"/>
        </w:rPr>
        <w:t>获取指数成分数据</w:t>
      </w:r>
    </w:p>
    <w:p w14:paraId="22F18A8E">
      <w:pPr>
        <w:bidi w:val="0"/>
        <w:rPr>
          <w:rFonts w:hint="default"/>
        </w:rPr>
      </w:pPr>
      <w:r>
        <w:rPr>
          <w:rFonts w:hint="default"/>
        </w:rPr>
        <w:t>查询市场上的指数成分信息数据</w:t>
      </w:r>
    </w:p>
    <w:p w14:paraId="378F35E1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4C361EF7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1E82C189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4BDC3CFF">
      <w:pPr>
        <w:bidi w:val="0"/>
        <w:rPr>
          <w:rFonts w:hint="default"/>
        </w:rPr>
      </w:pPr>
      <w:r>
        <w:rPr>
          <w:rFonts w:hint="default"/>
        </w:rPr>
        <w:t>GET /api/v5/market/index-components</w:t>
      </w:r>
    </w:p>
    <w:p w14:paraId="72499C72">
      <w:pPr>
        <w:bidi w:val="0"/>
      </w:pPr>
      <w:r>
        <w:rPr>
          <w:rFonts w:hint="default"/>
        </w:rPr>
        <w:t>请求示例</w:t>
      </w:r>
    </w:p>
    <w:p w14:paraId="4F81CD27">
      <w:pPr>
        <w:bidi w:val="0"/>
        <w:rPr>
          <w:rFonts w:hint="default"/>
        </w:rPr>
      </w:pPr>
      <w:r>
        <w:rPr>
          <w:rFonts w:hint="default"/>
        </w:rPr>
        <w:t>import okx.MarketData as MarketData</w:t>
      </w:r>
    </w:p>
    <w:p w14:paraId="74FE0815">
      <w:pPr>
        <w:bidi w:val="0"/>
        <w:rPr>
          <w:rFonts w:hint="default"/>
        </w:rPr>
      </w:pPr>
      <w:r>
        <w:rPr>
          <w:rFonts w:hint="default"/>
        </w:rPr>
        <w:t>flag = "0"  # 实盘:0 , 模拟盘：1marketDataAPI =  MarketData.MarketAPI(flag=flag)</w:t>
      </w:r>
    </w:p>
    <w:p w14:paraId="4B2B7B33">
      <w:pPr>
        <w:bidi w:val="0"/>
        <w:rPr>
          <w:rFonts w:hint="default"/>
        </w:rPr>
      </w:pPr>
      <w:r>
        <w:rPr>
          <w:rFonts w:hint="default"/>
        </w:rPr>
        <w:t># 获取指数成分数据result = marketDataAPI.get_index_components(</w:t>
      </w:r>
    </w:p>
    <w:p w14:paraId="44284C22">
      <w:pPr>
        <w:bidi w:val="0"/>
        <w:rPr>
          <w:rFonts w:hint="default"/>
        </w:rPr>
      </w:pPr>
      <w:r>
        <w:rPr>
          <w:rFonts w:hint="default"/>
        </w:rPr>
        <w:t xml:space="preserve">    index="BTC-USD")print(result)</w:t>
      </w:r>
    </w:p>
    <w:p w14:paraId="4B0BF13E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70"/>
        <w:gridCol w:w="738"/>
        <w:gridCol w:w="1080"/>
        <w:gridCol w:w="1972"/>
      </w:tblGrid>
      <w:tr w14:paraId="790F888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E73F0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D3385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07FF8B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A2D85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6A4F561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FDE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index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D94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ADA6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A84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指数，如 BTC-USDT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与 uly 含义相同。</w:t>
            </w:r>
          </w:p>
        </w:tc>
      </w:tr>
    </w:tbl>
    <w:p w14:paraId="49F5A7CD">
      <w:pPr>
        <w:bidi w:val="0"/>
      </w:pPr>
      <w:r>
        <w:rPr>
          <w:rFonts w:hint="default"/>
        </w:rPr>
        <w:t>返回结果</w:t>
      </w:r>
    </w:p>
    <w:p w14:paraId="16280CAA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62C1C35F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30640439">
      <w:pPr>
        <w:bidi w:val="0"/>
        <w:rPr>
          <w:rFonts w:hint="default"/>
        </w:rPr>
      </w:pPr>
      <w:r>
        <w:rPr>
          <w:rFonts w:hint="default"/>
        </w:rPr>
        <w:t xml:space="preserve">    "msg": "",</w:t>
      </w:r>
    </w:p>
    <w:p w14:paraId="11D86E15">
      <w:pPr>
        <w:bidi w:val="0"/>
        <w:rPr>
          <w:rFonts w:hint="default"/>
        </w:rPr>
      </w:pPr>
      <w:r>
        <w:rPr>
          <w:rFonts w:hint="default"/>
        </w:rPr>
        <w:t xml:space="preserve">    "data": {</w:t>
      </w:r>
    </w:p>
    <w:p w14:paraId="5C8D0A85">
      <w:pPr>
        <w:bidi w:val="0"/>
        <w:rPr>
          <w:rFonts w:hint="default"/>
        </w:rPr>
      </w:pPr>
      <w:r>
        <w:rPr>
          <w:rFonts w:hint="default"/>
        </w:rPr>
        <w:t xml:space="preserve">        "components": [</w:t>
      </w:r>
    </w:p>
    <w:p w14:paraId="60EDFDDD">
      <w:pPr>
        <w:bidi w:val="0"/>
        <w:rPr>
          <w:rFonts w:hint="default"/>
        </w:rPr>
      </w:pPr>
      <w:r>
        <w:rPr>
          <w:rFonts w:hint="default"/>
        </w:rPr>
        <w:t xml:space="preserve">            {</w:t>
      </w:r>
    </w:p>
    <w:p w14:paraId="35470ABF">
      <w:pPr>
        <w:bidi w:val="0"/>
        <w:rPr>
          <w:rFonts w:hint="default"/>
        </w:rPr>
      </w:pPr>
      <w:r>
        <w:rPr>
          <w:rFonts w:hint="default"/>
        </w:rPr>
        <w:t xml:space="preserve">                "symbol": "BTC/USDT",</w:t>
      </w:r>
    </w:p>
    <w:p w14:paraId="53776784">
      <w:pPr>
        <w:bidi w:val="0"/>
        <w:rPr>
          <w:rFonts w:hint="default"/>
        </w:rPr>
      </w:pPr>
      <w:r>
        <w:rPr>
          <w:rFonts w:hint="default"/>
        </w:rPr>
        <w:t xml:space="preserve">                "symPx": "52733.2",</w:t>
      </w:r>
    </w:p>
    <w:p w14:paraId="60C94066">
      <w:pPr>
        <w:bidi w:val="0"/>
        <w:rPr>
          <w:rFonts w:hint="default"/>
        </w:rPr>
      </w:pPr>
      <w:r>
        <w:rPr>
          <w:rFonts w:hint="default"/>
        </w:rPr>
        <w:t xml:space="preserve">                "wgt": "0.25",</w:t>
      </w:r>
    </w:p>
    <w:p w14:paraId="6F6336EC">
      <w:pPr>
        <w:bidi w:val="0"/>
        <w:rPr>
          <w:rFonts w:hint="default"/>
        </w:rPr>
      </w:pPr>
      <w:r>
        <w:rPr>
          <w:rFonts w:hint="default"/>
        </w:rPr>
        <w:t xml:space="preserve">                "cnvPx": "52733.2",</w:t>
      </w:r>
    </w:p>
    <w:p w14:paraId="2792D11F">
      <w:pPr>
        <w:bidi w:val="0"/>
        <w:rPr>
          <w:rFonts w:hint="default"/>
        </w:rPr>
      </w:pPr>
      <w:r>
        <w:rPr>
          <w:rFonts w:hint="default"/>
        </w:rPr>
        <w:t xml:space="preserve">                "exch": "OKEx"</w:t>
      </w:r>
    </w:p>
    <w:p w14:paraId="17D614C4">
      <w:pPr>
        <w:bidi w:val="0"/>
        <w:rPr>
          <w:rFonts w:hint="default"/>
        </w:rPr>
      </w:pPr>
      <w:r>
        <w:rPr>
          <w:rFonts w:hint="default"/>
        </w:rPr>
        <w:t xml:space="preserve">            },</w:t>
      </w:r>
    </w:p>
    <w:p w14:paraId="2B0DF7D5">
      <w:pPr>
        <w:bidi w:val="0"/>
        <w:rPr>
          <w:rFonts w:hint="default"/>
        </w:rPr>
      </w:pPr>
      <w:r>
        <w:rPr>
          <w:rFonts w:hint="default"/>
        </w:rPr>
        <w:t xml:space="preserve">            {</w:t>
      </w:r>
    </w:p>
    <w:p w14:paraId="0ADAAF01">
      <w:pPr>
        <w:bidi w:val="0"/>
        <w:rPr>
          <w:rFonts w:hint="default"/>
        </w:rPr>
      </w:pPr>
      <w:r>
        <w:rPr>
          <w:rFonts w:hint="default"/>
        </w:rPr>
        <w:t xml:space="preserve">                "symbol": "BTC/USDT",</w:t>
      </w:r>
    </w:p>
    <w:p w14:paraId="62CE5C76">
      <w:pPr>
        <w:bidi w:val="0"/>
        <w:rPr>
          <w:rFonts w:hint="default"/>
        </w:rPr>
      </w:pPr>
      <w:r>
        <w:rPr>
          <w:rFonts w:hint="default"/>
        </w:rPr>
        <w:t xml:space="preserve">                "symPx": "52739.87000000",</w:t>
      </w:r>
    </w:p>
    <w:p w14:paraId="51ACBE3A">
      <w:pPr>
        <w:bidi w:val="0"/>
        <w:rPr>
          <w:rFonts w:hint="default"/>
        </w:rPr>
      </w:pPr>
      <w:r>
        <w:rPr>
          <w:rFonts w:hint="default"/>
        </w:rPr>
        <w:t xml:space="preserve">                "wgt": "0.25",</w:t>
      </w:r>
    </w:p>
    <w:p w14:paraId="7C56E1E4">
      <w:pPr>
        <w:bidi w:val="0"/>
        <w:rPr>
          <w:rFonts w:hint="default"/>
        </w:rPr>
      </w:pPr>
      <w:r>
        <w:rPr>
          <w:rFonts w:hint="default"/>
        </w:rPr>
        <w:t xml:space="preserve">                "cnvPx": "52739.87000000",</w:t>
      </w:r>
    </w:p>
    <w:p w14:paraId="58FF0BE1">
      <w:pPr>
        <w:bidi w:val="0"/>
        <w:rPr>
          <w:rFonts w:hint="default"/>
        </w:rPr>
      </w:pPr>
      <w:r>
        <w:rPr>
          <w:rFonts w:hint="default"/>
        </w:rPr>
        <w:t xml:space="preserve">                "exch": "Binance"</w:t>
      </w:r>
    </w:p>
    <w:p w14:paraId="42B0550B">
      <w:pPr>
        <w:bidi w:val="0"/>
        <w:rPr>
          <w:rFonts w:hint="default"/>
        </w:rPr>
      </w:pPr>
      <w:r>
        <w:rPr>
          <w:rFonts w:hint="default"/>
        </w:rPr>
        <w:t xml:space="preserve">            },</w:t>
      </w:r>
    </w:p>
    <w:p w14:paraId="7CEE04D4">
      <w:pPr>
        <w:bidi w:val="0"/>
        <w:rPr>
          <w:rFonts w:hint="default"/>
        </w:rPr>
      </w:pPr>
      <w:r>
        <w:rPr>
          <w:rFonts w:hint="default"/>
        </w:rPr>
        <w:t xml:space="preserve">            {</w:t>
      </w:r>
    </w:p>
    <w:p w14:paraId="488945DA">
      <w:pPr>
        <w:bidi w:val="0"/>
        <w:rPr>
          <w:rFonts w:hint="default"/>
        </w:rPr>
      </w:pPr>
      <w:r>
        <w:rPr>
          <w:rFonts w:hint="default"/>
        </w:rPr>
        <w:t xml:space="preserve">                "symbol": "BTC/USDT",</w:t>
      </w:r>
    </w:p>
    <w:p w14:paraId="232A9E35">
      <w:pPr>
        <w:bidi w:val="0"/>
        <w:rPr>
          <w:rFonts w:hint="default"/>
        </w:rPr>
      </w:pPr>
      <w:r>
        <w:rPr>
          <w:rFonts w:hint="default"/>
        </w:rPr>
        <w:t xml:space="preserve">                "symPx": "52729.1",</w:t>
      </w:r>
    </w:p>
    <w:p w14:paraId="02D56A91">
      <w:pPr>
        <w:bidi w:val="0"/>
        <w:rPr>
          <w:rFonts w:hint="default"/>
        </w:rPr>
      </w:pPr>
      <w:r>
        <w:rPr>
          <w:rFonts w:hint="default"/>
        </w:rPr>
        <w:t xml:space="preserve">                "wgt": "0.25",</w:t>
      </w:r>
    </w:p>
    <w:p w14:paraId="0606CE80">
      <w:pPr>
        <w:bidi w:val="0"/>
        <w:rPr>
          <w:rFonts w:hint="default"/>
        </w:rPr>
      </w:pPr>
      <w:r>
        <w:rPr>
          <w:rFonts w:hint="default"/>
        </w:rPr>
        <w:t xml:space="preserve">                "cnvPx": "52729.1",</w:t>
      </w:r>
    </w:p>
    <w:p w14:paraId="3B416316">
      <w:pPr>
        <w:bidi w:val="0"/>
        <w:rPr>
          <w:rFonts w:hint="default"/>
        </w:rPr>
      </w:pPr>
      <w:r>
        <w:rPr>
          <w:rFonts w:hint="default"/>
        </w:rPr>
        <w:t xml:space="preserve">                "exch": "Huobi"</w:t>
      </w:r>
    </w:p>
    <w:p w14:paraId="6AE8E887">
      <w:pPr>
        <w:bidi w:val="0"/>
        <w:rPr>
          <w:rFonts w:hint="default"/>
        </w:rPr>
      </w:pPr>
      <w:r>
        <w:rPr>
          <w:rFonts w:hint="default"/>
        </w:rPr>
        <w:t xml:space="preserve">            },</w:t>
      </w:r>
    </w:p>
    <w:p w14:paraId="4E94E328">
      <w:pPr>
        <w:bidi w:val="0"/>
        <w:rPr>
          <w:rFonts w:hint="default"/>
        </w:rPr>
      </w:pPr>
      <w:r>
        <w:rPr>
          <w:rFonts w:hint="default"/>
        </w:rPr>
        <w:t xml:space="preserve">            {</w:t>
      </w:r>
    </w:p>
    <w:p w14:paraId="11EB9DBB">
      <w:pPr>
        <w:bidi w:val="0"/>
        <w:rPr>
          <w:rFonts w:hint="default"/>
        </w:rPr>
      </w:pPr>
      <w:r>
        <w:rPr>
          <w:rFonts w:hint="default"/>
        </w:rPr>
        <w:t xml:space="preserve">                "symbol": "BTC/USDT",</w:t>
      </w:r>
    </w:p>
    <w:p w14:paraId="223C4100">
      <w:pPr>
        <w:bidi w:val="0"/>
        <w:rPr>
          <w:rFonts w:hint="default"/>
        </w:rPr>
      </w:pPr>
      <w:r>
        <w:rPr>
          <w:rFonts w:hint="default"/>
        </w:rPr>
        <w:t xml:space="preserve">                "symPx": "52739.47929397",</w:t>
      </w:r>
    </w:p>
    <w:p w14:paraId="68F60EE5">
      <w:pPr>
        <w:bidi w:val="0"/>
        <w:rPr>
          <w:rFonts w:hint="default"/>
        </w:rPr>
      </w:pPr>
      <w:r>
        <w:rPr>
          <w:rFonts w:hint="default"/>
        </w:rPr>
        <w:t xml:space="preserve">                "wgt": "0.25",</w:t>
      </w:r>
    </w:p>
    <w:p w14:paraId="50749F21">
      <w:pPr>
        <w:bidi w:val="0"/>
        <w:rPr>
          <w:rFonts w:hint="default"/>
        </w:rPr>
      </w:pPr>
      <w:r>
        <w:rPr>
          <w:rFonts w:hint="default"/>
        </w:rPr>
        <w:t xml:space="preserve">                "cnvPx": "52739.47929397",</w:t>
      </w:r>
    </w:p>
    <w:p w14:paraId="54172979">
      <w:pPr>
        <w:bidi w:val="0"/>
        <w:rPr>
          <w:rFonts w:hint="default"/>
        </w:rPr>
      </w:pPr>
      <w:r>
        <w:rPr>
          <w:rFonts w:hint="default"/>
        </w:rPr>
        <w:t xml:space="preserve">                "exch": "Poloniex"</w:t>
      </w:r>
    </w:p>
    <w:p w14:paraId="6DC4A455">
      <w:pPr>
        <w:bidi w:val="0"/>
        <w:rPr>
          <w:rFonts w:hint="default"/>
        </w:rPr>
      </w:pPr>
      <w:r>
        <w:rPr>
          <w:rFonts w:hint="default"/>
        </w:rPr>
        <w:t xml:space="preserve">            }</w:t>
      </w:r>
    </w:p>
    <w:p w14:paraId="34E4F040">
      <w:pPr>
        <w:bidi w:val="0"/>
        <w:rPr>
          <w:rFonts w:hint="default"/>
        </w:rPr>
      </w:pPr>
      <w:r>
        <w:rPr>
          <w:rFonts w:hint="default"/>
        </w:rPr>
        <w:t xml:space="preserve">        ],</w:t>
      </w:r>
    </w:p>
    <w:p w14:paraId="1CC143CF">
      <w:pPr>
        <w:bidi w:val="0"/>
        <w:rPr>
          <w:rFonts w:hint="default"/>
        </w:rPr>
      </w:pPr>
      <w:r>
        <w:rPr>
          <w:rFonts w:hint="default"/>
        </w:rPr>
        <w:t xml:space="preserve">        "last": "52735.4123234925",</w:t>
      </w:r>
    </w:p>
    <w:p w14:paraId="08BBC5C6">
      <w:pPr>
        <w:bidi w:val="0"/>
        <w:rPr>
          <w:rFonts w:hint="default"/>
        </w:rPr>
      </w:pPr>
      <w:r>
        <w:rPr>
          <w:rFonts w:hint="default"/>
        </w:rPr>
        <w:t xml:space="preserve">        "index": "BTC-USDT",</w:t>
      </w:r>
    </w:p>
    <w:p w14:paraId="34EF205F">
      <w:pPr>
        <w:bidi w:val="0"/>
        <w:rPr>
          <w:rFonts w:hint="default"/>
        </w:rPr>
      </w:pPr>
      <w:r>
        <w:rPr>
          <w:rFonts w:hint="default"/>
        </w:rPr>
        <w:t xml:space="preserve">        "ts": "1630985335599"</w:t>
      </w:r>
    </w:p>
    <w:p w14:paraId="58F2E236">
      <w:pPr>
        <w:bidi w:val="0"/>
        <w:rPr>
          <w:rFonts w:hint="default"/>
        </w:rPr>
      </w:pPr>
      <w:r>
        <w:rPr>
          <w:rFonts w:hint="default"/>
        </w:rPr>
        <w:t xml:space="preserve">    }}</w:t>
      </w:r>
    </w:p>
    <w:p w14:paraId="70598452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303"/>
        <w:gridCol w:w="738"/>
        <w:gridCol w:w="5998"/>
      </w:tblGrid>
      <w:tr w14:paraId="512A223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37F2BF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7EF7D0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4E8CC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3C16F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06F1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index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6323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A508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指数名称</w:t>
            </w:r>
          </w:p>
        </w:tc>
      </w:tr>
      <w:tr w14:paraId="229B3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19D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last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C52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B9D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最新指数价格</w:t>
            </w:r>
          </w:p>
        </w:tc>
      </w:tr>
      <w:tr w14:paraId="53FE5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430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203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94A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数据产生时间，Unix时间戳的毫秒数格式， 如1597026383085</w:t>
            </w:r>
          </w:p>
        </w:tc>
      </w:tr>
      <w:tr w14:paraId="0DC55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80EA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components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86B4D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469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成分</w:t>
            </w:r>
          </w:p>
        </w:tc>
      </w:tr>
      <w:tr w14:paraId="7A7AF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C3C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exch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156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F63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交易所名称</w:t>
            </w:r>
          </w:p>
        </w:tc>
      </w:tr>
      <w:tr w14:paraId="7D27F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35E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symbol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000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A48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采集的币对名称</w:t>
            </w:r>
          </w:p>
        </w:tc>
      </w:tr>
      <w:tr w14:paraId="172CF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CCA0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symPx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A8FC5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6DFD9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采集的币对价格</w:t>
            </w:r>
          </w:p>
        </w:tc>
      </w:tr>
      <w:tr w14:paraId="1C84E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0EF7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wgt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87E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EA5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权重</w:t>
            </w:r>
          </w:p>
        </w:tc>
      </w:tr>
      <w:tr w14:paraId="15F73AB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4D7B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cnvPx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0EF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9E4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换算成指数后的价格</w:t>
            </w:r>
          </w:p>
        </w:tc>
      </w:tr>
    </w:tbl>
    <w:p w14:paraId="7B06451B">
      <w:pPr>
        <w:bidi w:val="0"/>
        <w:rPr>
          <w:rFonts w:hint="default"/>
        </w:rPr>
      </w:pPr>
      <w:r>
        <w:rPr>
          <w:rFonts w:hint="default"/>
        </w:rPr>
        <w:t>获取经济日历数据</w:t>
      </w:r>
    </w:p>
    <w:p w14:paraId="39CD7462">
      <w:pPr>
        <w:bidi w:val="0"/>
      </w:pPr>
      <w:r>
        <w:rPr>
          <w:lang w:val="en-US" w:eastAsia="zh-CN"/>
        </w:rPr>
        <w:t> 该接口需验证后使用。仅支持实盘服务。</w:t>
      </w:r>
    </w:p>
    <w:p w14:paraId="5D5A2DB3">
      <w:pPr>
        <w:bidi w:val="0"/>
        <w:rPr>
          <w:rFonts w:hint="default"/>
        </w:rPr>
      </w:pPr>
      <w:r>
        <w:rPr>
          <w:rFonts w:hint="default"/>
        </w:rPr>
        <w:t>获取过去三个月的宏观经济日历数据。三个月前的历史数据仅开放给交易费等级VIP1及以上的用户。</w:t>
      </w:r>
    </w:p>
    <w:p w14:paraId="00CCD8E8">
      <w:pPr>
        <w:bidi w:val="0"/>
        <w:rPr>
          <w:rFonts w:hint="default"/>
        </w:rPr>
      </w:pPr>
      <w:r>
        <w:rPr>
          <w:rFonts w:hint="default"/>
        </w:rPr>
        <w:t>限速：1次/5s</w:t>
      </w:r>
    </w:p>
    <w:p w14:paraId="303DA4B2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00F7F4E4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6D9A6AFE">
      <w:pPr>
        <w:bidi w:val="0"/>
        <w:rPr>
          <w:rFonts w:hint="default"/>
        </w:rPr>
      </w:pPr>
      <w:r>
        <w:rPr>
          <w:rFonts w:hint="default"/>
        </w:rPr>
        <w:t>GET /api/v5/public/economic-calendar</w:t>
      </w:r>
    </w:p>
    <w:p w14:paraId="7FA87484">
      <w:pPr>
        <w:bidi w:val="0"/>
      </w:pPr>
      <w:r>
        <w:rPr>
          <w:rFonts w:hint="default"/>
        </w:rPr>
        <w:t>请求示例</w:t>
      </w:r>
    </w:p>
    <w:p w14:paraId="41407161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465"/>
        <w:gridCol w:w="354"/>
        <w:gridCol w:w="288"/>
        <w:gridCol w:w="7439"/>
      </w:tblGrid>
      <w:tr w14:paraId="3AC48B0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795E80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A28A49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C61DB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FAAE5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0E5BE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85BC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region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932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C77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E6D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国家，地区或实体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afghanistan, albania, algeria, andorra, angola, antigua_and_barbuda, argentina, armenia, aruba, australia, austria, azerbaijan, bahamas, bahrain, bangladesh, barbados, belarus, belgium, belize, benin, bermuda, bhutan, bolivia, bosnia_and_herzegovina, botswana, brazil, brunei, bulgaria, burkina_faso, burundi, cambodia, cameroon, canada, cape_verde, cayman_islands, central_african_republic, chad, chile, china, colombia, comoros, congo, costa_rica, croatia, cuba, cyprus, czech_republic, denmark, djibouti, dominica, dominican_republic, east_timor, ecuador, egypt, el_salvador, equatorial_guinea, eritrea, estonia, ethiopia, euro_area, european_union, faroe_islands, fiji, finland, france, g20, g7, gabon, gambia, georgia, germany, ghana, greece, greenland, grenada, guatemala, guinea, guinea_bissau, guyana, hungary, haiti, honduras, hong_kong, hungary, imf, indonesia, iceland, india, indonesia, iran, iraq, ireland, isle_of_man, israel, italy, ivory_coast, jamaica, japan, jordan, kazakhstan, kenya, kiribati, kosovo, kuwait, kyrgyzstan, laos, latvia, lebanon, lesotho, liberia, libya, liechtenstein, lithuania, luxembourg, macau, macedonia, madagascar, malawi, malaysia, maldives, mali, malta, mauritania, mauritius, mexico, micronesia, moldova, monaco, mongolia, montenegro, morocco, mozambique, myanmar, namibia, nepal, netherlands, new_caledonia, new_zealand, nicaragua, niger, nigeria, north_korea, northern_mariana_islands, norway, opec, oman, pakistan, palau, palestine, panama, papua_new_guinea, paraguay, peru, philippines, poland, portugal, puerto_rico, qatar, russia, republic_of_the_congo, romania, russia, rwanda, slovakia, samoa, san_marino, sao_tome_and_principe, saudi_arabia, senegal, serbia, seychelles, sierra_leone, singapore, slovakia, slovenia, solomon_islands, somalia, south_africa, south_korea, south_sudan, spain, sri_lanka, st_kitts_and_nevis, st_lucia, sudan, suriname, swaziland, sweden, switzerland, syria, taiwan, tajikistan, tanzania, thailand, togo, tonga, trinidad_and_tobago, tunisia, turkey, turkmenistan, uganda, ukraine, united_arab_emirates, united_kingdom, united_states, uruguay, uzbekistan, vanuatu, venezuela, vietnam, world, yemen, zambia, zimbabwe</w:t>
            </w:r>
          </w:p>
        </w:tc>
      </w:tr>
      <w:tr w14:paraId="1398E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2FA1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importance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CBD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980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220D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重要性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1: 低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2: 中等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3: 高</w:t>
            </w:r>
          </w:p>
        </w:tc>
      </w:tr>
      <w:tr w14:paraId="7EE9F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0C3C3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C215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F6B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87E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查询发布日期(date)之后的内容，值为时间戳，Unix 时间戳为毫秒数格式，如 1597026383085</w:t>
            </w:r>
          </w:p>
        </w:tc>
      </w:tr>
      <w:tr w14:paraId="328DB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44A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FE1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F30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7407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查询发布日期(date)之前的内容，值为时间戳，Unix 时间戳为毫秒数格式，如 1597026383085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默认值为请求时刻的时间戳</w:t>
            </w:r>
          </w:p>
        </w:tc>
      </w:tr>
      <w:tr w14:paraId="4C5F0C0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510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5359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DB5E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695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分页返回结果的数量，最大为100，默认100条</w:t>
            </w:r>
          </w:p>
        </w:tc>
      </w:tr>
    </w:tbl>
    <w:p w14:paraId="034FF591">
      <w:pPr>
        <w:bidi w:val="0"/>
      </w:pPr>
      <w:r>
        <w:rPr>
          <w:rFonts w:hint="default"/>
        </w:rPr>
        <w:t>返回结果</w:t>
      </w:r>
    </w:p>
    <w:p w14:paraId="0272D3C3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7FB1841E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7338D984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25C08A00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3C566514">
      <w:pPr>
        <w:bidi w:val="0"/>
        <w:rPr>
          <w:rFonts w:hint="default"/>
        </w:rPr>
      </w:pPr>
      <w:r>
        <w:rPr>
          <w:rFonts w:hint="default"/>
        </w:rPr>
        <w:t xml:space="preserve">            "actual": "7.8%",</w:t>
      </w:r>
    </w:p>
    <w:p w14:paraId="1E8621A4">
      <w:pPr>
        <w:bidi w:val="0"/>
        <w:rPr>
          <w:rFonts w:hint="default"/>
        </w:rPr>
      </w:pPr>
      <w:r>
        <w:rPr>
          <w:rFonts w:hint="default"/>
        </w:rPr>
        <w:t xml:space="preserve">            "calendarId": "330631",</w:t>
      </w:r>
    </w:p>
    <w:p w14:paraId="5A568B50">
      <w:pPr>
        <w:bidi w:val="0"/>
        <w:rPr>
          <w:rFonts w:hint="default"/>
        </w:rPr>
      </w:pPr>
      <w:r>
        <w:rPr>
          <w:rFonts w:hint="default"/>
        </w:rPr>
        <w:t xml:space="preserve">            "category": "Harmonised Inflation Rate YoY",</w:t>
      </w:r>
    </w:p>
    <w:p w14:paraId="32364E1C">
      <w:pPr>
        <w:bidi w:val="0"/>
        <w:rPr>
          <w:rFonts w:hint="default"/>
        </w:rPr>
      </w:pPr>
      <w:r>
        <w:rPr>
          <w:rFonts w:hint="default"/>
        </w:rPr>
        <w:t xml:space="preserve">            "ccy": "",</w:t>
      </w:r>
    </w:p>
    <w:p w14:paraId="49525D39">
      <w:pPr>
        <w:bidi w:val="0"/>
        <w:rPr>
          <w:rFonts w:hint="default"/>
        </w:rPr>
      </w:pPr>
      <w:r>
        <w:rPr>
          <w:rFonts w:hint="default"/>
        </w:rPr>
        <w:t xml:space="preserve">            "date": "1700121600000",</w:t>
      </w:r>
    </w:p>
    <w:p w14:paraId="7F81966D">
      <w:pPr>
        <w:bidi w:val="0"/>
        <w:rPr>
          <w:rFonts w:hint="default"/>
        </w:rPr>
      </w:pPr>
      <w:r>
        <w:rPr>
          <w:rFonts w:hint="default"/>
        </w:rPr>
        <w:t xml:space="preserve">            "dateSpan": "0",</w:t>
      </w:r>
    </w:p>
    <w:p w14:paraId="6E264363">
      <w:pPr>
        <w:bidi w:val="0"/>
        <w:rPr>
          <w:rFonts w:hint="default"/>
        </w:rPr>
      </w:pPr>
      <w:r>
        <w:rPr>
          <w:rFonts w:hint="default"/>
        </w:rPr>
        <w:t xml:space="preserve">            "event": "Harmonised Inflation Rate YoY",</w:t>
      </w:r>
    </w:p>
    <w:p w14:paraId="4CA20E38">
      <w:pPr>
        <w:bidi w:val="0"/>
        <w:rPr>
          <w:rFonts w:hint="default"/>
        </w:rPr>
      </w:pPr>
      <w:r>
        <w:rPr>
          <w:rFonts w:hint="default"/>
        </w:rPr>
        <w:t xml:space="preserve">            "forecast": "7.8%",</w:t>
      </w:r>
    </w:p>
    <w:p w14:paraId="50197A18">
      <w:pPr>
        <w:bidi w:val="0"/>
        <w:rPr>
          <w:rFonts w:hint="default"/>
        </w:rPr>
      </w:pPr>
      <w:r>
        <w:rPr>
          <w:rFonts w:hint="default"/>
        </w:rPr>
        <w:t xml:space="preserve">            "importance": "1",</w:t>
      </w:r>
    </w:p>
    <w:p w14:paraId="4EA80EE2">
      <w:pPr>
        <w:bidi w:val="0"/>
        <w:rPr>
          <w:rFonts w:hint="default"/>
        </w:rPr>
      </w:pPr>
      <w:r>
        <w:rPr>
          <w:rFonts w:hint="default"/>
        </w:rPr>
        <w:t xml:space="preserve">            "prevInitial": "",</w:t>
      </w:r>
    </w:p>
    <w:p w14:paraId="696A9FDD">
      <w:pPr>
        <w:bidi w:val="0"/>
        <w:rPr>
          <w:rFonts w:hint="default"/>
        </w:rPr>
      </w:pPr>
      <w:r>
        <w:rPr>
          <w:rFonts w:hint="default"/>
        </w:rPr>
        <w:t xml:space="preserve">            "previous": "9%",</w:t>
      </w:r>
    </w:p>
    <w:p w14:paraId="00326750">
      <w:pPr>
        <w:bidi w:val="0"/>
        <w:rPr>
          <w:rFonts w:hint="default"/>
        </w:rPr>
      </w:pPr>
      <w:r>
        <w:rPr>
          <w:rFonts w:hint="default"/>
        </w:rPr>
        <w:t xml:space="preserve">            "refDate": "1698710400000",</w:t>
      </w:r>
    </w:p>
    <w:p w14:paraId="623FADD3">
      <w:pPr>
        <w:bidi w:val="0"/>
        <w:rPr>
          <w:rFonts w:hint="default"/>
        </w:rPr>
      </w:pPr>
      <w:r>
        <w:rPr>
          <w:rFonts w:hint="default"/>
        </w:rPr>
        <w:t xml:space="preserve">            "region": "Slovakia",</w:t>
      </w:r>
    </w:p>
    <w:p w14:paraId="2E00FF90">
      <w:pPr>
        <w:bidi w:val="0"/>
        <w:rPr>
          <w:rFonts w:hint="default"/>
        </w:rPr>
      </w:pPr>
      <w:r>
        <w:rPr>
          <w:rFonts w:hint="default"/>
        </w:rPr>
        <w:t xml:space="preserve">            "uTime": "1700121605007",</w:t>
      </w:r>
    </w:p>
    <w:p w14:paraId="61F2724D">
      <w:pPr>
        <w:bidi w:val="0"/>
        <w:rPr>
          <w:rFonts w:hint="default"/>
        </w:rPr>
      </w:pPr>
      <w:r>
        <w:rPr>
          <w:rFonts w:hint="default"/>
        </w:rPr>
        <w:t xml:space="preserve">            "unit": "%"</w:t>
      </w:r>
    </w:p>
    <w:p w14:paraId="7EDBB366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36CF3127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177FDB4B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3A9BA03A">
      <w:pPr>
        <w:bidi w:val="0"/>
        <w:rPr>
          <w:rFonts w:hint="default"/>
        </w:rPr>
      </w:pPr>
    </w:p>
    <w:p w14:paraId="29FEE997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223"/>
        <w:gridCol w:w="721"/>
        <w:gridCol w:w="6602"/>
      </w:tblGrid>
      <w:tr w14:paraId="74D26C7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FB2783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A7AB9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58F07F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E971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D94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calendarId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BE0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4FB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经济日历ID</w:t>
            </w:r>
          </w:p>
        </w:tc>
      </w:tr>
      <w:tr w14:paraId="20090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823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4F7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57FF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actual字段值的预期发布时间，Unix时间戳的毫秒数格式，如 1597026383085</w:t>
            </w:r>
          </w:p>
        </w:tc>
      </w:tr>
      <w:tr w14:paraId="66252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364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region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278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22F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国家，地区或实体</w:t>
            </w:r>
          </w:p>
        </w:tc>
      </w:tr>
      <w:tr w14:paraId="747CE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187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category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A76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9F8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类别名</w:t>
            </w:r>
          </w:p>
        </w:tc>
      </w:tr>
      <w:tr w14:paraId="68849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8E0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event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1F47C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9374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事件名</w:t>
            </w:r>
          </w:p>
        </w:tc>
      </w:tr>
      <w:tr w14:paraId="636C7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0EC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refDate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F89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D6E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当前事件指向的日期</w:t>
            </w:r>
          </w:p>
        </w:tc>
      </w:tr>
      <w:tr w14:paraId="32E00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500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actual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E3B9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E721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事件实际值</w:t>
            </w:r>
          </w:p>
        </w:tc>
      </w:tr>
      <w:tr w14:paraId="6D133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9C0D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previous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671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3F9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当前事件上个周期的最新实际值。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若发生数据修正，该字段存储上个周期修正后的实际值。</w:t>
            </w:r>
          </w:p>
        </w:tc>
      </w:tr>
      <w:tr w14:paraId="0CD33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77E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forecast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350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5AC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由权威经济学家共同得出的预测值</w:t>
            </w:r>
          </w:p>
        </w:tc>
      </w:tr>
      <w:tr w14:paraId="0061C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BBEB2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dateSpan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526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5F3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0：事件的具体发生时间已知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1：事件的具体发生日期已知，但时间未知</w:t>
            </w:r>
          </w:p>
        </w:tc>
      </w:tr>
      <w:tr w14:paraId="0ABE1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D025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importance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77D2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CFCA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重要性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1: 低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2: 中等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3: 高</w:t>
            </w:r>
          </w:p>
        </w:tc>
      </w:tr>
      <w:tr w14:paraId="23BA6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6514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4422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7E3B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当前事件的最新更新时间，Unix时间戳的毫秒数格式，如 1597026383085</w:t>
            </w:r>
          </w:p>
        </w:tc>
      </w:tr>
      <w:tr w14:paraId="72596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BAEA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prevInitial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F6F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9C9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该事件上一周期的初始值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仅在修正发生时有值</w:t>
            </w:r>
          </w:p>
        </w:tc>
      </w:tr>
      <w:tr w14:paraId="430FA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A097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B62A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AD2B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事件实际值对应的货币</w:t>
            </w:r>
          </w:p>
        </w:tc>
      </w:tr>
      <w:tr w14:paraId="73EFEBE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D1A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unit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1A5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0A2A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事件实际值对应的单位</w:t>
            </w:r>
          </w:p>
        </w:tc>
      </w:tr>
    </w:tbl>
    <w:p w14:paraId="647000C0">
      <w:pPr>
        <w:bidi w:val="0"/>
        <w:rPr>
          <w:rFonts w:hint="default"/>
        </w:rPr>
      </w:pPr>
      <w:r>
        <w:rPr>
          <w:rFonts w:hint="default"/>
        </w:rPr>
        <w:t>获取历史市场数据</w:t>
      </w:r>
    </w:p>
    <w:p w14:paraId="4A67C074">
      <w:pPr>
        <w:bidi w:val="0"/>
      </w:pPr>
      <w:r>
        <w:rPr>
          <w:lang w:val="en-US" w:eastAsia="zh-CN"/>
        </w:rPr>
        <w:t> 数据覆盖范围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历史数据回填正在进行中，不同模块、产品和时间段的数据覆盖范围可能有所差异。数据集将持续扩展，以提供更全面的历史数据覆盖。 旧数据格式注意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对于模块1（交易历史），一些旧的历史文件可能包含同时带有中文字符和英文列名的列标题。数据回填完成后，所有中文字符将被移除。请在解析数据时考虑到这一点。 数据发布安排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模块 1、2、3、11 的数据通常在 T+2 可用；订单簿数据通常在 T+3 可用。</w:t>
      </w:r>
    </w:p>
    <w:p w14:paraId="4FC2865D">
      <w:pPr>
        <w:bidi w:val="0"/>
        <w:rPr>
          <w:rFonts w:hint="default"/>
        </w:rPr>
      </w:pPr>
      <w:r>
        <w:rPr>
          <w:rFonts w:hint="default"/>
        </w:rPr>
        <w:t>获取OKX历史市场数据。</w:t>
      </w:r>
    </w:p>
    <w:p w14:paraId="3BF2F1FF">
      <w:pPr>
        <w:bidi w:val="0"/>
        <w:rPr>
          <w:rFonts w:hint="default"/>
        </w:rPr>
      </w:pPr>
      <w:r>
        <w:rPr>
          <w:rFonts w:hint="default"/>
        </w:rPr>
        <w:t>限速：2次/5s</w:t>
      </w:r>
    </w:p>
    <w:p w14:paraId="7BD6DA64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066109E6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4DD352F3">
      <w:pPr>
        <w:bidi w:val="0"/>
        <w:rPr>
          <w:rFonts w:hint="default"/>
        </w:rPr>
      </w:pPr>
      <w:r>
        <w:rPr>
          <w:rFonts w:hint="default"/>
        </w:rPr>
        <w:t>GET /api/v5/public/market-data-history</w:t>
      </w:r>
    </w:p>
    <w:p w14:paraId="397F7D2A">
      <w:pPr>
        <w:bidi w:val="0"/>
      </w:pPr>
      <w:r>
        <w:rPr>
          <w:rFonts w:hint="default"/>
        </w:rPr>
        <w:t>请求示例</w:t>
      </w:r>
    </w:p>
    <w:p w14:paraId="3E0D676E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419"/>
        <w:gridCol w:w="738"/>
        <w:gridCol w:w="718"/>
        <w:gridCol w:w="5671"/>
      </w:tblGrid>
      <w:tr w14:paraId="637E153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B58E9B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2165E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995D7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9FCF7E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4221A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9F9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module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7599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A6F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A86A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数据模块类型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1: 逐笔成交历史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2: 1分钟K线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3: 资金费率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4: 400档位深度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5: 5000档位深度（自2025年11月1日起支持）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6: 50档位深度 (将逐步弃用，请使用 module = 4,5 代替)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11: 借币利率</w:t>
            </w:r>
          </w:p>
        </w:tc>
      </w:tr>
      <w:tr w14:paraId="469FE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BDD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09D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10D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AEBD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SPOT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FUTURES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SWAP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OPTION</w:t>
            </w:r>
          </w:p>
        </w:tc>
      </w:tr>
      <w:tr w14:paraId="02094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EAD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instIdList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230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98B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8446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产品ID列表，例如 BTC-USDT 或 ANY 表示所有产品（ANY 仅支持 module = 1, 2, 3, 11 &amp; dateAggrType = daily）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多个产品请用英文逗号分隔，如 BTC-USDT,ETH-USDT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最大长度 = 10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仅适用于instType = SPOT</w:t>
            </w:r>
          </w:p>
        </w:tc>
      </w:tr>
      <w:tr w14:paraId="7A6D6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E0E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instFamilyList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ED8F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4455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A6D53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交易品种列表，例如 BTC-USDT 或 ANY 表示所有产品（ANY 仅支持 module = 1, 2, 3, 11 &amp; dateAggrType = daily）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多个品种请用英文逗号分隔，如 BTC-USDT,ETH-USDT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最大长度 = 10 (当module = 6 &amp; instType = OPTION时为1)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仅适用于instType ≠ SPOT</w:t>
            </w:r>
          </w:p>
        </w:tc>
      </w:tr>
      <w:tr w14:paraId="3C6CD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7A0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dateAggrType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646C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622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D27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日期聚合类型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daily (不支持 module = 3 &amp; instFamilyList ≠ ANY)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monthly （不支持module = 6）</w:t>
            </w:r>
          </w:p>
        </w:tc>
      </w:tr>
      <w:tr w14:paraId="6D0B3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163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begin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3F30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344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6DB8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开始时间戳，Unix时间戳格式为毫秒数（包含该时间）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日度最大范围：20天，月度最大范围：20个月</w:t>
            </w:r>
          </w:p>
        </w:tc>
      </w:tr>
      <w:tr w14:paraId="280CBDD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4A3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214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8337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B25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结束时间戳，Unix时间戳格式为毫秒数（包含该时间）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当module = 6 &amp; instType = OPTION时，仅返回end指定日期的数据</w:t>
            </w:r>
          </w:p>
        </w:tc>
      </w:tr>
    </w:tbl>
    <w:p w14:paraId="09402337">
      <w:pPr>
        <w:bidi w:val="0"/>
      </w:pPr>
      <w:r>
        <w:rPr>
          <w:rFonts w:hint="default"/>
        </w:rPr>
        <w:t>返回示例</w:t>
      </w:r>
    </w:p>
    <w:p w14:paraId="7C950E24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72EAA301">
      <w:pPr>
        <w:bidi w:val="0"/>
        <w:rPr>
          <w:rFonts w:hint="default"/>
        </w:rPr>
      </w:pPr>
      <w:r>
        <w:rPr>
          <w:rFonts w:hint="default"/>
        </w:rPr>
        <w:t xml:space="preserve">  "code": "0",</w:t>
      </w:r>
    </w:p>
    <w:p w14:paraId="278A6B3F">
      <w:pPr>
        <w:bidi w:val="0"/>
        <w:rPr>
          <w:rFonts w:hint="default"/>
        </w:rPr>
      </w:pPr>
      <w:r>
        <w:rPr>
          <w:rFonts w:hint="default"/>
        </w:rPr>
        <w:t xml:space="preserve">  "data": [{</w:t>
      </w:r>
    </w:p>
    <w:p w14:paraId="599FD28B">
      <w:pPr>
        <w:bidi w:val="0"/>
        <w:rPr>
          <w:rFonts w:hint="default"/>
        </w:rPr>
      </w:pPr>
      <w:r>
        <w:rPr>
          <w:rFonts w:hint="default"/>
        </w:rPr>
        <w:t xml:space="preserve">    "dateAggrType": "daily",</w:t>
      </w:r>
    </w:p>
    <w:p w14:paraId="33A6900E">
      <w:pPr>
        <w:bidi w:val="0"/>
        <w:rPr>
          <w:rFonts w:hint="default"/>
        </w:rPr>
      </w:pPr>
      <w:r>
        <w:rPr>
          <w:rFonts w:hint="default"/>
        </w:rPr>
        <w:t xml:space="preserve">    "details": [{</w:t>
      </w:r>
    </w:p>
    <w:p w14:paraId="6FAA8200">
      <w:pPr>
        <w:bidi w:val="0"/>
        <w:rPr>
          <w:rFonts w:hint="default"/>
        </w:rPr>
      </w:pPr>
      <w:r>
        <w:rPr>
          <w:rFonts w:hint="default"/>
        </w:rPr>
        <w:t xml:space="preserve">      "dateRangeEnd": "1756656000000",</w:t>
      </w:r>
    </w:p>
    <w:p w14:paraId="09B1E5BC">
      <w:pPr>
        <w:bidi w:val="0"/>
        <w:rPr>
          <w:rFonts w:hint="default"/>
        </w:rPr>
      </w:pPr>
      <w:r>
        <w:rPr>
          <w:rFonts w:hint="default"/>
        </w:rPr>
        <w:t xml:space="preserve">      "dateRangeStart": "1756569600000",</w:t>
      </w:r>
    </w:p>
    <w:p w14:paraId="220866CA">
      <w:pPr>
        <w:bidi w:val="0"/>
        <w:rPr>
          <w:rFonts w:hint="default"/>
        </w:rPr>
      </w:pPr>
      <w:r>
        <w:rPr>
          <w:rFonts w:hint="default"/>
        </w:rPr>
        <w:t xml:space="preserve">      "groupDetails": [{</w:t>
      </w:r>
    </w:p>
    <w:p w14:paraId="4B923A90">
      <w:pPr>
        <w:bidi w:val="0"/>
        <w:rPr>
          <w:rFonts w:hint="default"/>
        </w:rPr>
      </w:pPr>
      <w:r>
        <w:rPr>
          <w:rFonts w:hint="default"/>
        </w:rPr>
        <w:t xml:space="preserve">        "dateTs": "1756656000000",</w:t>
      </w:r>
    </w:p>
    <w:p w14:paraId="6F81F702">
      <w:pPr>
        <w:bidi w:val="0"/>
        <w:rPr>
          <w:rFonts w:hint="default"/>
        </w:rPr>
      </w:pPr>
      <w:r>
        <w:rPr>
          <w:rFonts w:hint="default"/>
        </w:rPr>
        <w:t xml:space="preserve">        "filename": "BTC-USDT-SWAP-trades-2025-09-01.zip",</w:t>
      </w:r>
    </w:p>
    <w:p w14:paraId="3969B728">
      <w:pPr>
        <w:bidi w:val="0"/>
        <w:rPr>
          <w:rFonts w:hint="default"/>
        </w:rPr>
      </w:pPr>
      <w:r>
        <w:rPr>
          <w:rFonts w:hint="default"/>
        </w:rPr>
        <w:t xml:space="preserve">        "sizeMB": "10.82",</w:t>
      </w:r>
    </w:p>
    <w:p w14:paraId="4B3D72F2">
      <w:pPr>
        <w:bidi w:val="0"/>
        <w:rPr>
          <w:rFonts w:hint="default"/>
        </w:rPr>
      </w:pPr>
      <w:r>
        <w:rPr>
          <w:rFonts w:hint="default"/>
        </w:rPr>
        <w:t xml:space="preserve">        "url": "https://static.okx.com/cdn/okex/traderecords/trades/daily/20250901/BTC-USDT-SWAP-trades-2025-09-01.zip"</w:t>
      </w:r>
    </w:p>
    <w:p w14:paraId="2884F191">
      <w:pPr>
        <w:bidi w:val="0"/>
        <w:rPr>
          <w:rFonts w:hint="default"/>
        </w:rPr>
      </w:pPr>
      <w:r>
        <w:rPr>
          <w:rFonts w:hint="default"/>
        </w:rPr>
        <w:t xml:space="preserve">      },</w:t>
      </w:r>
    </w:p>
    <w:p w14:paraId="12D6366D">
      <w:pPr>
        <w:bidi w:val="0"/>
        <w:rPr>
          <w:rFonts w:hint="default"/>
        </w:rPr>
      </w:pPr>
      <w:r>
        <w:rPr>
          <w:rFonts w:hint="default"/>
        </w:rPr>
        <w:t xml:space="preserve">      {</w:t>
      </w:r>
    </w:p>
    <w:p w14:paraId="2189CF29">
      <w:pPr>
        <w:bidi w:val="0"/>
        <w:rPr>
          <w:rFonts w:hint="default"/>
        </w:rPr>
      </w:pPr>
      <w:r>
        <w:rPr>
          <w:rFonts w:hint="default"/>
        </w:rPr>
        <w:t xml:space="preserve">        "dateTs": "1756569600000",</w:t>
      </w:r>
    </w:p>
    <w:p w14:paraId="35791E5C">
      <w:pPr>
        <w:bidi w:val="0"/>
        <w:rPr>
          <w:rFonts w:hint="default"/>
        </w:rPr>
      </w:pPr>
      <w:r>
        <w:rPr>
          <w:rFonts w:hint="default"/>
        </w:rPr>
        <w:t xml:space="preserve">        "filename": "BTC-USDT-SWAP-trades-2025-08-31.zip",</w:t>
      </w:r>
    </w:p>
    <w:p w14:paraId="1CD37100">
      <w:pPr>
        <w:bidi w:val="0"/>
        <w:rPr>
          <w:rFonts w:hint="default"/>
        </w:rPr>
      </w:pPr>
      <w:r>
        <w:rPr>
          <w:rFonts w:hint="default"/>
        </w:rPr>
        <w:t xml:space="preserve">        "sizeMB": "4.82",</w:t>
      </w:r>
    </w:p>
    <w:p w14:paraId="73B2C4DA">
      <w:pPr>
        <w:bidi w:val="0"/>
        <w:rPr>
          <w:rFonts w:hint="default"/>
        </w:rPr>
      </w:pPr>
      <w:r>
        <w:rPr>
          <w:rFonts w:hint="default"/>
        </w:rPr>
        <w:t xml:space="preserve">        "url": "https://static.okx.com/cdn/okex/traderecords/trades/daily/20250831/BTC-USDT-SWAP-trades-2025-08-31.zip"</w:t>
      </w:r>
    </w:p>
    <w:p w14:paraId="759140F7">
      <w:pPr>
        <w:bidi w:val="0"/>
        <w:rPr>
          <w:rFonts w:hint="default"/>
        </w:rPr>
      </w:pPr>
      <w:r>
        <w:rPr>
          <w:rFonts w:hint="default"/>
        </w:rPr>
        <w:t xml:space="preserve">      }],</w:t>
      </w:r>
    </w:p>
    <w:p w14:paraId="6BEB5D5F">
      <w:pPr>
        <w:bidi w:val="0"/>
        <w:rPr>
          <w:rFonts w:hint="default"/>
        </w:rPr>
      </w:pPr>
      <w:r>
        <w:rPr>
          <w:rFonts w:hint="default"/>
        </w:rPr>
        <w:t xml:space="preserve">      "groupSizeMB": "15.64",</w:t>
      </w:r>
    </w:p>
    <w:p w14:paraId="0B805C59">
      <w:pPr>
        <w:bidi w:val="0"/>
        <w:rPr>
          <w:rFonts w:hint="default"/>
        </w:rPr>
      </w:pPr>
      <w:r>
        <w:rPr>
          <w:rFonts w:hint="default"/>
        </w:rPr>
        <w:t xml:space="preserve">      "instFamily": "BTC-USDT",</w:t>
      </w:r>
    </w:p>
    <w:p w14:paraId="570C2A8B">
      <w:pPr>
        <w:bidi w:val="0"/>
        <w:rPr>
          <w:rFonts w:hint="default"/>
        </w:rPr>
      </w:pPr>
      <w:r>
        <w:rPr>
          <w:rFonts w:hint="default"/>
        </w:rPr>
        <w:t xml:space="preserve">      "instId": "",</w:t>
      </w:r>
    </w:p>
    <w:p w14:paraId="53610E5E">
      <w:pPr>
        <w:bidi w:val="0"/>
        <w:rPr>
          <w:rFonts w:hint="default"/>
        </w:rPr>
      </w:pPr>
      <w:r>
        <w:rPr>
          <w:rFonts w:hint="default"/>
        </w:rPr>
        <w:t xml:space="preserve">      "instType": "SWAP"</w:t>
      </w:r>
    </w:p>
    <w:p w14:paraId="61D8E49F">
      <w:pPr>
        <w:bidi w:val="0"/>
        <w:rPr>
          <w:rFonts w:hint="default"/>
        </w:rPr>
      </w:pPr>
      <w:r>
        <w:rPr>
          <w:rFonts w:hint="default"/>
        </w:rPr>
        <w:t xml:space="preserve">    }],</w:t>
      </w:r>
    </w:p>
    <w:p w14:paraId="246AA96B">
      <w:pPr>
        <w:bidi w:val="0"/>
        <w:rPr>
          <w:rFonts w:hint="default"/>
        </w:rPr>
      </w:pPr>
      <w:r>
        <w:rPr>
          <w:rFonts w:hint="default"/>
        </w:rPr>
        <w:t xml:space="preserve">    "totalSizeMB": "15.64",</w:t>
      </w:r>
    </w:p>
    <w:p w14:paraId="674BA806">
      <w:pPr>
        <w:bidi w:val="0"/>
        <w:rPr>
          <w:rFonts w:hint="default"/>
        </w:rPr>
      </w:pPr>
      <w:r>
        <w:rPr>
          <w:rFonts w:hint="default"/>
        </w:rPr>
        <w:t xml:space="preserve">    "ts": "1756882260390"</w:t>
      </w:r>
    </w:p>
    <w:p w14:paraId="3580122E">
      <w:pPr>
        <w:bidi w:val="0"/>
        <w:rPr>
          <w:rFonts w:hint="default"/>
        </w:rPr>
      </w:pPr>
      <w:r>
        <w:rPr>
          <w:rFonts w:hint="default"/>
        </w:rPr>
        <w:t xml:space="preserve">  }],</w:t>
      </w:r>
    </w:p>
    <w:p w14:paraId="1A22B596">
      <w:pPr>
        <w:bidi w:val="0"/>
        <w:rPr>
          <w:rFonts w:hint="default"/>
        </w:rPr>
      </w:pPr>
      <w:r>
        <w:rPr>
          <w:rFonts w:hint="default"/>
        </w:rPr>
        <w:t xml:space="preserve">  "msg": ""}</w:t>
      </w:r>
    </w:p>
    <w:p w14:paraId="001CDDF5">
      <w:pPr>
        <w:bidi w:val="0"/>
      </w:pPr>
      <w:r>
        <w:rPr>
          <w:rFonts w:hint="default"/>
        </w:rPr>
        <w:t>返回示例，当没有数据文件时</w:t>
      </w:r>
    </w:p>
    <w:p w14:paraId="35F8C629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1F61C7BA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380B10A2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78865B83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6334BF8D">
      <w:pPr>
        <w:bidi w:val="0"/>
        <w:rPr>
          <w:rFonts w:hint="default"/>
        </w:rPr>
      </w:pPr>
      <w:r>
        <w:rPr>
          <w:rFonts w:hint="default"/>
        </w:rPr>
        <w:t xml:space="preserve">            "dateAggrType": "monthly",</w:t>
      </w:r>
    </w:p>
    <w:p w14:paraId="3C61030D">
      <w:pPr>
        <w:bidi w:val="0"/>
        <w:rPr>
          <w:rFonts w:hint="default"/>
        </w:rPr>
      </w:pPr>
      <w:r>
        <w:rPr>
          <w:rFonts w:hint="default"/>
        </w:rPr>
        <w:t xml:space="preserve">            "details": [],</w:t>
      </w:r>
    </w:p>
    <w:p w14:paraId="4A753238">
      <w:pPr>
        <w:bidi w:val="0"/>
        <w:rPr>
          <w:rFonts w:hint="default"/>
        </w:rPr>
      </w:pPr>
      <w:r>
        <w:rPr>
          <w:rFonts w:hint="default"/>
        </w:rPr>
        <w:t xml:space="preserve">            "totalSizeMB": "0",</w:t>
      </w:r>
    </w:p>
    <w:p w14:paraId="3EE95464">
      <w:pPr>
        <w:bidi w:val="0"/>
        <w:rPr>
          <w:rFonts w:hint="default"/>
        </w:rPr>
      </w:pPr>
      <w:r>
        <w:rPr>
          <w:rFonts w:hint="default"/>
        </w:rPr>
        <w:t xml:space="preserve">            "ts": "1756889595507"</w:t>
      </w:r>
    </w:p>
    <w:p w14:paraId="56F236A1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0D9818EE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52466715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4D599DB0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709"/>
        <w:gridCol w:w="738"/>
        <w:gridCol w:w="5927"/>
      </w:tblGrid>
      <w:tr w14:paraId="6B9A2AF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18DDE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17A88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13D248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4A584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9EF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33D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E92F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响应时间戳，Unix时间戳格式为毫秒数</w:t>
            </w:r>
          </w:p>
        </w:tc>
      </w:tr>
      <w:tr w14:paraId="546C9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B69B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totalSizeMB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45B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4095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所有数据文件总大小，单位MB</w:t>
            </w:r>
          </w:p>
        </w:tc>
      </w:tr>
      <w:tr w14:paraId="4B217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8312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dateAggrType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734C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BD64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日期聚合类型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daily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monthly</w:t>
            </w:r>
          </w:p>
        </w:tc>
      </w:tr>
      <w:tr w14:paraId="7704C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E17D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details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975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69A43">
            <w:pPr>
              <w:bidi w:val="0"/>
              <w:rPr>
                <w:rFonts w:hint="default"/>
              </w:rPr>
            </w:pPr>
          </w:p>
        </w:tc>
      </w:tr>
      <w:tr w14:paraId="55B35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8BD9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E6A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261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</w:t>
            </w:r>
          </w:p>
        </w:tc>
      </w:tr>
      <w:tr w14:paraId="57145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0D5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6A3E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D97C9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交易品种</w:t>
            </w:r>
          </w:p>
        </w:tc>
      </w:tr>
      <w:tr w14:paraId="5CD81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6617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dateRangeStart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AAD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2D3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数据范围开始日期，Unix时间戳格式为毫秒数（包含该时间）</w:t>
            </w:r>
          </w:p>
        </w:tc>
      </w:tr>
      <w:tr w14:paraId="24776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B2B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dateRangeEnd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B3C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C75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数据范围结束日期，Unix时间戳格式为毫秒数（包含该时间）</w:t>
            </w:r>
          </w:p>
        </w:tc>
      </w:tr>
      <w:tr w14:paraId="22BAB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D41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groupSizeMB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8BC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73FA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数据组大小，单位MB</w:t>
            </w:r>
          </w:p>
        </w:tc>
      </w:tr>
      <w:tr w14:paraId="45CAD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EB5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groupDetails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B66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9EF00">
            <w:pPr>
              <w:bidi w:val="0"/>
              <w:rPr>
                <w:rFonts w:hint="default"/>
              </w:rPr>
            </w:pPr>
          </w:p>
        </w:tc>
      </w:tr>
      <w:tr w14:paraId="52D04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CD5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filename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705E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1DE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数据文件名，例如 BTC-USDT-SWAP-trades-2025-05-15.zip</w:t>
            </w:r>
          </w:p>
        </w:tc>
      </w:tr>
      <w:tr w14:paraId="05924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DA2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dataTs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444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CCCD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数据日期时间戳，Unix时间戳格式为毫秒数</w:t>
            </w:r>
          </w:p>
        </w:tc>
      </w:tr>
      <w:tr w14:paraId="6514D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2E78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sizeMB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F54F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780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文件大小，单位MB</w:t>
            </w:r>
          </w:p>
        </w:tc>
      </w:tr>
      <w:tr w14:paraId="625AD4F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5CB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url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6B4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4C0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下载链接</w:t>
            </w:r>
          </w:p>
        </w:tc>
      </w:tr>
    </w:tbl>
    <w:p w14:paraId="237E58D7">
      <w:pPr>
        <w:bidi w:val="0"/>
      </w:pPr>
      <w:r>
        <w:rPr>
          <w:lang w:val="en-US" w:eastAsia="zh-CN"/>
        </w:rPr>
        <w:t> 数据查询规则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• 仅使用时间戳的日期部分（yyyy-mm-dd），忽略时间部分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• begin和end时间戳均为包含该时间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• 数据按倒序时间顺序返回（越接近end的数据越靠前）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• 如果查询超出记录限制，返回最接近end时间戳的数据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• 例外： 当 module = 6 且 instType = OPTION 时，仅返回 end 指定日期的数据 时间戳解析的时区规范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将Unix时间戳转换为日期时，以下时区约定适用于所有时间戳字段（begin, end, dateRangeStart, dateRangeEnd, dataTs）：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• 深度数据（模块4、5、6）：UTC+0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• 其他数据模块（模块1、2、3、11）：UTC+8</w:t>
      </w:r>
    </w:p>
    <w:p w14:paraId="5C8E2132">
      <w:pPr>
        <w:bidi w:val="0"/>
        <w:rPr>
          <w:rFonts w:hint="default"/>
        </w:rPr>
      </w:pPr>
      <w:r>
        <w:rPr>
          <w:rFonts w:hint="default"/>
        </w:rPr>
        <w:t>WebSocket</w:t>
      </w:r>
    </w:p>
    <w:p w14:paraId="71A3E9C5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F34A5"/>
    <w:rsid w:val="0FDD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329</Words>
  <Characters>1430</Characters>
  <Lines>0</Lines>
  <Paragraphs>0</Paragraphs>
  <TotalTime>0</TotalTime>
  <ScaleCrop>false</ScaleCrop>
  <LinksUpToDate>false</LinksUpToDate>
  <CharactersWithSpaces>2158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2026-05-21T13:39:00Z</dcterms:created>
  <dc:creator>Administrator</dc:creator>
  <cp:lastModifiedBy>阿银</cp:lastModifiedBy>
  <dcterms:modified xsi:type="dcterms:W3CDTF">2026-06-06T03:48:17Z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eyJoZGlkIjoiZmE2MjQyZTM2OTQ4MzNjN2M1YzU4Mzg1ZTRiNWQxMGUiLCJ1c2VySWQiOiI1ODU5MjA2MDQifQ==</vt:lpwstr>
  </property>
  <property fmtid="{D5CDD505-2E9C-101B-9397-08002B2CF9AE}" pid="4" name="ICV">
    <vt:lpwstr>56380673F0A24BD49DBB4C89F40EF1D2_12</vt:lpwstr>
  </property>
</Properties>
</file>