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38D17">
      <w:pPr>
        <w:bidi w:val="0"/>
      </w:pPr>
      <w:bookmarkStart w:id="0" w:name="_GoBack"/>
      <w:r>
        <w:rPr>
          <w:rFonts w:hint="default"/>
        </w:rPr>
        <w:t>REST API</w:t>
      </w:r>
    </w:p>
    <w:p w14:paraId="192A8127">
      <w:pPr>
        <w:bidi w:val="0"/>
        <w:rPr>
          <w:rFonts w:hint="default"/>
        </w:rPr>
      </w:pPr>
      <w:r>
        <w:rPr>
          <w:rFonts w:hint="default"/>
        </w:rPr>
        <w:t>获取交易产品基础信息</w:t>
      </w:r>
    </w:p>
    <w:p w14:paraId="7F7A73DD">
      <w:pPr>
        <w:bidi w:val="0"/>
        <w:rPr>
          <w:rFonts w:hint="default"/>
        </w:rPr>
      </w:pPr>
      <w:r>
        <w:rPr>
          <w:rFonts w:hint="default"/>
        </w:rPr>
        <w:t>获取当前账户可交易产品的信息列表。</w:t>
      </w:r>
    </w:p>
    <w:p w14:paraId="23A4B1F1">
      <w:pPr>
        <w:bidi w:val="0"/>
        <w:rPr>
          <w:rFonts w:hint="default"/>
        </w:rPr>
      </w:pPr>
      <w:r>
        <w:rPr>
          <w:rFonts w:hint="default"/>
        </w:rPr>
        <w:t>限速：20次/2s</w:t>
      </w:r>
    </w:p>
    <w:p w14:paraId="348248D7">
      <w:pPr>
        <w:bidi w:val="0"/>
        <w:rPr>
          <w:rFonts w:hint="default"/>
        </w:rPr>
      </w:pPr>
      <w:r>
        <w:rPr>
          <w:rFonts w:hint="default"/>
        </w:rPr>
        <w:t>限速规则：User ID + Instrument Type</w:t>
      </w:r>
    </w:p>
    <w:p w14:paraId="0CB5B5A1">
      <w:pPr>
        <w:bidi w:val="0"/>
        <w:rPr>
          <w:rFonts w:hint="default"/>
        </w:rPr>
      </w:pPr>
      <w:r>
        <w:rPr>
          <w:rFonts w:hint="default"/>
        </w:rPr>
        <w:t>权限：读取</w:t>
      </w:r>
    </w:p>
    <w:p w14:paraId="117862FF">
      <w:pPr>
        <w:bidi w:val="0"/>
        <w:rPr>
          <w:rFonts w:hint="default"/>
        </w:rPr>
      </w:pPr>
      <w:r>
        <w:rPr>
          <w:rFonts w:hint="default"/>
        </w:rPr>
        <w:t>HTTP请求</w:t>
      </w:r>
    </w:p>
    <w:p w14:paraId="32865A67">
      <w:pPr>
        <w:bidi w:val="0"/>
        <w:rPr>
          <w:rFonts w:hint="default"/>
        </w:rPr>
      </w:pPr>
      <w:r>
        <w:rPr>
          <w:rFonts w:hint="default"/>
        </w:rPr>
        <w:t>GET /api/v5/account/instruments</w:t>
      </w:r>
    </w:p>
    <w:p w14:paraId="76404C8B">
      <w:pPr>
        <w:bidi w:val="0"/>
      </w:pPr>
      <w:r>
        <w:rPr>
          <w:rFonts w:hint="default"/>
        </w:rPr>
        <w:t>请求示例</w:t>
      </w:r>
    </w:p>
    <w:p w14:paraId="7156B9E2">
      <w:pPr>
        <w:bidi w:val="0"/>
        <w:rPr>
          <w:rFonts w:hint="default"/>
        </w:rPr>
      </w:pPr>
      <w:r>
        <w:rPr>
          <w:rFonts w:hint="default"/>
        </w:rPr>
        <w:t>import okx.Account as Account</w:t>
      </w:r>
    </w:p>
    <w:p w14:paraId="33BD97A7">
      <w:pPr>
        <w:bidi w:val="0"/>
        <w:rPr>
          <w:rFonts w:hint="default"/>
        </w:rPr>
      </w:pPr>
      <w:r>
        <w:rPr>
          <w:rFonts w:hint="default"/>
        </w:rPr>
        <w:t># API 初始化apikey = "YOUR_API_KEY"secretkey = "YOUR_SECRET_KEY"passphrase = "YOUR_PASSPHRASE"</w:t>
      </w:r>
    </w:p>
    <w:p w14:paraId="07BDF08D">
      <w:pPr>
        <w:bidi w:val="0"/>
        <w:rPr>
          <w:rFonts w:hint="default"/>
        </w:rPr>
      </w:pPr>
      <w:r>
        <w:rPr>
          <w:rFonts w:hint="default"/>
        </w:rPr>
        <w:t>flag = "1"  # 实盘:0 , 模拟盘:1accountAPI = Account.AccountAPI(apikey, secretkey, passphrase, False, flag)</w:t>
      </w:r>
    </w:p>
    <w:p w14:paraId="31E5246C">
      <w:pPr>
        <w:bidi w:val="0"/>
        <w:rPr>
          <w:rFonts w:hint="default"/>
        </w:rPr>
      </w:pPr>
      <w:r>
        <w:rPr>
          <w:rFonts w:hint="default"/>
        </w:rPr>
        <w:t>result = accountAPI.get_instruments(instType="SPOT")print(result)</w:t>
      </w:r>
    </w:p>
    <w:p w14:paraId="322513D3">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00"/>
        <w:gridCol w:w="738"/>
        <w:gridCol w:w="1045"/>
        <w:gridCol w:w="5663"/>
      </w:tblGrid>
      <w:tr w14:paraId="4938E1B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101C6B8">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00BD8CC">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511F811">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AC7B4F3">
            <w:pPr>
              <w:bidi w:val="0"/>
              <w:rPr>
                <w:rFonts w:hint="default"/>
              </w:rPr>
            </w:pPr>
            <w:r>
              <w:rPr>
                <w:rFonts w:hint="default"/>
                <w:lang w:val="en-US" w:eastAsia="zh-CN"/>
              </w:rPr>
              <w:t>描述</w:t>
            </w:r>
          </w:p>
        </w:tc>
      </w:tr>
      <w:tr w14:paraId="65B61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44559F">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848AD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9E1F3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5D4D63">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096BB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628A08">
            <w:pPr>
              <w:bidi w:val="0"/>
              <w:rPr>
                <w:rFonts w:hint="default"/>
              </w:rPr>
            </w:pPr>
            <w:r>
              <w:rPr>
                <w:rFonts w:hint="default"/>
                <w:lang w:val="en-US" w:eastAsia="zh-CN"/>
              </w:rPr>
              <w:t>seriesId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AEE10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B08626">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B9E248">
            <w:pPr>
              <w:bidi w:val="0"/>
              <w:rPr>
                <w:rFonts w:hint="default"/>
              </w:rPr>
            </w:pPr>
            <w:r>
              <w:rPr>
                <w:rFonts w:hint="default"/>
                <w:lang w:val="en-US" w:eastAsia="zh-CN"/>
              </w:rPr>
              <w:t>系列 ID，如 BTC-ABOVE-DAILY。当 instType 为 EVENTS 时必填</w:t>
            </w:r>
          </w:p>
        </w:tc>
      </w:tr>
      <w:tr w14:paraId="4E711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50AB8E">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C45F8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8BDC3B">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310C3C">
            <w:pPr>
              <w:bidi w:val="0"/>
              <w:rPr>
                <w:rFonts w:hint="default"/>
              </w:rPr>
            </w:pPr>
            <w:r>
              <w:rPr>
                <w:rFonts w:hint="default"/>
                <w:lang w:val="en-US" w:eastAsia="zh-CN"/>
              </w:rPr>
              <w:t>交易品种，仅适用于交割/永续/期权，期权必填</w:t>
            </w:r>
          </w:p>
        </w:tc>
      </w:tr>
      <w:tr w14:paraId="5D9933A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DD077D">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752DC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515AF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A2F576">
            <w:pPr>
              <w:bidi w:val="0"/>
              <w:rPr>
                <w:rFonts w:hint="default"/>
              </w:rPr>
            </w:pPr>
            <w:r>
              <w:rPr>
                <w:rFonts w:hint="default"/>
                <w:lang w:val="en-US" w:eastAsia="zh-CN"/>
              </w:rPr>
              <w:t>产品ID</w:t>
            </w:r>
          </w:p>
        </w:tc>
      </w:tr>
    </w:tbl>
    <w:p w14:paraId="6519094B">
      <w:pPr>
        <w:bidi w:val="0"/>
      </w:pPr>
      <w:r>
        <w:rPr>
          <w:rFonts w:hint="default"/>
        </w:rPr>
        <w:t>返回结果</w:t>
      </w:r>
    </w:p>
    <w:p w14:paraId="113AB0CC">
      <w:pPr>
        <w:bidi w:val="0"/>
        <w:rPr>
          <w:rFonts w:hint="default"/>
        </w:rPr>
      </w:pPr>
      <w:r>
        <w:rPr>
          <w:rFonts w:hint="default"/>
        </w:rPr>
        <w:t>{</w:t>
      </w:r>
    </w:p>
    <w:p w14:paraId="6A921D7A">
      <w:pPr>
        <w:bidi w:val="0"/>
        <w:rPr>
          <w:rFonts w:hint="default"/>
        </w:rPr>
      </w:pPr>
      <w:r>
        <w:rPr>
          <w:rFonts w:hint="default"/>
        </w:rPr>
        <w:t xml:space="preserve">    "code": "0",</w:t>
      </w:r>
    </w:p>
    <w:p w14:paraId="4A552D39">
      <w:pPr>
        <w:bidi w:val="0"/>
        <w:rPr>
          <w:rFonts w:hint="default"/>
        </w:rPr>
      </w:pPr>
      <w:r>
        <w:rPr>
          <w:rFonts w:hint="default"/>
        </w:rPr>
        <w:t xml:space="preserve">    "data": [</w:t>
      </w:r>
    </w:p>
    <w:p w14:paraId="5F1C447E">
      <w:pPr>
        <w:bidi w:val="0"/>
        <w:rPr>
          <w:rFonts w:hint="default"/>
        </w:rPr>
      </w:pPr>
      <w:r>
        <w:rPr>
          <w:rFonts w:hint="default"/>
        </w:rPr>
        <w:t xml:space="preserve">        {</w:t>
      </w:r>
    </w:p>
    <w:p w14:paraId="3A503270">
      <w:pPr>
        <w:bidi w:val="0"/>
        <w:rPr>
          <w:rFonts w:hint="default"/>
        </w:rPr>
      </w:pPr>
      <w:r>
        <w:rPr>
          <w:rFonts w:hint="default"/>
        </w:rPr>
        <w:t xml:space="preserve">            "auctionEndTime": "",</w:t>
      </w:r>
    </w:p>
    <w:p w14:paraId="1E824439">
      <w:pPr>
        <w:bidi w:val="0"/>
        <w:rPr>
          <w:rFonts w:hint="default"/>
        </w:rPr>
      </w:pPr>
      <w:r>
        <w:rPr>
          <w:rFonts w:hint="default"/>
        </w:rPr>
        <w:t xml:space="preserve">            "baseCcy": "BTC",</w:t>
      </w:r>
    </w:p>
    <w:p w14:paraId="6B19B99A">
      <w:pPr>
        <w:bidi w:val="0"/>
        <w:rPr>
          <w:rFonts w:hint="default"/>
        </w:rPr>
      </w:pPr>
      <w:r>
        <w:rPr>
          <w:rFonts w:hint="default"/>
        </w:rPr>
        <w:t xml:space="preserve">            "ctMult": "",</w:t>
      </w:r>
    </w:p>
    <w:p w14:paraId="2AD6D3E0">
      <w:pPr>
        <w:bidi w:val="0"/>
        <w:rPr>
          <w:rFonts w:hint="default"/>
        </w:rPr>
      </w:pPr>
      <w:r>
        <w:rPr>
          <w:rFonts w:hint="default"/>
        </w:rPr>
        <w:t xml:space="preserve">            "ctType": "",</w:t>
      </w:r>
    </w:p>
    <w:p w14:paraId="230CB506">
      <w:pPr>
        <w:bidi w:val="0"/>
        <w:rPr>
          <w:rFonts w:hint="default"/>
        </w:rPr>
      </w:pPr>
      <w:r>
        <w:rPr>
          <w:rFonts w:hint="default"/>
        </w:rPr>
        <w:t xml:space="preserve">            "ctVal": "",</w:t>
      </w:r>
    </w:p>
    <w:p w14:paraId="123E8C90">
      <w:pPr>
        <w:bidi w:val="0"/>
        <w:rPr>
          <w:rFonts w:hint="default"/>
        </w:rPr>
      </w:pPr>
      <w:r>
        <w:rPr>
          <w:rFonts w:hint="default"/>
        </w:rPr>
        <w:t xml:space="preserve">            "ctValCcy": "",</w:t>
      </w:r>
    </w:p>
    <w:p w14:paraId="0AC7D530">
      <w:pPr>
        <w:bidi w:val="0"/>
        <w:rPr>
          <w:rFonts w:hint="default"/>
        </w:rPr>
      </w:pPr>
      <w:r>
        <w:rPr>
          <w:rFonts w:hint="default"/>
        </w:rPr>
        <w:t xml:space="preserve">            "contTdSwTime": "1704876947000",</w:t>
      </w:r>
    </w:p>
    <w:p w14:paraId="0DA3FB22">
      <w:pPr>
        <w:bidi w:val="0"/>
        <w:rPr>
          <w:rFonts w:hint="default"/>
        </w:rPr>
      </w:pPr>
      <w:r>
        <w:rPr>
          <w:rFonts w:hint="default"/>
        </w:rPr>
        <w:t xml:space="preserve">            "elp": "0",</w:t>
      </w:r>
    </w:p>
    <w:p w14:paraId="2D8C9376">
      <w:pPr>
        <w:bidi w:val="0"/>
        <w:rPr>
          <w:rFonts w:hint="default"/>
        </w:rPr>
      </w:pPr>
      <w:r>
        <w:rPr>
          <w:rFonts w:hint="default"/>
        </w:rPr>
        <w:t xml:space="preserve">            "expTime": "",</w:t>
      </w:r>
    </w:p>
    <w:p w14:paraId="7F60774A">
      <w:pPr>
        <w:bidi w:val="0"/>
        <w:rPr>
          <w:rFonts w:hint="default"/>
        </w:rPr>
      </w:pPr>
      <w:r>
        <w:rPr>
          <w:rFonts w:hint="default"/>
        </w:rPr>
        <w:t xml:space="preserve">            "futureSettlement": false,</w:t>
      </w:r>
    </w:p>
    <w:p w14:paraId="1B7A425A">
      <w:pPr>
        <w:bidi w:val="0"/>
        <w:rPr>
          <w:rFonts w:hint="default"/>
        </w:rPr>
      </w:pPr>
      <w:r>
        <w:rPr>
          <w:rFonts w:hint="default"/>
        </w:rPr>
        <w:t xml:space="preserve">            "groupId": "4",</w:t>
      </w:r>
    </w:p>
    <w:p w14:paraId="1F50619B">
      <w:pPr>
        <w:bidi w:val="0"/>
        <w:rPr>
          <w:rFonts w:hint="default"/>
        </w:rPr>
      </w:pPr>
      <w:r>
        <w:rPr>
          <w:rFonts w:hint="default"/>
        </w:rPr>
        <w:t xml:space="preserve">            "instFamily": "",</w:t>
      </w:r>
    </w:p>
    <w:p w14:paraId="71A17EE2">
      <w:pPr>
        <w:bidi w:val="0"/>
        <w:rPr>
          <w:rFonts w:hint="default"/>
        </w:rPr>
      </w:pPr>
      <w:r>
        <w:rPr>
          <w:rFonts w:hint="default"/>
        </w:rPr>
        <w:t xml:space="preserve">            "instId": "BTC-EUR",</w:t>
      </w:r>
    </w:p>
    <w:p w14:paraId="0180D354">
      <w:pPr>
        <w:bidi w:val="0"/>
        <w:rPr>
          <w:rFonts w:hint="default"/>
        </w:rPr>
      </w:pPr>
      <w:r>
        <w:rPr>
          <w:rFonts w:hint="default"/>
        </w:rPr>
        <w:t xml:space="preserve">            "instType": "SPOT",</w:t>
      </w:r>
    </w:p>
    <w:p w14:paraId="1E98D08E">
      <w:pPr>
        <w:bidi w:val="0"/>
        <w:rPr>
          <w:rFonts w:hint="default"/>
        </w:rPr>
      </w:pPr>
      <w:r>
        <w:rPr>
          <w:rFonts w:hint="default"/>
        </w:rPr>
        <w:t xml:space="preserve">            "lever": "",</w:t>
      </w:r>
    </w:p>
    <w:p w14:paraId="26956222">
      <w:pPr>
        <w:bidi w:val="0"/>
        <w:rPr>
          <w:rFonts w:hint="default"/>
        </w:rPr>
      </w:pPr>
      <w:r>
        <w:rPr>
          <w:rFonts w:hint="default"/>
        </w:rPr>
        <w:t xml:space="preserve">            "listTime": "1704876947000",</w:t>
      </w:r>
    </w:p>
    <w:p w14:paraId="3BDFEEFE">
      <w:pPr>
        <w:bidi w:val="0"/>
        <w:rPr>
          <w:rFonts w:hint="default"/>
        </w:rPr>
      </w:pPr>
      <w:r>
        <w:rPr>
          <w:rFonts w:hint="default"/>
        </w:rPr>
        <w:t xml:space="preserve">            "lotSz": "0.00000001",</w:t>
      </w:r>
    </w:p>
    <w:p w14:paraId="4E50F6F6">
      <w:pPr>
        <w:bidi w:val="0"/>
        <w:rPr>
          <w:rFonts w:hint="default"/>
        </w:rPr>
      </w:pPr>
      <w:r>
        <w:rPr>
          <w:rFonts w:hint="default"/>
        </w:rPr>
        <w:t xml:space="preserve">            "maxIcebergSz": "9999999999.0000000000000000",</w:t>
      </w:r>
    </w:p>
    <w:p w14:paraId="30F4219F">
      <w:pPr>
        <w:bidi w:val="0"/>
        <w:rPr>
          <w:rFonts w:hint="default"/>
        </w:rPr>
      </w:pPr>
      <w:r>
        <w:rPr>
          <w:rFonts w:hint="default"/>
        </w:rPr>
        <w:t xml:space="preserve">            "maxLmtAmt": "1000000",</w:t>
      </w:r>
    </w:p>
    <w:p w14:paraId="577A5AA6">
      <w:pPr>
        <w:bidi w:val="0"/>
        <w:rPr>
          <w:rFonts w:hint="default"/>
        </w:rPr>
      </w:pPr>
      <w:r>
        <w:rPr>
          <w:rFonts w:hint="default"/>
        </w:rPr>
        <w:t xml:space="preserve">            "maxLmtSz": "9999999999",</w:t>
      </w:r>
    </w:p>
    <w:p w14:paraId="031BAF54">
      <w:pPr>
        <w:bidi w:val="0"/>
        <w:rPr>
          <w:rFonts w:hint="default"/>
        </w:rPr>
      </w:pPr>
      <w:r>
        <w:rPr>
          <w:rFonts w:hint="default"/>
        </w:rPr>
        <w:t xml:space="preserve">            "maxMktAmt": "1000000",</w:t>
      </w:r>
    </w:p>
    <w:p w14:paraId="2C8FA4FC">
      <w:pPr>
        <w:bidi w:val="0"/>
        <w:rPr>
          <w:rFonts w:hint="default"/>
        </w:rPr>
      </w:pPr>
      <w:r>
        <w:rPr>
          <w:rFonts w:hint="default"/>
        </w:rPr>
        <w:t xml:space="preserve">            "maxMktSz": "1000000",</w:t>
      </w:r>
    </w:p>
    <w:p w14:paraId="34927A45">
      <w:pPr>
        <w:bidi w:val="0"/>
        <w:rPr>
          <w:rFonts w:hint="default"/>
        </w:rPr>
      </w:pPr>
      <w:r>
        <w:rPr>
          <w:rFonts w:hint="default"/>
        </w:rPr>
        <w:t xml:space="preserve">            "maxPlatOILmt": "1000000000",</w:t>
      </w:r>
    </w:p>
    <w:p w14:paraId="3068E1E9">
      <w:pPr>
        <w:bidi w:val="0"/>
        <w:rPr>
          <w:rFonts w:hint="default"/>
        </w:rPr>
      </w:pPr>
      <w:r>
        <w:rPr>
          <w:rFonts w:hint="default"/>
        </w:rPr>
        <w:t xml:space="preserve">            "maxPlatOICoinLmt": "",</w:t>
      </w:r>
    </w:p>
    <w:p w14:paraId="67CD5B6E">
      <w:pPr>
        <w:bidi w:val="0"/>
        <w:rPr>
          <w:rFonts w:hint="default"/>
        </w:rPr>
      </w:pPr>
      <w:r>
        <w:rPr>
          <w:rFonts w:hint="default"/>
        </w:rPr>
        <w:t xml:space="preserve">            "maxStopSz": "1000000",</w:t>
      </w:r>
    </w:p>
    <w:p w14:paraId="212D984C">
      <w:pPr>
        <w:bidi w:val="0"/>
        <w:rPr>
          <w:rFonts w:hint="default"/>
        </w:rPr>
      </w:pPr>
      <w:r>
        <w:rPr>
          <w:rFonts w:hint="default"/>
        </w:rPr>
        <w:t xml:space="preserve">            "maxTriggerSz": "9999999999.0000000000000000",</w:t>
      </w:r>
    </w:p>
    <w:p w14:paraId="76EC8247">
      <w:pPr>
        <w:bidi w:val="0"/>
        <w:rPr>
          <w:rFonts w:hint="default"/>
        </w:rPr>
      </w:pPr>
      <w:r>
        <w:rPr>
          <w:rFonts w:hint="default"/>
        </w:rPr>
        <w:t xml:space="preserve">            "maxTwapSz": "9999999999.0000000000000000",</w:t>
      </w:r>
    </w:p>
    <w:p w14:paraId="32A26708">
      <w:pPr>
        <w:bidi w:val="0"/>
        <w:rPr>
          <w:rFonts w:hint="default"/>
        </w:rPr>
      </w:pPr>
      <w:r>
        <w:rPr>
          <w:rFonts w:hint="default"/>
        </w:rPr>
        <w:t xml:space="preserve">            "minSz": "0.00001",</w:t>
      </w:r>
    </w:p>
    <w:p w14:paraId="2DC0E69F">
      <w:pPr>
        <w:bidi w:val="0"/>
        <w:rPr>
          <w:rFonts w:hint="default"/>
        </w:rPr>
      </w:pPr>
      <w:r>
        <w:rPr>
          <w:rFonts w:hint="default"/>
        </w:rPr>
        <w:t xml:space="preserve">            "optType": "",</w:t>
      </w:r>
    </w:p>
    <w:p w14:paraId="7A0B4382">
      <w:pPr>
        <w:bidi w:val="0"/>
        <w:rPr>
          <w:rFonts w:hint="default"/>
        </w:rPr>
      </w:pPr>
      <w:r>
        <w:rPr>
          <w:rFonts w:hint="default"/>
        </w:rPr>
        <w:t xml:space="preserve">            "openType": "call_auction",</w:t>
      </w:r>
    </w:p>
    <w:p w14:paraId="78B3F3E6">
      <w:pPr>
        <w:bidi w:val="0"/>
        <w:rPr>
          <w:rFonts w:hint="default"/>
        </w:rPr>
      </w:pPr>
      <w:r>
        <w:rPr>
          <w:rFonts w:hint="default"/>
        </w:rPr>
        <w:t xml:space="preserve">            "preMktSwTime": "",</w:t>
      </w:r>
    </w:p>
    <w:p w14:paraId="1F6A3F2D">
      <w:pPr>
        <w:bidi w:val="0"/>
        <w:rPr>
          <w:rFonts w:hint="default"/>
        </w:rPr>
      </w:pPr>
      <w:r>
        <w:rPr>
          <w:rFonts w:hint="default"/>
        </w:rPr>
        <w:t xml:space="preserve">            "posLmtPct": "30",</w:t>
      </w:r>
    </w:p>
    <w:p w14:paraId="4080A4CD">
      <w:pPr>
        <w:bidi w:val="0"/>
        <w:rPr>
          <w:rFonts w:hint="default"/>
        </w:rPr>
      </w:pPr>
      <w:r>
        <w:rPr>
          <w:rFonts w:hint="default"/>
        </w:rPr>
        <w:t xml:space="preserve">            "posLmtAmt": "2500000",</w:t>
      </w:r>
    </w:p>
    <w:p w14:paraId="039F427B">
      <w:pPr>
        <w:bidi w:val="0"/>
        <w:rPr>
          <w:rFonts w:hint="default"/>
        </w:rPr>
      </w:pPr>
      <w:r>
        <w:rPr>
          <w:rFonts w:hint="default"/>
        </w:rPr>
        <w:t xml:space="preserve">            "quoteCcy": "EUR",</w:t>
      </w:r>
    </w:p>
    <w:p w14:paraId="6DED7B63">
      <w:pPr>
        <w:bidi w:val="0"/>
        <w:rPr>
          <w:rFonts w:hint="default"/>
        </w:rPr>
      </w:pPr>
      <w:r>
        <w:rPr>
          <w:rFonts w:hint="default"/>
        </w:rPr>
        <w:t xml:space="preserve">            "tradeQuoteCcyList": [</w:t>
      </w:r>
    </w:p>
    <w:p w14:paraId="0FE356E0">
      <w:pPr>
        <w:bidi w:val="0"/>
        <w:rPr>
          <w:rFonts w:hint="default"/>
        </w:rPr>
      </w:pPr>
      <w:r>
        <w:rPr>
          <w:rFonts w:hint="default"/>
        </w:rPr>
        <w:t xml:space="preserve">                "EUR"</w:t>
      </w:r>
    </w:p>
    <w:p w14:paraId="16EEC9FC">
      <w:pPr>
        <w:bidi w:val="0"/>
        <w:rPr>
          <w:rFonts w:hint="default"/>
        </w:rPr>
      </w:pPr>
      <w:r>
        <w:rPr>
          <w:rFonts w:hint="default"/>
        </w:rPr>
        <w:t xml:space="preserve">            ],</w:t>
      </w:r>
    </w:p>
    <w:p w14:paraId="04FBD1B9">
      <w:pPr>
        <w:bidi w:val="0"/>
        <w:rPr>
          <w:rFonts w:hint="default"/>
        </w:rPr>
      </w:pPr>
      <w:r>
        <w:rPr>
          <w:rFonts w:hint="default"/>
        </w:rPr>
        <w:t xml:space="preserve">            "settleCcy": "",</w:t>
      </w:r>
    </w:p>
    <w:p w14:paraId="79E2793E">
      <w:pPr>
        <w:bidi w:val="0"/>
        <w:rPr>
          <w:rFonts w:hint="default"/>
        </w:rPr>
      </w:pPr>
      <w:r>
        <w:rPr>
          <w:rFonts w:hint="default"/>
        </w:rPr>
        <w:t xml:space="preserve">            "state": "live",</w:t>
      </w:r>
    </w:p>
    <w:p w14:paraId="0ACB27D2">
      <w:pPr>
        <w:bidi w:val="0"/>
        <w:rPr>
          <w:rFonts w:hint="default"/>
        </w:rPr>
      </w:pPr>
      <w:r>
        <w:rPr>
          <w:rFonts w:hint="default"/>
        </w:rPr>
        <w:t xml:space="preserve">            "ruleType": "normal",</w:t>
      </w:r>
    </w:p>
    <w:p w14:paraId="228B3B2C">
      <w:pPr>
        <w:bidi w:val="0"/>
        <w:rPr>
          <w:rFonts w:hint="default"/>
        </w:rPr>
      </w:pPr>
      <w:r>
        <w:rPr>
          <w:rFonts w:hint="default"/>
        </w:rPr>
        <w:t xml:space="preserve">            "stk": "",</w:t>
      </w:r>
    </w:p>
    <w:p w14:paraId="00CE6875">
      <w:pPr>
        <w:bidi w:val="0"/>
        <w:rPr>
          <w:rFonts w:hint="default"/>
        </w:rPr>
      </w:pPr>
      <w:r>
        <w:rPr>
          <w:rFonts w:hint="default"/>
        </w:rPr>
        <w:t xml:space="preserve">            "tickSz": "1",</w:t>
      </w:r>
    </w:p>
    <w:p w14:paraId="5A312F90">
      <w:pPr>
        <w:bidi w:val="0"/>
        <w:rPr>
          <w:rFonts w:hint="default"/>
        </w:rPr>
      </w:pPr>
      <w:r>
        <w:rPr>
          <w:rFonts w:hint="default"/>
        </w:rPr>
        <w:t xml:space="preserve">            "uly": "",</w:t>
      </w:r>
    </w:p>
    <w:p w14:paraId="27A5A043">
      <w:pPr>
        <w:bidi w:val="0"/>
        <w:rPr>
          <w:rFonts w:hint="default"/>
        </w:rPr>
      </w:pPr>
      <w:r>
        <w:rPr>
          <w:rFonts w:hint="default"/>
        </w:rPr>
        <w:t xml:space="preserve">            "instIdCode": 1000000000,</w:t>
      </w:r>
    </w:p>
    <w:p w14:paraId="7514B227">
      <w:pPr>
        <w:bidi w:val="0"/>
        <w:rPr>
          <w:rFonts w:hint="default"/>
        </w:rPr>
      </w:pPr>
      <w:r>
        <w:rPr>
          <w:rFonts w:hint="default"/>
        </w:rPr>
        <w:t xml:space="preserve">            "instCategory": "1",</w:t>
      </w:r>
    </w:p>
    <w:p w14:paraId="011608AC">
      <w:pPr>
        <w:bidi w:val="0"/>
        <w:rPr>
          <w:rFonts w:hint="default"/>
        </w:rPr>
      </w:pPr>
      <w:r>
        <w:rPr>
          <w:rFonts w:hint="default"/>
        </w:rPr>
        <w:t xml:space="preserve">            "upcChg": [</w:t>
      </w:r>
    </w:p>
    <w:p w14:paraId="577593CE">
      <w:pPr>
        <w:bidi w:val="0"/>
        <w:rPr>
          <w:rFonts w:hint="default"/>
        </w:rPr>
      </w:pPr>
      <w:r>
        <w:rPr>
          <w:rFonts w:hint="default"/>
        </w:rPr>
        <w:t xml:space="preserve">                {</w:t>
      </w:r>
    </w:p>
    <w:p w14:paraId="40B7AC10">
      <w:pPr>
        <w:bidi w:val="0"/>
        <w:rPr>
          <w:rFonts w:hint="default"/>
        </w:rPr>
      </w:pPr>
      <w:r>
        <w:rPr>
          <w:rFonts w:hint="default"/>
        </w:rPr>
        <w:t xml:space="preserve">                    "param": "tickSz",</w:t>
      </w:r>
    </w:p>
    <w:p w14:paraId="0C0D7004">
      <w:pPr>
        <w:bidi w:val="0"/>
        <w:rPr>
          <w:rFonts w:hint="default"/>
        </w:rPr>
      </w:pPr>
      <w:r>
        <w:rPr>
          <w:rFonts w:hint="default"/>
        </w:rPr>
        <w:t xml:space="preserve">                    "newValue": "0.0001",</w:t>
      </w:r>
    </w:p>
    <w:p w14:paraId="769A4466">
      <w:pPr>
        <w:bidi w:val="0"/>
        <w:rPr>
          <w:rFonts w:hint="default"/>
        </w:rPr>
      </w:pPr>
      <w:r>
        <w:rPr>
          <w:rFonts w:hint="default"/>
        </w:rPr>
        <w:t xml:space="preserve">                    "effTime": "1704876947000"</w:t>
      </w:r>
    </w:p>
    <w:p w14:paraId="4C82EBF1">
      <w:pPr>
        <w:bidi w:val="0"/>
        <w:rPr>
          <w:rFonts w:hint="default"/>
        </w:rPr>
      </w:pPr>
      <w:r>
        <w:rPr>
          <w:rFonts w:hint="default"/>
        </w:rPr>
        <w:t xml:space="preserve">                }</w:t>
      </w:r>
    </w:p>
    <w:p w14:paraId="3F958BF0">
      <w:pPr>
        <w:bidi w:val="0"/>
        <w:rPr>
          <w:rFonts w:hint="default"/>
        </w:rPr>
      </w:pPr>
      <w:r>
        <w:rPr>
          <w:rFonts w:hint="default"/>
        </w:rPr>
        <w:t xml:space="preserve">            ]</w:t>
      </w:r>
    </w:p>
    <w:p w14:paraId="446D4010">
      <w:pPr>
        <w:bidi w:val="0"/>
        <w:rPr>
          <w:rFonts w:hint="default"/>
        </w:rPr>
      </w:pPr>
      <w:r>
        <w:rPr>
          <w:rFonts w:hint="default"/>
        </w:rPr>
        <w:t xml:space="preserve">        }</w:t>
      </w:r>
    </w:p>
    <w:p w14:paraId="37B85B10">
      <w:pPr>
        <w:bidi w:val="0"/>
        <w:rPr>
          <w:rFonts w:hint="default"/>
        </w:rPr>
      </w:pPr>
      <w:r>
        <w:rPr>
          <w:rFonts w:hint="default"/>
        </w:rPr>
        <w:t xml:space="preserve">    ],</w:t>
      </w:r>
    </w:p>
    <w:p w14:paraId="0381BEB0">
      <w:pPr>
        <w:bidi w:val="0"/>
        <w:rPr>
          <w:rFonts w:hint="default"/>
        </w:rPr>
      </w:pPr>
      <w:r>
        <w:rPr>
          <w:rFonts w:hint="default"/>
        </w:rPr>
        <w:t xml:space="preserve">    "msg": ""}</w:t>
      </w:r>
    </w:p>
    <w:p w14:paraId="64B3FDDE">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414"/>
        <w:gridCol w:w="1054"/>
        <w:gridCol w:w="5078"/>
      </w:tblGrid>
      <w:tr w14:paraId="0DB727B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FF59A8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994DF3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E52ED9A">
            <w:pPr>
              <w:bidi w:val="0"/>
              <w:rPr>
                <w:rFonts w:hint="default"/>
              </w:rPr>
            </w:pPr>
            <w:r>
              <w:rPr>
                <w:rFonts w:hint="default"/>
                <w:lang w:val="en-US" w:eastAsia="zh-CN"/>
              </w:rPr>
              <w:t>描述</w:t>
            </w:r>
          </w:p>
        </w:tc>
      </w:tr>
      <w:tr w14:paraId="12148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CBD3272">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1724B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A814B5">
            <w:pPr>
              <w:bidi w:val="0"/>
              <w:rPr>
                <w:rFonts w:hint="default"/>
              </w:rPr>
            </w:pPr>
            <w:r>
              <w:rPr>
                <w:rFonts w:hint="default"/>
                <w:lang w:val="en-US" w:eastAsia="zh-CN"/>
              </w:rPr>
              <w:t>产品类型</w:t>
            </w:r>
          </w:p>
        </w:tc>
      </w:tr>
      <w:tr w14:paraId="46734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AD001F">
            <w:pPr>
              <w:bidi w:val="0"/>
              <w:rPr>
                <w:rFonts w:hint="default"/>
              </w:rPr>
            </w:pPr>
            <w:r>
              <w:rPr>
                <w:rFonts w:hint="default"/>
                <w:lang w:val="en-US" w:eastAsia="zh-CN"/>
              </w:rPr>
              <w:t>seriesId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A7376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1C0159">
            <w:pPr>
              <w:bidi w:val="0"/>
              <w:rPr>
                <w:rFonts w:hint="default"/>
              </w:rPr>
            </w:pPr>
            <w:r>
              <w:rPr>
                <w:rFonts w:hint="default"/>
                <w:lang w:val="en-US" w:eastAsia="zh-CN"/>
              </w:rPr>
              <w:t>系列 ID，如 BTC-ABOVE-DAILY。仅适用于 EVENTS</w:t>
            </w:r>
          </w:p>
        </w:tc>
      </w:tr>
      <w:tr w14:paraId="0B392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C8A006">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E6CF0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6FE981">
            <w:pPr>
              <w:bidi w:val="0"/>
              <w:rPr>
                <w:rFonts w:hint="default"/>
              </w:rPr>
            </w:pPr>
            <w:r>
              <w:rPr>
                <w:rFonts w:hint="default"/>
                <w:lang w:val="en-US" w:eastAsia="zh-CN"/>
              </w:rPr>
              <w:t>产品id， 如 BTC-USDT</w:t>
            </w:r>
          </w:p>
        </w:tc>
      </w:tr>
      <w:tr w14:paraId="0B9E2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7518AC">
            <w:pPr>
              <w:bidi w:val="0"/>
              <w:rPr>
                <w:rFonts w:hint="default"/>
              </w:rPr>
            </w:pPr>
            <w:r>
              <w:rPr>
                <w:rFonts w:hint="default"/>
                <w:lang w:val="en-US" w:eastAsia="zh-CN"/>
              </w:rPr>
              <w:t>uly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D2456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783211">
            <w:pPr>
              <w:bidi w:val="0"/>
              <w:rPr>
                <w:rFonts w:hint="default"/>
              </w:rPr>
            </w:pPr>
            <w:r>
              <w:rPr>
                <w:rFonts w:hint="default"/>
                <w:lang w:val="en-US" w:eastAsia="zh-CN"/>
              </w:rPr>
              <w:t>标的指数，如 BTC-USD，仅适用于杠杆/交割/永续/期权</w:t>
            </w:r>
          </w:p>
        </w:tc>
      </w:tr>
      <w:tr w14:paraId="19B1F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F83876">
            <w:pPr>
              <w:bidi w:val="0"/>
              <w:rPr>
                <w:rFonts w:hint="default"/>
              </w:rPr>
            </w:pPr>
            <w:r>
              <w:rPr>
                <w:rFonts w:hint="default"/>
                <w:lang w:val="en-US" w:eastAsia="zh-CN"/>
              </w:rPr>
              <w:t>groupId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599DE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787EC4">
            <w:pPr>
              <w:bidi w:val="0"/>
              <w:rPr>
                <w:rFonts w:hint="default"/>
              </w:rPr>
            </w:pPr>
            <w:r>
              <w:rPr>
                <w:rFonts w:hint="default"/>
                <w:lang w:val="en-US" w:eastAsia="zh-CN"/>
              </w:rPr>
              <w:t>交易产品手续费分组ID</w:t>
            </w:r>
            <w:r>
              <w:rPr>
                <w:rFonts w:hint="default"/>
                <w:lang w:val="en-US" w:eastAsia="zh-CN"/>
              </w:rPr>
              <w:br w:type="textWrapping"/>
            </w:r>
            <w:r>
              <w:rPr>
                <w:rFonts w:hint="default"/>
                <w:lang w:val="en-US" w:eastAsia="zh-CN"/>
              </w:rPr>
              <w:t>现货：</w:t>
            </w:r>
            <w:r>
              <w:rPr>
                <w:rFonts w:hint="default"/>
                <w:lang w:val="en-US" w:eastAsia="zh-CN"/>
              </w:rPr>
              <w:br w:type="textWrapping"/>
            </w:r>
            <w:r>
              <w:rPr>
                <w:rFonts w:hint="default"/>
                <w:lang w:val="en-US" w:eastAsia="zh-CN"/>
              </w:rPr>
              <w:t>1：USDT现货</w:t>
            </w:r>
            <w:r>
              <w:rPr>
                <w:rFonts w:hint="default"/>
                <w:lang w:val="en-US" w:eastAsia="zh-CN"/>
              </w:rPr>
              <w:br w:type="textWrapping"/>
            </w:r>
            <w:r>
              <w:rPr>
                <w:rFonts w:hint="default"/>
                <w:lang w:val="en-US" w:eastAsia="zh-CN"/>
              </w:rPr>
              <w:t>2：USDC及Crypto现货</w:t>
            </w:r>
            <w:r>
              <w:rPr>
                <w:rFonts w:hint="default"/>
                <w:lang w:val="en-US" w:eastAsia="zh-CN"/>
              </w:rPr>
              <w:br w:type="textWrapping"/>
            </w:r>
            <w:r>
              <w:rPr>
                <w:rFonts w:hint="default"/>
                <w:lang w:val="en-US" w:eastAsia="zh-CN"/>
              </w:rPr>
              <w:t>3：TRY现货</w:t>
            </w:r>
            <w:r>
              <w:rPr>
                <w:rFonts w:hint="default"/>
                <w:lang w:val="en-US" w:eastAsia="zh-CN"/>
              </w:rPr>
              <w:br w:type="textWrapping"/>
            </w:r>
            <w:r>
              <w:rPr>
                <w:rFonts w:hint="default"/>
                <w:lang w:val="en-US" w:eastAsia="zh-CN"/>
              </w:rPr>
              <w:t>4：EUR现货</w:t>
            </w:r>
            <w:r>
              <w:rPr>
                <w:rFonts w:hint="default"/>
                <w:lang w:val="en-US" w:eastAsia="zh-CN"/>
              </w:rPr>
              <w:br w:type="textWrapping"/>
            </w:r>
            <w:r>
              <w:rPr>
                <w:rFonts w:hint="default"/>
                <w:lang w:val="en-US" w:eastAsia="zh-CN"/>
              </w:rPr>
              <w:t>5：BRL现货</w:t>
            </w:r>
            <w:r>
              <w:rPr>
                <w:rFonts w:hint="default"/>
                <w:lang w:val="en-US" w:eastAsia="zh-CN"/>
              </w:rPr>
              <w:br w:type="textWrapping"/>
            </w:r>
            <w:r>
              <w:rPr>
                <w:rFonts w:hint="default"/>
                <w:lang w:val="en-US" w:eastAsia="zh-CN"/>
              </w:rPr>
              <w:t>7：AED现货</w:t>
            </w:r>
            <w:r>
              <w:rPr>
                <w:rFonts w:hint="default"/>
                <w:lang w:val="en-US" w:eastAsia="zh-CN"/>
              </w:rPr>
              <w:br w:type="textWrapping"/>
            </w:r>
            <w:r>
              <w:rPr>
                <w:rFonts w:hint="default"/>
                <w:lang w:val="en-US" w:eastAsia="zh-CN"/>
              </w:rPr>
              <w:t>8：AUD现货</w:t>
            </w:r>
            <w:r>
              <w:rPr>
                <w:rFonts w:hint="default"/>
                <w:lang w:val="en-US" w:eastAsia="zh-CN"/>
              </w:rPr>
              <w:br w:type="textWrapping"/>
            </w:r>
            <w:r>
              <w:rPr>
                <w:rFonts w:hint="default"/>
                <w:lang w:val="en-US" w:eastAsia="zh-CN"/>
              </w:rPr>
              <w:t>9：USD现货</w:t>
            </w:r>
            <w:r>
              <w:rPr>
                <w:rFonts w:hint="default"/>
                <w:lang w:val="en-US" w:eastAsia="zh-CN"/>
              </w:rPr>
              <w:br w:type="textWrapping"/>
            </w:r>
            <w:r>
              <w:rPr>
                <w:rFonts w:hint="default"/>
                <w:lang w:val="en-US" w:eastAsia="zh-CN"/>
              </w:rPr>
              <w:t>10：SGD现货</w:t>
            </w:r>
            <w:r>
              <w:rPr>
                <w:rFonts w:hint="default"/>
                <w:lang w:val="en-US" w:eastAsia="zh-CN"/>
              </w:rPr>
              <w:br w:type="textWrapping"/>
            </w:r>
            <w:r>
              <w:rPr>
                <w:rFonts w:hint="default"/>
                <w:lang w:val="en-US" w:eastAsia="zh-CN"/>
              </w:rPr>
              <w:t>11：零手续费现货</w:t>
            </w:r>
            <w:r>
              <w:rPr>
                <w:rFonts w:hint="default"/>
                <w:lang w:val="en-US" w:eastAsia="zh-CN"/>
              </w:rPr>
              <w:br w:type="textWrapping"/>
            </w:r>
            <w:r>
              <w:rPr>
                <w:rFonts w:hint="default"/>
                <w:lang w:val="en-US" w:eastAsia="zh-CN"/>
              </w:rPr>
              <w:t>12：现货分组一</w:t>
            </w:r>
            <w:r>
              <w:rPr>
                <w:rFonts w:hint="default"/>
                <w:lang w:val="en-US" w:eastAsia="zh-CN"/>
              </w:rPr>
              <w:br w:type="textWrapping"/>
            </w:r>
            <w:r>
              <w:rPr>
                <w:rFonts w:hint="default"/>
                <w:lang w:val="en-US" w:eastAsia="zh-CN"/>
              </w:rPr>
              <w:t>13：现货分组二</w:t>
            </w:r>
            <w:r>
              <w:rPr>
                <w:rFonts w:hint="default"/>
                <w:lang w:val="en-US" w:eastAsia="zh-CN"/>
              </w:rPr>
              <w:br w:type="textWrapping"/>
            </w:r>
            <w:r>
              <w:rPr>
                <w:rFonts w:hint="default"/>
                <w:lang w:val="en-US" w:eastAsia="zh-CN"/>
              </w:rPr>
              <w:t>14：现货分组三</w:t>
            </w:r>
            <w:r>
              <w:rPr>
                <w:rFonts w:hint="default"/>
                <w:lang w:val="en-US" w:eastAsia="zh-CN"/>
              </w:rPr>
              <w:br w:type="textWrapping"/>
            </w:r>
            <w:r>
              <w:rPr>
                <w:rFonts w:hint="default"/>
                <w:lang w:val="en-US" w:eastAsia="zh-CN"/>
              </w:rPr>
              <w:t>15: 现货特别分组</w:t>
            </w:r>
            <w:r>
              <w:rPr>
                <w:rFonts w:hint="default"/>
                <w:lang w:val="en-US" w:eastAsia="zh-CN"/>
              </w:rPr>
              <w:br w:type="textWrapping"/>
            </w:r>
            <w:r>
              <w:rPr>
                <w:rFonts w:hint="default"/>
                <w:lang w:val="en-US" w:eastAsia="zh-CN"/>
              </w:rPr>
              <w:br w:type="textWrapping"/>
            </w:r>
            <w:r>
              <w:rPr>
                <w:rFonts w:hint="default"/>
                <w:lang w:val="en-US" w:eastAsia="zh-CN"/>
              </w:rPr>
              <w:t>交割合约：</w:t>
            </w:r>
            <w:r>
              <w:rPr>
                <w:rFonts w:hint="default"/>
                <w:lang w:val="en-US" w:eastAsia="zh-CN"/>
              </w:rPr>
              <w:br w:type="textWrapping"/>
            </w:r>
            <w:r>
              <w:rPr>
                <w:rFonts w:hint="default"/>
                <w:lang w:val="en-US" w:eastAsia="zh-CN"/>
              </w:rPr>
              <w:t>1：币本位交割合约</w:t>
            </w:r>
            <w:r>
              <w:rPr>
                <w:rFonts w:hint="default"/>
                <w:lang w:val="en-US" w:eastAsia="zh-CN"/>
              </w:rPr>
              <w:br w:type="textWrapping"/>
            </w:r>
            <w:r>
              <w:rPr>
                <w:rFonts w:hint="default"/>
                <w:lang w:val="en-US" w:eastAsia="zh-CN"/>
              </w:rPr>
              <w:t>2：USDT本位交割合约</w:t>
            </w:r>
            <w:r>
              <w:rPr>
                <w:rFonts w:hint="default"/>
                <w:lang w:val="en-US" w:eastAsia="zh-CN"/>
              </w:rPr>
              <w:br w:type="textWrapping"/>
            </w:r>
            <w:r>
              <w:rPr>
                <w:rFonts w:hint="default"/>
                <w:lang w:val="en-US" w:eastAsia="zh-CN"/>
              </w:rPr>
              <w:t>3：USDC本位交割合约</w:t>
            </w:r>
            <w:r>
              <w:rPr>
                <w:rFonts w:hint="default"/>
                <w:lang w:val="en-US" w:eastAsia="zh-CN"/>
              </w:rPr>
              <w:br w:type="textWrapping"/>
            </w:r>
            <w:r>
              <w:rPr>
                <w:rFonts w:hint="default"/>
                <w:lang w:val="en-US" w:eastAsia="zh-CN"/>
              </w:rPr>
              <w:t>4：盘前交易交割合约</w:t>
            </w:r>
            <w:r>
              <w:rPr>
                <w:rFonts w:hint="default"/>
                <w:lang w:val="en-US" w:eastAsia="zh-CN"/>
              </w:rPr>
              <w:br w:type="textWrapping"/>
            </w:r>
            <w:r>
              <w:rPr>
                <w:rFonts w:hint="default"/>
                <w:lang w:val="en-US" w:eastAsia="zh-CN"/>
              </w:rPr>
              <w:t>5：交割合约分组一</w:t>
            </w:r>
            <w:r>
              <w:rPr>
                <w:rFonts w:hint="default"/>
                <w:lang w:val="en-US" w:eastAsia="zh-CN"/>
              </w:rPr>
              <w:br w:type="textWrapping"/>
            </w:r>
            <w:r>
              <w:rPr>
                <w:rFonts w:hint="default"/>
                <w:lang w:val="en-US" w:eastAsia="zh-CN"/>
              </w:rPr>
              <w:t>6：交割合约分组二</w:t>
            </w:r>
            <w:r>
              <w:rPr>
                <w:rFonts w:hint="default"/>
                <w:lang w:val="en-US" w:eastAsia="zh-CN"/>
              </w:rPr>
              <w:br w:type="textWrapping"/>
            </w:r>
            <w:r>
              <w:rPr>
                <w:rFonts w:hint="default"/>
                <w:lang w:val="en-US" w:eastAsia="zh-CN"/>
              </w:rPr>
              <w:br w:type="textWrapping"/>
            </w:r>
            <w:r>
              <w:rPr>
                <w:rFonts w:hint="default"/>
                <w:lang w:val="en-US" w:eastAsia="zh-CN"/>
              </w:rPr>
              <w:t>永续合约：</w:t>
            </w:r>
            <w:r>
              <w:rPr>
                <w:rFonts w:hint="default"/>
                <w:lang w:val="en-US" w:eastAsia="zh-CN"/>
              </w:rPr>
              <w:br w:type="textWrapping"/>
            </w:r>
            <w:r>
              <w:rPr>
                <w:rFonts w:hint="default"/>
                <w:lang w:val="en-US" w:eastAsia="zh-CN"/>
              </w:rPr>
              <w:t>1：币本位永续合约</w:t>
            </w:r>
            <w:r>
              <w:rPr>
                <w:rFonts w:hint="default"/>
                <w:lang w:val="en-US" w:eastAsia="zh-CN"/>
              </w:rPr>
              <w:br w:type="textWrapping"/>
            </w:r>
            <w:r>
              <w:rPr>
                <w:rFonts w:hint="default"/>
                <w:lang w:val="en-US" w:eastAsia="zh-CN"/>
              </w:rPr>
              <w:t>2：USDT本位永续合约</w:t>
            </w:r>
            <w:r>
              <w:rPr>
                <w:rFonts w:hint="default"/>
                <w:lang w:val="en-US" w:eastAsia="zh-CN"/>
              </w:rPr>
              <w:br w:type="textWrapping"/>
            </w:r>
            <w:r>
              <w:rPr>
                <w:rFonts w:hint="default"/>
                <w:lang w:val="en-US" w:eastAsia="zh-CN"/>
              </w:rPr>
              <w:t>3：USDC本位永续合约</w:t>
            </w:r>
            <w:r>
              <w:rPr>
                <w:rFonts w:hint="default"/>
                <w:lang w:val="en-US" w:eastAsia="zh-CN"/>
              </w:rPr>
              <w:br w:type="textWrapping"/>
            </w:r>
            <w:r>
              <w:rPr>
                <w:rFonts w:hint="default"/>
                <w:lang w:val="en-US" w:eastAsia="zh-CN"/>
              </w:rPr>
              <w:t>4：永续合约分组一</w:t>
            </w:r>
            <w:r>
              <w:rPr>
                <w:rFonts w:hint="default"/>
                <w:lang w:val="en-US" w:eastAsia="zh-CN"/>
              </w:rPr>
              <w:br w:type="textWrapping"/>
            </w:r>
            <w:r>
              <w:rPr>
                <w:rFonts w:hint="default"/>
                <w:lang w:val="en-US" w:eastAsia="zh-CN"/>
              </w:rPr>
              <w:t>5：永续合约分组二</w:t>
            </w:r>
            <w:r>
              <w:rPr>
                <w:rFonts w:hint="default"/>
                <w:lang w:val="en-US" w:eastAsia="zh-CN"/>
              </w:rPr>
              <w:br w:type="textWrapping"/>
            </w:r>
            <w:r>
              <w:rPr>
                <w:rFonts w:hint="default"/>
                <w:lang w:val="en-US" w:eastAsia="zh-CN"/>
              </w:rPr>
              <w:t>6：股票永续合约</w:t>
            </w:r>
            <w:r>
              <w:rPr>
                <w:rFonts w:hint="default"/>
                <w:lang w:val="en-US" w:eastAsia="zh-CN"/>
              </w:rPr>
              <w:br w:type="textWrapping"/>
            </w:r>
            <w:r>
              <w:rPr>
                <w:rFonts w:hint="default"/>
                <w:lang w:val="en-US" w:eastAsia="zh-CN"/>
              </w:rPr>
              <w:br w:type="textWrapping"/>
            </w:r>
            <w:r>
              <w:rPr>
                <w:rFonts w:hint="default"/>
                <w:lang w:val="en-US" w:eastAsia="zh-CN"/>
              </w:rPr>
              <w:t>期权：</w:t>
            </w:r>
            <w:r>
              <w:rPr>
                <w:rFonts w:hint="default"/>
                <w:lang w:val="en-US" w:eastAsia="zh-CN"/>
              </w:rPr>
              <w:br w:type="textWrapping"/>
            </w:r>
            <w:r>
              <w:rPr>
                <w:rFonts w:hint="default"/>
                <w:lang w:val="en-US" w:eastAsia="zh-CN"/>
              </w:rPr>
              <w:t>1：币本位期权</w:t>
            </w:r>
            <w:r>
              <w:rPr>
                <w:rFonts w:hint="default"/>
                <w:lang w:val="en-US" w:eastAsia="zh-CN"/>
              </w:rPr>
              <w:br w:type="textWrapping"/>
            </w:r>
            <w:r>
              <w:rPr>
                <w:rFonts w:hint="default"/>
                <w:lang w:val="en-US" w:eastAsia="zh-CN"/>
              </w:rPr>
              <w:t>2：USDC本位期权</w:t>
            </w:r>
            <w:r>
              <w:rPr>
                <w:rFonts w:hint="default"/>
                <w:lang w:val="en-US" w:eastAsia="zh-CN"/>
              </w:rPr>
              <w:br w:type="textWrapping"/>
            </w:r>
            <w:r>
              <w:rPr>
                <w:rFonts w:hint="default"/>
                <w:lang w:val="en-US" w:eastAsia="zh-CN"/>
              </w:rPr>
              <w:br w:type="textWrapping"/>
            </w:r>
            <w:r>
              <w:rPr>
                <w:rFonts w:hint="default"/>
                <w:lang w:val="en-US" w:eastAsia="zh-CN"/>
              </w:rPr>
              <w:t>用户需要同时使用instType和groupId来确定一个交易产品的交易手续费分组；用户应该将此接口和</w:t>
            </w:r>
            <w:r>
              <w:rPr>
                <w:rFonts w:hint="default"/>
                <w:lang w:val="en-US" w:eastAsia="zh-CN"/>
              </w:rPr>
              <w:fldChar w:fldCharType="begin"/>
            </w:r>
            <w:r>
              <w:rPr>
                <w:rFonts w:hint="default"/>
                <w:lang w:val="en-US" w:eastAsia="zh-CN"/>
              </w:rPr>
              <w:instrText xml:space="preserve"> HYPERLINK "https://www.okx.com/docs-v5/zh/" \l "trading-account-rest-api-get-fee-rates" </w:instrText>
            </w:r>
            <w:r>
              <w:rPr>
                <w:rFonts w:hint="default"/>
                <w:lang w:val="en-US" w:eastAsia="zh-CN"/>
              </w:rPr>
              <w:fldChar w:fldCharType="separate"/>
            </w:r>
            <w:r>
              <w:rPr>
                <w:rStyle w:val="10"/>
                <w:rFonts w:hint="default" w:ascii="Segoe UI" w:hAnsi="Segoe UI" w:eastAsia="Segoe UI" w:cs="Segoe UI"/>
                <w:b/>
                <w:bCs/>
                <w:i w:val="0"/>
                <w:iCs w:val="0"/>
                <w:caps w:val="0"/>
                <w:spacing w:val="0"/>
                <w:szCs w:val="16"/>
              </w:rPr>
              <w:t>获取当前账户交易手续费费率</w:t>
            </w:r>
            <w:r>
              <w:rPr>
                <w:rFonts w:hint="default"/>
                <w:lang w:val="en-US" w:eastAsia="zh-CN"/>
              </w:rPr>
              <w:fldChar w:fldCharType="end"/>
            </w:r>
            <w:r>
              <w:rPr>
                <w:rFonts w:hint="default"/>
                <w:lang w:val="en-US" w:eastAsia="zh-CN"/>
              </w:rPr>
              <w:t>一起使用，以获取特定交易产品的手续费率</w:t>
            </w:r>
            <w:r>
              <w:rPr>
                <w:rFonts w:hint="default"/>
                <w:lang w:val="en-US" w:eastAsia="zh-CN"/>
              </w:rPr>
              <w:br w:type="textWrapping"/>
            </w:r>
            <w:r>
              <w:rPr>
                <w:rFonts w:hint="default"/>
                <w:lang w:val="en-US" w:eastAsia="zh-CN"/>
              </w:rPr>
              <w:br w:type="textWrapping"/>
            </w:r>
            <w:r>
              <w:rPr>
                <w:rFonts w:hint="default"/>
                <w:lang w:val="en-US" w:eastAsia="zh-CN"/>
              </w:rPr>
              <w:t>部分枚举值可能不适用于您，以实际返回为准</w:t>
            </w:r>
          </w:p>
        </w:tc>
      </w:tr>
      <w:tr w14:paraId="5EDC2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6F97F6">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14474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D2FB99">
            <w:pPr>
              <w:bidi w:val="0"/>
              <w:rPr>
                <w:rFonts w:hint="default"/>
              </w:rPr>
            </w:pPr>
            <w:r>
              <w:rPr>
                <w:rFonts w:hint="default"/>
                <w:lang w:val="en-US" w:eastAsia="zh-CN"/>
              </w:rPr>
              <w:t>交易品种，如 BTC-USD，仅适用于杠杆/交割/永续/期权</w:t>
            </w:r>
          </w:p>
        </w:tc>
      </w:tr>
      <w:tr w14:paraId="01F6C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8E3B6D">
            <w:pPr>
              <w:bidi w:val="0"/>
              <w:rPr>
                <w:rFonts w:hint="default"/>
              </w:rPr>
            </w:pPr>
            <w:r>
              <w:rPr>
                <w:rFonts w:hint="default"/>
                <w:lang w:val="en-US" w:eastAsia="zh-CN"/>
              </w:rPr>
              <w:t>baseCcy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762C9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072970">
            <w:pPr>
              <w:bidi w:val="0"/>
              <w:rPr>
                <w:rFonts w:hint="default"/>
              </w:rPr>
            </w:pPr>
            <w:r>
              <w:rPr>
                <w:rFonts w:hint="default"/>
                <w:lang w:val="en-US" w:eastAsia="zh-CN"/>
              </w:rPr>
              <w:t>交易货币币种，如 BTC-USDT 中的 BTC ，仅适用于币币/币币杠杆</w:t>
            </w:r>
          </w:p>
        </w:tc>
      </w:tr>
      <w:tr w14:paraId="77951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D4C4B4">
            <w:pPr>
              <w:bidi w:val="0"/>
              <w:rPr>
                <w:rFonts w:hint="default"/>
              </w:rPr>
            </w:pPr>
            <w:r>
              <w:rPr>
                <w:rFonts w:hint="default"/>
                <w:lang w:val="en-US" w:eastAsia="zh-CN"/>
              </w:rPr>
              <w:t>quoteCcy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17896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043C23">
            <w:pPr>
              <w:bidi w:val="0"/>
              <w:rPr>
                <w:rFonts w:hint="default"/>
              </w:rPr>
            </w:pPr>
            <w:r>
              <w:rPr>
                <w:rFonts w:hint="default"/>
                <w:lang w:val="en-US" w:eastAsia="zh-CN"/>
              </w:rPr>
              <w:t>计价货币币种，如 BTC-USDT 中的USDT ，仅适用于币币/币币杠杆</w:t>
            </w:r>
          </w:p>
        </w:tc>
      </w:tr>
      <w:tr w14:paraId="47D25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3BD9877">
            <w:pPr>
              <w:bidi w:val="0"/>
              <w:rPr>
                <w:rFonts w:hint="default"/>
              </w:rPr>
            </w:pPr>
            <w:r>
              <w:rPr>
                <w:rFonts w:hint="default"/>
                <w:lang w:val="en-US" w:eastAsia="zh-CN"/>
              </w:rPr>
              <w:t>settleCcy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15D3E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2AD4E2">
            <w:pPr>
              <w:bidi w:val="0"/>
              <w:rPr>
                <w:rFonts w:hint="default"/>
              </w:rPr>
            </w:pPr>
            <w:r>
              <w:rPr>
                <w:rFonts w:hint="default"/>
                <w:lang w:val="en-US" w:eastAsia="zh-CN"/>
              </w:rPr>
              <w:t>盈亏结算和保证金币种，如 BTC 仅适用于交割/永续/期权</w:t>
            </w:r>
          </w:p>
        </w:tc>
      </w:tr>
      <w:tr w14:paraId="4EACF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5B15B8">
            <w:pPr>
              <w:bidi w:val="0"/>
              <w:rPr>
                <w:rFonts w:hint="default"/>
              </w:rPr>
            </w:pPr>
            <w:r>
              <w:rPr>
                <w:rFonts w:hint="default"/>
                <w:lang w:val="en-US" w:eastAsia="zh-CN"/>
              </w:rPr>
              <w:t>ctVal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2DA13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099D8A">
            <w:pPr>
              <w:bidi w:val="0"/>
              <w:rPr>
                <w:rFonts w:hint="default"/>
              </w:rPr>
            </w:pPr>
            <w:r>
              <w:rPr>
                <w:rFonts w:hint="default"/>
                <w:lang w:val="en-US" w:eastAsia="zh-CN"/>
              </w:rPr>
              <w:t>合约面值，仅适用于交割/永续/期权</w:t>
            </w:r>
          </w:p>
        </w:tc>
      </w:tr>
      <w:tr w14:paraId="212B4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F5A6B42">
            <w:pPr>
              <w:bidi w:val="0"/>
              <w:rPr>
                <w:rFonts w:hint="default"/>
              </w:rPr>
            </w:pPr>
            <w:r>
              <w:rPr>
                <w:rFonts w:hint="default"/>
                <w:lang w:val="en-US" w:eastAsia="zh-CN"/>
              </w:rPr>
              <w:t>ctMult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6E6C0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3B2A9A">
            <w:pPr>
              <w:bidi w:val="0"/>
              <w:rPr>
                <w:rFonts w:hint="default"/>
              </w:rPr>
            </w:pPr>
            <w:r>
              <w:rPr>
                <w:rFonts w:hint="default"/>
                <w:lang w:val="en-US" w:eastAsia="zh-CN"/>
              </w:rPr>
              <w:t>合约乘数，仅适用于交割/永续/期权</w:t>
            </w:r>
          </w:p>
        </w:tc>
      </w:tr>
      <w:tr w14:paraId="25225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F5C35A3">
            <w:pPr>
              <w:bidi w:val="0"/>
              <w:rPr>
                <w:rFonts w:hint="default"/>
              </w:rPr>
            </w:pPr>
            <w:r>
              <w:rPr>
                <w:rFonts w:hint="default"/>
                <w:lang w:val="en-US" w:eastAsia="zh-CN"/>
              </w:rPr>
              <w:t>ctValCcy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500F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5F01B6">
            <w:pPr>
              <w:bidi w:val="0"/>
              <w:rPr>
                <w:rFonts w:hint="default"/>
              </w:rPr>
            </w:pPr>
            <w:r>
              <w:rPr>
                <w:rFonts w:hint="default"/>
                <w:lang w:val="en-US" w:eastAsia="zh-CN"/>
              </w:rPr>
              <w:t>合约面值计价币种，仅适用于交割/永续/期权</w:t>
            </w:r>
          </w:p>
        </w:tc>
      </w:tr>
      <w:tr w14:paraId="0AC11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771646">
            <w:pPr>
              <w:bidi w:val="0"/>
              <w:rPr>
                <w:rFonts w:hint="default"/>
              </w:rPr>
            </w:pPr>
            <w:r>
              <w:rPr>
                <w:rFonts w:hint="default"/>
                <w:lang w:val="en-US" w:eastAsia="zh-CN"/>
              </w:rPr>
              <w:t>optType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0C303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8FD4EF">
            <w:pPr>
              <w:bidi w:val="0"/>
              <w:rPr>
                <w:rFonts w:hint="default"/>
              </w:rPr>
            </w:pPr>
            <w:r>
              <w:rPr>
                <w:rFonts w:hint="default"/>
                <w:lang w:val="en-US" w:eastAsia="zh-CN"/>
              </w:rPr>
              <w:t>期权类型，C或P 仅适用于期权</w:t>
            </w:r>
          </w:p>
        </w:tc>
      </w:tr>
      <w:tr w14:paraId="73534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28A8AA">
            <w:pPr>
              <w:bidi w:val="0"/>
              <w:rPr>
                <w:rFonts w:hint="default"/>
              </w:rPr>
            </w:pPr>
            <w:r>
              <w:rPr>
                <w:rFonts w:hint="default"/>
                <w:lang w:val="en-US" w:eastAsia="zh-CN"/>
              </w:rPr>
              <w:t>stk</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F5E94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3360EE">
            <w:pPr>
              <w:bidi w:val="0"/>
              <w:rPr>
                <w:rFonts w:hint="default"/>
              </w:rPr>
            </w:pPr>
            <w:r>
              <w:rPr>
                <w:rFonts w:hint="default"/>
                <w:lang w:val="en-US" w:eastAsia="zh-CN"/>
              </w:rPr>
              <w:t>行权价格，仅适用于期权</w:t>
            </w:r>
          </w:p>
        </w:tc>
      </w:tr>
      <w:tr w14:paraId="18F86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AD1709">
            <w:pPr>
              <w:bidi w:val="0"/>
              <w:rPr>
                <w:rFonts w:hint="default"/>
              </w:rPr>
            </w:pPr>
            <w:r>
              <w:rPr>
                <w:rFonts w:hint="default"/>
                <w:lang w:val="en-US" w:eastAsia="zh-CN"/>
              </w:rPr>
              <w:t>listTime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B9A65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965073">
            <w:pPr>
              <w:bidi w:val="0"/>
              <w:rPr>
                <w:rFonts w:hint="default"/>
              </w:rPr>
            </w:pPr>
            <w:r>
              <w:rPr>
                <w:rFonts w:hint="default"/>
                <w:lang w:val="en-US" w:eastAsia="zh-CN"/>
              </w:rPr>
              <w:t>上线时间</w:t>
            </w:r>
            <w:r>
              <w:rPr>
                <w:rFonts w:hint="default"/>
                <w:lang w:val="en-US" w:eastAsia="zh-CN"/>
              </w:rPr>
              <w:br w:type="textWrapping"/>
            </w:r>
            <w:r>
              <w:rPr>
                <w:rFonts w:hint="default"/>
                <w:lang w:val="en-US" w:eastAsia="zh-CN"/>
              </w:rPr>
              <w:t>Unix时间戳的毫秒数格式，如 1597026383085</w:t>
            </w:r>
          </w:p>
        </w:tc>
      </w:tr>
      <w:tr w14:paraId="33673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F667FB3">
            <w:pPr>
              <w:bidi w:val="0"/>
              <w:rPr>
                <w:rFonts w:hint="default"/>
              </w:rPr>
            </w:pPr>
            <w:r>
              <w:rPr>
                <w:rFonts w:hint="default"/>
                <w:lang w:val="en-US" w:eastAsia="zh-CN"/>
              </w:rPr>
              <w:t>auctionEndTime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C8E6C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018BCA">
            <w:pPr>
              <w:bidi w:val="0"/>
              <w:rPr>
                <w:rFonts w:hint="default"/>
              </w:rPr>
            </w:pPr>
            <w:del w:id="0">
              <w:r>
                <w:rPr>
                  <w:rFonts w:hint="default"/>
                  <w:lang w:val="en-US" w:eastAsia="zh-CN"/>
                </w:rPr>
                <w:delText>集合竞价结束时间，Unix时间戳的毫秒数格式，如 1597026383085</w:delText>
              </w:r>
            </w:del>
            <w:del w:id="1">
              <w:r>
                <w:rPr>
                  <w:rFonts w:hint="default"/>
                  <w:lang w:val="en-US" w:eastAsia="zh-CN"/>
                </w:rPr>
                <w:br w:type="textWrapping"/>
              </w:r>
            </w:del>
            <w:del w:id="2">
              <w:r>
                <w:rPr>
                  <w:rFonts w:hint="default"/>
                  <w:lang w:val="en-US" w:eastAsia="zh-CN"/>
                </w:rPr>
                <w:delText>仅适用于通过集合竞价方式上线的币币，其余情况返回""（已废弃，请使用contTdSwTime）</w:delText>
              </w:r>
            </w:del>
          </w:p>
        </w:tc>
      </w:tr>
      <w:tr w14:paraId="5C8FD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5631451">
            <w:pPr>
              <w:bidi w:val="0"/>
              <w:rPr>
                <w:rFonts w:hint="default"/>
              </w:rPr>
            </w:pPr>
            <w:r>
              <w:rPr>
                <w:rFonts w:hint="default"/>
                <w:lang w:val="en-US" w:eastAsia="zh-CN"/>
              </w:rPr>
              <w:t>contTdSwTime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77F9B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2C9843">
            <w:pPr>
              <w:bidi w:val="0"/>
              <w:rPr>
                <w:rFonts w:hint="default"/>
              </w:rPr>
            </w:pPr>
            <w:r>
              <w:rPr>
                <w:rFonts w:hint="default"/>
                <w:lang w:val="en-US" w:eastAsia="zh-CN"/>
              </w:rPr>
              <w:t>连续交易开始时间，从集合竞价、提前挂单切换到连续交易的时间，Unix时间戳格式，单位为毫秒。e.g. 1597026383085。</w:t>
            </w:r>
            <w:r>
              <w:rPr>
                <w:rFonts w:hint="default"/>
                <w:lang w:val="en-US" w:eastAsia="zh-CN"/>
              </w:rPr>
              <w:br w:type="textWrapping"/>
            </w:r>
            <w:r>
              <w:rPr>
                <w:rFonts w:hint="default"/>
                <w:lang w:val="en-US" w:eastAsia="zh-CN"/>
              </w:rPr>
              <w:t>仅适用于通过集合竞价或提前挂单上线的SPOT/MARGIN，在其他情况下返回""。</w:t>
            </w:r>
          </w:p>
        </w:tc>
      </w:tr>
      <w:tr w14:paraId="66278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5A9AA7">
            <w:pPr>
              <w:bidi w:val="0"/>
              <w:rPr>
                <w:rFonts w:hint="default"/>
              </w:rPr>
            </w:pPr>
            <w:r>
              <w:rPr>
                <w:rFonts w:hint="default"/>
                <w:lang w:val="en-US" w:eastAsia="zh-CN"/>
              </w:rPr>
              <w:t>preMktSwTime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563C9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E4D503">
            <w:pPr>
              <w:bidi w:val="0"/>
              <w:rPr>
                <w:rFonts w:hint="default"/>
              </w:rPr>
            </w:pPr>
            <w:r>
              <w:rPr>
                <w:rFonts w:hint="default"/>
                <w:lang w:val="en-US" w:eastAsia="zh-CN"/>
              </w:rPr>
              <w:t>盘前永续合约转为普通永续合约的时间，Unix时间戳的毫秒数格式，如 1597026383085</w:t>
            </w:r>
            <w:r>
              <w:rPr>
                <w:rFonts w:hint="default"/>
                <w:lang w:val="en-US" w:eastAsia="zh-CN"/>
              </w:rPr>
              <w:br w:type="textWrapping"/>
            </w:r>
            <w:r>
              <w:rPr>
                <w:rFonts w:hint="default"/>
                <w:lang w:val="en-US" w:eastAsia="zh-CN"/>
              </w:rPr>
              <w:t>仅适用于盘前SWAP</w:t>
            </w:r>
          </w:p>
        </w:tc>
      </w:tr>
      <w:tr w14:paraId="6B92B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AEC86B">
            <w:pPr>
              <w:bidi w:val="0"/>
              <w:rPr>
                <w:rFonts w:hint="default"/>
              </w:rPr>
            </w:pPr>
            <w:r>
              <w:rPr>
                <w:rFonts w:hint="default"/>
                <w:lang w:val="en-US" w:eastAsia="zh-CN"/>
              </w:rPr>
              <w:t>openType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58F34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A8FFFA">
            <w:pPr>
              <w:bidi w:val="0"/>
              <w:rPr>
                <w:rFonts w:hint="default"/>
              </w:rPr>
            </w:pPr>
            <w:r>
              <w:rPr>
                <w:rFonts w:hint="default"/>
                <w:lang w:val="en-US" w:eastAsia="zh-CN"/>
              </w:rPr>
              <w:t>开盘类型</w:t>
            </w:r>
            <w:r>
              <w:rPr>
                <w:rFonts w:hint="default"/>
                <w:lang w:val="en-US" w:eastAsia="zh-CN"/>
              </w:rPr>
              <w:br w:type="textWrapping"/>
            </w:r>
            <w:r>
              <w:rPr>
                <w:rFonts w:hint="default"/>
                <w:lang w:val="en-US" w:eastAsia="zh-CN"/>
              </w:rPr>
              <w:t>fix_price: 定价开盘</w:t>
            </w:r>
            <w:r>
              <w:rPr>
                <w:rFonts w:hint="default"/>
                <w:lang w:val="en-US" w:eastAsia="zh-CN"/>
              </w:rPr>
              <w:br w:type="textWrapping"/>
            </w:r>
            <w:r>
              <w:rPr>
                <w:rFonts w:hint="default"/>
                <w:lang w:val="en-US" w:eastAsia="zh-CN"/>
              </w:rPr>
              <w:t>pre_quote: 提前挂单</w:t>
            </w:r>
            <w:r>
              <w:rPr>
                <w:rFonts w:hint="default"/>
                <w:lang w:val="en-US" w:eastAsia="zh-CN"/>
              </w:rPr>
              <w:br w:type="textWrapping"/>
            </w:r>
            <w:r>
              <w:rPr>
                <w:rFonts w:hint="default"/>
                <w:lang w:val="en-US" w:eastAsia="zh-CN"/>
              </w:rPr>
              <w:t>call_auction: 集合竞价</w:t>
            </w:r>
            <w:r>
              <w:rPr>
                <w:rFonts w:hint="default"/>
                <w:lang w:val="en-US" w:eastAsia="zh-CN"/>
              </w:rPr>
              <w:br w:type="textWrapping"/>
            </w:r>
            <w:r>
              <w:rPr>
                <w:rFonts w:hint="default"/>
                <w:lang w:val="en-US" w:eastAsia="zh-CN"/>
              </w:rPr>
              <w:t>只适用于SPOT/MARGIN，其他业务线返回""</w:t>
            </w:r>
          </w:p>
        </w:tc>
      </w:tr>
      <w:tr w14:paraId="6FDBB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8A4CF9">
            <w:pPr>
              <w:bidi w:val="0"/>
              <w:rPr>
                <w:rFonts w:hint="default"/>
              </w:rPr>
            </w:pPr>
            <w:r>
              <w:rPr>
                <w:rFonts w:hint="default"/>
                <w:lang w:val="en-US" w:eastAsia="zh-CN"/>
              </w:rPr>
              <w:t>elp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8B2CD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DD8894">
            <w:pPr>
              <w:bidi w:val="0"/>
              <w:rPr>
                <w:rFonts w:hint="default"/>
              </w:rPr>
            </w:pPr>
            <w:r>
              <w:rPr>
                <w:rFonts w:hint="default"/>
                <w:lang w:val="en-US" w:eastAsia="zh-CN"/>
              </w:rPr>
              <w:t>ELP 下单权限</w:t>
            </w:r>
            <w:r>
              <w:rPr>
                <w:rFonts w:hint="default"/>
                <w:lang w:val="en-US" w:eastAsia="zh-CN"/>
              </w:rPr>
              <w:br w:type="textWrapping"/>
            </w:r>
            <w:r>
              <w:rPr>
                <w:rFonts w:hint="default"/>
                <w:lang w:val="en-US" w:eastAsia="zh-CN"/>
              </w:rPr>
              <w:t>0：该币对不支持 ELP</w:t>
            </w:r>
            <w:r>
              <w:rPr>
                <w:rFonts w:hint="default"/>
                <w:lang w:val="en-US" w:eastAsia="zh-CN"/>
              </w:rPr>
              <w:br w:type="textWrapping"/>
            </w:r>
            <w:r>
              <w:rPr>
                <w:rFonts w:hint="default"/>
                <w:lang w:val="en-US" w:eastAsia="zh-CN"/>
              </w:rPr>
              <w:t>1：该币对支持 ELP 但用户没有权限为其下 ELP 订单</w:t>
            </w:r>
            <w:r>
              <w:rPr>
                <w:rFonts w:hint="default"/>
                <w:lang w:val="en-US" w:eastAsia="zh-CN"/>
              </w:rPr>
              <w:br w:type="textWrapping"/>
            </w:r>
            <w:r>
              <w:rPr>
                <w:rFonts w:hint="default"/>
                <w:lang w:val="en-US" w:eastAsia="zh-CN"/>
              </w:rPr>
              <w:t>2：该币对支持 ELP 且用户有权限为其下 ELP 订单</w:t>
            </w:r>
            <w:r>
              <w:rPr>
                <w:rFonts w:hint="default"/>
                <w:lang w:val="en-US" w:eastAsia="zh-CN"/>
              </w:rPr>
              <w:br w:type="textWrapping"/>
            </w:r>
            <w:r>
              <w:rPr>
                <w:rFonts w:hint="default"/>
                <w:lang w:val="en-US" w:eastAsia="zh-CN"/>
              </w:rPr>
              <w:br w:type="textWrapping"/>
            </w:r>
            <w:r>
              <w:rPr>
                <w:rFonts w:hint="default"/>
                <w:lang w:val="en-US" w:eastAsia="zh-CN"/>
              </w:rPr>
              <w:t>1/2不代表深度中一定有 ELP 挂单</w:t>
            </w:r>
          </w:p>
        </w:tc>
      </w:tr>
      <w:tr w14:paraId="77C8C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546C7E">
            <w:pPr>
              <w:bidi w:val="0"/>
              <w:rPr>
                <w:rFonts w:hint="default"/>
              </w:rPr>
            </w:pPr>
            <w:r>
              <w:rPr>
                <w:rFonts w:hint="default"/>
                <w:lang w:val="en-US" w:eastAsia="zh-CN"/>
              </w:rPr>
              <w:t>expTime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6DB1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52160E">
            <w:pPr>
              <w:bidi w:val="0"/>
              <w:rPr>
                <w:rFonts w:hint="default"/>
              </w:rPr>
            </w:pPr>
            <w:r>
              <w:rPr>
                <w:rFonts w:hint="default"/>
                <w:lang w:val="en-US" w:eastAsia="zh-CN"/>
              </w:rPr>
              <w:t>产品下线时间</w:t>
            </w:r>
            <w:r>
              <w:rPr>
                <w:rFonts w:hint="default"/>
                <w:lang w:val="en-US" w:eastAsia="zh-CN"/>
              </w:rPr>
              <w:br w:type="textWrapping"/>
            </w:r>
            <w:r>
              <w:rPr>
                <w:rFonts w:hint="default"/>
                <w:lang w:val="en-US" w:eastAsia="zh-CN"/>
              </w:rPr>
              <w:t>适用于币币/杠杆/交割/永续/期权，对于 交割/期权，为交割/行权日期；亦可以为产品下线时间，有变动就会推送。</w:t>
            </w:r>
          </w:p>
        </w:tc>
      </w:tr>
      <w:tr w14:paraId="30E70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169C01">
            <w:pPr>
              <w:bidi w:val="0"/>
              <w:rPr>
                <w:rFonts w:hint="default"/>
              </w:rPr>
            </w:pPr>
            <w:r>
              <w:rPr>
                <w:rFonts w:hint="default"/>
                <w:lang w:val="en-US" w:eastAsia="zh-CN"/>
              </w:rPr>
              <w:t>lever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0614A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B9DD34">
            <w:pPr>
              <w:bidi w:val="0"/>
              <w:rPr>
                <w:rFonts w:hint="default"/>
              </w:rPr>
            </w:pPr>
            <w:r>
              <w:rPr>
                <w:rFonts w:hint="default"/>
                <w:lang w:val="en-US" w:eastAsia="zh-CN"/>
              </w:rPr>
              <w:t>该instId支持的最大杠杆倍数，不适用于币币、期权</w:t>
            </w:r>
          </w:p>
        </w:tc>
      </w:tr>
      <w:tr w14:paraId="7CE75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B8576C">
            <w:pPr>
              <w:bidi w:val="0"/>
              <w:rPr>
                <w:rFonts w:hint="default"/>
              </w:rPr>
            </w:pPr>
            <w:r>
              <w:rPr>
                <w:rFonts w:hint="default"/>
                <w:lang w:val="en-US" w:eastAsia="zh-CN"/>
              </w:rPr>
              <w:t>tickSz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C158A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693404">
            <w:pPr>
              <w:bidi w:val="0"/>
              <w:rPr>
                <w:rFonts w:hint="default"/>
              </w:rPr>
            </w:pPr>
            <w:r>
              <w:rPr>
                <w:rFonts w:hint="default"/>
                <w:lang w:val="en-US" w:eastAsia="zh-CN"/>
              </w:rPr>
              <w:t>下单价格精度，如 0.0001。</w:t>
            </w:r>
            <w:r>
              <w:rPr>
                <w:rFonts w:hint="default"/>
                <w:lang w:val="en-US" w:eastAsia="zh-CN"/>
              </w:rPr>
              <w:br w:type="textWrapping"/>
            </w:r>
            <w:r>
              <w:rPr>
                <w:rFonts w:hint="default"/>
                <w:lang w:val="en-US" w:eastAsia="zh-CN"/>
              </w:rPr>
              <w:t>对于 OPTION/EVENTS，该值为 tick band 中的最小 tickSz。如需获取各价格区间的精确 tickSz，请使用"获取期权价格梯度"接口并传入对应的 instType 参数。</w:t>
            </w:r>
          </w:p>
        </w:tc>
      </w:tr>
      <w:tr w14:paraId="4C569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BB679B">
            <w:pPr>
              <w:bidi w:val="0"/>
              <w:rPr>
                <w:rFonts w:hint="default"/>
              </w:rPr>
            </w:pPr>
            <w:r>
              <w:rPr>
                <w:rFonts w:hint="default"/>
                <w:lang w:val="en-US" w:eastAsia="zh-CN"/>
              </w:rPr>
              <w:t>lotSz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CA24E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7C7ED3">
            <w:pPr>
              <w:bidi w:val="0"/>
              <w:rPr>
                <w:rFonts w:hint="default"/>
              </w:rPr>
            </w:pPr>
            <w:r>
              <w:rPr>
                <w:rFonts w:hint="default"/>
                <w:lang w:val="en-US" w:eastAsia="zh-CN"/>
              </w:rPr>
              <w:t>下单数量精度</w:t>
            </w:r>
            <w:r>
              <w:rPr>
                <w:rFonts w:hint="default"/>
                <w:lang w:val="en-US" w:eastAsia="zh-CN"/>
              </w:rPr>
              <w:br w:type="textWrapping"/>
            </w:r>
            <w:r>
              <w:rPr>
                <w:rFonts w:hint="default"/>
                <w:lang w:val="en-US" w:eastAsia="zh-CN"/>
              </w:rPr>
              <w:t>合约的数量单位是张，现货的数量单位是交易货币</w:t>
            </w:r>
          </w:p>
        </w:tc>
      </w:tr>
      <w:tr w14:paraId="63114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7DF8FF">
            <w:pPr>
              <w:bidi w:val="0"/>
              <w:rPr>
                <w:rFonts w:hint="default"/>
              </w:rPr>
            </w:pPr>
            <w:r>
              <w:rPr>
                <w:rFonts w:hint="default"/>
                <w:lang w:val="en-US" w:eastAsia="zh-CN"/>
              </w:rPr>
              <w:t>minSz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C07B5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1F13DF">
            <w:pPr>
              <w:bidi w:val="0"/>
              <w:rPr>
                <w:rFonts w:hint="default"/>
              </w:rPr>
            </w:pPr>
            <w:r>
              <w:rPr>
                <w:rFonts w:hint="default"/>
                <w:lang w:val="en-US" w:eastAsia="zh-CN"/>
              </w:rPr>
              <w:t>最小下单数量</w:t>
            </w:r>
            <w:r>
              <w:rPr>
                <w:rFonts w:hint="default"/>
                <w:lang w:val="en-US" w:eastAsia="zh-CN"/>
              </w:rPr>
              <w:br w:type="textWrapping"/>
            </w:r>
            <w:r>
              <w:rPr>
                <w:rFonts w:hint="default"/>
                <w:lang w:val="en-US" w:eastAsia="zh-CN"/>
              </w:rPr>
              <w:t>合约的数量单位是张，现货的数量单位是交易货币</w:t>
            </w:r>
          </w:p>
        </w:tc>
      </w:tr>
      <w:tr w14:paraId="60333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A1A1D15">
            <w:pPr>
              <w:bidi w:val="0"/>
              <w:rPr>
                <w:rFonts w:hint="default"/>
              </w:rPr>
            </w:pPr>
            <w:r>
              <w:rPr>
                <w:rFonts w:hint="default"/>
                <w:lang w:val="en-US" w:eastAsia="zh-CN"/>
              </w:rPr>
              <w:t>ctType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6A97C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57467A">
            <w:pPr>
              <w:bidi w:val="0"/>
              <w:rPr>
                <w:rFonts w:hint="default"/>
              </w:rPr>
            </w:pPr>
            <w:r>
              <w:rPr>
                <w:rFonts w:hint="default"/>
                <w:lang w:val="en-US" w:eastAsia="zh-CN"/>
              </w:rPr>
              <w:t>合约类型</w:t>
            </w:r>
            <w:r>
              <w:rPr>
                <w:rFonts w:hint="default"/>
                <w:lang w:val="en-US" w:eastAsia="zh-CN"/>
              </w:rPr>
              <w:br w:type="textWrapping"/>
            </w:r>
            <w:r>
              <w:rPr>
                <w:rFonts w:hint="default"/>
                <w:lang w:val="en-US" w:eastAsia="zh-CN"/>
              </w:rPr>
              <w:t>linear：正向合约</w:t>
            </w:r>
            <w:r>
              <w:rPr>
                <w:rFonts w:hint="default"/>
                <w:lang w:val="en-US" w:eastAsia="zh-CN"/>
              </w:rPr>
              <w:br w:type="textWrapping"/>
            </w:r>
            <w:r>
              <w:rPr>
                <w:rFonts w:hint="default"/>
                <w:lang w:val="en-US" w:eastAsia="zh-CN"/>
              </w:rPr>
              <w:t>inverse：反向合约</w:t>
            </w:r>
            <w:r>
              <w:rPr>
                <w:rFonts w:hint="default"/>
                <w:lang w:val="en-US" w:eastAsia="zh-CN"/>
              </w:rPr>
              <w:br w:type="textWrapping"/>
            </w:r>
            <w:r>
              <w:rPr>
                <w:rFonts w:hint="default"/>
                <w:lang w:val="en-US" w:eastAsia="zh-CN"/>
              </w:rPr>
              <w:t>仅适用于交割/永续</w:t>
            </w:r>
          </w:p>
        </w:tc>
      </w:tr>
      <w:tr w14:paraId="573F0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7ECA6D">
            <w:pPr>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73953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FCBAEC">
            <w:pPr>
              <w:bidi w:val="0"/>
              <w:rPr>
                <w:rFonts w:hint="default"/>
              </w:rPr>
            </w:pPr>
            <w:r>
              <w:rPr>
                <w:rFonts w:hint="default"/>
                <w:lang w:val="en-US" w:eastAsia="zh-CN"/>
              </w:rPr>
              <w:t>产品状态</w:t>
            </w:r>
            <w:r>
              <w:rPr>
                <w:rFonts w:hint="default"/>
                <w:lang w:val="en-US" w:eastAsia="zh-CN"/>
              </w:rPr>
              <w:br w:type="textWrapping"/>
            </w:r>
            <w:r>
              <w:rPr>
                <w:rFonts w:hint="default"/>
                <w:lang w:val="en-US" w:eastAsia="zh-CN"/>
              </w:rPr>
              <w:t>live：交易中</w:t>
            </w:r>
            <w:r>
              <w:rPr>
                <w:rFonts w:hint="default"/>
                <w:lang w:val="en-US" w:eastAsia="zh-CN"/>
              </w:rPr>
              <w:br w:type="textWrapping"/>
            </w:r>
            <w:r>
              <w:rPr>
                <w:rFonts w:hint="default"/>
                <w:lang w:val="en-US" w:eastAsia="zh-CN"/>
              </w:rPr>
              <w:t>suspend：暂停中</w:t>
            </w:r>
            <w:r>
              <w:rPr>
                <w:rFonts w:hint="default"/>
                <w:lang w:val="en-US" w:eastAsia="zh-CN"/>
              </w:rPr>
              <w:br w:type="textWrapping"/>
            </w:r>
            <w:r>
              <w:rPr>
                <w:rFonts w:hint="default"/>
                <w:lang w:val="en-US" w:eastAsia="zh-CN"/>
              </w:rPr>
              <w:t>rebase：合约在变基中，不可交易，仅适用于SWAP</w:t>
            </w:r>
            <w:r>
              <w:rPr>
                <w:rFonts w:hint="default"/>
                <w:lang w:val="en-US" w:eastAsia="zh-CN"/>
              </w:rPr>
              <w:br w:type="textWrapping"/>
            </w:r>
            <w:r>
              <w:rPr>
                <w:rFonts w:hint="default"/>
                <w:lang w:val="en-US" w:eastAsia="zh-CN"/>
              </w:rPr>
              <w:t>post_only：仅接受 post-only 订单；已有 post-only 订单可改单和撤单。其他订单类型（市价单、IOC、FOK、普通限价单）将被拒绝。仅适用于 SWAP</w:t>
            </w:r>
            <w:r>
              <w:rPr>
                <w:rFonts w:hint="default"/>
                <w:lang w:val="en-US" w:eastAsia="zh-CN"/>
              </w:rPr>
              <w:br w:type="textWrapping"/>
            </w:r>
            <w:r>
              <w:rPr>
                <w:rFonts w:hint="default"/>
                <w:lang w:val="en-US" w:eastAsia="zh-CN"/>
              </w:rPr>
              <w:t>preopen：预上线，交割和期权合约轮转生成到开始交易；部分交易产品上线前</w:t>
            </w:r>
            <w:r>
              <w:rPr>
                <w:rFonts w:hint="default"/>
                <w:lang w:val="en-US" w:eastAsia="zh-CN"/>
              </w:rPr>
              <w:br w:type="textWrapping"/>
            </w:r>
            <w:r>
              <w:rPr>
                <w:rFonts w:hint="default"/>
                <w:lang w:val="en-US" w:eastAsia="zh-CN"/>
              </w:rPr>
              <w:t>test：测试中（测试产品，不可交易）</w:t>
            </w:r>
            <w:r>
              <w:rPr>
                <w:rFonts w:hint="default"/>
                <w:lang w:val="en-US" w:eastAsia="zh-CN"/>
              </w:rPr>
              <w:br w:type="textWrapping"/>
            </w:r>
            <w:r>
              <w:rPr>
                <w:rFonts w:hint="default"/>
                <w:lang w:val="en-US" w:eastAsia="zh-CN"/>
              </w:rPr>
              <w:t>settling：结算中，仅适用于 EVENTS</w:t>
            </w:r>
          </w:p>
        </w:tc>
      </w:tr>
      <w:tr w14:paraId="795A4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9A4B13">
            <w:pPr>
              <w:bidi w:val="0"/>
              <w:rPr>
                <w:rFonts w:hint="default"/>
              </w:rPr>
            </w:pPr>
            <w:r>
              <w:rPr>
                <w:rFonts w:hint="default"/>
                <w:lang w:val="en-US" w:eastAsia="zh-CN"/>
              </w:rPr>
              <w:t>ruleType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974AF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CA8CEB">
            <w:pPr>
              <w:bidi w:val="0"/>
              <w:rPr>
                <w:rFonts w:hint="default"/>
              </w:rPr>
            </w:pPr>
            <w:r>
              <w:rPr>
                <w:rFonts w:hint="default"/>
                <w:lang w:val="en-US" w:eastAsia="zh-CN"/>
              </w:rPr>
              <w:t>交易规则类型</w:t>
            </w:r>
            <w:r>
              <w:rPr>
                <w:rFonts w:hint="default"/>
                <w:lang w:val="en-US" w:eastAsia="zh-CN"/>
              </w:rPr>
              <w:br w:type="textWrapping"/>
            </w:r>
            <w:r>
              <w:rPr>
                <w:rFonts w:hint="default"/>
                <w:lang w:val="en-US" w:eastAsia="zh-CN"/>
              </w:rPr>
              <w:t>normal：普通交易</w:t>
            </w:r>
            <w:r>
              <w:rPr>
                <w:rFonts w:hint="default"/>
                <w:lang w:val="en-US" w:eastAsia="zh-CN"/>
              </w:rPr>
              <w:br w:type="textWrapping"/>
            </w:r>
            <w:r>
              <w:rPr>
                <w:rFonts w:hint="default"/>
                <w:lang w:val="en-US" w:eastAsia="zh-CN"/>
              </w:rPr>
              <w:t>pre_market：盘前交易</w:t>
            </w:r>
            <w:r>
              <w:rPr>
                <w:rFonts w:hint="default"/>
                <w:lang w:val="en-US" w:eastAsia="zh-CN"/>
              </w:rPr>
              <w:br w:type="textWrapping"/>
            </w:r>
            <w:r>
              <w:rPr>
                <w:rFonts w:hint="default"/>
                <w:lang w:val="en-US" w:eastAsia="zh-CN"/>
              </w:rPr>
              <w:t>rebase_contract：盘前变基合约</w:t>
            </w:r>
            <w:r>
              <w:rPr>
                <w:rFonts w:hint="default"/>
                <w:lang w:val="en-US" w:eastAsia="zh-CN"/>
              </w:rPr>
              <w:br w:type="textWrapping"/>
            </w:r>
            <w:r>
              <w:rPr>
                <w:rFonts w:hint="default"/>
                <w:lang w:val="en-US" w:eastAsia="zh-CN"/>
              </w:rPr>
              <w:t>xperp：永续合约风格的交割合约，仅适用于部分 FUTURES 合约</w:t>
            </w:r>
          </w:p>
        </w:tc>
      </w:tr>
      <w:tr w14:paraId="70A30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B74E44">
            <w:pPr>
              <w:bidi w:val="0"/>
              <w:rPr>
                <w:rFonts w:hint="default"/>
              </w:rPr>
            </w:pPr>
            <w:r>
              <w:rPr>
                <w:rFonts w:hint="default"/>
                <w:lang w:val="en-US" w:eastAsia="zh-CN"/>
              </w:rPr>
              <w:t>posLmtAmt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AE902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AD8FBB">
            <w:pPr>
              <w:bidi w:val="0"/>
              <w:rPr>
                <w:rFonts w:hint="default"/>
              </w:rPr>
            </w:pPr>
            <w:r>
              <w:rPr>
                <w:rFonts w:hint="default"/>
                <w:lang w:val="en-US" w:eastAsia="zh-CN"/>
              </w:rPr>
              <w:t>单一用户（母子账户共享）层面的该产品最大持仓名义价值（USD），按同方向已持仓与挂单的美元名义价值计算。单用户有效上限为 max(posLmtAmt, oiUSD × posLmtPct)。适用于 SWAP/FUTURES。</w:t>
            </w:r>
          </w:p>
        </w:tc>
      </w:tr>
      <w:tr w14:paraId="08D65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63CF9B">
            <w:pPr>
              <w:bidi w:val="0"/>
              <w:rPr>
                <w:rFonts w:hint="default"/>
              </w:rPr>
            </w:pPr>
            <w:r>
              <w:rPr>
                <w:rFonts w:hint="default"/>
                <w:lang w:val="en-US" w:eastAsia="zh-CN"/>
              </w:rPr>
              <w:t>posLmtPct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42DAB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3E8170">
            <w:pPr>
              <w:bidi w:val="0"/>
              <w:rPr>
                <w:rFonts w:hint="default"/>
              </w:rPr>
            </w:pPr>
            <w:r>
              <w:rPr>
                <w:rFonts w:hint="default"/>
                <w:lang w:val="en-US" w:eastAsia="zh-CN"/>
              </w:rPr>
              <w:t>单一用户（母子账户共享）相对于平台当前总持仓名义价值可持有的最大比例（如 30 表示 30%）。单用户有效上限为 max(posLmtAmt, oiUSD × posLmtPct)。适用于 SWAP/FUTURES。</w:t>
            </w:r>
          </w:p>
        </w:tc>
      </w:tr>
      <w:tr w14:paraId="2182C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6223CE">
            <w:pPr>
              <w:bidi w:val="0"/>
              <w:rPr>
                <w:rFonts w:hint="default"/>
              </w:rPr>
            </w:pPr>
            <w:r>
              <w:rPr>
                <w:rFonts w:hint="default"/>
                <w:lang w:val="en-US" w:eastAsia="zh-CN"/>
              </w:rPr>
              <w:t>maxPlatOILmt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C8370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B5E0E4">
            <w:pPr>
              <w:bidi w:val="0"/>
              <w:rPr>
                <w:rFonts w:hint="default"/>
              </w:rPr>
            </w:pPr>
            <w:r>
              <w:rPr>
                <w:rFonts w:hint="default"/>
                <w:lang w:val="en-US" w:eastAsia="zh-CN"/>
              </w:rPr>
              <w:t>该产品的全平台最大持仓名义价值（USD）。当平台总持仓量（USD）达到或超过该值时，系统将拒绝所有用户对该产品的新开仓委托；否则订单通过校验。</w:t>
            </w:r>
            <w:r>
              <w:rPr>
                <w:rFonts w:hint="default"/>
                <w:lang w:val="en-US" w:eastAsia="zh-CN"/>
              </w:rPr>
              <w:br w:type="textWrapping"/>
            </w:r>
            <w:r>
              <w:rPr>
                <w:rFonts w:hint="default"/>
                <w:lang w:val="en-US" w:eastAsia="zh-CN"/>
              </w:rPr>
              <w:t>适用于 SWAP/FUTURES</w:t>
            </w:r>
          </w:p>
        </w:tc>
      </w:tr>
      <w:tr w14:paraId="577AA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56C3F6">
            <w:pPr>
              <w:bidi w:val="0"/>
              <w:rPr>
                <w:rFonts w:hint="default"/>
              </w:rPr>
            </w:pPr>
            <w:r>
              <w:rPr>
                <w:rFonts w:hint="default"/>
                <w:lang w:val="en-US" w:eastAsia="zh-CN"/>
              </w:rPr>
              <w:t>maxPlatOICoinLmt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6D952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D677BE">
            <w:pPr>
              <w:bidi w:val="0"/>
              <w:rPr>
                <w:rFonts w:hint="default"/>
              </w:rPr>
            </w:pPr>
            <w:r>
              <w:rPr>
                <w:rFonts w:hint="default"/>
                <w:lang w:val="en-US" w:eastAsia="zh-CN"/>
              </w:rPr>
              <w:t>该产品的全平台最大持仓名义价值（币量）。当平台总持仓量（币量）达到或超过该值时，系统将拒绝所有用户对该产品的新开仓委托；否则订单通过校验。</w:t>
            </w:r>
            <w:r>
              <w:rPr>
                <w:rFonts w:hint="default"/>
                <w:lang w:val="en-US" w:eastAsia="zh-CN"/>
              </w:rPr>
              <w:br w:type="textWrapping"/>
            </w:r>
            <w:r>
              <w:rPr>
                <w:rFonts w:hint="default"/>
                <w:lang w:val="en-US" w:eastAsia="zh-CN"/>
              </w:rPr>
              <w:t>适用于 SWAP/FUTURES</w:t>
            </w:r>
          </w:p>
        </w:tc>
      </w:tr>
      <w:tr w14:paraId="2E5D9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3E81D5">
            <w:pPr>
              <w:bidi w:val="0"/>
              <w:rPr>
                <w:rFonts w:hint="default"/>
              </w:rPr>
            </w:pPr>
            <w:r>
              <w:rPr>
                <w:rFonts w:hint="default"/>
                <w:lang w:val="en-US" w:eastAsia="zh-CN"/>
              </w:rPr>
              <w:t>longPosRemainingQuota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FAEAC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26D72C">
            <w:pPr>
              <w:bidi w:val="0"/>
              <w:rPr>
                <w:rFonts w:hint="default"/>
              </w:rPr>
            </w:pPr>
            <w:r>
              <w:rPr>
                <w:rFonts w:hint="default"/>
                <w:lang w:val="en-US" w:eastAsia="zh-CN"/>
              </w:rPr>
              <w:t>单一用户维度（母子账户共享），在该产品下扣除已有多头仓位及挂单中的买入订单后，仍可开立的多头仓位剩余额度（以 USD 计）。</w:t>
            </w:r>
          </w:p>
        </w:tc>
      </w:tr>
      <w:tr w14:paraId="10AE9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B82334">
            <w:pPr>
              <w:bidi w:val="0"/>
              <w:rPr>
                <w:rFonts w:hint="default"/>
              </w:rPr>
            </w:pPr>
            <w:r>
              <w:rPr>
                <w:rFonts w:hint="default"/>
                <w:lang w:val="en-US" w:eastAsia="zh-CN"/>
              </w:rPr>
              <w:t>shortPosRemainingQuota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548AE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0728F0">
            <w:pPr>
              <w:bidi w:val="0"/>
              <w:rPr>
                <w:rFonts w:hint="default"/>
              </w:rPr>
            </w:pPr>
            <w:r>
              <w:rPr>
                <w:rFonts w:hint="default"/>
                <w:lang w:val="en-US" w:eastAsia="zh-CN"/>
              </w:rPr>
              <w:t>单一用户维度（母子账户共享），在该产品下扣除已有空头仓位及挂单中的卖出订单后，仍可开立的空头仓位剩余额度（以 USD 计）。</w:t>
            </w:r>
          </w:p>
        </w:tc>
      </w:tr>
      <w:tr w14:paraId="0E388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C46DD3">
            <w:pPr>
              <w:bidi w:val="0"/>
              <w:rPr>
                <w:rFonts w:hint="default"/>
              </w:rPr>
            </w:pPr>
            <w:r>
              <w:rPr>
                <w:rFonts w:hint="default"/>
                <w:lang w:val="en-US" w:eastAsia="zh-CN"/>
              </w:rPr>
              <w:t>maxLmtSz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3A551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0D6339">
            <w:pPr>
              <w:bidi w:val="0"/>
              <w:rPr>
                <w:rFonts w:hint="default"/>
              </w:rPr>
            </w:pPr>
            <w:r>
              <w:rPr>
                <w:rFonts w:hint="default"/>
                <w:lang w:val="en-US" w:eastAsia="zh-CN"/>
              </w:rPr>
              <w:t>限价单的单笔最大委托数量</w:t>
            </w:r>
            <w:r>
              <w:rPr>
                <w:rFonts w:hint="default"/>
                <w:lang w:val="en-US" w:eastAsia="zh-CN"/>
              </w:rPr>
              <w:br w:type="textWrapping"/>
            </w:r>
            <w:r>
              <w:rPr>
                <w:rFonts w:hint="default"/>
                <w:lang w:val="en-US" w:eastAsia="zh-CN"/>
              </w:rPr>
              <w:t>合约的数量单位是张，现货的数量单位是交易货币</w:t>
            </w:r>
          </w:p>
        </w:tc>
      </w:tr>
      <w:tr w14:paraId="33983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5BEC696">
            <w:pPr>
              <w:bidi w:val="0"/>
              <w:rPr>
                <w:rFonts w:hint="default"/>
              </w:rPr>
            </w:pPr>
            <w:r>
              <w:rPr>
                <w:rFonts w:hint="default"/>
                <w:lang w:val="en-US" w:eastAsia="zh-CN"/>
              </w:rPr>
              <w:t>maxMktSz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6E572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B4B48D">
            <w:pPr>
              <w:bidi w:val="0"/>
              <w:rPr>
                <w:rFonts w:hint="default"/>
              </w:rPr>
            </w:pPr>
            <w:r>
              <w:rPr>
                <w:rFonts w:hint="default"/>
                <w:lang w:val="en-US" w:eastAsia="zh-CN"/>
              </w:rPr>
              <w:t>市价单的单笔最大委托数量</w:t>
            </w:r>
            <w:r>
              <w:rPr>
                <w:rFonts w:hint="default"/>
                <w:lang w:val="en-US" w:eastAsia="zh-CN"/>
              </w:rPr>
              <w:br w:type="textWrapping"/>
            </w:r>
            <w:r>
              <w:rPr>
                <w:rFonts w:hint="default"/>
                <w:lang w:val="en-US" w:eastAsia="zh-CN"/>
              </w:rPr>
              <w:t>合约的数量单位是张，现货的数量单位是USDT</w:t>
            </w:r>
          </w:p>
        </w:tc>
      </w:tr>
      <w:tr w14:paraId="4577A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696D39">
            <w:pPr>
              <w:bidi w:val="0"/>
              <w:rPr>
                <w:rFonts w:hint="default"/>
              </w:rPr>
            </w:pPr>
            <w:r>
              <w:rPr>
                <w:rFonts w:hint="default"/>
                <w:lang w:val="en-US" w:eastAsia="zh-CN"/>
              </w:rPr>
              <w:t>maxLmtAmt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C5178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C0DB1B">
            <w:pPr>
              <w:bidi w:val="0"/>
              <w:rPr>
                <w:rFonts w:hint="default"/>
              </w:rPr>
            </w:pPr>
            <w:r>
              <w:rPr>
                <w:rFonts w:hint="default"/>
                <w:lang w:val="en-US" w:eastAsia="zh-CN"/>
              </w:rPr>
              <w:t>限价单的单笔最大美元价值</w:t>
            </w:r>
          </w:p>
        </w:tc>
      </w:tr>
      <w:tr w14:paraId="60C4A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147FF9">
            <w:pPr>
              <w:bidi w:val="0"/>
              <w:rPr>
                <w:rFonts w:hint="default"/>
              </w:rPr>
            </w:pPr>
            <w:r>
              <w:rPr>
                <w:rFonts w:hint="default"/>
                <w:lang w:val="en-US" w:eastAsia="zh-CN"/>
              </w:rPr>
              <w:t>maxMktAmt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28254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EDA8C0">
            <w:pPr>
              <w:bidi w:val="0"/>
              <w:rPr>
                <w:rFonts w:hint="default"/>
              </w:rPr>
            </w:pPr>
            <w:r>
              <w:rPr>
                <w:rFonts w:hint="default"/>
                <w:lang w:val="en-US" w:eastAsia="zh-CN"/>
              </w:rPr>
              <w:t>市价单的单笔最大美元价值</w:t>
            </w:r>
            <w:r>
              <w:rPr>
                <w:rFonts w:hint="default"/>
                <w:lang w:val="en-US" w:eastAsia="zh-CN"/>
              </w:rPr>
              <w:br w:type="textWrapping"/>
            </w:r>
            <w:r>
              <w:rPr>
                <w:rFonts w:hint="default"/>
                <w:lang w:val="en-US" w:eastAsia="zh-CN"/>
              </w:rPr>
              <w:t>仅适用于币币/币币杠杆</w:t>
            </w:r>
          </w:p>
        </w:tc>
      </w:tr>
      <w:tr w14:paraId="24B6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FAE4EE">
            <w:pPr>
              <w:bidi w:val="0"/>
              <w:rPr>
                <w:rFonts w:hint="default"/>
              </w:rPr>
            </w:pPr>
            <w:r>
              <w:rPr>
                <w:rFonts w:hint="default"/>
                <w:lang w:val="en-US" w:eastAsia="zh-CN"/>
              </w:rPr>
              <w:t>maxTwapSz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7618E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99C727">
            <w:pPr>
              <w:bidi w:val="0"/>
              <w:rPr>
                <w:rFonts w:hint="default"/>
              </w:rPr>
            </w:pPr>
            <w:r>
              <w:rPr>
                <w:rFonts w:hint="default"/>
                <w:lang w:val="en-US" w:eastAsia="zh-CN"/>
              </w:rPr>
              <w:t>时间加权单的单笔最大委托数量</w:t>
            </w:r>
            <w:r>
              <w:rPr>
                <w:rFonts w:hint="default"/>
                <w:lang w:val="en-US" w:eastAsia="zh-CN"/>
              </w:rPr>
              <w:br w:type="textWrapping"/>
            </w:r>
            <w:r>
              <w:rPr>
                <w:rFonts w:hint="default"/>
                <w:lang w:val="en-US" w:eastAsia="zh-CN"/>
              </w:rPr>
              <w:t>合约的数量单位是张，现货的数量单位是交易货币</w:t>
            </w:r>
            <w:r>
              <w:rPr>
                <w:rFonts w:hint="default"/>
                <w:lang w:val="en-US" w:eastAsia="zh-CN"/>
              </w:rPr>
              <w:br w:type="textWrapping"/>
            </w:r>
            <w:r>
              <w:rPr>
                <w:rFonts w:hint="default"/>
                <w:lang w:val="en-US" w:eastAsia="zh-CN"/>
              </w:rPr>
              <w:t>单笔最小委托数量为 minSz*2</w:t>
            </w:r>
          </w:p>
        </w:tc>
      </w:tr>
      <w:tr w14:paraId="0C0D0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2A1B56F">
            <w:pPr>
              <w:bidi w:val="0"/>
              <w:rPr>
                <w:rFonts w:hint="default"/>
              </w:rPr>
            </w:pPr>
            <w:r>
              <w:rPr>
                <w:rFonts w:hint="default"/>
                <w:lang w:val="en-US" w:eastAsia="zh-CN"/>
              </w:rPr>
              <w:t>maxIcebergSz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EE7FD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D2DF29">
            <w:pPr>
              <w:bidi w:val="0"/>
              <w:rPr>
                <w:rFonts w:hint="default"/>
              </w:rPr>
            </w:pPr>
            <w:r>
              <w:rPr>
                <w:rFonts w:hint="default"/>
                <w:lang w:val="en-US" w:eastAsia="zh-CN"/>
              </w:rPr>
              <w:t>冰山委托的单笔最大委托数量</w:t>
            </w:r>
            <w:r>
              <w:rPr>
                <w:rFonts w:hint="default"/>
                <w:lang w:val="en-US" w:eastAsia="zh-CN"/>
              </w:rPr>
              <w:br w:type="textWrapping"/>
            </w:r>
            <w:r>
              <w:rPr>
                <w:rFonts w:hint="default"/>
                <w:lang w:val="en-US" w:eastAsia="zh-CN"/>
              </w:rPr>
              <w:t>合约的数量单位是张，现货的数量单位是交易货币</w:t>
            </w:r>
          </w:p>
        </w:tc>
      </w:tr>
      <w:tr w14:paraId="51B21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80A5BF">
            <w:pPr>
              <w:bidi w:val="0"/>
              <w:rPr>
                <w:rFonts w:hint="default"/>
              </w:rPr>
            </w:pPr>
            <w:r>
              <w:rPr>
                <w:rFonts w:hint="default"/>
                <w:lang w:val="en-US" w:eastAsia="zh-CN"/>
              </w:rPr>
              <w:t>maxTriggerSz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93809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CE2256">
            <w:pPr>
              <w:bidi w:val="0"/>
              <w:rPr>
                <w:rFonts w:hint="default"/>
              </w:rPr>
            </w:pPr>
            <w:r>
              <w:rPr>
                <w:rFonts w:hint="default"/>
                <w:lang w:val="en-US" w:eastAsia="zh-CN"/>
              </w:rPr>
              <w:t>计划委托委托的单笔最大委托数量</w:t>
            </w:r>
            <w:r>
              <w:rPr>
                <w:rFonts w:hint="default"/>
                <w:lang w:val="en-US" w:eastAsia="zh-CN"/>
              </w:rPr>
              <w:br w:type="textWrapping"/>
            </w:r>
            <w:r>
              <w:rPr>
                <w:rFonts w:hint="default"/>
                <w:lang w:val="en-US" w:eastAsia="zh-CN"/>
              </w:rPr>
              <w:t>合约的数量单位是张，现货的数量单位是交易货币</w:t>
            </w:r>
          </w:p>
        </w:tc>
      </w:tr>
      <w:tr w14:paraId="11244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6D1CE5">
            <w:pPr>
              <w:bidi w:val="0"/>
              <w:rPr>
                <w:rFonts w:hint="default"/>
              </w:rPr>
            </w:pPr>
            <w:r>
              <w:rPr>
                <w:rFonts w:hint="default"/>
                <w:lang w:val="en-US" w:eastAsia="zh-CN"/>
              </w:rPr>
              <w:t>maxStopSz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8FB6F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789A2D">
            <w:pPr>
              <w:bidi w:val="0"/>
              <w:rPr>
                <w:rFonts w:hint="default"/>
              </w:rPr>
            </w:pPr>
            <w:r>
              <w:rPr>
                <w:rFonts w:hint="default"/>
                <w:lang w:val="en-US" w:eastAsia="zh-CN"/>
              </w:rPr>
              <w:t>止盈止损市价委托的单笔最大委托数量</w:t>
            </w:r>
            <w:r>
              <w:rPr>
                <w:rFonts w:hint="default"/>
                <w:lang w:val="en-US" w:eastAsia="zh-CN"/>
              </w:rPr>
              <w:br w:type="textWrapping"/>
            </w:r>
            <w:r>
              <w:rPr>
                <w:rFonts w:hint="default"/>
                <w:lang w:val="en-US" w:eastAsia="zh-CN"/>
              </w:rPr>
              <w:t>合约的数量单位是张，现货的数量单位是USDT</w:t>
            </w:r>
          </w:p>
        </w:tc>
      </w:tr>
      <w:tr w14:paraId="2D6A2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10908E">
            <w:pPr>
              <w:bidi w:val="0"/>
              <w:rPr>
                <w:rFonts w:hint="default"/>
              </w:rPr>
            </w:pPr>
            <w:r>
              <w:rPr>
                <w:rFonts w:hint="default"/>
                <w:lang w:val="en-US" w:eastAsia="zh-CN"/>
              </w:rPr>
              <w:t>futureSettlement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77C033">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B200A7">
            <w:pPr>
              <w:bidi w:val="0"/>
              <w:rPr>
                <w:rFonts w:hint="default"/>
              </w:rPr>
            </w:pPr>
            <w:r>
              <w:rPr>
                <w:rFonts w:hint="default"/>
                <w:lang w:val="en-US" w:eastAsia="zh-CN"/>
              </w:rPr>
              <w:t>交割合约是否支持每日结算</w:t>
            </w:r>
            <w:r>
              <w:rPr>
                <w:rFonts w:hint="default"/>
                <w:lang w:val="en-US" w:eastAsia="zh-CN"/>
              </w:rPr>
              <w:br w:type="textWrapping"/>
            </w:r>
            <w:r>
              <w:rPr>
                <w:rFonts w:hint="default"/>
                <w:lang w:val="en-US" w:eastAsia="zh-CN"/>
              </w:rPr>
              <w:t>适用于全仓交割</w:t>
            </w:r>
          </w:p>
        </w:tc>
      </w:tr>
      <w:tr w14:paraId="44896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D243C5">
            <w:pPr>
              <w:bidi w:val="0"/>
              <w:rPr>
                <w:rFonts w:hint="default"/>
              </w:rPr>
            </w:pPr>
            <w:r>
              <w:rPr>
                <w:rFonts w:hint="default"/>
                <w:lang w:val="en-US" w:eastAsia="zh-CN"/>
              </w:rPr>
              <w:t>tradeQuoteCcyList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CED456">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9D2B5B">
            <w:pPr>
              <w:bidi w:val="0"/>
              <w:rPr>
                <w:rFonts w:hint="default"/>
              </w:rPr>
            </w:pPr>
            <w:r>
              <w:rPr>
                <w:rFonts w:hint="default"/>
                <w:lang w:val="en-US" w:eastAsia="zh-CN"/>
              </w:rPr>
              <w:t>可用于交易的计价币种列表，如 ["USD", "USDC"].</w:t>
            </w:r>
          </w:p>
        </w:tc>
      </w:tr>
      <w:tr w14:paraId="43E42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BCBDF6">
            <w:pPr>
              <w:bidi w:val="0"/>
              <w:rPr>
                <w:rFonts w:hint="default"/>
              </w:rPr>
            </w:pPr>
            <w:r>
              <w:rPr>
                <w:rFonts w:hint="default"/>
                <w:lang w:val="en-US" w:eastAsia="zh-CN"/>
              </w:rPr>
              <w:t>instIdCode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97A8B9">
            <w:pPr>
              <w:bidi w:val="0"/>
              <w:rPr>
                <w:rFonts w:hint="default"/>
              </w:rPr>
            </w:pPr>
            <w:r>
              <w:rPr>
                <w:rFonts w:hint="default"/>
                <w:lang w:val="en-US" w:eastAsia="zh-CN"/>
              </w:rPr>
              <w:t>Integer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B65FCD">
            <w:pPr>
              <w:bidi w:val="0"/>
              <w:rPr>
                <w:rFonts w:hint="default"/>
              </w:rPr>
            </w:pPr>
            <w:r>
              <w:rPr>
                <w:rFonts w:hint="default"/>
                <w:lang w:val="en-US" w:eastAsia="zh-CN"/>
              </w:rPr>
              <w:t>产品唯一标识代码。</w:t>
            </w:r>
            <w:r>
              <w:rPr>
                <w:rFonts w:hint="default"/>
                <w:lang w:val="en-US" w:eastAsia="zh-CN"/>
              </w:rPr>
              <w:br w:type="textWrapping"/>
            </w:r>
            <w:r>
              <w:rPr>
                <w:rFonts w:hint="default"/>
                <w:lang w:val="en-US" w:eastAsia="zh-CN"/>
              </w:rPr>
              <w:t>对于简单二进制编码，您必须使用 instIdCode 而不是 instId。</w:t>
            </w:r>
            <w:r>
              <w:rPr>
                <w:rFonts w:hint="default"/>
                <w:lang w:val="en-US" w:eastAsia="zh-CN"/>
              </w:rPr>
              <w:br w:type="textWrapping"/>
            </w:r>
            <w:r>
              <w:rPr>
                <w:rFonts w:hint="default"/>
                <w:lang w:val="en-US" w:eastAsia="zh-CN"/>
              </w:rPr>
              <w:t>对于同一instId，实盘和模拟盘的值可能会不一样。</w:t>
            </w:r>
            <w:r>
              <w:rPr>
                <w:rFonts w:hint="default"/>
                <w:lang w:val="en-US" w:eastAsia="zh-CN"/>
              </w:rPr>
              <w:br w:type="textWrapping"/>
            </w:r>
            <w:r>
              <w:rPr>
                <w:rFonts w:hint="default"/>
                <w:lang w:val="en-US" w:eastAsia="zh-CN"/>
              </w:rPr>
              <w:t>当值还未生成时，返回 null。</w:t>
            </w:r>
          </w:p>
        </w:tc>
      </w:tr>
      <w:tr w14:paraId="45699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D1C8CC3">
            <w:pPr>
              <w:bidi w:val="0"/>
              <w:rPr>
                <w:rFonts w:hint="default"/>
              </w:rPr>
            </w:pPr>
            <w:r>
              <w:rPr>
                <w:rFonts w:hint="default"/>
                <w:lang w:val="en-US" w:eastAsia="zh-CN"/>
              </w:rPr>
              <w:t>instCategory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8A19C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57D1A4">
            <w:pPr>
              <w:bidi w:val="0"/>
              <w:rPr>
                <w:rFonts w:hint="default"/>
              </w:rPr>
            </w:pPr>
            <w:r>
              <w:rPr>
                <w:rFonts w:hint="default"/>
                <w:lang w:val="en-US" w:eastAsia="zh-CN"/>
              </w:rPr>
              <w:t>标的资产类别（产品ID的第一部分）。例如：对于 BTC-USDT-SWAP，instCategory 表示 BTC 所属的资产类别。</w:t>
            </w:r>
            <w:r>
              <w:rPr>
                <w:rFonts w:hint="default"/>
                <w:lang w:val="en-US" w:eastAsia="zh-CN"/>
              </w:rPr>
              <w:br w:type="textWrapping"/>
            </w:r>
            <w:r>
              <w:rPr>
                <w:rFonts w:hint="default"/>
                <w:lang w:val="en-US" w:eastAsia="zh-CN"/>
              </w:rPr>
              <w:t>1: 加密货币</w:t>
            </w:r>
            <w:r>
              <w:rPr>
                <w:rFonts w:hint="default"/>
                <w:lang w:val="en-US" w:eastAsia="zh-CN"/>
              </w:rPr>
              <w:br w:type="textWrapping"/>
            </w:r>
            <w:r>
              <w:rPr>
                <w:rFonts w:hint="default"/>
                <w:lang w:val="en-US" w:eastAsia="zh-CN"/>
              </w:rPr>
              <w:t>3: 股票类资产</w:t>
            </w:r>
            <w:r>
              <w:rPr>
                <w:rFonts w:hint="default"/>
                <w:lang w:val="en-US" w:eastAsia="zh-CN"/>
              </w:rPr>
              <w:br w:type="textWrapping"/>
            </w:r>
            <w:r>
              <w:rPr>
                <w:rFonts w:hint="default"/>
                <w:lang w:val="en-US" w:eastAsia="zh-CN"/>
              </w:rPr>
              <w:t>4: 大宗商品</w:t>
            </w:r>
            <w:r>
              <w:rPr>
                <w:rFonts w:hint="default"/>
                <w:lang w:val="en-US" w:eastAsia="zh-CN"/>
              </w:rPr>
              <w:br w:type="textWrapping"/>
            </w:r>
            <w:r>
              <w:rPr>
                <w:rFonts w:hint="default"/>
                <w:lang w:val="en-US" w:eastAsia="zh-CN"/>
              </w:rPr>
              <w:t>5: 外汇</w:t>
            </w:r>
            <w:r>
              <w:rPr>
                <w:rFonts w:hint="default"/>
                <w:lang w:val="en-US" w:eastAsia="zh-CN"/>
              </w:rPr>
              <w:br w:type="textWrapping"/>
            </w:r>
            <w:r>
              <w:rPr>
                <w:rFonts w:hint="default"/>
                <w:lang w:val="en-US" w:eastAsia="zh-CN"/>
              </w:rPr>
              <w:t>6: 债券</w:t>
            </w:r>
            <w:r>
              <w:rPr>
                <w:rFonts w:hint="default"/>
                <w:lang w:val="en-US" w:eastAsia="zh-CN"/>
              </w:rPr>
              <w:br w:type="textWrapping"/>
            </w:r>
            <w:r>
              <w:rPr>
                <w:rFonts w:hint="default"/>
                <w:lang w:val="en-US" w:eastAsia="zh-CN"/>
              </w:rPr>
              <w:t>"" 当值不可用时返回空字符串</w:t>
            </w:r>
          </w:p>
        </w:tc>
      </w:tr>
      <w:tr w14:paraId="365FE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FAA043E">
            <w:pPr>
              <w:bidi w:val="0"/>
              <w:rPr>
                <w:rFonts w:hint="default"/>
              </w:rPr>
            </w:pPr>
            <w:r>
              <w:rPr>
                <w:rFonts w:hint="default"/>
                <w:lang w:val="en-US" w:eastAsia="zh-CN"/>
              </w:rPr>
              <w:t>upcChg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2D67A6">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C8B62E">
            <w:pPr>
              <w:bidi w:val="0"/>
              <w:rPr>
                <w:rFonts w:hint="default"/>
              </w:rPr>
            </w:pPr>
            <w:r>
              <w:rPr>
                <w:rFonts w:hint="default"/>
                <w:lang w:val="en-US" w:eastAsia="zh-CN"/>
              </w:rPr>
              <w:t>即将变更的参数列表。当没有即将变更的参数时，返回空数组 []</w:t>
            </w:r>
          </w:p>
        </w:tc>
      </w:tr>
      <w:tr w14:paraId="1B547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A059586">
            <w:pPr>
              <w:bidi w:val="0"/>
              <w:rPr>
                <w:rFonts w:hint="default"/>
              </w:rPr>
            </w:pPr>
            <w:r>
              <w:rPr>
                <w:rFonts w:hint="default"/>
                <w:lang w:val="en-US" w:eastAsia="zh-CN"/>
              </w:rPr>
              <w:t>&gt; param</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8507F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C4E7FF">
            <w:pPr>
              <w:bidi w:val="0"/>
              <w:rPr>
                <w:rFonts w:hint="default"/>
              </w:rPr>
            </w:pPr>
            <w:r>
              <w:rPr>
                <w:rFonts w:hint="default"/>
                <w:lang w:val="en-US" w:eastAsia="zh-CN"/>
              </w:rPr>
              <w:t>即将变更的参数名称。</w:t>
            </w:r>
            <w:r>
              <w:rPr>
                <w:rFonts w:hint="default"/>
                <w:lang w:val="en-US" w:eastAsia="zh-CN"/>
              </w:rPr>
              <w:br w:type="textWrapping"/>
            </w:r>
            <w:r>
              <w:rPr>
                <w:rFonts w:hint="default"/>
                <w:lang w:val="en-US" w:eastAsia="zh-CN"/>
              </w:rPr>
              <w:t>tickSz</w:t>
            </w:r>
            <w:r>
              <w:rPr>
                <w:rFonts w:hint="default"/>
                <w:lang w:val="en-US" w:eastAsia="zh-CN"/>
              </w:rPr>
              <w:br w:type="textWrapping"/>
            </w:r>
            <w:r>
              <w:rPr>
                <w:rFonts w:hint="default"/>
                <w:lang w:val="en-US" w:eastAsia="zh-CN"/>
              </w:rPr>
              <w:t>minSz</w:t>
            </w:r>
            <w:r>
              <w:rPr>
                <w:rFonts w:hint="default"/>
                <w:lang w:val="en-US" w:eastAsia="zh-CN"/>
              </w:rPr>
              <w:br w:type="textWrapping"/>
            </w:r>
            <w:r>
              <w:rPr>
                <w:rFonts w:hint="default"/>
                <w:lang w:val="en-US" w:eastAsia="zh-CN"/>
              </w:rPr>
              <w:t>maxMktSz</w:t>
            </w:r>
          </w:p>
        </w:tc>
      </w:tr>
      <w:tr w14:paraId="5DAA5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74C705">
            <w:pPr>
              <w:bidi w:val="0"/>
              <w:rPr>
                <w:rFonts w:hint="default"/>
              </w:rPr>
            </w:pPr>
            <w:r>
              <w:rPr>
                <w:rFonts w:hint="default"/>
                <w:lang w:val="en-US" w:eastAsia="zh-CN"/>
              </w:rPr>
              <w:t>&gt; newValue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0A5A9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B18DFF">
            <w:pPr>
              <w:bidi w:val="0"/>
              <w:rPr>
                <w:rFonts w:hint="default"/>
              </w:rPr>
            </w:pPr>
            <w:r>
              <w:rPr>
                <w:rFonts w:hint="default"/>
                <w:lang w:val="en-US" w:eastAsia="zh-CN"/>
              </w:rPr>
              <w:t>即将变更的参数值。</w:t>
            </w:r>
          </w:p>
        </w:tc>
      </w:tr>
      <w:tr w14:paraId="51DE6DF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159A9D">
            <w:pPr>
              <w:bidi w:val="0"/>
              <w:rPr>
                <w:rFonts w:hint="default"/>
              </w:rPr>
            </w:pPr>
            <w:r>
              <w:rPr>
                <w:rFonts w:hint="default"/>
                <w:lang w:val="en-US" w:eastAsia="zh-CN"/>
              </w:rPr>
              <w:t>&gt; effTime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5867E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7D11AF">
            <w:pPr>
              <w:bidi w:val="0"/>
              <w:rPr>
                <w:rFonts w:hint="default"/>
              </w:rPr>
            </w:pPr>
            <w:r>
              <w:rPr>
                <w:rFonts w:hint="default"/>
                <w:lang w:val="en-US" w:eastAsia="zh-CN"/>
              </w:rPr>
              <w:t>生效时间。Unix 时间戳格式，例如 1597026383085</w:t>
            </w:r>
          </w:p>
        </w:tc>
      </w:tr>
    </w:tbl>
    <w:p w14:paraId="4B156E46">
      <w:pPr>
        <w:bidi w:val="0"/>
      </w:pPr>
      <w:r>
        <w:rPr>
          <w:lang w:val="en-US" w:eastAsia="zh-CN"/>
        </w:rPr>
        <w:t> listTime以及contTdSwTime</w:t>
      </w:r>
      <w:r>
        <w:rPr>
          <w:lang w:val="en-US" w:eastAsia="zh-CN"/>
        </w:rPr>
        <w:br w:type="textWrapping"/>
      </w:r>
      <w:r>
        <w:rPr>
          <w:lang w:val="en-US" w:eastAsia="zh-CN"/>
        </w:rPr>
        <w:t>对于通过集合竞价/提前挂单方式上线的币币，listTime为集合竞价/提前挂单的开始时间，contTdSwTime为集合竞价/提前挂单的结束时间、连续交易的开始时间；对于其他情况及业务线，listTime即为连续交易开始时间，contTdSwTime将返回"" state</w:t>
      </w:r>
      <w:r>
        <w:rPr>
          <w:lang w:val="en-US" w:eastAsia="zh-CN"/>
        </w:rPr>
        <w:br w:type="textWrapping"/>
      </w:r>
      <w:r>
        <w:rPr>
          <w:lang w:val="en-US" w:eastAsia="zh-CN"/>
        </w:rPr>
        <w:t>状态state总是在时间到达listTime时由`preopen`转变为`live`</w:t>
      </w:r>
      <w:r>
        <w:rPr>
          <w:lang w:val="en-US" w:eastAsia="zh-CN"/>
        </w:rPr>
        <w:br w:type="textWrapping"/>
      </w:r>
      <w:r>
        <w:rPr>
          <w:lang w:val="en-US" w:eastAsia="zh-CN"/>
        </w:rPr>
        <w:t>当产品下线的时候（如交割合约被交割的时候，期权合约被行权的时候），查询不到该产品</w:t>
      </w:r>
    </w:p>
    <w:p w14:paraId="7DDC8F50">
      <w:pPr>
        <w:bidi w:val="0"/>
        <w:rPr>
          <w:rFonts w:hint="default"/>
        </w:rPr>
      </w:pPr>
      <w:r>
        <w:rPr>
          <w:rFonts w:hint="default"/>
        </w:rPr>
        <w:t>查看账户余额</w:t>
      </w:r>
    </w:p>
    <w:p w14:paraId="3B4D53B8">
      <w:pPr>
        <w:bidi w:val="0"/>
        <w:rPr>
          <w:rFonts w:hint="default"/>
        </w:rPr>
      </w:pPr>
      <w:r>
        <w:rPr>
          <w:rFonts w:hint="default"/>
        </w:rPr>
        <w:t>获取交易账户中资金余额信息。</w:t>
      </w:r>
    </w:p>
    <w:p w14:paraId="081EF07E">
      <w:pPr>
        <w:bidi w:val="0"/>
      </w:pPr>
      <w:r>
        <w:rPr>
          <w:lang w:val="en-US" w:eastAsia="zh-CN"/>
        </w:rPr>
        <w:t> 免息额度和折算率都是公共数据，不在账户接口内展示</w:t>
      </w:r>
    </w:p>
    <w:p w14:paraId="6F5EF14F">
      <w:pPr>
        <w:bidi w:val="0"/>
        <w:rPr>
          <w:rFonts w:hint="default"/>
        </w:rPr>
      </w:pPr>
      <w:r>
        <w:rPr>
          <w:rFonts w:hint="default"/>
        </w:rPr>
        <w:t>限速：10次/2s</w:t>
      </w:r>
    </w:p>
    <w:p w14:paraId="37980FC0">
      <w:pPr>
        <w:bidi w:val="0"/>
        <w:rPr>
          <w:rFonts w:hint="default"/>
        </w:rPr>
      </w:pPr>
      <w:r>
        <w:rPr>
          <w:rFonts w:hint="default"/>
        </w:rPr>
        <w:t>限速规则：User ID</w:t>
      </w:r>
    </w:p>
    <w:p w14:paraId="2DD25762">
      <w:pPr>
        <w:bidi w:val="0"/>
        <w:rPr>
          <w:rFonts w:hint="default"/>
        </w:rPr>
      </w:pPr>
      <w:r>
        <w:rPr>
          <w:rFonts w:hint="default"/>
        </w:rPr>
        <w:t>权限：读取</w:t>
      </w:r>
    </w:p>
    <w:p w14:paraId="71F8D50E">
      <w:pPr>
        <w:bidi w:val="0"/>
        <w:rPr>
          <w:rFonts w:hint="default"/>
        </w:rPr>
      </w:pPr>
      <w:r>
        <w:rPr>
          <w:rFonts w:hint="default"/>
        </w:rPr>
        <w:t>HTTP请求</w:t>
      </w:r>
    </w:p>
    <w:p w14:paraId="2C37B19D">
      <w:pPr>
        <w:bidi w:val="0"/>
        <w:rPr>
          <w:rFonts w:hint="default"/>
        </w:rPr>
      </w:pPr>
      <w:r>
        <w:rPr>
          <w:rFonts w:hint="default"/>
        </w:rPr>
        <w:t>GET /api/v5/account/balance</w:t>
      </w:r>
    </w:p>
    <w:p w14:paraId="010F9543">
      <w:pPr>
        <w:bidi w:val="0"/>
      </w:pPr>
      <w:r>
        <w:rPr>
          <w:rFonts w:hint="default"/>
        </w:rPr>
        <w:t>请求示例</w:t>
      </w:r>
    </w:p>
    <w:p w14:paraId="53D64A2B">
      <w:pPr>
        <w:bidi w:val="0"/>
        <w:rPr>
          <w:rFonts w:hint="default"/>
        </w:rPr>
      </w:pPr>
      <w:r>
        <w:rPr>
          <w:rFonts w:hint="default"/>
        </w:rPr>
        <w:t>import okx.Account as Account</w:t>
      </w:r>
    </w:p>
    <w:p w14:paraId="3935E7E5">
      <w:pPr>
        <w:bidi w:val="0"/>
        <w:rPr>
          <w:rFonts w:hint="default"/>
        </w:rPr>
      </w:pPr>
      <w:r>
        <w:rPr>
          <w:rFonts w:hint="default"/>
        </w:rPr>
        <w:t># API 初始化apikey = "YOUR_API_KEY"secretkey = "YOUR_SECRET_KEY"passphrase = "YOUR_PASSPHRASE"</w:t>
      </w:r>
    </w:p>
    <w:p w14:paraId="0AFD5EE0">
      <w:pPr>
        <w:bidi w:val="0"/>
        <w:rPr>
          <w:rFonts w:hint="default"/>
        </w:rPr>
      </w:pPr>
      <w:r>
        <w:rPr>
          <w:rFonts w:hint="default"/>
        </w:rPr>
        <w:t>flag = "1"  # 实盘:0 , 模拟盘:1accountAPI = Account.AccountAPI(apikey, secretkey, passphrase, False, flag)</w:t>
      </w:r>
    </w:p>
    <w:p w14:paraId="3147C5E0">
      <w:pPr>
        <w:bidi w:val="0"/>
        <w:rPr>
          <w:rFonts w:hint="default"/>
        </w:rPr>
      </w:pPr>
      <w:r>
        <w:rPr>
          <w:rFonts w:hint="default"/>
        </w:rPr>
        <w:t># 查看账户余额result = accountAPI.get_account_balance()print(result)</w:t>
      </w:r>
    </w:p>
    <w:p w14:paraId="7F18C267">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738"/>
        <w:gridCol w:w="1080"/>
        <w:gridCol w:w="5598"/>
      </w:tblGrid>
      <w:tr w14:paraId="0A302CC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59B2D4D">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BCDE61A">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DD273B2">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5816435">
            <w:pPr>
              <w:bidi w:val="0"/>
              <w:rPr>
                <w:rFonts w:hint="default"/>
              </w:rPr>
            </w:pPr>
            <w:r>
              <w:rPr>
                <w:rFonts w:hint="default"/>
                <w:lang w:val="en-US" w:eastAsia="zh-CN"/>
              </w:rPr>
              <w:t>描述</w:t>
            </w:r>
          </w:p>
        </w:tc>
      </w:tr>
      <w:tr w14:paraId="53B516F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96E940">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E6F5E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C3FA2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D204A7">
            <w:pPr>
              <w:bidi w:val="0"/>
              <w:rPr>
                <w:rFonts w:hint="default"/>
              </w:rPr>
            </w:pPr>
            <w:r>
              <w:rPr>
                <w:rFonts w:hint="default"/>
                <w:lang w:val="en-US" w:eastAsia="zh-CN"/>
              </w:rPr>
              <w:t>币种，如 BTC</w:t>
            </w:r>
            <w:r>
              <w:rPr>
                <w:rFonts w:hint="default"/>
                <w:lang w:val="en-US" w:eastAsia="zh-CN"/>
              </w:rPr>
              <w:br w:type="textWrapping"/>
            </w:r>
            <w:r>
              <w:rPr>
                <w:rFonts w:hint="default"/>
                <w:lang w:val="en-US" w:eastAsia="zh-CN"/>
              </w:rPr>
              <w:t>支持多币种查询（不超过20个），币种之间半角逗号分隔</w:t>
            </w:r>
          </w:p>
        </w:tc>
      </w:tr>
    </w:tbl>
    <w:p w14:paraId="4842ADA6">
      <w:pPr>
        <w:bidi w:val="0"/>
      </w:pPr>
      <w:r>
        <w:rPr>
          <w:rFonts w:hint="default"/>
        </w:rPr>
        <w:t>返回结果</w:t>
      </w:r>
    </w:p>
    <w:p w14:paraId="723E2FA1">
      <w:pPr>
        <w:bidi w:val="0"/>
        <w:rPr>
          <w:rFonts w:hint="default"/>
        </w:rPr>
      </w:pPr>
      <w:r>
        <w:rPr>
          <w:rFonts w:hint="default"/>
        </w:rPr>
        <w:t>{</w:t>
      </w:r>
    </w:p>
    <w:p w14:paraId="42953A8D">
      <w:pPr>
        <w:bidi w:val="0"/>
        <w:rPr>
          <w:rFonts w:hint="default"/>
        </w:rPr>
      </w:pPr>
      <w:r>
        <w:rPr>
          <w:rFonts w:hint="default"/>
        </w:rPr>
        <w:t xml:space="preserve">    "code": "0",</w:t>
      </w:r>
    </w:p>
    <w:p w14:paraId="3155D54E">
      <w:pPr>
        <w:bidi w:val="0"/>
        <w:rPr>
          <w:rFonts w:hint="default"/>
        </w:rPr>
      </w:pPr>
      <w:r>
        <w:rPr>
          <w:rFonts w:hint="default"/>
        </w:rPr>
        <w:t xml:space="preserve">    "data": [</w:t>
      </w:r>
    </w:p>
    <w:p w14:paraId="1851C2F3">
      <w:pPr>
        <w:bidi w:val="0"/>
        <w:rPr>
          <w:rFonts w:hint="default"/>
        </w:rPr>
      </w:pPr>
      <w:r>
        <w:rPr>
          <w:rFonts w:hint="default"/>
        </w:rPr>
        <w:t xml:space="preserve">        {</w:t>
      </w:r>
    </w:p>
    <w:p w14:paraId="10F87CEA">
      <w:pPr>
        <w:bidi w:val="0"/>
        <w:rPr>
          <w:rFonts w:hint="default"/>
        </w:rPr>
      </w:pPr>
      <w:r>
        <w:rPr>
          <w:rFonts w:hint="default"/>
        </w:rPr>
        <w:t xml:space="preserve">            "adjEq": "55415.624719833286",</w:t>
      </w:r>
    </w:p>
    <w:p w14:paraId="0A02D872">
      <w:pPr>
        <w:bidi w:val="0"/>
        <w:rPr>
          <w:rFonts w:hint="default"/>
        </w:rPr>
      </w:pPr>
      <w:r>
        <w:rPr>
          <w:rFonts w:hint="default"/>
        </w:rPr>
        <w:t xml:space="preserve">            "availEq": "",</w:t>
      </w:r>
    </w:p>
    <w:p w14:paraId="6CEB0A64">
      <w:pPr>
        <w:bidi w:val="0"/>
        <w:rPr>
          <w:rFonts w:hint="default"/>
        </w:rPr>
      </w:pPr>
      <w:r>
        <w:rPr>
          <w:rFonts w:hint="default"/>
        </w:rPr>
        <w:t xml:space="preserve">            "borrowFroz": "0",</w:t>
      </w:r>
    </w:p>
    <w:p w14:paraId="2020F2EE">
      <w:pPr>
        <w:bidi w:val="0"/>
        <w:rPr>
          <w:rFonts w:hint="default"/>
        </w:rPr>
      </w:pPr>
      <w:r>
        <w:rPr>
          <w:rFonts w:hint="default"/>
        </w:rPr>
        <w:t xml:space="preserve">            "delta": "0",</w:t>
      </w:r>
    </w:p>
    <w:p w14:paraId="21390FC6">
      <w:pPr>
        <w:bidi w:val="0"/>
        <w:rPr>
          <w:rFonts w:hint="default"/>
        </w:rPr>
      </w:pPr>
      <w:r>
        <w:rPr>
          <w:rFonts w:hint="default"/>
        </w:rPr>
        <w:t xml:space="preserve">            "deltaLever": "0",</w:t>
      </w:r>
    </w:p>
    <w:p w14:paraId="2C3B938B">
      <w:pPr>
        <w:bidi w:val="0"/>
        <w:rPr>
          <w:rFonts w:hint="default"/>
        </w:rPr>
      </w:pPr>
      <w:r>
        <w:rPr>
          <w:rFonts w:hint="default"/>
        </w:rPr>
        <w:t xml:space="preserve">            "deltaNeutralStatus": "0",</w:t>
      </w:r>
    </w:p>
    <w:p w14:paraId="70337BDA">
      <w:pPr>
        <w:bidi w:val="0"/>
        <w:rPr>
          <w:rFonts w:hint="default"/>
        </w:rPr>
      </w:pPr>
      <w:r>
        <w:rPr>
          <w:rFonts w:hint="default"/>
        </w:rPr>
        <w:t xml:space="preserve">            "details": [</w:t>
      </w:r>
    </w:p>
    <w:p w14:paraId="3619A514">
      <w:pPr>
        <w:bidi w:val="0"/>
        <w:rPr>
          <w:rFonts w:hint="default"/>
        </w:rPr>
      </w:pPr>
      <w:r>
        <w:rPr>
          <w:rFonts w:hint="default"/>
        </w:rPr>
        <w:t xml:space="preserve">                {</w:t>
      </w:r>
    </w:p>
    <w:p w14:paraId="3A03F551">
      <w:pPr>
        <w:bidi w:val="0"/>
        <w:rPr>
          <w:rFonts w:hint="default"/>
        </w:rPr>
      </w:pPr>
      <w:r>
        <w:rPr>
          <w:rFonts w:hint="default"/>
        </w:rPr>
        <w:t xml:space="preserve">                    "autoLendStatus": "off",</w:t>
      </w:r>
    </w:p>
    <w:p w14:paraId="4C1779F6">
      <w:pPr>
        <w:bidi w:val="0"/>
        <w:rPr>
          <w:rFonts w:hint="default"/>
        </w:rPr>
      </w:pPr>
      <w:r>
        <w:rPr>
          <w:rFonts w:hint="default"/>
        </w:rPr>
        <w:t xml:space="preserve">                    "autoLendMtAmt": "0",</w:t>
      </w:r>
    </w:p>
    <w:p w14:paraId="387507D1">
      <w:pPr>
        <w:bidi w:val="0"/>
        <w:rPr>
          <w:rFonts w:hint="default"/>
        </w:rPr>
      </w:pPr>
      <w:r>
        <w:rPr>
          <w:rFonts w:hint="default"/>
        </w:rPr>
        <w:t xml:space="preserve">                    "availBal": "4834.317093622894",</w:t>
      </w:r>
    </w:p>
    <w:p w14:paraId="1735B0F8">
      <w:pPr>
        <w:bidi w:val="0"/>
        <w:rPr>
          <w:rFonts w:hint="default"/>
        </w:rPr>
      </w:pPr>
      <w:r>
        <w:rPr>
          <w:rFonts w:hint="default"/>
        </w:rPr>
        <w:t xml:space="preserve">                    "availEq": "4834.3170936228935",</w:t>
      </w:r>
    </w:p>
    <w:p w14:paraId="28497902">
      <w:pPr>
        <w:bidi w:val="0"/>
        <w:rPr>
          <w:rFonts w:hint="default"/>
        </w:rPr>
      </w:pPr>
      <w:r>
        <w:rPr>
          <w:rFonts w:hint="default"/>
        </w:rPr>
        <w:t xml:space="preserve">                    "borrowFroz": "0",</w:t>
      </w:r>
    </w:p>
    <w:p w14:paraId="5530A85E">
      <w:pPr>
        <w:bidi w:val="0"/>
        <w:rPr>
          <w:rFonts w:hint="default"/>
        </w:rPr>
      </w:pPr>
      <w:r>
        <w:rPr>
          <w:rFonts w:hint="default"/>
        </w:rPr>
        <w:t xml:space="preserve">                    "cashBal": "4850.435693622894",</w:t>
      </w:r>
    </w:p>
    <w:p w14:paraId="0EF5DA99">
      <w:pPr>
        <w:bidi w:val="0"/>
        <w:rPr>
          <w:rFonts w:hint="default"/>
        </w:rPr>
      </w:pPr>
      <w:r>
        <w:rPr>
          <w:rFonts w:hint="default"/>
        </w:rPr>
        <w:t xml:space="preserve">                    "ccy": "USDT",</w:t>
      </w:r>
    </w:p>
    <w:p w14:paraId="1AACE362">
      <w:pPr>
        <w:bidi w:val="0"/>
        <w:rPr>
          <w:rFonts w:hint="default"/>
        </w:rPr>
      </w:pPr>
      <w:r>
        <w:rPr>
          <w:rFonts w:hint="default"/>
        </w:rPr>
        <w:t xml:space="preserve">                    "crossLiab": "0",</w:t>
      </w:r>
    </w:p>
    <w:p w14:paraId="2F850EF2">
      <w:pPr>
        <w:bidi w:val="0"/>
        <w:rPr>
          <w:rFonts w:hint="default"/>
        </w:rPr>
      </w:pPr>
      <w:r>
        <w:rPr>
          <w:rFonts w:hint="default"/>
        </w:rPr>
        <w:t xml:space="preserve">                    "colRes": "0",</w:t>
      </w:r>
    </w:p>
    <w:p w14:paraId="1A515EFF">
      <w:pPr>
        <w:bidi w:val="0"/>
        <w:rPr>
          <w:rFonts w:hint="default"/>
        </w:rPr>
      </w:pPr>
      <w:r>
        <w:rPr>
          <w:rFonts w:hint="default"/>
        </w:rPr>
        <w:t xml:space="preserve">                    "collateralEnabled": false,</w:t>
      </w:r>
    </w:p>
    <w:p w14:paraId="2C00DDB9">
      <w:pPr>
        <w:bidi w:val="0"/>
        <w:rPr>
          <w:rFonts w:hint="default"/>
        </w:rPr>
      </w:pPr>
      <w:r>
        <w:rPr>
          <w:rFonts w:hint="default"/>
        </w:rPr>
        <w:t xml:space="preserve">                    "collateralRestrict": false,</w:t>
      </w:r>
    </w:p>
    <w:p w14:paraId="1F2D7D62">
      <w:pPr>
        <w:bidi w:val="0"/>
        <w:rPr>
          <w:rFonts w:hint="default"/>
        </w:rPr>
      </w:pPr>
      <w:r>
        <w:rPr>
          <w:rFonts w:hint="default"/>
        </w:rPr>
        <w:t xml:space="preserve">                    "colBorrAutoConversion": "0",</w:t>
      </w:r>
    </w:p>
    <w:p w14:paraId="27B0D75A">
      <w:pPr>
        <w:bidi w:val="0"/>
        <w:rPr>
          <w:rFonts w:hint="default"/>
        </w:rPr>
      </w:pPr>
      <w:r>
        <w:rPr>
          <w:rFonts w:hint="default"/>
        </w:rPr>
        <w:t xml:space="preserve">                    "disEq": "4991.542013297616",</w:t>
      </w:r>
    </w:p>
    <w:p w14:paraId="4AD7082F">
      <w:pPr>
        <w:bidi w:val="0"/>
        <w:rPr>
          <w:rFonts w:hint="default"/>
        </w:rPr>
      </w:pPr>
      <w:r>
        <w:rPr>
          <w:rFonts w:hint="default"/>
        </w:rPr>
        <w:t xml:space="preserve">                    "eq": "4992.890093622894",</w:t>
      </w:r>
    </w:p>
    <w:p w14:paraId="1986CFE9">
      <w:pPr>
        <w:bidi w:val="0"/>
        <w:rPr>
          <w:rFonts w:hint="default"/>
        </w:rPr>
      </w:pPr>
      <w:r>
        <w:rPr>
          <w:rFonts w:hint="default"/>
        </w:rPr>
        <w:t xml:space="preserve">                    "eqUsd": "4991.542013297616",</w:t>
      </w:r>
    </w:p>
    <w:p w14:paraId="6875DAF8">
      <w:pPr>
        <w:bidi w:val="0"/>
        <w:rPr>
          <w:rFonts w:hint="default"/>
        </w:rPr>
      </w:pPr>
      <w:r>
        <w:rPr>
          <w:rFonts w:hint="default"/>
        </w:rPr>
        <w:t xml:space="preserve">                    "smtSyncEq": "0",</w:t>
      </w:r>
    </w:p>
    <w:p w14:paraId="494AA0FA">
      <w:pPr>
        <w:bidi w:val="0"/>
        <w:rPr>
          <w:rFonts w:hint="default"/>
        </w:rPr>
      </w:pPr>
      <w:r>
        <w:rPr>
          <w:rFonts w:hint="default"/>
        </w:rPr>
        <w:t xml:space="preserve">                    "spotCopyTradingEq": "0",</w:t>
      </w:r>
    </w:p>
    <w:p w14:paraId="31D423A1">
      <w:pPr>
        <w:bidi w:val="0"/>
        <w:rPr>
          <w:rFonts w:hint="default"/>
        </w:rPr>
      </w:pPr>
      <w:r>
        <w:rPr>
          <w:rFonts w:hint="default"/>
        </w:rPr>
        <w:t xml:space="preserve">                    "fixedBal": "0",</w:t>
      </w:r>
    </w:p>
    <w:p w14:paraId="14E90DC2">
      <w:pPr>
        <w:bidi w:val="0"/>
        <w:rPr>
          <w:rFonts w:hint="default"/>
        </w:rPr>
      </w:pPr>
      <w:r>
        <w:rPr>
          <w:rFonts w:hint="default"/>
        </w:rPr>
        <w:t xml:space="preserve">                    "frozenBal": "158.573",</w:t>
      </w:r>
    </w:p>
    <w:p w14:paraId="2FEAA010">
      <w:pPr>
        <w:bidi w:val="0"/>
        <w:rPr>
          <w:rFonts w:hint="default"/>
        </w:rPr>
      </w:pPr>
      <w:r>
        <w:rPr>
          <w:rFonts w:hint="default"/>
        </w:rPr>
        <w:t xml:space="preserve">                    "frpType": "0",</w:t>
      </w:r>
    </w:p>
    <w:p w14:paraId="4FEA458A">
      <w:pPr>
        <w:bidi w:val="0"/>
        <w:rPr>
          <w:rFonts w:hint="default"/>
        </w:rPr>
      </w:pPr>
      <w:r>
        <w:rPr>
          <w:rFonts w:hint="default"/>
        </w:rPr>
        <w:t xml:space="preserve">                    "imr": "",</w:t>
      </w:r>
    </w:p>
    <w:p w14:paraId="40C2DDD2">
      <w:pPr>
        <w:bidi w:val="0"/>
        <w:rPr>
          <w:rFonts w:hint="default"/>
        </w:rPr>
      </w:pPr>
      <w:r>
        <w:rPr>
          <w:rFonts w:hint="default"/>
        </w:rPr>
        <w:t xml:space="preserve">                    "interest": "0",</w:t>
      </w:r>
    </w:p>
    <w:p w14:paraId="5AE3251D">
      <w:pPr>
        <w:bidi w:val="0"/>
        <w:rPr>
          <w:rFonts w:hint="default"/>
        </w:rPr>
      </w:pPr>
      <w:r>
        <w:rPr>
          <w:rFonts w:hint="default"/>
        </w:rPr>
        <w:t xml:space="preserve">                    "isoEq": "0",</w:t>
      </w:r>
    </w:p>
    <w:p w14:paraId="2540631F">
      <w:pPr>
        <w:bidi w:val="0"/>
        <w:rPr>
          <w:rFonts w:hint="default"/>
        </w:rPr>
      </w:pPr>
      <w:r>
        <w:rPr>
          <w:rFonts w:hint="default"/>
        </w:rPr>
        <w:t xml:space="preserve">                    "isoLiab": "0",</w:t>
      </w:r>
    </w:p>
    <w:p w14:paraId="69872C21">
      <w:pPr>
        <w:bidi w:val="0"/>
        <w:rPr>
          <w:rFonts w:hint="default"/>
        </w:rPr>
      </w:pPr>
      <w:r>
        <w:rPr>
          <w:rFonts w:hint="default"/>
        </w:rPr>
        <w:t xml:space="preserve">                    "isoUpl": "0",</w:t>
      </w:r>
    </w:p>
    <w:p w14:paraId="07B80413">
      <w:pPr>
        <w:bidi w:val="0"/>
        <w:rPr>
          <w:rFonts w:hint="default"/>
        </w:rPr>
      </w:pPr>
      <w:r>
        <w:rPr>
          <w:rFonts w:hint="default"/>
        </w:rPr>
        <w:t xml:space="preserve">                    "liab": "0",</w:t>
      </w:r>
    </w:p>
    <w:p w14:paraId="36F59331">
      <w:pPr>
        <w:bidi w:val="0"/>
        <w:rPr>
          <w:rFonts w:hint="default"/>
        </w:rPr>
      </w:pPr>
      <w:r>
        <w:rPr>
          <w:rFonts w:hint="default"/>
        </w:rPr>
        <w:t xml:space="preserve">                    "maxLoan": "0",</w:t>
      </w:r>
    </w:p>
    <w:p w14:paraId="1BAEF4F1">
      <w:pPr>
        <w:bidi w:val="0"/>
        <w:rPr>
          <w:rFonts w:hint="default"/>
        </w:rPr>
      </w:pPr>
      <w:r>
        <w:rPr>
          <w:rFonts w:hint="default"/>
        </w:rPr>
        <w:t xml:space="preserve">                    "mgnRatio": "",</w:t>
      </w:r>
    </w:p>
    <w:p w14:paraId="1C8EEB72">
      <w:pPr>
        <w:bidi w:val="0"/>
        <w:rPr>
          <w:rFonts w:hint="default"/>
        </w:rPr>
      </w:pPr>
      <w:r>
        <w:rPr>
          <w:rFonts w:hint="default"/>
        </w:rPr>
        <w:t xml:space="preserve">                    "mmr": "",</w:t>
      </w:r>
    </w:p>
    <w:p w14:paraId="7BAC80B1">
      <w:pPr>
        <w:bidi w:val="0"/>
        <w:rPr>
          <w:rFonts w:hint="default"/>
        </w:rPr>
      </w:pPr>
      <w:r>
        <w:rPr>
          <w:rFonts w:hint="default"/>
        </w:rPr>
        <w:t xml:space="preserve">                    "notionalLever": "",</w:t>
      </w:r>
    </w:p>
    <w:p w14:paraId="10CC2FF7">
      <w:pPr>
        <w:bidi w:val="0"/>
        <w:rPr>
          <w:rFonts w:hint="default"/>
        </w:rPr>
      </w:pPr>
      <w:r>
        <w:rPr>
          <w:rFonts w:hint="default"/>
        </w:rPr>
        <w:t xml:space="preserve">                    "ordFrozen": "0",</w:t>
      </w:r>
    </w:p>
    <w:p w14:paraId="4A03D50F">
      <w:pPr>
        <w:bidi w:val="0"/>
        <w:rPr>
          <w:rFonts w:hint="default"/>
        </w:rPr>
      </w:pPr>
      <w:r>
        <w:rPr>
          <w:rFonts w:hint="default"/>
        </w:rPr>
        <w:t xml:space="preserve">                    "rewardBal": "0",</w:t>
      </w:r>
    </w:p>
    <w:p w14:paraId="00F666ED">
      <w:pPr>
        <w:bidi w:val="0"/>
        <w:rPr>
          <w:rFonts w:hint="default"/>
        </w:rPr>
      </w:pPr>
      <w:r>
        <w:rPr>
          <w:rFonts w:hint="default"/>
        </w:rPr>
        <w:t xml:space="preserve">                    "spotInUseAmt": "",</w:t>
      </w:r>
    </w:p>
    <w:p w14:paraId="11B605C6">
      <w:pPr>
        <w:bidi w:val="0"/>
        <w:rPr>
          <w:rFonts w:hint="default"/>
        </w:rPr>
      </w:pPr>
      <w:r>
        <w:rPr>
          <w:rFonts w:hint="default"/>
        </w:rPr>
        <w:t xml:space="preserve">                    "clSpotInUseAmt": "",</w:t>
      </w:r>
    </w:p>
    <w:p w14:paraId="323F0D9A">
      <w:pPr>
        <w:bidi w:val="0"/>
        <w:rPr>
          <w:rFonts w:hint="default"/>
        </w:rPr>
      </w:pPr>
      <w:r>
        <w:rPr>
          <w:rFonts w:hint="default"/>
        </w:rPr>
        <w:t xml:space="preserve">                    "maxSpotInUse": "",</w:t>
      </w:r>
    </w:p>
    <w:p w14:paraId="271DF366">
      <w:pPr>
        <w:bidi w:val="0"/>
        <w:rPr>
          <w:rFonts w:hint="default"/>
        </w:rPr>
      </w:pPr>
      <w:r>
        <w:rPr>
          <w:rFonts w:hint="default"/>
        </w:rPr>
        <w:t xml:space="preserve">                    "spotIsoBal": "0",</w:t>
      </w:r>
    </w:p>
    <w:p w14:paraId="236CB2F5">
      <w:pPr>
        <w:bidi w:val="0"/>
        <w:rPr>
          <w:rFonts w:hint="default"/>
        </w:rPr>
      </w:pPr>
      <w:r>
        <w:rPr>
          <w:rFonts w:hint="default"/>
        </w:rPr>
        <w:t xml:space="preserve">                    "stgyEq": "150",</w:t>
      </w:r>
    </w:p>
    <w:p w14:paraId="3D3209A2">
      <w:pPr>
        <w:bidi w:val="0"/>
        <w:rPr>
          <w:rFonts w:hint="default"/>
        </w:rPr>
      </w:pPr>
      <w:r>
        <w:rPr>
          <w:rFonts w:hint="default"/>
        </w:rPr>
        <w:t xml:space="preserve">                    "twap": "0",</w:t>
      </w:r>
    </w:p>
    <w:p w14:paraId="4581A763">
      <w:pPr>
        <w:bidi w:val="0"/>
        <w:rPr>
          <w:rFonts w:hint="default"/>
        </w:rPr>
      </w:pPr>
      <w:r>
        <w:rPr>
          <w:rFonts w:hint="default"/>
        </w:rPr>
        <w:t xml:space="preserve">                    "uTime": "1705449605015",</w:t>
      </w:r>
    </w:p>
    <w:p w14:paraId="1E5A55BF">
      <w:pPr>
        <w:bidi w:val="0"/>
        <w:rPr>
          <w:rFonts w:hint="default"/>
        </w:rPr>
      </w:pPr>
      <w:r>
        <w:rPr>
          <w:rFonts w:hint="default"/>
        </w:rPr>
        <w:t xml:space="preserve">                    "upl": "-7.545600000000006",</w:t>
      </w:r>
    </w:p>
    <w:p w14:paraId="1D242A02">
      <w:pPr>
        <w:bidi w:val="0"/>
        <w:rPr>
          <w:rFonts w:hint="default"/>
        </w:rPr>
      </w:pPr>
      <w:r>
        <w:rPr>
          <w:rFonts w:hint="default"/>
        </w:rPr>
        <w:t xml:space="preserve">                    "uplLiab": "0",</w:t>
      </w:r>
    </w:p>
    <w:p w14:paraId="5DBC97A1">
      <w:pPr>
        <w:bidi w:val="0"/>
        <w:rPr>
          <w:rFonts w:hint="default"/>
        </w:rPr>
      </w:pPr>
      <w:r>
        <w:rPr>
          <w:rFonts w:hint="default"/>
        </w:rPr>
        <w:t xml:space="preserve">                    "spotBal": "",</w:t>
      </w:r>
    </w:p>
    <w:p w14:paraId="446FAFEA">
      <w:pPr>
        <w:bidi w:val="0"/>
        <w:rPr>
          <w:rFonts w:hint="default"/>
        </w:rPr>
      </w:pPr>
      <w:r>
        <w:rPr>
          <w:rFonts w:hint="default"/>
        </w:rPr>
        <w:t xml:space="preserve">                    "openAvgPx": "",</w:t>
      </w:r>
    </w:p>
    <w:p w14:paraId="2E2C96C6">
      <w:pPr>
        <w:bidi w:val="0"/>
        <w:rPr>
          <w:rFonts w:hint="default"/>
        </w:rPr>
      </w:pPr>
      <w:r>
        <w:rPr>
          <w:rFonts w:hint="default"/>
        </w:rPr>
        <w:t xml:space="preserve">                    "accAvgPx": "",</w:t>
      </w:r>
    </w:p>
    <w:p w14:paraId="10CD8BB0">
      <w:pPr>
        <w:bidi w:val="0"/>
        <w:rPr>
          <w:rFonts w:hint="default"/>
        </w:rPr>
      </w:pPr>
      <w:r>
        <w:rPr>
          <w:rFonts w:hint="default"/>
        </w:rPr>
        <w:t xml:space="preserve">                    "spotUpl": "",</w:t>
      </w:r>
    </w:p>
    <w:p w14:paraId="49A0BC64">
      <w:pPr>
        <w:bidi w:val="0"/>
        <w:rPr>
          <w:rFonts w:hint="default"/>
        </w:rPr>
      </w:pPr>
      <w:r>
        <w:rPr>
          <w:rFonts w:hint="default"/>
        </w:rPr>
        <w:t xml:space="preserve">                    "spotUplRatio": "",</w:t>
      </w:r>
    </w:p>
    <w:p w14:paraId="3A0CE56F">
      <w:pPr>
        <w:bidi w:val="0"/>
        <w:rPr>
          <w:rFonts w:hint="default"/>
        </w:rPr>
      </w:pPr>
      <w:r>
        <w:rPr>
          <w:rFonts w:hint="default"/>
        </w:rPr>
        <w:t xml:space="preserve">                    "totalPnl": "",</w:t>
      </w:r>
    </w:p>
    <w:p w14:paraId="2F2ED0DA">
      <w:pPr>
        <w:bidi w:val="0"/>
        <w:rPr>
          <w:rFonts w:hint="default"/>
        </w:rPr>
      </w:pPr>
      <w:r>
        <w:rPr>
          <w:rFonts w:hint="default"/>
        </w:rPr>
        <w:t xml:space="preserve">                    "totalPnlRatio": ""</w:t>
      </w:r>
    </w:p>
    <w:p w14:paraId="7D8802F1">
      <w:pPr>
        <w:bidi w:val="0"/>
        <w:rPr>
          <w:rFonts w:hint="default"/>
        </w:rPr>
      </w:pPr>
      <w:r>
        <w:rPr>
          <w:rFonts w:hint="default"/>
        </w:rPr>
        <w:t xml:space="preserve">                }</w:t>
      </w:r>
    </w:p>
    <w:p w14:paraId="0BFC60FE">
      <w:pPr>
        <w:bidi w:val="0"/>
        <w:rPr>
          <w:rFonts w:hint="default"/>
        </w:rPr>
      </w:pPr>
      <w:r>
        <w:rPr>
          <w:rFonts w:hint="default"/>
        </w:rPr>
        <w:t xml:space="preserve">            ],</w:t>
      </w:r>
    </w:p>
    <w:p w14:paraId="093B35A5">
      <w:pPr>
        <w:bidi w:val="0"/>
        <w:rPr>
          <w:rFonts w:hint="default"/>
        </w:rPr>
      </w:pPr>
      <w:r>
        <w:rPr>
          <w:rFonts w:hint="default"/>
        </w:rPr>
        <w:t xml:space="preserve">            "imr": "0",</w:t>
      </w:r>
    </w:p>
    <w:p w14:paraId="091109DA">
      <w:pPr>
        <w:bidi w:val="0"/>
        <w:rPr>
          <w:rFonts w:hint="default"/>
        </w:rPr>
      </w:pPr>
      <w:r>
        <w:rPr>
          <w:rFonts w:hint="default"/>
        </w:rPr>
        <w:t xml:space="preserve">            "isoEq": "0",</w:t>
      </w:r>
    </w:p>
    <w:p w14:paraId="029D2588">
      <w:pPr>
        <w:bidi w:val="0"/>
        <w:rPr>
          <w:rFonts w:hint="default"/>
        </w:rPr>
      </w:pPr>
      <w:r>
        <w:rPr>
          <w:rFonts w:hint="default"/>
        </w:rPr>
        <w:t xml:space="preserve">            "mgnRatio": "",</w:t>
      </w:r>
    </w:p>
    <w:p w14:paraId="615E1FD0">
      <w:pPr>
        <w:bidi w:val="0"/>
        <w:rPr>
          <w:rFonts w:hint="default"/>
        </w:rPr>
      </w:pPr>
      <w:r>
        <w:rPr>
          <w:rFonts w:hint="default"/>
        </w:rPr>
        <w:t xml:space="preserve">            "mmr": "0",</w:t>
      </w:r>
    </w:p>
    <w:p w14:paraId="21E3DFBB">
      <w:pPr>
        <w:bidi w:val="0"/>
        <w:rPr>
          <w:rFonts w:hint="default"/>
        </w:rPr>
      </w:pPr>
      <w:r>
        <w:rPr>
          <w:rFonts w:hint="default"/>
        </w:rPr>
        <w:t xml:space="preserve">            "notionalUsd": "0",</w:t>
      </w:r>
    </w:p>
    <w:p w14:paraId="4F85999F">
      <w:pPr>
        <w:bidi w:val="0"/>
        <w:rPr>
          <w:rFonts w:hint="default"/>
        </w:rPr>
      </w:pPr>
      <w:r>
        <w:rPr>
          <w:rFonts w:hint="default"/>
        </w:rPr>
        <w:t xml:space="preserve">            "notionalUsdForBorrow": "0",</w:t>
      </w:r>
    </w:p>
    <w:p w14:paraId="462ACB36">
      <w:pPr>
        <w:bidi w:val="0"/>
        <w:rPr>
          <w:rFonts w:hint="default"/>
        </w:rPr>
      </w:pPr>
      <w:r>
        <w:rPr>
          <w:rFonts w:hint="default"/>
        </w:rPr>
        <w:t xml:space="preserve">            "notionalUsdForFutures": "0",</w:t>
      </w:r>
    </w:p>
    <w:p w14:paraId="4685D8B9">
      <w:pPr>
        <w:bidi w:val="0"/>
        <w:rPr>
          <w:rFonts w:hint="default"/>
        </w:rPr>
      </w:pPr>
      <w:r>
        <w:rPr>
          <w:rFonts w:hint="default"/>
        </w:rPr>
        <w:t xml:space="preserve">            "notionalUsdForOption": "0",</w:t>
      </w:r>
    </w:p>
    <w:p w14:paraId="18DB9B9E">
      <w:pPr>
        <w:bidi w:val="0"/>
        <w:rPr>
          <w:rFonts w:hint="default"/>
        </w:rPr>
      </w:pPr>
      <w:r>
        <w:rPr>
          <w:rFonts w:hint="default"/>
        </w:rPr>
        <w:t xml:space="preserve">            "notionalUsdForSwap": "0",</w:t>
      </w:r>
    </w:p>
    <w:p w14:paraId="635B3075">
      <w:pPr>
        <w:bidi w:val="0"/>
        <w:rPr>
          <w:rFonts w:hint="default"/>
        </w:rPr>
      </w:pPr>
      <w:r>
        <w:rPr>
          <w:rFonts w:hint="default"/>
        </w:rPr>
        <w:t xml:space="preserve">            "ordFroz": "",</w:t>
      </w:r>
    </w:p>
    <w:p w14:paraId="0561D779">
      <w:pPr>
        <w:bidi w:val="0"/>
        <w:rPr>
          <w:rFonts w:hint="default"/>
        </w:rPr>
      </w:pPr>
      <w:r>
        <w:rPr>
          <w:rFonts w:hint="default"/>
        </w:rPr>
        <w:t xml:space="preserve">            "totalEq": "55837.43556134779",</w:t>
      </w:r>
    </w:p>
    <w:p w14:paraId="5612BD8F">
      <w:pPr>
        <w:bidi w:val="0"/>
        <w:rPr>
          <w:rFonts w:hint="default"/>
        </w:rPr>
      </w:pPr>
      <w:r>
        <w:rPr>
          <w:rFonts w:hint="default"/>
        </w:rPr>
        <w:t xml:space="preserve">            "uTime": "1705474164160",</w:t>
      </w:r>
    </w:p>
    <w:p w14:paraId="2F713C80">
      <w:pPr>
        <w:bidi w:val="0"/>
        <w:rPr>
          <w:rFonts w:hint="default"/>
        </w:rPr>
      </w:pPr>
      <w:r>
        <w:rPr>
          <w:rFonts w:hint="default"/>
        </w:rPr>
        <w:t xml:space="preserve">            "upl": "0"</w:t>
      </w:r>
    </w:p>
    <w:p w14:paraId="24519CCC">
      <w:pPr>
        <w:bidi w:val="0"/>
        <w:rPr>
          <w:rFonts w:hint="default"/>
        </w:rPr>
      </w:pPr>
      <w:r>
        <w:rPr>
          <w:rFonts w:hint="default"/>
        </w:rPr>
        <w:t xml:space="preserve">        }</w:t>
      </w:r>
    </w:p>
    <w:p w14:paraId="28A2017E">
      <w:pPr>
        <w:bidi w:val="0"/>
        <w:rPr>
          <w:rFonts w:hint="default"/>
        </w:rPr>
      </w:pPr>
      <w:r>
        <w:rPr>
          <w:rFonts w:hint="default"/>
        </w:rPr>
        <w:t xml:space="preserve">    ],</w:t>
      </w:r>
    </w:p>
    <w:p w14:paraId="2E37A54A">
      <w:pPr>
        <w:bidi w:val="0"/>
        <w:rPr>
          <w:rFonts w:hint="default"/>
        </w:rPr>
      </w:pPr>
      <w:r>
        <w:rPr>
          <w:rFonts w:hint="default"/>
        </w:rPr>
        <w:t xml:space="preserve">    "msg": ""}</w:t>
      </w:r>
    </w:p>
    <w:p w14:paraId="098E243A">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369"/>
        <w:gridCol w:w="1004"/>
        <w:gridCol w:w="5173"/>
      </w:tblGrid>
      <w:tr w14:paraId="60E02F3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070CCF0">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524135A">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6D96269">
            <w:pPr>
              <w:bidi w:val="0"/>
              <w:rPr>
                <w:rFonts w:hint="default"/>
              </w:rPr>
            </w:pPr>
            <w:r>
              <w:rPr>
                <w:rFonts w:hint="default"/>
                <w:lang w:val="en-US" w:eastAsia="zh-CN"/>
              </w:rPr>
              <w:t>描述</w:t>
            </w:r>
          </w:p>
        </w:tc>
      </w:tr>
      <w:tr w14:paraId="53D0C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F165FB">
            <w:pPr>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C5EE2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5AD48A">
            <w:pPr>
              <w:bidi w:val="0"/>
              <w:rPr>
                <w:rFonts w:hint="default"/>
              </w:rPr>
            </w:pPr>
            <w:r>
              <w:rPr>
                <w:rFonts w:hint="default"/>
                <w:lang w:val="en-US" w:eastAsia="zh-CN"/>
              </w:rPr>
              <w:t>账户信息的更新时间，Unix时间戳的毫秒数格式，如 1597026383085</w:t>
            </w:r>
          </w:p>
        </w:tc>
      </w:tr>
      <w:tr w14:paraId="1BC1C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8B1D7D">
            <w:pPr>
              <w:bidi w:val="0"/>
              <w:rPr>
                <w:rFonts w:hint="default"/>
              </w:rPr>
            </w:pPr>
            <w:r>
              <w:rPr>
                <w:rFonts w:hint="default"/>
                <w:lang w:val="en-US" w:eastAsia="zh-CN"/>
              </w:rPr>
              <w:t>totalEq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22223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4D44DA">
            <w:pPr>
              <w:bidi w:val="0"/>
              <w:rPr>
                <w:rFonts w:hint="default"/>
              </w:rPr>
            </w:pPr>
            <w:r>
              <w:rPr>
                <w:rFonts w:hint="default"/>
                <w:lang w:val="en-US" w:eastAsia="zh-CN"/>
              </w:rPr>
              <w:t>美金层面权益</w:t>
            </w:r>
          </w:p>
        </w:tc>
      </w:tr>
      <w:tr w14:paraId="25C49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5B57A35">
            <w:pPr>
              <w:bidi w:val="0"/>
              <w:rPr>
                <w:rFonts w:hint="default"/>
              </w:rPr>
            </w:pPr>
            <w:r>
              <w:rPr>
                <w:rFonts w:hint="default"/>
                <w:lang w:val="en-US" w:eastAsia="zh-CN"/>
              </w:rPr>
              <w:t>isoEq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4BFEE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589547">
            <w:pPr>
              <w:bidi w:val="0"/>
              <w:rPr>
                <w:rFonts w:hint="default"/>
              </w:rPr>
            </w:pPr>
            <w:r>
              <w:rPr>
                <w:rFonts w:hint="default"/>
                <w:lang w:val="en-US" w:eastAsia="zh-CN"/>
              </w:rPr>
              <w:t>美金层面逐仓仓位权益</w:t>
            </w:r>
            <w:r>
              <w:rPr>
                <w:rFonts w:hint="default"/>
                <w:lang w:val="en-US" w:eastAsia="zh-CN"/>
              </w:rPr>
              <w:br w:type="textWrapping"/>
            </w:r>
            <w:r>
              <w:rPr>
                <w:rFonts w:hint="default"/>
                <w:lang w:val="en-US" w:eastAsia="zh-CN"/>
              </w:rPr>
              <w:t>适用于合约模式/跨币种保证金模式/组合保证金模式</w:t>
            </w:r>
          </w:p>
        </w:tc>
      </w:tr>
      <w:tr w14:paraId="363C6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C9DC60">
            <w:pPr>
              <w:bidi w:val="0"/>
              <w:rPr>
                <w:rFonts w:hint="default"/>
              </w:rPr>
            </w:pPr>
            <w:r>
              <w:rPr>
                <w:rFonts w:hint="default"/>
                <w:lang w:val="en-US" w:eastAsia="zh-CN"/>
              </w:rPr>
              <w:t>adjEq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69F2B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6AA744">
            <w:pPr>
              <w:bidi w:val="0"/>
              <w:rPr>
                <w:rFonts w:hint="default"/>
              </w:rPr>
            </w:pPr>
            <w:r>
              <w:rPr>
                <w:rFonts w:hint="default"/>
                <w:lang w:val="en-US" w:eastAsia="zh-CN"/>
              </w:rPr>
              <w:t>调整后权益（USD）：totalEq 减去非稳定币抵押资产的折价扣减。是保证金率计算中的分子（mgnRatio = adjEq / mmr）。美金层面有效保证金</w:t>
            </w:r>
            <w:r>
              <w:rPr>
                <w:rFonts w:hint="default"/>
                <w:lang w:val="en-US" w:eastAsia="zh-CN"/>
              </w:rPr>
              <w:br w:type="textWrapping"/>
            </w:r>
            <w:r>
              <w:rPr>
                <w:rFonts w:hint="default"/>
                <w:lang w:val="en-US" w:eastAsia="zh-CN"/>
              </w:rPr>
              <w:t>适用于现货模式/跨币种保证金模式/组合保证金模式</w:t>
            </w:r>
          </w:p>
        </w:tc>
      </w:tr>
      <w:tr w14:paraId="76A97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C4A337">
            <w:pPr>
              <w:bidi w:val="0"/>
              <w:rPr>
                <w:rFonts w:hint="default"/>
              </w:rPr>
            </w:pPr>
            <w:r>
              <w:rPr>
                <w:rFonts w:hint="default"/>
                <w:lang w:val="en-US" w:eastAsia="zh-CN"/>
              </w:rPr>
              <w:t>availEq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FC777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BD7B93">
            <w:pPr>
              <w:bidi w:val="0"/>
              <w:rPr>
                <w:rFonts w:hint="default"/>
              </w:rPr>
            </w:pPr>
            <w:r>
              <w:rPr>
                <w:rFonts w:hint="default"/>
                <w:lang w:val="en-US" w:eastAsia="zh-CN"/>
              </w:rPr>
              <w:t>账户美金层面可用保证金，排除因总质押借币上限而被限制的币种</w:t>
            </w:r>
            <w:r>
              <w:rPr>
                <w:rFonts w:hint="default"/>
                <w:lang w:val="en-US" w:eastAsia="zh-CN"/>
              </w:rPr>
              <w:br w:type="textWrapping"/>
            </w:r>
            <w:r>
              <w:rPr>
                <w:rFonts w:hint="default"/>
                <w:lang w:val="en-US" w:eastAsia="zh-CN"/>
              </w:rPr>
              <w:t>适用于跨币种保证金模式/组合保证金模式</w:t>
            </w:r>
          </w:p>
        </w:tc>
      </w:tr>
      <w:tr w14:paraId="74325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37646D">
            <w:pPr>
              <w:bidi w:val="0"/>
              <w:rPr>
                <w:rFonts w:hint="default"/>
              </w:rPr>
            </w:pPr>
            <w:r>
              <w:rPr>
                <w:rFonts w:hint="default"/>
                <w:lang w:val="en-US" w:eastAsia="zh-CN"/>
              </w:rPr>
              <w:t>ordFroz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D8572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13D7D8">
            <w:pPr>
              <w:bidi w:val="0"/>
              <w:rPr>
                <w:rFonts w:hint="default"/>
              </w:rPr>
            </w:pPr>
            <w:r>
              <w:rPr>
                <w:rFonts w:hint="default"/>
                <w:lang w:val="en-US" w:eastAsia="zh-CN"/>
              </w:rPr>
              <w:t>美金层面全仓挂单占用保证金</w:t>
            </w:r>
            <w:r>
              <w:rPr>
                <w:rFonts w:hint="default"/>
                <w:lang w:val="en-US" w:eastAsia="zh-CN"/>
              </w:rPr>
              <w:br w:type="textWrapping"/>
            </w:r>
            <w:r>
              <w:rPr>
                <w:rFonts w:hint="default"/>
                <w:lang w:val="en-US" w:eastAsia="zh-CN"/>
              </w:rPr>
              <w:t>仅适用于现货模式/跨币种保证金模式/组合保证金模式</w:t>
            </w:r>
          </w:p>
        </w:tc>
      </w:tr>
      <w:tr w14:paraId="4A68E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5FD4ED">
            <w:pPr>
              <w:bidi w:val="0"/>
              <w:rPr>
                <w:rFonts w:hint="default"/>
              </w:rPr>
            </w:pPr>
            <w:r>
              <w:rPr>
                <w:rFonts w:hint="default"/>
                <w:lang w:val="en-US" w:eastAsia="zh-CN"/>
              </w:rPr>
              <w:t>imr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D1795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00EF09">
            <w:pPr>
              <w:bidi w:val="0"/>
              <w:rPr>
                <w:rFonts w:hint="default"/>
              </w:rPr>
            </w:pPr>
            <w:r>
              <w:rPr>
                <w:rFonts w:hint="default"/>
                <w:lang w:val="en-US" w:eastAsia="zh-CN"/>
              </w:rPr>
              <w:t>初始保证金要求（IMR），以 USD 计价：账户所有全仓持仓及挂单的初始保证金之和。公式：仓位数量 × 标记价格 × 初始保证金率（= 1/杠杆）。简单交易模式下返回空字符串。</w:t>
            </w:r>
            <w:r>
              <w:rPr>
                <w:rFonts w:hint="default"/>
                <w:lang w:val="en-US" w:eastAsia="zh-CN"/>
              </w:rPr>
              <w:br w:type="textWrapping"/>
            </w:r>
            <w:r>
              <w:rPr>
                <w:rFonts w:hint="default"/>
                <w:lang w:val="en-US" w:eastAsia="zh-CN"/>
              </w:rPr>
              <w:t>适用于 现货模式/跨币种保证金模式/组合保证金模式</w:t>
            </w:r>
          </w:p>
        </w:tc>
      </w:tr>
      <w:tr w14:paraId="1D5EC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AA8424">
            <w:pPr>
              <w:bidi w:val="0"/>
              <w:rPr>
                <w:rFonts w:hint="default"/>
              </w:rPr>
            </w:pPr>
            <w:r>
              <w:rPr>
                <w:rFonts w:hint="default"/>
                <w:lang w:val="en-US" w:eastAsia="zh-CN"/>
              </w:rPr>
              <w:t>mmr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6318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A32644">
            <w:pPr>
              <w:bidi w:val="0"/>
              <w:rPr>
                <w:rFonts w:hint="default"/>
              </w:rPr>
            </w:pPr>
            <w:r>
              <w:rPr>
                <w:rFonts w:hint="default"/>
                <w:lang w:val="en-US" w:eastAsia="zh-CN"/>
              </w:rPr>
              <w:t>维持保证金要求（MMR），以 USD 计价：避免强制平仓所需的最低权益。当 adjEq ≤ mmr（即 mgnRatio ≤ 1.0）时，系统开始强制平仓。可订阅持仓风险预警WebSocket频道获取主动告警。</w:t>
            </w:r>
            <w:r>
              <w:rPr>
                <w:rFonts w:hint="default"/>
                <w:lang w:val="en-US" w:eastAsia="zh-CN"/>
              </w:rPr>
              <w:br w:type="textWrapping"/>
            </w:r>
            <w:r>
              <w:rPr>
                <w:rFonts w:hint="default"/>
                <w:lang w:val="en-US" w:eastAsia="zh-CN"/>
              </w:rPr>
              <w:t>适用于 现货模式/跨币种保证金模式/组合保证金模式</w:t>
            </w:r>
          </w:p>
        </w:tc>
      </w:tr>
      <w:tr w14:paraId="4A7AA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530171">
            <w:pPr>
              <w:bidi w:val="0"/>
              <w:rPr>
                <w:rFonts w:hint="default"/>
              </w:rPr>
            </w:pPr>
            <w:r>
              <w:rPr>
                <w:rFonts w:hint="default"/>
                <w:lang w:val="en-US" w:eastAsia="zh-CN"/>
              </w:rPr>
              <w:t>borrowFroz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6BC8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6FD51E">
            <w:pPr>
              <w:bidi w:val="0"/>
              <w:rPr>
                <w:rFonts w:hint="default"/>
              </w:rPr>
            </w:pPr>
            <w:r>
              <w:rPr>
                <w:rFonts w:hint="default"/>
                <w:lang w:val="en-US" w:eastAsia="zh-CN"/>
              </w:rPr>
              <w:t>账户美金层面潜在借币占用保证金</w:t>
            </w:r>
            <w:r>
              <w:rPr>
                <w:rFonts w:hint="default"/>
                <w:lang w:val="en-US" w:eastAsia="zh-CN"/>
              </w:rPr>
              <w:br w:type="textWrapping"/>
            </w:r>
            <w:r>
              <w:rPr>
                <w:rFonts w:hint="default"/>
                <w:lang w:val="en-US" w:eastAsia="zh-CN"/>
              </w:rPr>
              <w:t>仅适用于现货模式/跨币种保证金模式/组合保证金模式。在其他账户模式下为""。</w:t>
            </w:r>
          </w:p>
        </w:tc>
      </w:tr>
      <w:tr w14:paraId="1663F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E2A4FE">
            <w:pPr>
              <w:bidi w:val="0"/>
              <w:rPr>
                <w:rFonts w:hint="default"/>
              </w:rPr>
            </w:pPr>
            <w:r>
              <w:rPr>
                <w:rFonts w:hint="default"/>
                <w:lang w:val="en-US" w:eastAsia="zh-CN"/>
              </w:rPr>
              <w:t>mgnRatio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4AD2C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D39E64">
            <w:pPr>
              <w:bidi w:val="0"/>
              <w:rPr>
                <w:rFonts w:hint="default"/>
              </w:rPr>
            </w:pPr>
            <w:r>
              <w:rPr>
                <w:rFonts w:hint="default"/>
                <w:lang w:val="en-US" w:eastAsia="zh-CN"/>
              </w:rPr>
              <w:t>账户层面保证金率 = adjEq / mmr。数值 ≤ 1.0 表示账户已达到或超过强平边界。建议监控此字段，或订阅持仓风险预警WebSocket频道进行主动预警。</w:t>
            </w:r>
            <w:r>
              <w:rPr>
                <w:rFonts w:hint="default"/>
                <w:lang w:val="en-US" w:eastAsia="zh-CN"/>
              </w:rPr>
              <w:br w:type="textWrapping"/>
            </w:r>
            <w:r>
              <w:rPr>
                <w:rFonts w:hint="default"/>
                <w:lang w:val="en-US" w:eastAsia="zh-CN"/>
              </w:rPr>
              <w:t>适用于 现货模式/跨币种保证金模式/组合保证金模式</w:t>
            </w:r>
          </w:p>
        </w:tc>
      </w:tr>
      <w:tr w14:paraId="69AEA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88CCC7">
            <w:pPr>
              <w:bidi w:val="0"/>
              <w:rPr>
                <w:rFonts w:hint="default"/>
              </w:rPr>
            </w:pPr>
            <w:r>
              <w:rPr>
                <w:rFonts w:hint="default"/>
                <w:lang w:val="en-US" w:eastAsia="zh-CN"/>
              </w:rPr>
              <w:t>notionalUsd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9F3EC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A10409">
            <w:pPr>
              <w:bidi w:val="0"/>
              <w:rPr>
                <w:rFonts w:hint="default"/>
              </w:rPr>
            </w:pPr>
            <w:r>
              <w:rPr>
                <w:rFonts w:hint="default"/>
                <w:lang w:val="en-US" w:eastAsia="zh-CN"/>
              </w:rPr>
              <w:t>所有衍生品持仓折算为USD的名义价值总和（多头+空头，不轧差）。线性合约：数量 × ctVal × 标记价格；反向合约：数量 × ctVal（USD面值固定）。</w:t>
            </w:r>
            <w:r>
              <w:rPr>
                <w:rFonts w:hint="default"/>
                <w:lang w:val="en-US" w:eastAsia="zh-CN"/>
              </w:rPr>
              <w:br w:type="textWrapping"/>
            </w:r>
            <w:r>
              <w:rPr>
                <w:rFonts w:hint="default"/>
                <w:lang w:val="en-US" w:eastAsia="zh-CN"/>
              </w:rPr>
              <w:t>适用于 现货模式/跨币种保证金模式/组合保证金模式</w:t>
            </w:r>
          </w:p>
        </w:tc>
      </w:tr>
      <w:tr w14:paraId="410FE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594A44">
            <w:pPr>
              <w:bidi w:val="0"/>
              <w:rPr>
                <w:rFonts w:hint="default"/>
              </w:rPr>
            </w:pPr>
            <w:r>
              <w:rPr>
                <w:rFonts w:hint="default"/>
                <w:lang w:val="en-US" w:eastAsia="zh-CN"/>
              </w:rPr>
              <w:t>notionalUsdForBorrow</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E1295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01EBB3">
            <w:pPr>
              <w:bidi w:val="0"/>
              <w:rPr>
                <w:rFonts w:hint="default"/>
              </w:rPr>
            </w:pPr>
            <w:r>
              <w:rPr>
                <w:rFonts w:hint="default"/>
                <w:lang w:val="en-US" w:eastAsia="zh-CN"/>
              </w:rPr>
              <w:t>借币金额（美元价值）</w:t>
            </w:r>
            <w:r>
              <w:rPr>
                <w:rFonts w:hint="default"/>
                <w:lang w:val="en-US" w:eastAsia="zh-CN"/>
              </w:rPr>
              <w:br w:type="textWrapping"/>
            </w:r>
            <w:r>
              <w:rPr>
                <w:rFonts w:hint="default"/>
                <w:lang w:val="en-US" w:eastAsia="zh-CN"/>
              </w:rPr>
              <w:t>适用于现货模式/跨币种保证金模式/组合保证金模式</w:t>
            </w:r>
          </w:p>
        </w:tc>
      </w:tr>
      <w:tr w14:paraId="4CC66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B3692E">
            <w:pPr>
              <w:bidi w:val="0"/>
              <w:rPr>
                <w:rFonts w:hint="default"/>
              </w:rPr>
            </w:pPr>
            <w:r>
              <w:rPr>
                <w:rFonts w:hint="default"/>
                <w:lang w:val="en-US" w:eastAsia="zh-CN"/>
              </w:rPr>
              <w:t>notionalUsdForSwap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EB76C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ED157B">
            <w:pPr>
              <w:bidi w:val="0"/>
              <w:rPr>
                <w:rFonts w:hint="default"/>
              </w:rPr>
            </w:pPr>
            <w:r>
              <w:rPr>
                <w:rFonts w:hint="default"/>
                <w:lang w:val="en-US" w:eastAsia="zh-CN"/>
              </w:rPr>
              <w:t>永续合约持仓美元价值</w:t>
            </w:r>
            <w:r>
              <w:rPr>
                <w:rFonts w:hint="default"/>
                <w:lang w:val="en-US" w:eastAsia="zh-CN"/>
              </w:rPr>
              <w:br w:type="textWrapping"/>
            </w:r>
            <w:r>
              <w:rPr>
                <w:rFonts w:hint="default"/>
                <w:lang w:val="en-US" w:eastAsia="zh-CN"/>
              </w:rPr>
              <w:t>适用于跨币种保证金模式/组合保证金模式</w:t>
            </w:r>
          </w:p>
        </w:tc>
      </w:tr>
      <w:tr w14:paraId="431E7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379C8E">
            <w:pPr>
              <w:bidi w:val="0"/>
              <w:rPr>
                <w:rFonts w:hint="default"/>
              </w:rPr>
            </w:pPr>
            <w:r>
              <w:rPr>
                <w:rFonts w:hint="default"/>
                <w:lang w:val="en-US" w:eastAsia="zh-CN"/>
              </w:rPr>
              <w:t>notionalUsdForFutures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26D25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A6A02D">
            <w:pPr>
              <w:bidi w:val="0"/>
              <w:rPr>
                <w:rFonts w:hint="default"/>
              </w:rPr>
            </w:pPr>
            <w:r>
              <w:rPr>
                <w:rFonts w:hint="default"/>
                <w:lang w:val="en-US" w:eastAsia="zh-CN"/>
              </w:rPr>
              <w:t>交割合约持仓美元价值</w:t>
            </w:r>
            <w:r>
              <w:rPr>
                <w:rFonts w:hint="default"/>
                <w:lang w:val="en-US" w:eastAsia="zh-CN"/>
              </w:rPr>
              <w:br w:type="textWrapping"/>
            </w:r>
            <w:r>
              <w:rPr>
                <w:rFonts w:hint="default"/>
                <w:lang w:val="en-US" w:eastAsia="zh-CN"/>
              </w:rPr>
              <w:t>适用于跨币种保证金模式/组合保证金模式</w:t>
            </w:r>
          </w:p>
        </w:tc>
      </w:tr>
      <w:tr w14:paraId="2D400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912F24">
            <w:pPr>
              <w:bidi w:val="0"/>
              <w:rPr>
                <w:rFonts w:hint="default"/>
              </w:rPr>
            </w:pPr>
            <w:r>
              <w:rPr>
                <w:rFonts w:hint="default"/>
                <w:lang w:val="en-US" w:eastAsia="zh-CN"/>
              </w:rPr>
              <w:t>notionalUsdForOption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6E98D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5281C0">
            <w:pPr>
              <w:bidi w:val="0"/>
              <w:rPr>
                <w:rFonts w:hint="default"/>
              </w:rPr>
            </w:pPr>
            <w:r>
              <w:rPr>
                <w:rFonts w:hint="default"/>
                <w:lang w:val="en-US" w:eastAsia="zh-CN"/>
              </w:rPr>
              <w:t>期权持仓美元价值</w:t>
            </w:r>
            <w:r>
              <w:rPr>
                <w:rFonts w:hint="default"/>
                <w:lang w:val="en-US" w:eastAsia="zh-CN"/>
              </w:rPr>
              <w:br w:type="textWrapping"/>
            </w:r>
            <w:r>
              <w:rPr>
                <w:rFonts w:hint="default"/>
                <w:lang w:val="en-US" w:eastAsia="zh-CN"/>
              </w:rPr>
              <w:t>适用于现货模式/跨币种保证金模式/组合保证金模式</w:t>
            </w:r>
          </w:p>
        </w:tc>
      </w:tr>
      <w:tr w14:paraId="64707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27278D">
            <w:pPr>
              <w:bidi w:val="0"/>
              <w:rPr>
                <w:rFonts w:hint="default"/>
              </w:rPr>
            </w:pPr>
            <w:r>
              <w:rPr>
                <w:rFonts w:hint="default"/>
                <w:lang w:val="en-US" w:eastAsia="zh-CN"/>
              </w:rPr>
              <w:t>upl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3AFA1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7145DA">
            <w:pPr>
              <w:bidi w:val="0"/>
              <w:rPr>
                <w:rFonts w:hint="default"/>
              </w:rPr>
            </w:pPr>
            <w:r>
              <w:rPr>
                <w:rFonts w:hint="default"/>
                <w:lang w:val="en-US" w:eastAsia="zh-CN"/>
              </w:rPr>
              <w:t>账户层面所有多头/空头持仓未实现盈亏之和，以 USD 计价。按标记价格计算（非最新成交价）。正数代表未实现盈利；负数代表未实现亏损。适用于 跨币种保证金模式/组合保证金模式，其他模式返回空字符串。</w:t>
            </w:r>
          </w:p>
        </w:tc>
      </w:tr>
      <w:tr w14:paraId="0BD91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A9CA6FB">
            <w:pPr>
              <w:bidi w:val="0"/>
              <w:rPr>
                <w:rFonts w:hint="default"/>
              </w:rPr>
            </w:pPr>
            <w:r>
              <w:rPr>
                <w:rFonts w:hint="default"/>
                <w:lang w:val="en-US" w:eastAsia="zh-CN"/>
              </w:rPr>
              <w:t>delta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32E2B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5D2423">
            <w:pPr>
              <w:bidi w:val="0"/>
              <w:rPr>
                <w:rFonts w:hint="default"/>
              </w:rPr>
            </w:pPr>
            <w:r>
              <w:rPr>
                <w:rFonts w:hint="default"/>
                <w:lang w:val="en-US" w:eastAsia="zh-CN"/>
              </w:rPr>
              <w:t>Delta (USD)</w:t>
            </w:r>
          </w:p>
        </w:tc>
      </w:tr>
      <w:tr w14:paraId="066F0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8F437E">
            <w:pPr>
              <w:bidi w:val="0"/>
              <w:rPr>
                <w:rFonts w:hint="default"/>
              </w:rPr>
            </w:pPr>
            <w:r>
              <w:rPr>
                <w:rFonts w:hint="default"/>
                <w:lang w:val="en-US" w:eastAsia="zh-CN"/>
              </w:rPr>
              <w:t>deltaLever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E49D3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EF07C5">
            <w:pPr>
              <w:bidi w:val="0"/>
              <w:rPr>
                <w:rFonts w:hint="default"/>
              </w:rPr>
            </w:pPr>
            <w:r>
              <w:rPr>
                <w:rFonts w:hint="default"/>
                <w:lang w:val="en-US" w:eastAsia="zh-CN"/>
              </w:rPr>
              <w:t>Delta权益比率</w:t>
            </w:r>
            <w:r>
              <w:rPr>
                <w:rFonts w:hint="default"/>
                <w:lang w:val="en-US" w:eastAsia="zh-CN"/>
              </w:rPr>
              <w:br w:type="textWrapping"/>
            </w:r>
            <w:r>
              <w:rPr>
                <w:rFonts w:hint="default"/>
                <w:lang w:val="en-US" w:eastAsia="zh-CN"/>
              </w:rPr>
              <w:t>deltaLever = delta/totalEq</w:t>
            </w:r>
          </w:p>
        </w:tc>
      </w:tr>
      <w:tr w14:paraId="79A09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6C0F2A">
            <w:pPr>
              <w:bidi w:val="0"/>
              <w:rPr>
                <w:rFonts w:hint="default"/>
              </w:rPr>
            </w:pPr>
            <w:r>
              <w:rPr>
                <w:rFonts w:hint="default"/>
                <w:lang w:val="en-US" w:eastAsia="zh-CN"/>
              </w:rPr>
              <w:t>deltaNeutralStatus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80AD3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070FFF">
            <w:pPr>
              <w:bidi w:val="0"/>
              <w:rPr>
                <w:rFonts w:hint="default"/>
              </w:rPr>
            </w:pPr>
            <w:r>
              <w:rPr>
                <w:rFonts w:hint="default"/>
                <w:lang w:val="en-US" w:eastAsia="zh-CN"/>
              </w:rPr>
              <w:t>Delta 风险状态</w:t>
            </w:r>
            <w:r>
              <w:rPr>
                <w:rFonts w:hint="default"/>
                <w:lang w:val="en-US" w:eastAsia="zh-CN"/>
              </w:rPr>
              <w:br w:type="textWrapping"/>
            </w:r>
            <w:r>
              <w:rPr>
                <w:rFonts w:hint="default"/>
                <w:lang w:val="en-US" w:eastAsia="zh-CN"/>
              </w:rPr>
              <w:t>0: 普通</w:t>
            </w:r>
            <w:r>
              <w:rPr>
                <w:rFonts w:hint="default"/>
                <w:lang w:val="en-US" w:eastAsia="zh-CN"/>
              </w:rPr>
              <w:br w:type="textWrapping"/>
            </w:r>
            <w:r>
              <w:rPr>
                <w:rFonts w:hint="default"/>
                <w:lang w:val="en-US" w:eastAsia="zh-CN"/>
              </w:rPr>
              <w:t>1: 限制划转</w:t>
            </w:r>
            <w:r>
              <w:rPr>
                <w:rFonts w:hint="default"/>
                <w:lang w:val="en-US" w:eastAsia="zh-CN"/>
              </w:rPr>
              <w:br w:type="textWrapping"/>
            </w:r>
            <w:r>
              <w:rPr>
                <w:rFonts w:hint="default"/>
                <w:lang w:val="en-US" w:eastAsia="zh-CN"/>
              </w:rPr>
              <w:t>2: 仅支持降低 Delta - 相同基础货币的现货、交割和永续合约视为同一标的资产。同一标的资产内，仅能新下一笔降低 Delta 值的订单，且下单时不应存在其他挂单。如果触发此限制，且您的账户 Delta 大于 500,000 USD，您的所有限价、市价、高级限价单挂单将被撤销。</w:t>
            </w:r>
          </w:p>
        </w:tc>
      </w:tr>
      <w:tr w14:paraId="50FDC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D08D6D">
            <w:pPr>
              <w:bidi w:val="0"/>
              <w:rPr>
                <w:rFonts w:hint="default"/>
              </w:rPr>
            </w:pPr>
            <w:r>
              <w:rPr>
                <w:rFonts w:hint="default"/>
                <w:lang w:val="en-US" w:eastAsia="zh-CN"/>
              </w:rPr>
              <w:t>details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DDBD6B">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E766F6">
            <w:pPr>
              <w:bidi w:val="0"/>
              <w:rPr>
                <w:rFonts w:hint="default"/>
              </w:rPr>
            </w:pPr>
            <w:r>
              <w:rPr>
                <w:rFonts w:hint="default"/>
                <w:lang w:val="en-US" w:eastAsia="zh-CN"/>
              </w:rPr>
              <w:t>各币种资产详细信息</w:t>
            </w:r>
          </w:p>
        </w:tc>
      </w:tr>
      <w:tr w14:paraId="56116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1B57D68">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A27F5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0AC4CE">
            <w:pPr>
              <w:bidi w:val="0"/>
              <w:rPr>
                <w:rFonts w:hint="default"/>
              </w:rPr>
            </w:pPr>
            <w:r>
              <w:rPr>
                <w:rFonts w:hint="default"/>
                <w:lang w:val="en-US" w:eastAsia="zh-CN"/>
              </w:rPr>
              <w:t>币种</w:t>
            </w:r>
          </w:p>
        </w:tc>
      </w:tr>
      <w:tr w14:paraId="1044C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65528E">
            <w:pPr>
              <w:bidi w:val="0"/>
              <w:rPr>
                <w:rFonts w:hint="default"/>
              </w:rPr>
            </w:pPr>
            <w:r>
              <w:rPr>
                <w:rFonts w:hint="default"/>
                <w:lang w:val="en-US" w:eastAsia="zh-CN"/>
              </w:rPr>
              <w:t>&gt; 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50652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7123C0">
            <w:pPr>
              <w:bidi w:val="0"/>
              <w:rPr>
                <w:rFonts w:hint="default"/>
              </w:rPr>
            </w:pPr>
            <w:r>
              <w:rPr>
                <w:rFonts w:hint="default"/>
                <w:lang w:val="en-US" w:eastAsia="zh-CN"/>
              </w:rPr>
              <w:t>币种总权益</w:t>
            </w:r>
          </w:p>
        </w:tc>
      </w:tr>
      <w:tr w14:paraId="7C0FC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AE1A47">
            <w:pPr>
              <w:bidi w:val="0"/>
              <w:rPr>
                <w:rFonts w:hint="default"/>
              </w:rPr>
            </w:pPr>
            <w:r>
              <w:rPr>
                <w:rFonts w:hint="default"/>
                <w:lang w:val="en-US" w:eastAsia="zh-CN"/>
              </w:rPr>
              <w:t>&gt; cashBal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CCC07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8D40F1">
            <w:pPr>
              <w:bidi w:val="0"/>
              <w:rPr>
                <w:rFonts w:hint="default"/>
              </w:rPr>
            </w:pPr>
            <w:r>
              <w:rPr>
                <w:rFonts w:hint="default"/>
                <w:lang w:val="en-US" w:eastAsia="zh-CN"/>
              </w:rPr>
              <w:t>币种余额</w:t>
            </w:r>
          </w:p>
        </w:tc>
      </w:tr>
      <w:tr w14:paraId="06769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0F164F">
            <w:pPr>
              <w:bidi w:val="0"/>
              <w:rPr>
                <w:rFonts w:hint="default"/>
              </w:rPr>
            </w:pPr>
            <w:r>
              <w:rPr>
                <w:rFonts w:hint="default"/>
                <w:lang w:val="en-US" w:eastAsia="zh-CN"/>
              </w:rPr>
              <w:t>&gt; 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021E2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06E209">
            <w:pPr>
              <w:bidi w:val="0"/>
              <w:rPr>
                <w:rFonts w:hint="default"/>
              </w:rPr>
            </w:pPr>
            <w:r>
              <w:rPr>
                <w:rFonts w:hint="default"/>
                <w:lang w:val="en-US" w:eastAsia="zh-CN"/>
              </w:rPr>
              <w:t>币种余额信息的更新时间，Unix时间戳的毫秒数格式，如 1597026383085</w:t>
            </w:r>
          </w:p>
        </w:tc>
      </w:tr>
      <w:tr w14:paraId="1517B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286AB2">
            <w:pPr>
              <w:bidi w:val="0"/>
              <w:rPr>
                <w:rFonts w:hint="default"/>
              </w:rPr>
            </w:pPr>
            <w:r>
              <w:rPr>
                <w:rFonts w:hint="default"/>
                <w:lang w:val="en-US" w:eastAsia="zh-CN"/>
              </w:rPr>
              <w:t>&gt; isoEq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C68A2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16B726">
            <w:pPr>
              <w:bidi w:val="0"/>
              <w:rPr>
                <w:rFonts w:hint="default"/>
              </w:rPr>
            </w:pPr>
            <w:r>
              <w:rPr>
                <w:rFonts w:hint="default"/>
                <w:lang w:val="en-US" w:eastAsia="zh-CN"/>
              </w:rPr>
              <w:t>币种逐仓仓位权益</w:t>
            </w:r>
            <w:r>
              <w:rPr>
                <w:rFonts w:hint="default"/>
                <w:lang w:val="en-US" w:eastAsia="zh-CN"/>
              </w:rPr>
              <w:br w:type="textWrapping"/>
            </w:r>
            <w:r>
              <w:rPr>
                <w:rFonts w:hint="default"/>
                <w:lang w:val="en-US" w:eastAsia="zh-CN"/>
              </w:rPr>
              <w:t>适用于合约模式/跨币种保证金模式/组合保证金模式</w:t>
            </w:r>
          </w:p>
        </w:tc>
      </w:tr>
      <w:tr w14:paraId="377E0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83E41A">
            <w:pPr>
              <w:bidi w:val="0"/>
              <w:rPr>
                <w:rFonts w:hint="default"/>
              </w:rPr>
            </w:pPr>
            <w:r>
              <w:rPr>
                <w:rFonts w:hint="default"/>
                <w:lang w:val="en-US" w:eastAsia="zh-CN"/>
              </w:rPr>
              <w:t>&gt; availEq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C558B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1773D9">
            <w:pPr>
              <w:bidi w:val="0"/>
              <w:rPr>
                <w:rFonts w:hint="default"/>
              </w:rPr>
            </w:pPr>
            <w:r>
              <w:rPr>
                <w:rFonts w:hint="default"/>
                <w:lang w:val="en-US" w:eastAsia="zh-CN"/>
              </w:rPr>
              <w:t>可用保证金</w:t>
            </w:r>
            <w:r>
              <w:rPr>
                <w:rFonts w:hint="default"/>
                <w:lang w:val="en-US" w:eastAsia="zh-CN"/>
              </w:rPr>
              <w:br w:type="textWrapping"/>
            </w:r>
            <w:r>
              <w:rPr>
                <w:rFonts w:hint="default"/>
                <w:lang w:val="en-US" w:eastAsia="zh-CN"/>
              </w:rPr>
              <w:t>适用于合约模式/跨币种保证金模式/组合保证金模式</w:t>
            </w:r>
          </w:p>
        </w:tc>
      </w:tr>
      <w:tr w14:paraId="60C01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4BAAE6">
            <w:pPr>
              <w:bidi w:val="0"/>
              <w:rPr>
                <w:rFonts w:hint="default"/>
              </w:rPr>
            </w:pPr>
            <w:r>
              <w:rPr>
                <w:rFonts w:hint="default"/>
                <w:lang w:val="en-US" w:eastAsia="zh-CN"/>
              </w:rPr>
              <w:t>&gt; disEq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01750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8C42FE">
            <w:pPr>
              <w:bidi w:val="0"/>
              <w:rPr>
                <w:rFonts w:hint="default"/>
              </w:rPr>
            </w:pPr>
            <w:r>
              <w:rPr>
                <w:rFonts w:hint="default"/>
                <w:lang w:val="en-US" w:eastAsia="zh-CN"/>
              </w:rPr>
              <w:t>美金层面币种折算权益</w:t>
            </w:r>
            <w:r>
              <w:rPr>
                <w:rFonts w:hint="default"/>
                <w:lang w:val="en-US" w:eastAsia="zh-CN"/>
              </w:rPr>
              <w:br w:type="textWrapping"/>
            </w:r>
            <w:r>
              <w:rPr>
                <w:rFonts w:hint="default"/>
                <w:lang w:val="en-US" w:eastAsia="zh-CN"/>
              </w:rPr>
              <w:t>适用于现货模式(开通了借币功能)/跨币种保证金模式/组合保证金模式</w:t>
            </w:r>
          </w:p>
        </w:tc>
      </w:tr>
      <w:tr w14:paraId="6D618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3F2665">
            <w:pPr>
              <w:bidi w:val="0"/>
              <w:rPr>
                <w:rFonts w:hint="default"/>
              </w:rPr>
            </w:pPr>
            <w:r>
              <w:rPr>
                <w:rFonts w:hint="default"/>
                <w:lang w:val="en-US" w:eastAsia="zh-CN"/>
              </w:rPr>
              <w:t>&gt; fixedBal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89C16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4FBD16">
            <w:pPr>
              <w:bidi w:val="0"/>
              <w:rPr>
                <w:rFonts w:hint="default"/>
              </w:rPr>
            </w:pPr>
            <w:r>
              <w:rPr>
                <w:rFonts w:hint="default"/>
                <w:lang w:val="en-US" w:eastAsia="zh-CN"/>
              </w:rPr>
              <w:t>抄底宝、逃顶宝功能的币种冻结金额</w:t>
            </w:r>
          </w:p>
        </w:tc>
      </w:tr>
      <w:tr w14:paraId="715F9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B6D6AB">
            <w:pPr>
              <w:bidi w:val="0"/>
              <w:rPr>
                <w:rFonts w:hint="default"/>
              </w:rPr>
            </w:pPr>
            <w:r>
              <w:rPr>
                <w:rFonts w:hint="default"/>
                <w:lang w:val="en-US" w:eastAsia="zh-CN"/>
              </w:rPr>
              <w:t>&gt; availBal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16C46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266B22">
            <w:pPr>
              <w:bidi w:val="0"/>
              <w:rPr>
                <w:rFonts w:hint="default"/>
              </w:rPr>
            </w:pPr>
            <w:r>
              <w:rPr>
                <w:rFonts w:hint="default"/>
                <w:lang w:val="en-US" w:eastAsia="zh-CN"/>
              </w:rPr>
              <w:t>可用余额</w:t>
            </w:r>
          </w:p>
        </w:tc>
      </w:tr>
      <w:tr w14:paraId="02ACC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C14B62">
            <w:pPr>
              <w:bidi w:val="0"/>
              <w:rPr>
                <w:rFonts w:hint="default"/>
              </w:rPr>
            </w:pPr>
            <w:r>
              <w:rPr>
                <w:rFonts w:hint="default"/>
                <w:lang w:val="en-US" w:eastAsia="zh-CN"/>
              </w:rPr>
              <w:t>&gt; frozenBal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3C679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BF92EC">
            <w:pPr>
              <w:bidi w:val="0"/>
              <w:rPr>
                <w:rFonts w:hint="default"/>
              </w:rPr>
            </w:pPr>
            <w:r>
              <w:rPr>
                <w:rFonts w:hint="default"/>
                <w:lang w:val="en-US" w:eastAsia="zh-CN"/>
              </w:rPr>
              <w:t>币种占用金额</w:t>
            </w:r>
          </w:p>
        </w:tc>
      </w:tr>
      <w:tr w14:paraId="08BF8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5927FB">
            <w:pPr>
              <w:bidi w:val="0"/>
              <w:rPr>
                <w:rFonts w:hint="default"/>
              </w:rPr>
            </w:pPr>
            <w:r>
              <w:rPr>
                <w:rFonts w:hint="default"/>
                <w:lang w:val="en-US" w:eastAsia="zh-CN"/>
              </w:rPr>
              <w:t>&gt; ordFrozen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C4A3B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382C86">
            <w:pPr>
              <w:bidi w:val="0"/>
              <w:rPr>
                <w:rFonts w:hint="default"/>
              </w:rPr>
            </w:pPr>
            <w:r>
              <w:rPr>
                <w:rFonts w:hint="default"/>
                <w:lang w:val="en-US" w:eastAsia="zh-CN"/>
              </w:rPr>
              <w:t>挂单冻结数量</w:t>
            </w:r>
            <w:r>
              <w:rPr>
                <w:rFonts w:hint="default"/>
                <w:lang w:val="en-US" w:eastAsia="zh-CN"/>
              </w:rPr>
              <w:br w:type="textWrapping"/>
            </w:r>
            <w:r>
              <w:rPr>
                <w:rFonts w:hint="default"/>
                <w:lang w:val="en-US" w:eastAsia="zh-CN"/>
              </w:rPr>
              <w:t>适用于现货模式/合约模式/跨币种保证金模式</w:t>
            </w:r>
          </w:p>
        </w:tc>
      </w:tr>
      <w:tr w14:paraId="1D992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339586">
            <w:pPr>
              <w:bidi w:val="0"/>
              <w:rPr>
                <w:rFonts w:hint="default"/>
              </w:rPr>
            </w:pPr>
            <w:r>
              <w:rPr>
                <w:rFonts w:hint="default"/>
                <w:lang w:val="en-US" w:eastAsia="zh-CN"/>
              </w:rPr>
              <w:t>&gt; liab</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316A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2C9ED6">
            <w:pPr>
              <w:bidi w:val="0"/>
              <w:rPr>
                <w:rFonts w:hint="default"/>
              </w:rPr>
            </w:pPr>
            <w:r>
              <w:rPr>
                <w:rFonts w:hint="default"/>
                <w:lang w:val="en-US" w:eastAsia="zh-CN"/>
              </w:rPr>
              <w:t>币种负债额</w:t>
            </w:r>
            <w:r>
              <w:rPr>
                <w:rFonts w:hint="default"/>
                <w:lang w:val="en-US" w:eastAsia="zh-CN"/>
              </w:rPr>
              <w:br w:type="textWrapping"/>
            </w:r>
            <w:r>
              <w:rPr>
                <w:rFonts w:hint="default"/>
                <w:lang w:val="en-US" w:eastAsia="zh-CN"/>
              </w:rPr>
              <w:t>值为正数，如 "21625.64"</w:t>
            </w:r>
            <w:r>
              <w:rPr>
                <w:rFonts w:hint="default"/>
                <w:lang w:val="en-US" w:eastAsia="zh-CN"/>
              </w:rPr>
              <w:br w:type="textWrapping"/>
            </w:r>
            <w:r>
              <w:rPr>
                <w:rFonts w:hint="default"/>
                <w:lang w:val="en-US" w:eastAsia="zh-CN"/>
              </w:rPr>
              <w:t>适用于现货模式/跨币种保证金模式/组合保证金模式</w:t>
            </w:r>
          </w:p>
        </w:tc>
      </w:tr>
      <w:tr w14:paraId="6BDF1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3724C9">
            <w:pPr>
              <w:bidi w:val="0"/>
              <w:rPr>
                <w:rFonts w:hint="default"/>
              </w:rPr>
            </w:pPr>
            <w:r>
              <w:rPr>
                <w:rFonts w:hint="default"/>
                <w:lang w:val="en-US" w:eastAsia="zh-CN"/>
              </w:rPr>
              <w:t>&gt; upl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AC444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F8582D">
            <w:pPr>
              <w:bidi w:val="0"/>
              <w:rPr>
                <w:rFonts w:hint="default"/>
              </w:rPr>
            </w:pPr>
            <w:r>
              <w:rPr>
                <w:rFonts w:hint="default"/>
                <w:lang w:val="en-US" w:eastAsia="zh-CN"/>
              </w:rPr>
              <w:t>未实现盈亏</w:t>
            </w:r>
            <w:r>
              <w:rPr>
                <w:rFonts w:hint="default"/>
                <w:lang w:val="en-US" w:eastAsia="zh-CN"/>
              </w:rPr>
              <w:br w:type="textWrapping"/>
            </w:r>
            <w:r>
              <w:rPr>
                <w:rFonts w:hint="default"/>
                <w:lang w:val="en-US" w:eastAsia="zh-CN"/>
              </w:rPr>
              <w:t>适用于合约模式/跨币种保证金模式/组合保证金模式</w:t>
            </w:r>
          </w:p>
        </w:tc>
      </w:tr>
      <w:tr w14:paraId="65A62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F9B8F8">
            <w:pPr>
              <w:bidi w:val="0"/>
              <w:rPr>
                <w:rFonts w:hint="default"/>
              </w:rPr>
            </w:pPr>
            <w:r>
              <w:rPr>
                <w:rFonts w:hint="default"/>
                <w:lang w:val="en-US" w:eastAsia="zh-CN"/>
              </w:rPr>
              <w:t>&gt; uplLiab</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F9E89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25BD82">
            <w:pPr>
              <w:bidi w:val="0"/>
              <w:rPr>
                <w:rFonts w:hint="default"/>
              </w:rPr>
            </w:pPr>
            <w:r>
              <w:rPr>
                <w:rFonts w:hint="default"/>
                <w:lang w:val="en-US" w:eastAsia="zh-CN"/>
              </w:rPr>
              <w:t>由于仓位未实现亏损导致的负债</w:t>
            </w:r>
            <w:r>
              <w:rPr>
                <w:rFonts w:hint="default"/>
                <w:lang w:val="en-US" w:eastAsia="zh-CN"/>
              </w:rPr>
              <w:br w:type="textWrapping"/>
            </w:r>
            <w:r>
              <w:rPr>
                <w:rFonts w:hint="default"/>
                <w:lang w:val="en-US" w:eastAsia="zh-CN"/>
              </w:rPr>
              <w:t>适用于跨币种保证金模式/组合保证金模式</w:t>
            </w:r>
          </w:p>
        </w:tc>
      </w:tr>
      <w:tr w14:paraId="07A0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CF43255">
            <w:pPr>
              <w:bidi w:val="0"/>
              <w:rPr>
                <w:rFonts w:hint="default"/>
              </w:rPr>
            </w:pPr>
            <w:r>
              <w:rPr>
                <w:rFonts w:hint="default"/>
                <w:lang w:val="en-US" w:eastAsia="zh-CN"/>
              </w:rPr>
              <w:t>&gt; crossLiab</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F4663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65FB34">
            <w:pPr>
              <w:bidi w:val="0"/>
              <w:rPr>
                <w:rFonts w:hint="default"/>
              </w:rPr>
            </w:pPr>
            <w:r>
              <w:rPr>
                <w:rFonts w:hint="default"/>
                <w:lang w:val="en-US" w:eastAsia="zh-CN"/>
              </w:rPr>
              <w:t>币种全仓负债额</w:t>
            </w:r>
            <w:r>
              <w:rPr>
                <w:rFonts w:hint="default"/>
                <w:lang w:val="en-US" w:eastAsia="zh-CN"/>
              </w:rPr>
              <w:br w:type="textWrapping"/>
            </w:r>
            <w:r>
              <w:rPr>
                <w:rFonts w:hint="default"/>
                <w:lang w:val="en-US" w:eastAsia="zh-CN"/>
              </w:rPr>
              <w:t>适用于现货模式/跨币种保证金模式/组合保证金模式</w:t>
            </w:r>
          </w:p>
        </w:tc>
      </w:tr>
      <w:tr w14:paraId="51B1C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EC4242">
            <w:pPr>
              <w:bidi w:val="0"/>
              <w:rPr>
                <w:rFonts w:hint="default"/>
              </w:rPr>
            </w:pPr>
            <w:r>
              <w:rPr>
                <w:rFonts w:hint="default"/>
                <w:lang w:val="en-US" w:eastAsia="zh-CN"/>
              </w:rPr>
              <w:t>&gt; isoLiab</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F43CF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67F5C8">
            <w:pPr>
              <w:bidi w:val="0"/>
              <w:rPr>
                <w:rFonts w:hint="default"/>
              </w:rPr>
            </w:pPr>
            <w:r>
              <w:rPr>
                <w:rFonts w:hint="default"/>
                <w:lang w:val="en-US" w:eastAsia="zh-CN"/>
              </w:rPr>
              <w:t>币种逐仓负债额</w:t>
            </w:r>
            <w:r>
              <w:rPr>
                <w:rFonts w:hint="default"/>
                <w:lang w:val="en-US" w:eastAsia="zh-CN"/>
              </w:rPr>
              <w:br w:type="textWrapping"/>
            </w:r>
            <w:r>
              <w:rPr>
                <w:rFonts w:hint="default"/>
                <w:lang w:val="en-US" w:eastAsia="zh-CN"/>
              </w:rPr>
              <w:t>适用于跨币种保证金模式/组合保证金模式</w:t>
            </w:r>
          </w:p>
        </w:tc>
      </w:tr>
      <w:tr w14:paraId="4F6A3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2EFB00">
            <w:pPr>
              <w:bidi w:val="0"/>
              <w:rPr>
                <w:rFonts w:hint="default"/>
              </w:rPr>
            </w:pPr>
            <w:r>
              <w:rPr>
                <w:rFonts w:hint="default"/>
                <w:lang w:val="en-US" w:eastAsia="zh-CN"/>
              </w:rPr>
              <w:t>&gt; rewardBal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36886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8D60DD">
            <w:pPr>
              <w:bidi w:val="0"/>
              <w:rPr>
                <w:rFonts w:hint="default"/>
              </w:rPr>
            </w:pPr>
            <w:r>
              <w:rPr>
                <w:rFonts w:hint="default"/>
                <w:lang w:val="en-US" w:eastAsia="zh-CN"/>
              </w:rPr>
              <w:t>体验金余额</w:t>
            </w:r>
          </w:p>
        </w:tc>
      </w:tr>
      <w:tr w14:paraId="5CBCB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709167E">
            <w:pPr>
              <w:bidi w:val="0"/>
              <w:rPr>
                <w:rFonts w:hint="default"/>
              </w:rPr>
            </w:pPr>
            <w:r>
              <w:rPr>
                <w:rFonts w:hint="default"/>
                <w:lang w:val="en-US" w:eastAsia="zh-CN"/>
              </w:rPr>
              <w:t>&gt; mgnRatio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44E64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9EA7C8">
            <w:pPr>
              <w:bidi w:val="0"/>
              <w:rPr>
                <w:rFonts w:hint="default"/>
              </w:rPr>
            </w:pPr>
            <w:r>
              <w:rPr>
                <w:rFonts w:hint="default"/>
                <w:lang w:val="en-US" w:eastAsia="zh-CN"/>
              </w:rPr>
              <w:t>币种全仓维持保证金率，衡量账户内某项资产风险的指标</w:t>
            </w:r>
            <w:r>
              <w:rPr>
                <w:rFonts w:hint="default"/>
                <w:lang w:val="en-US" w:eastAsia="zh-CN"/>
              </w:rPr>
              <w:br w:type="textWrapping"/>
            </w:r>
            <w:r>
              <w:rPr>
                <w:rFonts w:hint="default"/>
                <w:lang w:val="en-US" w:eastAsia="zh-CN"/>
              </w:rPr>
              <w:t>适用于合约模式且有全仓仓位时</w:t>
            </w:r>
          </w:p>
        </w:tc>
      </w:tr>
      <w:tr w14:paraId="2AB47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03761F">
            <w:pPr>
              <w:bidi w:val="0"/>
              <w:rPr>
                <w:rFonts w:hint="default"/>
              </w:rPr>
            </w:pPr>
            <w:r>
              <w:rPr>
                <w:rFonts w:hint="default"/>
                <w:lang w:val="en-US" w:eastAsia="zh-CN"/>
              </w:rPr>
              <w:t>&gt; imr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1FA98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00A3DF">
            <w:pPr>
              <w:bidi w:val="0"/>
              <w:rPr>
                <w:rFonts w:hint="default"/>
              </w:rPr>
            </w:pPr>
            <w:r>
              <w:rPr>
                <w:rFonts w:hint="default"/>
                <w:lang w:val="en-US" w:eastAsia="zh-CN"/>
              </w:rPr>
              <w:t>币种维度全仓占用保证金</w:t>
            </w:r>
            <w:r>
              <w:rPr>
                <w:rFonts w:hint="default"/>
                <w:lang w:val="en-US" w:eastAsia="zh-CN"/>
              </w:rPr>
              <w:br w:type="textWrapping"/>
            </w:r>
            <w:r>
              <w:rPr>
                <w:rFonts w:hint="default"/>
                <w:lang w:val="en-US" w:eastAsia="zh-CN"/>
              </w:rPr>
              <w:t>适用于合约模式且有全仓仓位时</w:t>
            </w:r>
          </w:p>
        </w:tc>
      </w:tr>
      <w:tr w14:paraId="23D29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91FDEB">
            <w:pPr>
              <w:bidi w:val="0"/>
              <w:rPr>
                <w:rFonts w:hint="default"/>
              </w:rPr>
            </w:pPr>
            <w:r>
              <w:rPr>
                <w:rFonts w:hint="default"/>
                <w:lang w:val="en-US" w:eastAsia="zh-CN"/>
              </w:rPr>
              <w:t>&gt; mmr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4D098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473A3F">
            <w:pPr>
              <w:bidi w:val="0"/>
              <w:rPr>
                <w:rFonts w:hint="default"/>
              </w:rPr>
            </w:pPr>
            <w:r>
              <w:rPr>
                <w:rFonts w:hint="default"/>
                <w:lang w:val="en-US" w:eastAsia="zh-CN"/>
              </w:rPr>
              <w:t>币种维度全仓维持保证金</w:t>
            </w:r>
            <w:r>
              <w:rPr>
                <w:rFonts w:hint="default"/>
                <w:lang w:val="en-US" w:eastAsia="zh-CN"/>
              </w:rPr>
              <w:br w:type="textWrapping"/>
            </w:r>
            <w:r>
              <w:rPr>
                <w:rFonts w:hint="default"/>
                <w:lang w:val="en-US" w:eastAsia="zh-CN"/>
              </w:rPr>
              <w:t>适用于合约模式且有全仓仓位时</w:t>
            </w:r>
          </w:p>
        </w:tc>
      </w:tr>
      <w:tr w14:paraId="05B29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96435E">
            <w:pPr>
              <w:bidi w:val="0"/>
              <w:rPr>
                <w:rFonts w:hint="default"/>
              </w:rPr>
            </w:pPr>
            <w:r>
              <w:rPr>
                <w:rFonts w:hint="default"/>
                <w:lang w:val="en-US" w:eastAsia="zh-CN"/>
              </w:rPr>
              <w:t>&gt; interest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3AAE7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E64C43">
            <w:pPr>
              <w:bidi w:val="0"/>
              <w:rPr>
                <w:rFonts w:hint="default"/>
              </w:rPr>
            </w:pPr>
            <w:r>
              <w:rPr>
                <w:rFonts w:hint="default"/>
                <w:lang w:val="en-US" w:eastAsia="zh-CN"/>
              </w:rPr>
              <w:t>计息，应扣未扣利息</w:t>
            </w:r>
            <w:r>
              <w:rPr>
                <w:rFonts w:hint="default"/>
                <w:lang w:val="en-US" w:eastAsia="zh-CN"/>
              </w:rPr>
              <w:br w:type="textWrapping"/>
            </w:r>
            <w:r>
              <w:rPr>
                <w:rFonts w:hint="default"/>
                <w:lang w:val="en-US" w:eastAsia="zh-CN"/>
              </w:rPr>
              <w:t>值为正数，如 9.01</w:t>
            </w:r>
            <w:r>
              <w:rPr>
                <w:rFonts w:hint="default"/>
                <w:lang w:val="en-US" w:eastAsia="zh-CN"/>
              </w:rPr>
              <w:br w:type="textWrapping"/>
            </w:r>
            <w:r>
              <w:rPr>
                <w:rFonts w:hint="default"/>
                <w:lang w:val="en-US" w:eastAsia="zh-CN"/>
              </w:rPr>
              <w:t>适用于现货模式/跨币种保证金模式/组合保证金模式</w:t>
            </w:r>
          </w:p>
        </w:tc>
      </w:tr>
      <w:tr w14:paraId="33FEE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16C303">
            <w:pPr>
              <w:bidi w:val="0"/>
              <w:rPr>
                <w:rFonts w:hint="default"/>
              </w:rPr>
            </w:pPr>
            <w:r>
              <w:rPr>
                <w:rFonts w:hint="default"/>
                <w:lang w:val="en-US" w:eastAsia="zh-CN"/>
              </w:rPr>
              <w:t>&gt; twap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E419B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D918B4">
            <w:pPr>
              <w:bidi w:val="0"/>
              <w:rPr>
                <w:rFonts w:hint="default"/>
              </w:rPr>
            </w:pPr>
            <w:r>
              <w:rPr>
                <w:rFonts w:hint="default"/>
                <w:lang w:val="en-US" w:eastAsia="zh-CN"/>
              </w:rPr>
              <w:t>当前负债币种触发自动换币的风险</w:t>
            </w:r>
            <w:r>
              <w:rPr>
                <w:rFonts w:hint="default"/>
                <w:lang w:val="en-US" w:eastAsia="zh-CN"/>
              </w:rPr>
              <w:br w:type="textWrapping"/>
            </w:r>
            <w:r>
              <w:rPr>
                <w:rFonts w:hint="default"/>
                <w:lang w:val="en-US" w:eastAsia="zh-CN"/>
              </w:rPr>
              <w:t>0、1、2、3、4、5其中之一，数字越大代表您的负债币种触发自动换币概率越高</w:t>
            </w:r>
            <w:r>
              <w:rPr>
                <w:rFonts w:hint="default"/>
                <w:lang w:val="en-US" w:eastAsia="zh-CN"/>
              </w:rPr>
              <w:br w:type="textWrapping"/>
            </w:r>
            <w:r>
              <w:rPr>
                <w:rFonts w:hint="default"/>
                <w:lang w:val="en-US" w:eastAsia="zh-CN"/>
              </w:rPr>
              <w:t>适用于现货模式/跨币种保证金模式/组合保证金模式</w:t>
            </w:r>
          </w:p>
        </w:tc>
      </w:tr>
      <w:tr w14:paraId="010F7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9ABB31">
            <w:pPr>
              <w:bidi w:val="0"/>
              <w:rPr>
                <w:rFonts w:hint="default"/>
              </w:rPr>
            </w:pPr>
            <w:r>
              <w:rPr>
                <w:rFonts w:hint="default"/>
                <w:lang w:val="en-US" w:eastAsia="zh-CN"/>
              </w:rPr>
              <w:t>&gt; frpType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709BC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7C244C">
            <w:pPr>
              <w:bidi w:val="0"/>
              <w:rPr>
                <w:rFonts w:hint="default"/>
              </w:rPr>
            </w:pPr>
            <w:r>
              <w:rPr>
                <w:rFonts w:hint="default"/>
                <w:lang w:val="en-US" w:eastAsia="zh-CN"/>
              </w:rPr>
              <w:t>自动换币类型</w:t>
            </w:r>
            <w:r>
              <w:rPr>
                <w:rFonts w:hint="default"/>
                <w:lang w:val="en-US" w:eastAsia="zh-CN"/>
              </w:rPr>
              <w:br w:type="textWrapping"/>
            </w:r>
            <w:r>
              <w:rPr>
                <w:rFonts w:hint="default"/>
                <w:lang w:val="en-US" w:eastAsia="zh-CN"/>
              </w:rPr>
              <w:t>0：未发生自动换币</w:t>
            </w:r>
            <w:r>
              <w:rPr>
                <w:rFonts w:hint="default"/>
                <w:lang w:val="en-US" w:eastAsia="zh-CN"/>
              </w:rPr>
              <w:br w:type="textWrapping"/>
            </w:r>
            <w:r>
              <w:rPr>
                <w:rFonts w:hint="default"/>
                <w:lang w:val="en-US" w:eastAsia="zh-CN"/>
              </w:rPr>
              <w:t>1：基于用户的自动换币</w:t>
            </w:r>
            <w:r>
              <w:rPr>
                <w:rFonts w:hint="default"/>
                <w:lang w:val="en-US" w:eastAsia="zh-CN"/>
              </w:rPr>
              <w:br w:type="textWrapping"/>
            </w:r>
            <w:r>
              <w:rPr>
                <w:rFonts w:hint="default"/>
                <w:lang w:val="en-US" w:eastAsia="zh-CN"/>
              </w:rPr>
              <w:t>2：基于平台借币限额的自动换币</w:t>
            </w:r>
            <w:r>
              <w:rPr>
                <w:rFonts w:hint="default"/>
                <w:lang w:val="en-US" w:eastAsia="zh-CN"/>
              </w:rPr>
              <w:br w:type="textWrapping"/>
            </w:r>
            <w:r>
              <w:rPr>
                <w:rFonts w:hint="default"/>
                <w:lang w:val="en-US" w:eastAsia="zh-CN"/>
              </w:rPr>
              <w:br w:type="textWrapping"/>
            </w:r>
            <w:r>
              <w:rPr>
                <w:rFonts w:hint="default"/>
                <w:lang w:val="en-US" w:eastAsia="zh-CN"/>
              </w:rPr>
              <w:t>当twap&gt;=1时返回1或2代表自动换币风险类型，适用于现货模式/跨币种保证金模式/组合保证金模式</w:t>
            </w:r>
          </w:p>
        </w:tc>
      </w:tr>
      <w:tr w14:paraId="4769D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705F58">
            <w:pPr>
              <w:bidi w:val="0"/>
              <w:rPr>
                <w:rFonts w:hint="default"/>
              </w:rPr>
            </w:pPr>
            <w:r>
              <w:rPr>
                <w:rFonts w:hint="default"/>
                <w:lang w:val="en-US" w:eastAsia="zh-CN"/>
              </w:rPr>
              <w:t>&gt; maxLoan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4D323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6C1DCC">
            <w:pPr>
              <w:bidi w:val="0"/>
              <w:rPr>
                <w:rFonts w:hint="default"/>
              </w:rPr>
            </w:pPr>
            <w:r>
              <w:rPr>
                <w:rFonts w:hint="default"/>
                <w:lang w:val="en-US" w:eastAsia="zh-CN"/>
              </w:rPr>
              <w:t>币种最大可借</w:t>
            </w:r>
            <w:r>
              <w:rPr>
                <w:rFonts w:hint="default"/>
                <w:lang w:val="en-US" w:eastAsia="zh-CN"/>
              </w:rPr>
              <w:br w:type="textWrapping"/>
            </w:r>
            <w:r>
              <w:rPr>
                <w:rFonts w:hint="default"/>
                <w:lang w:val="en-US" w:eastAsia="zh-CN"/>
              </w:rPr>
              <w:t>适用于现货模式/跨币种保证金模式/组合保证金模式 的全仓</w:t>
            </w:r>
          </w:p>
        </w:tc>
      </w:tr>
      <w:tr w14:paraId="08797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93EEB7">
            <w:pPr>
              <w:bidi w:val="0"/>
              <w:rPr>
                <w:rFonts w:hint="default"/>
              </w:rPr>
            </w:pPr>
            <w:r>
              <w:rPr>
                <w:rFonts w:hint="default"/>
                <w:lang w:val="en-US" w:eastAsia="zh-CN"/>
              </w:rPr>
              <w:t>&gt; eqUsd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04626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BD526C">
            <w:pPr>
              <w:bidi w:val="0"/>
              <w:rPr>
                <w:rFonts w:hint="default"/>
              </w:rPr>
            </w:pPr>
            <w:r>
              <w:rPr>
                <w:rFonts w:hint="default"/>
                <w:lang w:val="en-US" w:eastAsia="zh-CN"/>
              </w:rPr>
              <w:t>币种权益美金价值</w:t>
            </w:r>
          </w:p>
        </w:tc>
      </w:tr>
      <w:tr w14:paraId="76A9B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5D757D">
            <w:pPr>
              <w:bidi w:val="0"/>
              <w:rPr>
                <w:rFonts w:hint="default"/>
              </w:rPr>
            </w:pPr>
            <w:r>
              <w:rPr>
                <w:rFonts w:hint="default"/>
                <w:lang w:val="en-US" w:eastAsia="zh-CN"/>
              </w:rPr>
              <w:t>&gt; borrowFroz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6A3A7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348FC0">
            <w:pPr>
              <w:bidi w:val="0"/>
              <w:rPr>
                <w:rFonts w:hint="default"/>
              </w:rPr>
            </w:pPr>
            <w:r>
              <w:rPr>
                <w:rFonts w:hint="default"/>
                <w:lang w:val="en-US" w:eastAsia="zh-CN"/>
              </w:rPr>
              <w:t>币种美金层面潜在借币占用保证金</w:t>
            </w:r>
            <w:r>
              <w:rPr>
                <w:rFonts w:hint="default"/>
                <w:lang w:val="en-US" w:eastAsia="zh-CN"/>
              </w:rPr>
              <w:br w:type="textWrapping"/>
            </w:r>
            <w:r>
              <w:rPr>
                <w:rFonts w:hint="default"/>
                <w:lang w:val="en-US" w:eastAsia="zh-CN"/>
              </w:rPr>
              <w:t>仅适用于现货模式/跨币种保证金模式/组合保证金模式。在其他账户模式下为""。</w:t>
            </w:r>
          </w:p>
        </w:tc>
      </w:tr>
      <w:tr w14:paraId="02032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D846C13">
            <w:pPr>
              <w:bidi w:val="0"/>
              <w:rPr>
                <w:rFonts w:hint="default"/>
              </w:rPr>
            </w:pPr>
            <w:r>
              <w:rPr>
                <w:rFonts w:hint="default"/>
                <w:lang w:val="en-US" w:eastAsia="zh-CN"/>
              </w:rPr>
              <w:t>&gt; notionalLever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EA68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FD5FF1">
            <w:pPr>
              <w:bidi w:val="0"/>
              <w:rPr>
                <w:rFonts w:hint="default"/>
              </w:rPr>
            </w:pPr>
            <w:r>
              <w:rPr>
                <w:rFonts w:hint="default"/>
                <w:lang w:val="en-US" w:eastAsia="zh-CN"/>
              </w:rPr>
              <w:t>币种杠杆倍数</w:t>
            </w:r>
            <w:r>
              <w:rPr>
                <w:rFonts w:hint="default"/>
                <w:lang w:val="en-US" w:eastAsia="zh-CN"/>
              </w:rPr>
              <w:br w:type="textWrapping"/>
            </w:r>
            <w:r>
              <w:rPr>
                <w:rFonts w:hint="default"/>
                <w:lang w:val="en-US" w:eastAsia="zh-CN"/>
              </w:rPr>
              <w:t>适用于合约模式</w:t>
            </w:r>
          </w:p>
        </w:tc>
      </w:tr>
      <w:tr w14:paraId="39F80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83A221">
            <w:pPr>
              <w:bidi w:val="0"/>
              <w:rPr>
                <w:rFonts w:hint="default"/>
              </w:rPr>
            </w:pPr>
            <w:r>
              <w:rPr>
                <w:rFonts w:hint="default"/>
                <w:lang w:val="en-US" w:eastAsia="zh-CN"/>
              </w:rPr>
              <w:t>&gt; stgyEq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F9819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26D1F9">
            <w:pPr>
              <w:bidi w:val="0"/>
              <w:rPr>
                <w:rFonts w:hint="default"/>
              </w:rPr>
            </w:pPr>
            <w:r>
              <w:rPr>
                <w:rFonts w:hint="default"/>
                <w:lang w:val="en-US" w:eastAsia="zh-CN"/>
              </w:rPr>
              <w:t>策略权益</w:t>
            </w:r>
          </w:p>
        </w:tc>
      </w:tr>
      <w:tr w14:paraId="3074D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E84E23">
            <w:pPr>
              <w:bidi w:val="0"/>
              <w:rPr>
                <w:rFonts w:hint="default"/>
              </w:rPr>
            </w:pPr>
            <w:r>
              <w:rPr>
                <w:rFonts w:hint="default"/>
                <w:lang w:val="en-US" w:eastAsia="zh-CN"/>
              </w:rPr>
              <w:t>&gt; isoUpl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16CD4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8D0E0E">
            <w:pPr>
              <w:bidi w:val="0"/>
              <w:rPr>
                <w:rFonts w:hint="default"/>
              </w:rPr>
            </w:pPr>
            <w:r>
              <w:rPr>
                <w:rFonts w:hint="default"/>
                <w:lang w:val="en-US" w:eastAsia="zh-CN"/>
              </w:rPr>
              <w:t>逐仓未实现盈亏</w:t>
            </w:r>
            <w:r>
              <w:rPr>
                <w:rFonts w:hint="default"/>
                <w:lang w:val="en-US" w:eastAsia="zh-CN"/>
              </w:rPr>
              <w:br w:type="textWrapping"/>
            </w:r>
            <w:r>
              <w:rPr>
                <w:rFonts w:hint="default"/>
                <w:lang w:val="en-US" w:eastAsia="zh-CN"/>
              </w:rPr>
              <w:t>适用于合约模式/跨币种保证金模式/组合保证金模式</w:t>
            </w:r>
          </w:p>
        </w:tc>
      </w:tr>
      <w:tr w14:paraId="09830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9C5E1C">
            <w:pPr>
              <w:bidi w:val="0"/>
              <w:rPr>
                <w:rFonts w:hint="default"/>
              </w:rPr>
            </w:pPr>
            <w:r>
              <w:rPr>
                <w:rFonts w:hint="default"/>
                <w:lang w:val="en-US" w:eastAsia="zh-CN"/>
              </w:rPr>
              <w:t>&gt; 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725E1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E6621E">
            <w:pPr>
              <w:bidi w:val="0"/>
              <w:rPr>
                <w:rFonts w:hint="default"/>
              </w:rPr>
            </w:pPr>
            <w:r>
              <w:rPr>
                <w:rFonts w:hint="default"/>
                <w:lang w:val="en-US" w:eastAsia="zh-CN"/>
              </w:rPr>
              <w:t>现货对冲占用数量</w:t>
            </w:r>
            <w:r>
              <w:rPr>
                <w:rFonts w:hint="default"/>
                <w:lang w:val="en-US" w:eastAsia="zh-CN"/>
              </w:rPr>
              <w:br w:type="textWrapping"/>
            </w:r>
            <w:r>
              <w:rPr>
                <w:rFonts w:hint="default"/>
                <w:lang w:val="en-US" w:eastAsia="zh-CN"/>
              </w:rPr>
              <w:t>适用于组合保证金模式</w:t>
            </w:r>
          </w:p>
        </w:tc>
      </w:tr>
      <w:tr w14:paraId="36AED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A8A521">
            <w:pPr>
              <w:bidi w:val="0"/>
              <w:rPr>
                <w:rFonts w:hint="default"/>
              </w:rPr>
            </w:pPr>
            <w:r>
              <w:rPr>
                <w:rFonts w:hint="default"/>
                <w:lang w:val="en-US" w:eastAsia="zh-CN"/>
              </w:rPr>
              <w:t>&gt; clSpotInUseAmt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6F47C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043306">
            <w:pPr>
              <w:bidi w:val="0"/>
              <w:rPr>
                <w:rFonts w:hint="default"/>
              </w:rPr>
            </w:pPr>
            <w:r>
              <w:rPr>
                <w:rFonts w:hint="default"/>
                <w:lang w:val="en-US" w:eastAsia="zh-CN"/>
              </w:rPr>
              <w:t>用户自定义现货占用数量</w:t>
            </w:r>
            <w:r>
              <w:rPr>
                <w:rFonts w:hint="default"/>
                <w:lang w:val="en-US" w:eastAsia="zh-CN"/>
              </w:rPr>
              <w:br w:type="textWrapping"/>
            </w:r>
            <w:r>
              <w:rPr>
                <w:rFonts w:hint="default"/>
                <w:lang w:val="en-US" w:eastAsia="zh-CN"/>
              </w:rPr>
              <w:t>适用于组合保证金模式</w:t>
            </w:r>
          </w:p>
        </w:tc>
      </w:tr>
      <w:tr w14:paraId="12772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D80ABF">
            <w:pPr>
              <w:bidi w:val="0"/>
              <w:rPr>
                <w:rFonts w:hint="default"/>
              </w:rPr>
            </w:pPr>
            <w:r>
              <w:rPr>
                <w:rFonts w:hint="default"/>
                <w:lang w:val="en-US" w:eastAsia="zh-CN"/>
              </w:rPr>
              <w:t>&gt; maxSpotInUse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D940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09B04D">
            <w:pPr>
              <w:bidi w:val="0"/>
              <w:rPr>
                <w:rFonts w:hint="default"/>
              </w:rPr>
            </w:pPr>
            <w:r>
              <w:rPr>
                <w:rFonts w:hint="default"/>
                <w:lang w:val="en-US" w:eastAsia="zh-CN"/>
              </w:rPr>
              <w:t>系统计算得到的最大可能现货占用数量</w:t>
            </w:r>
            <w:r>
              <w:rPr>
                <w:rFonts w:hint="default"/>
                <w:lang w:val="en-US" w:eastAsia="zh-CN"/>
              </w:rPr>
              <w:br w:type="textWrapping"/>
            </w:r>
            <w:r>
              <w:rPr>
                <w:rFonts w:hint="default"/>
                <w:lang w:val="en-US" w:eastAsia="zh-CN"/>
              </w:rPr>
              <w:t>适用于组合保证金模式</w:t>
            </w:r>
          </w:p>
        </w:tc>
      </w:tr>
      <w:tr w14:paraId="322CE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6E2F9A">
            <w:pPr>
              <w:bidi w:val="0"/>
              <w:rPr>
                <w:rFonts w:hint="default"/>
              </w:rPr>
            </w:pPr>
            <w:r>
              <w:rPr>
                <w:rFonts w:hint="default"/>
                <w:lang w:val="en-US" w:eastAsia="zh-CN"/>
              </w:rPr>
              <w:t>&gt; spotIsoBal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9E228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9FC22D">
            <w:pPr>
              <w:bidi w:val="0"/>
              <w:rPr>
                <w:rFonts w:hint="default"/>
              </w:rPr>
            </w:pPr>
            <w:r>
              <w:rPr>
                <w:rFonts w:hint="default"/>
                <w:lang w:val="en-US" w:eastAsia="zh-CN"/>
              </w:rPr>
              <w:t>现货逐仓余额</w:t>
            </w:r>
            <w:r>
              <w:rPr>
                <w:rFonts w:hint="default"/>
                <w:lang w:val="en-US" w:eastAsia="zh-CN"/>
              </w:rPr>
              <w:br w:type="textWrapping"/>
            </w:r>
            <w:r>
              <w:rPr>
                <w:rFonts w:hint="default"/>
                <w:lang w:val="en-US" w:eastAsia="zh-CN"/>
              </w:rPr>
              <w:t>仅适用于现货带单/跟单</w:t>
            </w:r>
            <w:r>
              <w:rPr>
                <w:rFonts w:hint="default"/>
                <w:lang w:val="en-US" w:eastAsia="zh-CN"/>
              </w:rPr>
              <w:br w:type="textWrapping"/>
            </w:r>
            <w:r>
              <w:rPr>
                <w:rFonts w:hint="default"/>
                <w:lang w:val="en-US" w:eastAsia="zh-CN"/>
              </w:rPr>
              <w:t>适用于现货模式/合约模式</w:t>
            </w:r>
          </w:p>
        </w:tc>
      </w:tr>
      <w:tr w14:paraId="77082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024B15B">
            <w:pPr>
              <w:bidi w:val="0"/>
              <w:rPr>
                <w:rFonts w:hint="default"/>
              </w:rPr>
            </w:pPr>
            <w:r>
              <w:rPr>
                <w:rFonts w:hint="default"/>
                <w:lang w:val="en-US" w:eastAsia="zh-CN"/>
              </w:rPr>
              <w:t>&gt; smtSyncEq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F0DE8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8B1F02">
            <w:pPr>
              <w:bidi w:val="0"/>
              <w:rPr>
                <w:rFonts w:hint="default"/>
              </w:rPr>
            </w:pPr>
            <w:r>
              <w:rPr>
                <w:rFonts w:hint="default"/>
                <w:lang w:val="en-US" w:eastAsia="zh-CN"/>
              </w:rPr>
              <w:t>合约智能跟单权益</w:t>
            </w:r>
            <w:r>
              <w:rPr>
                <w:rFonts w:hint="default"/>
                <w:lang w:val="en-US" w:eastAsia="zh-CN"/>
              </w:rPr>
              <w:br w:type="textWrapping"/>
            </w:r>
            <w:r>
              <w:rPr>
                <w:rFonts w:hint="default"/>
                <w:lang w:val="en-US" w:eastAsia="zh-CN"/>
              </w:rPr>
              <w:t>默认为0，仅适用于跟单人。</w:t>
            </w:r>
          </w:p>
        </w:tc>
      </w:tr>
      <w:tr w14:paraId="7369A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C5182F">
            <w:pPr>
              <w:bidi w:val="0"/>
              <w:rPr>
                <w:rFonts w:hint="default"/>
              </w:rPr>
            </w:pPr>
            <w:r>
              <w:rPr>
                <w:rFonts w:hint="default"/>
                <w:lang w:val="en-US" w:eastAsia="zh-CN"/>
              </w:rPr>
              <w:t>&gt; spotCopyTradingEq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4A787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AACBAA">
            <w:pPr>
              <w:bidi w:val="0"/>
              <w:rPr>
                <w:rFonts w:hint="default"/>
              </w:rPr>
            </w:pPr>
            <w:r>
              <w:rPr>
                <w:rFonts w:hint="default"/>
                <w:lang w:val="en-US" w:eastAsia="zh-CN"/>
              </w:rPr>
              <w:t>现货智能跟单权益</w:t>
            </w:r>
            <w:r>
              <w:rPr>
                <w:rFonts w:hint="default"/>
                <w:lang w:val="en-US" w:eastAsia="zh-CN"/>
              </w:rPr>
              <w:br w:type="textWrapping"/>
            </w:r>
            <w:r>
              <w:rPr>
                <w:rFonts w:hint="default"/>
                <w:lang w:val="en-US" w:eastAsia="zh-CN"/>
              </w:rPr>
              <w:t>默认为0，仅适用于跟单人。</w:t>
            </w:r>
          </w:p>
        </w:tc>
      </w:tr>
      <w:tr w14:paraId="0DC14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BDD2E24">
            <w:pPr>
              <w:bidi w:val="0"/>
              <w:rPr>
                <w:rFonts w:hint="default"/>
              </w:rPr>
            </w:pPr>
            <w:r>
              <w:rPr>
                <w:rFonts w:hint="default"/>
                <w:lang w:val="en-US" w:eastAsia="zh-CN"/>
              </w:rPr>
              <w:t>&gt; spotBal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37646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9B2B02">
            <w:pPr>
              <w:bidi w:val="0"/>
              <w:rPr>
                <w:rFonts w:hint="default"/>
              </w:rPr>
            </w:pPr>
            <w:r>
              <w:rPr>
                <w:rFonts w:hint="default"/>
                <w:lang w:val="en-US" w:eastAsia="zh-CN"/>
              </w:rPr>
              <w:t>现货余额 ，单位为 币种，比如 BTC。</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详情</w:t>
            </w:r>
            <w:r>
              <w:rPr>
                <w:rFonts w:hint="default"/>
                <w:lang w:val="en-US" w:eastAsia="zh-CN"/>
              </w:rPr>
              <w:fldChar w:fldCharType="end"/>
            </w:r>
          </w:p>
        </w:tc>
      </w:tr>
      <w:tr w14:paraId="0A228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902833">
            <w:pPr>
              <w:bidi w:val="0"/>
              <w:rPr>
                <w:rFonts w:hint="default"/>
              </w:rPr>
            </w:pPr>
            <w:r>
              <w:rPr>
                <w:rFonts w:hint="default"/>
                <w:lang w:val="en-US" w:eastAsia="zh-CN"/>
              </w:rPr>
              <w:t>&gt; openAvgPx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3CF15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0B7A82">
            <w:pPr>
              <w:bidi w:val="0"/>
              <w:rPr>
                <w:rFonts w:hint="default"/>
              </w:rPr>
            </w:pPr>
            <w:r>
              <w:rPr>
                <w:rFonts w:hint="default"/>
                <w:lang w:val="en-US" w:eastAsia="zh-CN"/>
              </w:rPr>
              <w:t>现货开仓成本价 单位 USD。 </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详情</w:t>
            </w:r>
            <w:r>
              <w:rPr>
                <w:rFonts w:hint="default"/>
                <w:lang w:val="en-US" w:eastAsia="zh-CN"/>
              </w:rPr>
              <w:fldChar w:fldCharType="end"/>
            </w:r>
          </w:p>
        </w:tc>
      </w:tr>
      <w:tr w14:paraId="43405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720D40">
            <w:pPr>
              <w:bidi w:val="0"/>
              <w:rPr>
                <w:rFonts w:hint="default"/>
              </w:rPr>
            </w:pPr>
            <w:r>
              <w:rPr>
                <w:rFonts w:hint="default"/>
                <w:lang w:val="en-US" w:eastAsia="zh-CN"/>
              </w:rPr>
              <w:t>&gt; accAvgPx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43C10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525315">
            <w:pPr>
              <w:bidi w:val="0"/>
              <w:rPr>
                <w:rFonts w:hint="default"/>
              </w:rPr>
            </w:pPr>
            <w:r>
              <w:rPr>
                <w:rFonts w:hint="default"/>
                <w:lang w:val="en-US" w:eastAsia="zh-CN"/>
              </w:rPr>
              <w:t>现货累计成本价 单位 USD。 </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详情</w:t>
            </w:r>
            <w:r>
              <w:rPr>
                <w:rFonts w:hint="default"/>
                <w:lang w:val="en-US" w:eastAsia="zh-CN"/>
              </w:rPr>
              <w:fldChar w:fldCharType="end"/>
            </w:r>
          </w:p>
        </w:tc>
      </w:tr>
      <w:tr w14:paraId="29C7B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F2764F">
            <w:pPr>
              <w:bidi w:val="0"/>
              <w:rPr>
                <w:rFonts w:hint="default"/>
              </w:rPr>
            </w:pPr>
            <w:r>
              <w:rPr>
                <w:rFonts w:hint="default"/>
                <w:lang w:val="en-US" w:eastAsia="zh-CN"/>
              </w:rPr>
              <w:t>&gt; spotUpl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E936C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9A5121">
            <w:pPr>
              <w:bidi w:val="0"/>
              <w:rPr>
                <w:rFonts w:hint="default"/>
              </w:rPr>
            </w:pPr>
            <w:r>
              <w:rPr>
                <w:rFonts w:hint="default"/>
                <w:lang w:val="en-US" w:eastAsia="zh-CN"/>
              </w:rPr>
              <w:t>现货未实现收益，单位 USD。 </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详情</w:t>
            </w:r>
            <w:r>
              <w:rPr>
                <w:rFonts w:hint="default"/>
                <w:lang w:val="en-US" w:eastAsia="zh-CN"/>
              </w:rPr>
              <w:fldChar w:fldCharType="end"/>
            </w:r>
          </w:p>
        </w:tc>
      </w:tr>
      <w:tr w14:paraId="07C5C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1737BF">
            <w:pPr>
              <w:bidi w:val="0"/>
              <w:rPr>
                <w:rFonts w:hint="default"/>
              </w:rPr>
            </w:pPr>
            <w:r>
              <w:rPr>
                <w:rFonts w:hint="default"/>
                <w:lang w:val="en-US" w:eastAsia="zh-CN"/>
              </w:rPr>
              <w:t>&gt; spotUplRatio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FD1BC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3A5E4A">
            <w:pPr>
              <w:bidi w:val="0"/>
              <w:rPr>
                <w:rFonts w:hint="default"/>
              </w:rPr>
            </w:pPr>
            <w:r>
              <w:rPr>
                <w:rFonts w:hint="default"/>
                <w:lang w:val="en-US" w:eastAsia="zh-CN"/>
              </w:rPr>
              <w:t>现货未实现收益率。</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详情</w:t>
            </w:r>
            <w:r>
              <w:rPr>
                <w:rFonts w:hint="default"/>
                <w:lang w:val="en-US" w:eastAsia="zh-CN"/>
              </w:rPr>
              <w:fldChar w:fldCharType="end"/>
            </w:r>
          </w:p>
        </w:tc>
      </w:tr>
      <w:tr w14:paraId="41396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1C818A">
            <w:pPr>
              <w:bidi w:val="0"/>
              <w:rPr>
                <w:rFonts w:hint="default"/>
              </w:rPr>
            </w:pPr>
            <w:r>
              <w:rPr>
                <w:rFonts w:hint="default"/>
                <w:lang w:val="en-US" w:eastAsia="zh-CN"/>
              </w:rPr>
              <w:t>&gt; totalPnl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8712B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1FDB37">
            <w:pPr>
              <w:bidi w:val="0"/>
              <w:rPr>
                <w:rFonts w:hint="default"/>
              </w:rPr>
            </w:pPr>
            <w:r>
              <w:rPr>
                <w:rFonts w:hint="default"/>
                <w:lang w:val="en-US" w:eastAsia="zh-CN"/>
              </w:rPr>
              <w:t>现货累计收益，单位 USD。 </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详情</w:t>
            </w:r>
            <w:r>
              <w:rPr>
                <w:rFonts w:hint="default"/>
                <w:lang w:val="en-US" w:eastAsia="zh-CN"/>
              </w:rPr>
              <w:fldChar w:fldCharType="end"/>
            </w:r>
          </w:p>
        </w:tc>
      </w:tr>
      <w:tr w14:paraId="74E0C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DC3D19">
            <w:pPr>
              <w:bidi w:val="0"/>
              <w:rPr>
                <w:rFonts w:hint="default"/>
              </w:rPr>
            </w:pPr>
            <w:r>
              <w:rPr>
                <w:rFonts w:hint="default"/>
                <w:lang w:val="en-US" w:eastAsia="zh-CN"/>
              </w:rPr>
              <w:t>&gt; totalPnlRatio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48F06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FB3DAD">
            <w:pPr>
              <w:bidi w:val="0"/>
              <w:rPr>
                <w:rFonts w:hint="default"/>
              </w:rPr>
            </w:pPr>
            <w:r>
              <w:rPr>
                <w:rFonts w:hint="default"/>
                <w:lang w:val="en-US" w:eastAsia="zh-CN"/>
              </w:rPr>
              <w:t>现货累计收益率。</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详情</w:t>
            </w:r>
            <w:r>
              <w:rPr>
                <w:rFonts w:hint="default"/>
                <w:lang w:val="en-US" w:eastAsia="zh-CN"/>
              </w:rPr>
              <w:fldChar w:fldCharType="end"/>
            </w:r>
          </w:p>
        </w:tc>
      </w:tr>
      <w:tr w14:paraId="7C215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7F3696">
            <w:pPr>
              <w:bidi w:val="0"/>
              <w:rPr>
                <w:rFonts w:hint="default"/>
              </w:rPr>
            </w:pPr>
            <w:r>
              <w:rPr>
                <w:rFonts w:hint="default"/>
                <w:lang w:val="en-US" w:eastAsia="zh-CN"/>
              </w:rPr>
              <w:t>&gt; colRes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2DB84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F799DC">
            <w:pPr>
              <w:bidi w:val="0"/>
              <w:rPr>
                <w:rFonts w:hint="default"/>
              </w:rPr>
            </w:pPr>
            <w:r>
              <w:rPr>
                <w:rFonts w:hint="default"/>
                <w:lang w:val="en-US" w:eastAsia="zh-CN"/>
              </w:rPr>
              <w:t>平台维度质押限制状态</w:t>
            </w:r>
            <w:r>
              <w:rPr>
                <w:rFonts w:hint="default"/>
                <w:lang w:val="en-US" w:eastAsia="zh-CN"/>
              </w:rPr>
              <w:br w:type="textWrapping"/>
            </w:r>
            <w:r>
              <w:rPr>
                <w:rFonts w:hint="default"/>
                <w:lang w:val="en-US" w:eastAsia="zh-CN"/>
              </w:rPr>
              <w:t>0：限制未触发</w:t>
            </w:r>
            <w:r>
              <w:rPr>
                <w:rFonts w:hint="default"/>
                <w:lang w:val="en-US" w:eastAsia="zh-CN"/>
              </w:rPr>
              <w:br w:type="textWrapping"/>
            </w:r>
            <w:r>
              <w:rPr>
                <w:rFonts w:hint="default"/>
                <w:lang w:val="en-US" w:eastAsia="zh-CN"/>
              </w:rPr>
              <w:t>1：限制未触发，但该币种接近平台质押上限</w:t>
            </w:r>
            <w:r>
              <w:rPr>
                <w:rFonts w:hint="default"/>
                <w:lang w:val="en-US" w:eastAsia="zh-CN"/>
              </w:rPr>
              <w:br w:type="textWrapping"/>
            </w:r>
            <w:r>
              <w:rPr>
                <w:rFonts w:hint="default"/>
                <w:lang w:val="en-US" w:eastAsia="zh-CN"/>
              </w:rPr>
              <w:t>2：限制已触发。该币种不可用作新订单的保证金，这可能会导致下单失败。但它仍会被计入账户有效保证金，保证金率不会收到影响。</w:t>
            </w:r>
            <w:r>
              <w:rPr>
                <w:rFonts w:hint="default"/>
                <w:lang w:val="en-US" w:eastAsia="zh-CN"/>
              </w:rPr>
              <w:br w:type="textWrapping"/>
            </w:r>
            <w:r>
              <w:rPr>
                <w:rFonts w:hint="default"/>
                <w:lang w:val="en-US" w:eastAsia="zh-CN"/>
              </w:rPr>
              <w:t>更多详情，请参阅</w:t>
            </w:r>
            <w:r>
              <w:rPr>
                <w:rFonts w:hint="default"/>
                <w:lang w:val="en-US" w:eastAsia="zh-CN"/>
              </w:rPr>
              <w:fldChar w:fldCharType="begin"/>
            </w:r>
            <w:r>
              <w:rPr>
                <w:rFonts w:hint="default"/>
                <w:lang w:val="en-US" w:eastAsia="zh-CN"/>
              </w:rPr>
              <w:instrText xml:space="preserve"> HYPERLINK "https://www.okx.com/zh-hans/help/introduction-to-the-platforms-collateralized-borrowing-limit-mechanism"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平台总质押借币上限说明</w:t>
            </w:r>
            <w:r>
              <w:rPr>
                <w:rFonts w:hint="default"/>
                <w:lang w:val="en-US" w:eastAsia="zh-CN"/>
              </w:rPr>
              <w:fldChar w:fldCharType="end"/>
            </w:r>
            <w:r>
              <w:rPr>
                <w:rFonts w:hint="default"/>
                <w:lang w:val="en-US" w:eastAsia="zh-CN"/>
              </w:rPr>
              <w:t>。</w:t>
            </w:r>
          </w:p>
        </w:tc>
      </w:tr>
      <w:tr w14:paraId="0109B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913647">
            <w:pPr>
              <w:bidi w:val="0"/>
              <w:rPr>
                <w:rFonts w:hint="default"/>
              </w:rPr>
            </w:pPr>
            <w:r>
              <w:rPr>
                <w:rFonts w:hint="default"/>
                <w:lang w:val="en-US" w:eastAsia="zh-CN"/>
              </w:rPr>
              <w:t>&gt; colBorrAutoConversion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413E9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08060F">
            <w:pPr>
              <w:bidi w:val="0"/>
              <w:rPr>
                <w:rFonts w:hint="default"/>
              </w:rPr>
            </w:pPr>
            <w:r>
              <w:rPr>
                <w:rFonts w:hint="default"/>
                <w:lang w:val="en-US" w:eastAsia="zh-CN"/>
              </w:rPr>
              <w:t>基于平台质押借币限额的自动换币风险指标。分为1-5多个等级，数字越大，触发自动换币的可能性越大。默认值为0，表示当前无风险。5表示该用户正在进行自动换币，4代表该用户即将被进行自动换币，1/2/3表示存在自动换币风险。</w:t>
            </w:r>
            <w:r>
              <w:rPr>
                <w:rFonts w:hint="default"/>
                <w:lang w:val="en-US" w:eastAsia="zh-CN"/>
              </w:rPr>
              <w:br w:type="textWrapping"/>
            </w:r>
            <w:r>
              <w:rPr>
                <w:rFonts w:hint="default"/>
                <w:lang w:val="en-US" w:eastAsia="zh-CN"/>
              </w:rPr>
              <w:t>适用于现货模式/合约模式/跨币种保证金模式/组合保证金模式</w:t>
            </w:r>
            <w:r>
              <w:rPr>
                <w:rFonts w:hint="default"/>
                <w:lang w:val="en-US" w:eastAsia="zh-CN"/>
              </w:rPr>
              <w:br w:type="textWrapping"/>
            </w:r>
            <w:r>
              <w:rPr>
                <w:rFonts w:hint="default"/>
                <w:lang w:val="en-US" w:eastAsia="zh-CN"/>
              </w:rPr>
              <w:t>当某币种的全平台质押借币量超出平台总上限一定比例时，对于质押该币种且借币量较大的用户，平台将通过自动换币降低质押借币风险。请减少该币种的质押数量或偿还负债，以降低风险。</w:t>
            </w:r>
            <w:r>
              <w:rPr>
                <w:rFonts w:hint="default"/>
                <w:lang w:val="en-US" w:eastAsia="zh-CN"/>
              </w:rPr>
              <w:br w:type="textWrapping"/>
            </w:r>
            <w:r>
              <w:rPr>
                <w:rFonts w:hint="default"/>
                <w:lang w:val="en-US" w:eastAsia="zh-CN"/>
              </w:rPr>
              <w:t>更多详情，请参阅</w:t>
            </w:r>
            <w:r>
              <w:rPr>
                <w:rFonts w:hint="default"/>
                <w:lang w:val="en-US" w:eastAsia="zh-CN"/>
              </w:rPr>
              <w:fldChar w:fldCharType="begin"/>
            </w:r>
            <w:r>
              <w:rPr>
                <w:rFonts w:hint="default"/>
                <w:lang w:val="en-US" w:eastAsia="zh-CN"/>
              </w:rPr>
              <w:instrText xml:space="preserve"> HYPERLINK "https://www.okx.com/zh-hans/help/introduction-to-the-platforms-collateralized-borrowing-limit-mechanism"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平台总质押借币上限说明</w:t>
            </w:r>
            <w:r>
              <w:rPr>
                <w:rFonts w:hint="default"/>
                <w:lang w:val="en-US" w:eastAsia="zh-CN"/>
              </w:rPr>
              <w:fldChar w:fldCharType="end"/>
            </w:r>
            <w:r>
              <w:rPr>
                <w:rFonts w:hint="default"/>
                <w:lang w:val="en-US" w:eastAsia="zh-CN"/>
              </w:rPr>
              <w:t>。</w:t>
            </w:r>
          </w:p>
        </w:tc>
      </w:tr>
      <w:tr w14:paraId="263AB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F38191">
            <w:pPr>
              <w:bidi w:val="0"/>
              <w:rPr>
                <w:rFonts w:hint="default"/>
              </w:rPr>
            </w:pPr>
            <w:r>
              <w:rPr>
                <w:rFonts w:hint="default"/>
                <w:lang w:val="en-US" w:eastAsia="zh-CN"/>
              </w:rPr>
              <w:t>&gt; collateralRestrict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AF16B5">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FCF8F6">
            <w:pPr>
              <w:bidi w:val="0"/>
              <w:rPr>
                <w:rFonts w:hint="default"/>
              </w:rPr>
            </w:pPr>
            <w:del w:id="3">
              <w:r>
                <w:rPr>
                  <w:rFonts w:hint="default"/>
                  <w:lang w:val="en-US" w:eastAsia="zh-CN"/>
                </w:rPr>
                <w:delText>平台维度的质押借币限制</w:delText>
              </w:r>
            </w:del>
            <w:del w:id="4">
              <w:r>
                <w:rPr>
                  <w:rFonts w:hint="default"/>
                  <w:lang w:val="en-US" w:eastAsia="zh-CN"/>
                </w:rPr>
                <w:br w:type="textWrapping"/>
              </w:r>
            </w:del>
            <w:del w:id="5">
              <w:r>
                <w:rPr>
                  <w:rFonts w:hint="default"/>
                  <w:lang w:val="en-US" w:eastAsia="zh-CN"/>
                </w:rPr>
                <w:delText>true</w:delText>
              </w:r>
            </w:del>
            <w:del w:id="6">
              <w:r>
                <w:rPr>
                  <w:rFonts w:hint="default"/>
                  <w:lang w:val="en-US" w:eastAsia="zh-CN"/>
                </w:rPr>
                <w:br w:type="textWrapping"/>
              </w:r>
            </w:del>
            <w:del w:id="7">
              <w:r>
                <w:rPr>
                  <w:rFonts w:hint="default"/>
                  <w:lang w:val="en-US" w:eastAsia="zh-CN"/>
                </w:rPr>
                <w:delText>false</w:delText>
              </w:r>
            </w:del>
            <w:r>
              <w:rPr>
                <w:rFonts w:hint="default"/>
                <w:lang w:val="en-US" w:eastAsia="zh-CN"/>
              </w:rPr>
              <w:t>（已弃用，请使用colRes）</w:t>
            </w:r>
          </w:p>
        </w:tc>
      </w:tr>
      <w:tr w14:paraId="70510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FA45F3">
            <w:pPr>
              <w:bidi w:val="0"/>
              <w:rPr>
                <w:rFonts w:hint="default"/>
              </w:rPr>
            </w:pPr>
            <w:r>
              <w:rPr>
                <w:rFonts w:hint="default"/>
                <w:lang w:val="en-US" w:eastAsia="zh-CN"/>
              </w:rPr>
              <w:t>&gt; collateralEnabled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FFDF50">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ED539B">
            <w:pPr>
              <w:bidi w:val="0"/>
              <w:rPr>
                <w:rFonts w:hint="default"/>
              </w:rPr>
            </w:pPr>
            <w:r>
              <w:rPr>
                <w:rFonts w:hint="default"/>
                <w:lang w:val="en-US" w:eastAsia="zh-CN"/>
              </w:rPr>
              <w:t>true：质押币</w:t>
            </w:r>
            <w:r>
              <w:rPr>
                <w:rFonts w:hint="default"/>
                <w:lang w:val="en-US" w:eastAsia="zh-CN"/>
              </w:rPr>
              <w:br w:type="textWrapping"/>
            </w:r>
            <w:r>
              <w:rPr>
                <w:rFonts w:hint="default"/>
                <w:lang w:val="en-US" w:eastAsia="zh-CN"/>
              </w:rPr>
              <w:t>false：非质押币</w:t>
            </w:r>
            <w:r>
              <w:rPr>
                <w:rFonts w:hint="default"/>
                <w:lang w:val="en-US" w:eastAsia="zh-CN"/>
              </w:rPr>
              <w:br w:type="textWrapping"/>
            </w:r>
            <w:r>
              <w:rPr>
                <w:rFonts w:hint="default"/>
                <w:lang w:val="en-US" w:eastAsia="zh-CN"/>
              </w:rPr>
              <w:t>适用于`跨币种保证金模式</w:t>
            </w:r>
          </w:p>
        </w:tc>
      </w:tr>
      <w:tr w14:paraId="454B6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47BFCF">
            <w:pPr>
              <w:bidi w:val="0"/>
              <w:rPr>
                <w:rFonts w:hint="default"/>
              </w:rPr>
            </w:pPr>
            <w:r>
              <w:rPr>
                <w:rFonts w:hint="default"/>
                <w:lang w:val="en-US" w:eastAsia="zh-CN"/>
              </w:rPr>
              <w:t>&gt; autoLendStatus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FFECC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D768D5">
            <w:pPr>
              <w:bidi w:val="0"/>
              <w:rPr>
                <w:rFonts w:hint="default"/>
              </w:rPr>
            </w:pPr>
            <w:r>
              <w:rPr>
                <w:rFonts w:hint="default"/>
                <w:lang w:val="en-US" w:eastAsia="zh-CN"/>
              </w:rPr>
              <w:t>自动借出状态</w:t>
            </w:r>
            <w:r>
              <w:rPr>
                <w:rFonts w:hint="default"/>
                <w:lang w:val="en-US" w:eastAsia="zh-CN"/>
              </w:rPr>
              <w:br w:type="textWrapping"/>
            </w:r>
            <w:r>
              <w:rPr>
                <w:rFonts w:hint="default"/>
                <w:lang w:val="en-US" w:eastAsia="zh-CN"/>
              </w:rPr>
              <w:t>unsupported：该币种不支持自动借出</w:t>
            </w:r>
            <w:r>
              <w:rPr>
                <w:rFonts w:hint="default"/>
                <w:lang w:val="en-US" w:eastAsia="zh-CN"/>
              </w:rPr>
              <w:br w:type="textWrapping"/>
            </w:r>
            <w:r>
              <w:rPr>
                <w:rFonts w:hint="default"/>
                <w:lang w:val="en-US" w:eastAsia="zh-CN"/>
              </w:rPr>
              <w:t>off：自动借出功能关闭</w:t>
            </w:r>
            <w:r>
              <w:rPr>
                <w:rFonts w:hint="default"/>
                <w:lang w:val="en-US" w:eastAsia="zh-CN"/>
              </w:rPr>
              <w:br w:type="textWrapping"/>
            </w:r>
            <w:r>
              <w:rPr>
                <w:rFonts w:hint="default"/>
                <w:lang w:val="en-US" w:eastAsia="zh-CN"/>
              </w:rPr>
              <w:t>pending：自动借出功能开启但未匹配</w:t>
            </w:r>
            <w:r>
              <w:rPr>
                <w:rFonts w:hint="default"/>
                <w:lang w:val="en-US" w:eastAsia="zh-CN"/>
              </w:rPr>
              <w:br w:type="textWrapping"/>
            </w:r>
            <w:r>
              <w:rPr>
                <w:rFonts w:hint="default"/>
                <w:lang w:val="en-US" w:eastAsia="zh-CN"/>
              </w:rPr>
              <w:t>active：自动借出功能开启且已匹配</w:t>
            </w:r>
          </w:p>
        </w:tc>
      </w:tr>
      <w:tr w14:paraId="74565EB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42A32B">
            <w:pPr>
              <w:bidi w:val="0"/>
              <w:rPr>
                <w:rFonts w:hint="default"/>
              </w:rPr>
            </w:pPr>
            <w:r>
              <w:rPr>
                <w:rFonts w:hint="default"/>
                <w:lang w:val="en-US" w:eastAsia="zh-CN"/>
              </w:rPr>
              <w:t>&gt; autoLendMtAmt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B72AA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6BFB95">
            <w:pPr>
              <w:bidi w:val="0"/>
              <w:rPr>
                <w:rFonts w:hint="default"/>
              </w:rPr>
            </w:pPr>
            <w:r>
              <w:rPr>
                <w:rFonts w:hint="default"/>
                <w:lang w:val="en-US" w:eastAsia="zh-CN"/>
              </w:rPr>
              <w:t>自动借出已匹配量</w:t>
            </w:r>
            <w:r>
              <w:rPr>
                <w:rFonts w:hint="default"/>
                <w:lang w:val="en-US" w:eastAsia="zh-CN"/>
              </w:rPr>
              <w:br w:type="textWrapping"/>
            </w:r>
            <w:r>
              <w:rPr>
                <w:rFonts w:hint="default"/>
                <w:lang w:val="en-US" w:eastAsia="zh-CN"/>
              </w:rPr>
              <w:t>当 autoLendStatus 为 unsupported/off/pending 时返回 0</w:t>
            </w:r>
            <w:r>
              <w:rPr>
                <w:rFonts w:hint="default"/>
                <w:lang w:val="en-US" w:eastAsia="zh-CN"/>
              </w:rPr>
              <w:br w:type="textWrapping"/>
            </w:r>
            <w:r>
              <w:rPr>
                <w:rFonts w:hint="default"/>
                <w:lang w:val="en-US" w:eastAsia="zh-CN"/>
              </w:rPr>
              <w:t>当 autoLendStatus 为 active 时返回已匹配量</w:t>
            </w:r>
          </w:p>
        </w:tc>
      </w:tr>
    </w:tbl>
    <w:p w14:paraId="55230B17">
      <w:pPr>
        <w:bidi w:val="0"/>
      </w:pPr>
      <w:r>
        <w:rPr>
          <w:rFonts w:hint="default"/>
        </w:rPr>
        <w:t>更多字段详情，请参考以下产品文档：</w:t>
      </w:r>
      <w:r>
        <w:rPr>
          <w:rFonts w:hint="default"/>
        </w:rPr>
        <w:br w:type="textWrapping"/>
      </w:r>
      <w:r>
        <w:rPr>
          <w:rFonts w:hint="default"/>
        </w:rPr>
        <w:fldChar w:fldCharType="begin"/>
      </w:r>
      <w:r>
        <w:rPr>
          <w:rFonts w:hint="default"/>
        </w:rPr>
        <w:instrText xml:space="preserve"> HYPERLINK "https://www.okx.com/zh-hans/help/iii-single-currency-margin-cross-margin-trading"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合约账户全仓交易规则</w:t>
      </w:r>
      <w:r>
        <w:rPr>
          <w:rFonts w:hint="default"/>
        </w:rPr>
        <w:fldChar w:fldCharType="end"/>
      </w:r>
      <w:r>
        <w:rPr>
          <w:rFonts w:hint="default"/>
        </w:rPr>
        <w:br w:type="textWrapping"/>
      </w:r>
      <w:r>
        <w:rPr>
          <w:rFonts w:hint="default"/>
        </w:rPr>
        <w:fldChar w:fldCharType="begin"/>
      </w:r>
      <w:r>
        <w:rPr>
          <w:rFonts w:hint="default"/>
        </w:rPr>
        <w:instrText xml:space="preserve"> HYPERLINK "https://www.okx.com/zh-hans/help/iv-multi-currency-margin-mode-cross-margin-trading"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跨币种保证金账户全仓交易规则</w:t>
      </w:r>
      <w:r>
        <w:rPr>
          <w:rFonts w:hint="default"/>
        </w:rPr>
        <w:fldChar w:fldCharType="end"/>
      </w:r>
      <w:r>
        <w:rPr>
          <w:rFonts w:hint="default"/>
        </w:rPr>
        <w:br w:type="textWrapping"/>
      </w:r>
      <w:r>
        <w:rPr>
          <w:rFonts w:hint="default"/>
        </w:rPr>
        <w:fldChar w:fldCharType="begin"/>
      </w:r>
      <w:r>
        <w:rPr>
          <w:rFonts w:hint="default"/>
        </w:rPr>
        <w:instrText xml:space="preserve"> HYPERLINK "https://www.okx.com/zh-hans/help/vi-multi-currency-margin-mode-vs-portfolio-margin-mode"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跨币种保证金模式和组合保证金模式对比</w:t>
      </w:r>
      <w:r>
        <w:rPr>
          <w:rFonts w:hint="default"/>
        </w:rPr>
        <w:fldChar w:fldCharType="end"/>
      </w:r>
    </w:p>
    <w:p w14:paraId="38EC60AC">
      <w:pPr>
        <w:bidi w:val="0"/>
      </w:pPr>
      <w:r>
        <w:rPr>
          <w:lang w:val="en-US" w:eastAsia="zh-CN"/>
        </w:rPr>
        <w:t> 当前账户等级下无效字段返回"" cashBal 和 eq 同时为 0 的币种过滤不返回</w:t>
      </w:r>
    </w:p>
    <w:p w14:paraId="1562C980">
      <w:pPr>
        <w:bidi w:val="0"/>
        <w:rPr>
          <w:rFonts w:hint="default"/>
        </w:rPr>
      </w:pPr>
      <w:r>
        <w:rPr>
          <w:rFonts w:hint="default"/>
        </w:rPr>
        <w:t>各账户等级下有效字段分布</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199"/>
        <w:gridCol w:w="1080"/>
        <w:gridCol w:w="1080"/>
        <w:gridCol w:w="1920"/>
        <w:gridCol w:w="1710"/>
      </w:tblGrid>
      <w:tr w14:paraId="2557F53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6074DC6">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3302DE9">
            <w:pPr>
              <w:bidi w:val="0"/>
              <w:rPr>
                <w:rFonts w:hint="default"/>
              </w:rPr>
            </w:pPr>
            <w:r>
              <w:rPr>
                <w:rFonts w:hint="default"/>
                <w:lang w:val="en-US" w:eastAsia="zh-CN"/>
              </w:rPr>
              <w:t>现货模式</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6E83B46">
            <w:pPr>
              <w:bidi w:val="0"/>
              <w:rPr>
                <w:rFonts w:hint="default"/>
              </w:rPr>
            </w:pPr>
            <w:r>
              <w:rPr>
                <w:rFonts w:hint="default"/>
                <w:lang w:val="en-US" w:eastAsia="zh-CN"/>
              </w:rPr>
              <w:t>合约模式</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291086B">
            <w:pPr>
              <w:bidi w:val="0"/>
              <w:rPr>
                <w:rFonts w:hint="default"/>
              </w:rPr>
            </w:pPr>
            <w:r>
              <w:rPr>
                <w:rFonts w:hint="default"/>
                <w:lang w:val="en-US" w:eastAsia="zh-CN"/>
              </w:rPr>
              <w:t>跨币种保证金模式</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868D2D2">
            <w:pPr>
              <w:bidi w:val="0"/>
              <w:rPr>
                <w:rFonts w:hint="default"/>
              </w:rPr>
            </w:pPr>
            <w:r>
              <w:rPr>
                <w:rFonts w:hint="default"/>
                <w:lang w:val="en-US" w:eastAsia="zh-CN"/>
              </w:rPr>
              <w:t>组合保证金模式</w:t>
            </w:r>
          </w:p>
        </w:tc>
      </w:tr>
      <w:tr w14:paraId="61CE0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EACA4F">
            <w:pPr>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533B0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25FAB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67900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CD961F">
            <w:pPr>
              <w:bidi w:val="0"/>
              <w:rPr>
                <w:rFonts w:hint="default"/>
              </w:rPr>
            </w:pPr>
            <w:r>
              <w:rPr>
                <w:rFonts w:hint="default"/>
                <w:lang w:val="en-US" w:eastAsia="zh-CN"/>
              </w:rPr>
              <w:t>是</w:t>
            </w:r>
          </w:p>
        </w:tc>
      </w:tr>
      <w:tr w14:paraId="04068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943444">
            <w:pPr>
              <w:bidi w:val="0"/>
              <w:rPr>
                <w:rFonts w:hint="default"/>
              </w:rPr>
            </w:pPr>
            <w:r>
              <w:rPr>
                <w:rFonts w:hint="default"/>
                <w:lang w:val="en-US" w:eastAsia="zh-CN"/>
              </w:rPr>
              <w:t>totalEq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19CDE4">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DFF5A6">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ADEA0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506B28">
            <w:pPr>
              <w:bidi w:val="0"/>
              <w:rPr>
                <w:rFonts w:hint="default"/>
              </w:rPr>
            </w:pPr>
            <w:r>
              <w:rPr>
                <w:rFonts w:hint="default"/>
                <w:lang w:val="en-US" w:eastAsia="zh-CN"/>
              </w:rPr>
              <w:t>是</w:t>
            </w:r>
          </w:p>
        </w:tc>
      </w:tr>
      <w:tr w14:paraId="2600E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D377D2">
            <w:pPr>
              <w:bidi w:val="0"/>
              <w:rPr>
                <w:rFonts w:hint="default"/>
              </w:rPr>
            </w:pPr>
            <w:r>
              <w:rPr>
                <w:rFonts w:hint="default"/>
                <w:lang w:val="en-US" w:eastAsia="zh-CN"/>
              </w:rPr>
              <w:t>isoEq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54933C">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034216">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4143B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672E56">
            <w:pPr>
              <w:bidi w:val="0"/>
              <w:rPr>
                <w:rFonts w:hint="default"/>
              </w:rPr>
            </w:pPr>
            <w:r>
              <w:rPr>
                <w:rFonts w:hint="default"/>
                <w:lang w:val="en-US" w:eastAsia="zh-CN"/>
              </w:rPr>
              <w:t>是</w:t>
            </w:r>
          </w:p>
        </w:tc>
      </w:tr>
      <w:tr w14:paraId="1942B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82856F">
            <w:pPr>
              <w:bidi w:val="0"/>
              <w:rPr>
                <w:rFonts w:hint="default"/>
              </w:rPr>
            </w:pPr>
            <w:r>
              <w:rPr>
                <w:rFonts w:hint="default"/>
                <w:lang w:val="en-US" w:eastAsia="zh-CN"/>
              </w:rPr>
              <w:t>adjEq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7321A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8C87CC">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B9BBB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95407A">
            <w:pPr>
              <w:bidi w:val="0"/>
              <w:rPr>
                <w:rFonts w:hint="default"/>
              </w:rPr>
            </w:pPr>
            <w:r>
              <w:rPr>
                <w:rFonts w:hint="default"/>
                <w:lang w:val="en-US" w:eastAsia="zh-CN"/>
              </w:rPr>
              <w:t>是</w:t>
            </w:r>
          </w:p>
        </w:tc>
      </w:tr>
      <w:tr w14:paraId="4B0BA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CD6742E">
            <w:pPr>
              <w:bidi w:val="0"/>
              <w:rPr>
                <w:rFonts w:hint="default"/>
              </w:rPr>
            </w:pPr>
            <w:r>
              <w:rPr>
                <w:rFonts w:hint="default"/>
                <w:lang w:val="en-US" w:eastAsia="zh-CN"/>
              </w:rPr>
              <w:t>availEq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A4A629">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76CDBF">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E37E5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6FEECD">
            <w:pPr>
              <w:bidi w:val="0"/>
              <w:rPr>
                <w:rFonts w:hint="default"/>
              </w:rPr>
            </w:pPr>
            <w:r>
              <w:rPr>
                <w:rFonts w:hint="default"/>
                <w:lang w:val="en-US" w:eastAsia="zh-CN"/>
              </w:rPr>
              <w:t>是</w:t>
            </w:r>
          </w:p>
        </w:tc>
      </w:tr>
      <w:tr w14:paraId="0638C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47CDB8">
            <w:pPr>
              <w:bidi w:val="0"/>
              <w:rPr>
                <w:rFonts w:hint="default"/>
              </w:rPr>
            </w:pPr>
            <w:r>
              <w:rPr>
                <w:rFonts w:hint="default"/>
                <w:lang w:val="en-US" w:eastAsia="zh-CN"/>
              </w:rPr>
              <w:t>ordFroz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EEC8D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B002CC">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F360C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B5BF68">
            <w:pPr>
              <w:bidi w:val="0"/>
              <w:rPr>
                <w:rFonts w:hint="default"/>
              </w:rPr>
            </w:pPr>
            <w:r>
              <w:rPr>
                <w:rFonts w:hint="default"/>
                <w:lang w:val="en-US" w:eastAsia="zh-CN"/>
              </w:rPr>
              <w:t>是</w:t>
            </w:r>
          </w:p>
        </w:tc>
      </w:tr>
      <w:tr w14:paraId="426B8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1C2D06">
            <w:pPr>
              <w:bidi w:val="0"/>
              <w:rPr>
                <w:rFonts w:hint="default"/>
              </w:rPr>
            </w:pPr>
            <w:r>
              <w:rPr>
                <w:rFonts w:hint="default"/>
                <w:lang w:val="en-US" w:eastAsia="zh-CN"/>
              </w:rPr>
              <w:t>imr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17C59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EA24C6">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9CD5A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A399C4">
            <w:pPr>
              <w:bidi w:val="0"/>
              <w:rPr>
                <w:rFonts w:hint="default"/>
              </w:rPr>
            </w:pPr>
            <w:r>
              <w:rPr>
                <w:rFonts w:hint="default"/>
                <w:lang w:val="en-US" w:eastAsia="zh-CN"/>
              </w:rPr>
              <w:t>是</w:t>
            </w:r>
          </w:p>
        </w:tc>
      </w:tr>
      <w:tr w14:paraId="28DCB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276A39B">
            <w:pPr>
              <w:bidi w:val="0"/>
              <w:rPr>
                <w:rFonts w:hint="default"/>
              </w:rPr>
            </w:pPr>
            <w:r>
              <w:rPr>
                <w:rFonts w:hint="default"/>
                <w:lang w:val="en-US" w:eastAsia="zh-CN"/>
              </w:rPr>
              <w:t>mmr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1DE1D4">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B45A4C">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EEC5E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F96609">
            <w:pPr>
              <w:bidi w:val="0"/>
              <w:rPr>
                <w:rFonts w:hint="default"/>
              </w:rPr>
            </w:pPr>
            <w:r>
              <w:rPr>
                <w:rFonts w:hint="default"/>
                <w:lang w:val="en-US" w:eastAsia="zh-CN"/>
              </w:rPr>
              <w:t>是</w:t>
            </w:r>
          </w:p>
        </w:tc>
      </w:tr>
      <w:tr w14:paraId="7031B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FABEB6">
            <w:pPr>
              <w:bidi w:val="0"/>
              <w:rPr>
                <w:rFonts w:hint="default"/>
              </w:rPr>
            </w:pPr>
            <w:r>
              <w:rPr>
                <w:rFonts w:hint="default"/>
                <w:lang w:val="en-US" w:eastAsia="zh-CN"/>
              </w:rPr>
              <w:t>borrowFroz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14BB8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1F9405">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25228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B5BF0F">
            <w:pPr>
              <w:bidi w:val="0"/>
              <w:rPr>
                <w:rFonts w:hint="default"/>
              </w:rPr>
            </w:pPr>
            <w:r>
              <w:rPr>
                <w:rFonts w:hint="default"/>
                <w:lang w:val="en-US" w:eastAsia="zh-CN"/>
              </w:rPr>
              <w:t>是</w:t>
            </w:r>
          </w:p>
        </w:tc>
      </w:tr>
      <w:tr w14:paraId="36E86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239E6F2">
            <w:pPr>
              <w:bidi w:val="0"/>
              <w:rPr>
                <w:rFonts w:hint="default"/>
              </w:rPr>
            </w:pPr>
            <w:r>
              <w:rPr>
                <w:rFonts w:hint="default"/>
                <w:lang w:val="en-US" w:eastAsia="zh-CN"/>
              </w:rPr>
              <w:t>mgnRatio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E8888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7543D7">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C54B3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18E228">
            <w:pPr>
              <w:bidi w:val="0"/>
              <w:rPr>
                <w:rFonts w:hint="default"/>
              </w:rPr>
            </w:pPr>
            <w:r>
              <w:rPr>
                <w:rFonts w:hint="default"/>
                <w:lang w:val="en-US" w:eastAsia="zh-CN"/>
              </w:rPr>
              <w:t>是</w:t>
            </w:r>
          </w:p>
        </w:tc>
      </w:tr>
      <w:tr w14:paraId="313B2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985A9A">
            <w:pPr>
              <w:bidi w:val="0"/>
              <w:rPr>
                <w:rFonts w:hint="default"/>
              </w:rPr>
            </w:pPr>
            <w:r>
              <w:rPr>
                <w:rFonts w:hint="default"/>
                <w:lang w:val="en-US" w:eastAsia="zh-CN"/>
              </w:rPr>
              <w:t>notionalUsd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98150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E2EFA6">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9FA6D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A1E27A">
            <w:pPr>
              <w:bidi w:val="0"/>
              <w:rPr>
                <w:rFonts w:hint="default"/>
              </w:rPr>
            </w:pPr>
            <w:r>
              <w:rPr>
                <w:rFonts w:hint="default"/>
                <w:lang w:val="en-US" w:eastAsia="zh-CN"/>
              </w:rPr>
              <w:t>是</w:t>
            </w:r>
          </w:p>
        </w:tc>
      </w:tr>
      <w:tr w14:paraId="7EFF4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2BE7C7">
            <w:pPr>
              <w:bidi w:val="0"/>
              <w:rPr>
                <w:rFonts w:hint="default"/>
              </w:rPr>
            </w:pPr>
            <w:r>
              <w:rPr>
                <w:rFonts w:hint="default"/>
                <w:lang w:val="en-US" w:eastAsia="zh-CN"/>
              </w:rPr>
              <w:t>notionalUsdForSwap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363083">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AB3606">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A2D84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914B85">
            <w:pPr>
              <w:bidi w:val="0"/>
              <w:rPr>
                <w:rFonts w:hint="default"/>
              </w:rPr>
            </w:pPr>
            <w:r>
              <w:rPr>
                <w:rFonts w:hint="default"/>
                <w:lang w:val="en-US" w:eastAsia="zh-CN"/>
              </w:rPr>
              <w:t>是</w:t>
            </w:r>
          </w:p>
        </w:tc>
      </w:tr>
      <w:tr w14:paraId="7586B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59E576">
            <w:pPr>
              <w:bidi w:val="0"/>
              <w:rPr>
                <w:rFonts w:hint="default"/>
              </w:rPr>
            </w:pPr>
            <w:r>
              <w:rPr>
                <w:rFonts w:hint="default"/>
                <w:lang w:val="en-US" w:eastAsia="zh-CN"/>
              </w:rPr>
              <w:t>notionalUsdForFutures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AB863A">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D9D799">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137A1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470323">
            <w:pPr>
              <w:bidi w:val="0"/>
              <w:rPr>
                <w:rFonts w:hint="default"/>
              </w:rPr>
            </w:pPr>
            <w:r>
              <w:rPr>
                <w:rFonts w:hint="default"/>
                <w:lang w:val="en-US" w:eastAsia="zh-CN"/>
              </w:rPr>
              <w:t>是</w:t>
            </w:r>
          </w:p>
        </w:tc>
      </w:tr>
      <w:tr w14:paraId="0CA28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B8ACDE">
            <w:pPr>
              <w:bidi w:val="0"/>
              <w:rPr>
                <w:rFonts w:hint="default"/>
              </w:rPr>
            </w:pPr>
            <w:r>
              <w:rPr>
                <w:rFonts w:hint="default"/>
                <w:lang w:val="en-US" w:eastAsia="zh-CN"/>
              </w:rPr>
              <w:t>notionalUsdForOption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78264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579422">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77B0A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DA8B19">
            <w:pPr>
              <w:bidi w:val="0"/>
              <w:rPr>
                <w:rFonts w:hint="default"/>
              </w:rPr>
            </w:pPr>
            <w:r>
              <w:rPr>
                <w:rFonts w:hint="default"/>
                <w:lang w:val="en-US" w:eastAsia="zh-CN"/>
              </w:rPr>
              <w:t>是</w:t>
            </w:r>
          </w:p>
        </w:tc>
      </w:tr>
      <w:tr w14:paraId="3B297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9A5D52">
            <w:pPr>
              <w:bidi w:val="0"/>
              <w:rPr>
                <w:rFonts w:hint="default"/>
              </w:rPr>
            </w:pPr>
            <w:r>
              <w:rPr>
                <w:rFonts w:hint="default"/>
                <w:lang w:val="en-US" w:eastAsia="zh-CN"/>
              </w:rPr>
              <w:t>notionalUsdForBorrow</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57375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171CFC">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438BC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C87B4F">
            <w:pPr>
              <w:bidi w:val="0"/>
              <w:rPr>
                <w:rFonts w:hint="default"/>
              </w:rPr>
            </w:pPr>
            <w:r>
              <w:rPr>
                <w:rFonts w:hint="default"/>
                <w:lang w:val="en-US" w:eastAsia="zh-CN"/>
              </w:rPr>
              <w:t>是</w:t>
            </w:r>
          </w:p>
        </w:tc>
      </w:tr>
      <w:tr w14:paraId="3293A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884A63">
            <w:pPr>
              <w:bidi w:val="0"/>
              <w:rPr>
                <w:rFonts w:hint="default"/>
              </w:rPr>
            </w:pPr>
            <w:r>
              <w:rPr>
                <w:rFonts w:hint="default"/>
                <w:lang w:val="en-US" w:eastAsia="zh-CN"/>
              </w:rPr>
              <w:t>upl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F1171B">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E6D180">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2B61E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7B0DC8">
            <w:pPr>
              <w:bidi w:val="0"/>
              <w:rPr>
                <w:rFonts w:hint="default"/>
              </w:rPr>
            </w:pPr>
            <w:r>
              <w:rPr>
                <w:rFonts w:hint="default"/>
                <w:lang w:val="en-US" w:eastAsia="zh-CN"/>
              </w:rPr>
              <w:t>是</w:t>
            </w:r>
          </w:p>
        </w:tc>
      </w:tr>
      <w:tr w14:paraId="73650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369561">
            <w:pPr>
              <w:bidi w:val="0"/>
              <w:rPr>
                <w:rFonts w:hint="default"/>
              </w:rPr>
            </w:pPr>
            <w:r>
              <w:rPr>
                <w:rFonts w:hint="default"/>
                <w:lang w:val="en-US" w:eastAsia="zh-CN"/>
              </w:rPr>
              <w:t>details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26E587">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ACB9F7">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170918">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4C1E92">
            <w:pPr>
              <w:bidi w:val="0"/>
              <w:rPr>
                <w:rFonts w:hint="default"/>
              </w:rPr>
            </w:pPr>
          </w:p>
        </w:tc>
      </w:tr>
      <w:tr w14:paraId="5E312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3D29A4">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13176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1D1DD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1D9D7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B9C53A">
            <w:pPr>
              <w:bidi w:val="0"/>
              <w:rPr>
                <w:rFonts w:hint="default"/>
              </w:rPr>
            </w:pPr>
            <w:r>
              <w:rPr>
                <w:rFonts w:hint="default"/>
                <w:lang w:val="en-US" w:eastAsia="zh-CN"/>
              </w:rPr>
              <w:t>是</w:t>
            </w:r>
          </w:p>
        </w:tc>
      </w:tr>
      <w:tr w14:paraId="210C8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F029B4">
            <w:pPr>
              <w:bidi w:val="0"/>
              <w:rPr>
                <w:rFonts w:hint="default"/>
              </w:rPr>
            </w:pPr>
            <w:r>
              <w:rPr>
                <w:rFonts w:hint="default"/>
                <w:lang w:val="en-US" w:eastAsia="zh-CN"/>
              </w:rPr>
              <w:t>&gt; 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A855E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4AC0B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E376C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2718BD">
            <w:pPr>
              <w:bidi w:val="0"/>
              <w:rPr>
                <w:rFonts w:hint="default"/>
              </w:rPr>
            </w:pPr>
            <w:r>
              <w:rPr>
                <w:rFonts w:hint="default"/>
                <w:lang w:val="en-US" w:eastAsia="zh-CN"/>
              </w:rPr>
              <w:t>是</w:t>
            </w:r>
          </w:p>
        </w:tc>
      </w:tr>
      <w:tr w14:paraId="3F844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DE93D6">
            <w:pPr>
              <w:bidi w:val="0"/>
              <w:rPr>
                <w:rFonts w:hint="default"/>
              </w:rPr>
            </w:pPr>
            <w:r>
              <w:rPr>
                <w:rFonts w:hint="default"/>
                <w:lang w:val="en-US" w:eastAsia="zh-CN"/>
              </w:rPr>
              <w:t>&gt; cashBal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823AE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D599B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C5310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B1E323">
            <w:pPr>
              <w:bidi w:val="0"/>
              <w:rPr>
                <w:rFonts w:hint="default"/>
              </w:rPr>
            </w:pPr>
            <w:r>
              <w:rPr>
                <w:rFonts w:hint="default"/>
                <w:lang w:val="en-US" w:eastAsia="zh-CN"/>
              </w:rPr>
              <w:t>是</w:t>
            </w:r>
          </w:p>
        </w:tc>
      </w:tr>
      <w:tr w14:paraId="479BE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965B03">
            <w:pPr>
              <w:bidi w:val="0"/>
              <w:rPr>
                <w:rFonts w:hint="default"/>
              </w:rPr>
            </w:pPr>
            <w:r>
              <w:rPr>
                <w:rFonts w:hint="default"/>
                <w:lang w:val="en-US" w:eastAsia="zh-CN"/>
              </w:rPr>
              <w:t>&gt; uTime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853F3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62ECD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E3E88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4776FC">
            <w:pPr>
              <w:bidi w:val="0"/>
              <w:rPr>
                <w:rFonts w:hint="default"/>
              </w:rPr>
            </w:pPr>
            <w:r>
              <w:rPr>
                <w:rFonts w:hint="default"/>
                <w:lang w:val="en-US" w:eastAsia="zh-CN"/>
              </w:rPr>
              <w:t>是</w:t>
            </w:r>
          </w:p>
        </w:tc>
      </w:tr>
      <w:tr w14:paraId="0A84B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ACC0317">
            <w:pPr>
              <w:bidi w:val="0"/>
              <w:rPr>
                <w:rFonts w:hint="default"/>
              </w:rPr>
            </w:pPr>
            <w:r>
              <w:rPr>
                <w:rFonts w:hint="default"/>
                <w:lang w:val="en-US" w:eastAsia="zh-CN"/>
              </w:rPr>
              <w:t>&gt; isoEq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A04A3C">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DBC51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416D46">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9E4E0F">
            <w:pPr>
              <w:bidi w:val="0"/>
              <w:rPr>
                <w:rFonts w:hint="default"/>
              </w:rPr>
            </w:pPr>
            <w:r>
              <w:rPr>
                <w:rFonts w:hint="default"/>
                <w:lang w:val="en-US" w:eastAsia="zh-CN"/>
              </w:rPr>
              <w:t>是</w:t>
            </w:r>
          </w:p>
        </w:tc>
      </w:tr>
      <w:tr w14:paraId="36253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532020">
            <w:pPr>
              <w:bidi w:val="0"/>
              <w:rPr>
                <w:rFonts w:hint="default"/>
              </w:rPr>
            </w:pPr>
            <w:r>
              <w:rPr>
                <w:rFonts w:hint="default"/>
                <w:lang w:val="en-US" w:eastAsia="zh-CN"/>
              </w:rPr>
              <w:t>&gt; availEq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8C5313">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1F7C04">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D825F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51A555">
            <w:pPr>
              <w:bidi w:val="0"/>
              <w:rPr>
                <w:rFonts w:hint="default"/>
              </w:rPr>
            </w:pPr>
            <w:r>
              <w:rPr>
                <w:rFonts w:hint="default"/>
                <w:lang w:val="en-US" w:eastAsia="zh-CN"/>
              </w:rPr>
              <w:t>是</w:t>
            </w:r>
          </w:p>
        </w:tc>
      </w:tr>
      <w:tr w14:paraId="6C60C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F16A8B">
            <w:pPr>
              <w:bidi w:val="0"/>
              <w:rPr>
                <w:rFonts w:hint="default"/>
              </w:rPr>
            </w:pPr>
            <w:r>
              <w:rPr>
                <w:rFonts w:hint="default"/>
                <w:lang w:val="en-US" w:eastAsia="zh-CN"/>
              </w:rPr>
              <w:t>&gt; disEq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4BE23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489EEE">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18371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7D671A">
            <w:pPr>
              <w:bidi w:val="0"/>
              <w:rPr>
                <w:rFonts w:hint="default"/>
              </w:rPr>
            </w:pPr>
            <w:r>
              <w:rPr>
                <w:rFonts w:hint="default"/>
                <w:lang w:val="en-US" w:eastAsia="zh-CN"/>
              </w:rPr>
              <w:t>是</w:t>
            </w:r>
          </w:p>
        </w:tc>
      </w:tr>
      <w:tr w14:paraId="1BA9D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4FCD46">
            <w:pPr>
              <w:bidi w:val="0"/>
              <w:rPr>
                <w:rFonts w:hint="default"/>
              </w:rPr>
            </w:pPr>
            <w:r>
              <w:rPr>
                <w:rFonts w:hint="default"/>
                <w:lang w:val="en-US" w:eastAsia="zh-CN"/>
              </w:rPr>
              <w:t>&gt; availBal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FD76B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7356C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55C52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27BF69">
            <w:pPr>
              <w:bidi w:val="0"/>
              <w:rPr>
                <w:rFonts w:hint="default"/>
              </w:rPr>
            </w:pPr>
            <w:r>
              <w:rPr>
                <w:rFonts w:hint="default"/>
                <w:lang w:val="en-US" w:eastAsia="zh-CN"/>
              </w:rPr>
              <w:t>是</w:t>
            </w:r>
          </w:p>
        </w:tc>
      </w:tr>
      <w:tr w14:paraId="23B5F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269BC7">
            <w:pPr>
              <w:bidi w:val="0"/>
              <w:rPr>
                <w:rFonts w:hint="default"/>
              </w:rPr>
            </w:pPr>
            <w:r>
              <w:rPr>
                <w:rFonts w:hint="default"/>
                <w:lang w:val="en-US" w:eastAsia="zh-CN"/>
              </w:rPr>
              <w:t>&gt; frozenBal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539B2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616E3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F9D3D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1B3CCD">
            <w:pPr>
              <w:bidi w:val="0"/>
              <w:rPr>
                <w:rFonts w:hint="default"/>
              </w:rPr>
            </w:pPr>
            <w:r>
              <w:rPr>
                <w:rFonts w:hint="default"/>
                <w:lang w:val="en-US" w:eastAsia="zh-CN"/>
              </w:rPr>
              <w:t>是</w:t>
            </w:r>
          </w:p>
        </w:tc>
      </w:tr>
      <w:tr w14:paraId="7AB6E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DCBBB0">
            <w:pPr>
              <w:bidi w:val="0"/>
              <w:rPr>
                <w:rFonts w:hint="default"/>
              </w:rPr>
            </w:pPr>
            <w:r>
              <w:rPr>
                <w:rFonts w:hint="default"/>
                <w:lang w:val="en-US" w:eastAsia="zh-CN"/>
              </w:rPr>
              <w:t>&gt; ordFrozen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A11AB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5130A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CBF0F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CE3575">
            <w:pPr>
              <w:bidi w:val="0"/>
              <w:rPr>
                <w:rFonts w:hint="default"/>
              </w:rPr>
            </w:pPr>
            <w:r>
              <w:rPr>
                <w:rFonts w:hint="default"/>
                <w:lang w:val="en-US" w:eastAsia="zh-CN"/>
              </w:rPr>
              <w:t>是</w:t>
            </w:r>
          </w:p>
        </w:tc>
      </w:tr>
      <w:tr w14:paraId="62183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EF525D">
            <w:pPr>
              <w:bidi w:val="0"/>
              <w:rPr>
                <w:rFonts w:hint="default"/>
              </w:rPr>
            </w:pPr>
            <w:r>
              <w:rPr>
                <w:rFonts w:hint="default"/>
                <w:lang w:val="en-US" w:eastAsia="zh-CN"/>
              </w:rPr>
              <w:t>&gt; liab</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FF47C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55D6D7">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4810E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675260">
            <w:pPr>
              <w:bidi w:val="0"/>
              <w:rPr>
                <w:rFonts w:hint="default"/>
              </w:rPr>
            </w:pPr>
            <w:r>
              <w:rPr>
                <w:rFonts w:hint="default"/>
                <w:lang w:val="en-US" w:eastAsia="zh-CN"/>
              </w:rPr>
              <w:t>是</w:t>
            </w:r>
          </w:p>
        </w:tc>
      </w:tr>
      <w:tr w14:paraId="25C50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56781B">
            <w:pPr>
              <w:bidi w:val="0"/>
              <w:rPr>
                <w:rFonts w:hint="default"/>
              </w:rPr>
            </w:pPr>
            <w:r>
              <w:rPr>
                <w:rFonts w:hint="default"/>
                <w:lang w:val="en-US" w:eastAsia="zh-CN"/>
              </w:rPr>
              <w:t>&gt; upl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872B3F">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3FCCC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99D30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E016DB">
            <w:pPr>
              <w:bidi w:val="0"/>
              <w:rPr>
                <w:rFonts w:hint="default"/>
              </w:rPr>
            </w:pPr>
            <w:r>
              <w:rPr>
                <w:rFonts w:hint="default"/>
                <w:lang w:val="en-US" w:eastAsia="zh-CN"/>
              </w:rPr>
              <w:t>是</w:t>
            </w:r>
          </w:p>
        </w:tc>
      </w:tr>
      <w:tr w14:paraId="35623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F99BB92">
            <w:pPr>
              <w:bidi w:val="0"/>
              <w:rPr>
                <w:rFonts w:hint="default"/>
              </w:rPr>
            </w:pPr>
            <w:r>
              <w:rPr>
                <w:rFonts w:hint="default"/>
                <w:lang w:val="en-US" w:eastAsia="zh-CN"/>
              </w:rPr>
              <w:t>&gt; uplLiab</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61E3FB">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F3393A">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D8BFE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9C2FC1">
            <w:pPr>
              <w:bidi w:val="0"/>
              <w:rPr>
                <w:rFonts w:hint="default"/>
              </w:rPr>
            </w:pPr>
            <w:r>
              <w:rPr>
                <w:rFonts w:hint="default"/>
                <w:lang w:val="en-US" w:eastAsia="zh-CN"/>
              </w:rPr>
              <w:t>是</w:t>
            </w:r>
          </w:p>
        </w:tc>
      </w:tr>
      <w:tr w14:paraId="49483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F48B1D">
            <w:pPr>
              <w:bidi w:val="0"/>
              <w:rPr>
                <w:rFonts w:hint="default"/>
              </w:rPr>
            </w:pPr>
            <w:r>
              <w:rPr>
                <w:rFonts w:hint="default"/>
                <w:lang w:val="en-US" w:eastAsia="zh-CN"/>
              </w:rPr>
              <w:t>&gt; crossLiab</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C3D02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3A60F6">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B441A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457E09">
            <w:pPr>
              <w:bidi w:val="0"/>
              <w:rPr>
                <w:rFonts w:hint="default"/>
              </w:rPr>
            </w:pPr>
            <w:r>
              <w:rPr>
                <w:rFonts w:hint="default"/>
                <w:lang w:val="en-US" w:eastAsia="zh-CN"/>
              </w:rPr>
              <w:t>是</w:t>
            </w:r>
          </w:p>
        </w:tc>
      </w:tr>
      <w:tr w14:paraId="74614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FA84B5">
            <w:pPr>
              <w:bidi w:val="0"/>
              <w:rPr>
                <w:rFonts w:hint="default"/>
              </w:rPr>
            </w:pPr>
            <w:r>
              <w:rPr>
                <w:rFonts w:hint="default"/>
                <w:lang w:val="en-US" w:eastAsia="zh-CN"/>
              </w:rPr>
              <w:t>&gt; isoLiab</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6F7E26">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9FE47A">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8B5184">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A8F5F2">
            <w:pPr>
              <w:bidi w:val="0"/>
              <w:rPr>
                <w:rFonts w:hint="default"/>
              </w:rPr>
            </w:pPr>
            <w:r>
              <w:rPr>
                <w:rFonts w:hint="default"/>
                <w:lang w:val="en-US" w:eastAsia="zh-CN"/>
              </w:rPr>
              <w:t>是</w:t>
            </w:r>
          </w:p>
        </w:tc>
      </w:tr>
      <w:tr w14:paraId="2E15A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8C530B">
            <w:pPr>
              <w:bidi w:val="0"/>
              <w:rPr>
                <w:rFonts w:hint="default"/>
              </w:rPr>
            </w:pPr>
            <w:r>
              <w:rPr>
                <w:rFonts w:hint="default"/>
                <w:lang w:val="en-US" w:eastAsia="zh-CN"/>
              </w:rPr>
              <w:t>&gt; mgnRatio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A72FEB">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33BC8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99E2D6">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017461">
            <w:pPr>
              <w:bidi w:val="0"/>
              <w:rPr>
                <w:rFonts w:hint="default"/>
              </w:rPr>
            </w:pPr>
          </w:p>
        </w:tc>
      </w:tr>
      <w:tr w14:paraId="0FCE3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D649DF">
            <w:pPr>
              <w:bidi w:val="0"/>
              <w:rPr>
                <w:rFonts w:hint="default"/>
              </w:rPr>
            </w:pPr>
            <w:r>
              <w:rPr>
                <w:rFonts w:hint="default"/>
                <w:lang w:val="en-US" w:eastAsia="zh-CN"/>
              </w:rPr>
              <w:t>&gt; interest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A9EAE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AC53A0">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8C9A9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E5332F">
            <w:pPr>
              <w:bidi w:val="0"/>
              <w:rPr>
                <w:rFonts w:hint="default"/>
              </w:rPr>
            </w:pPr>
            <w:r>
              <w:rPr>
                <w:rFonts w:hint="default"/>
                <w:lang w:val="en-US" w:eastAsia="zh-CN"/>
              </w:rPr>
              <w:t>是</w:t>
            </w:r>
          </w:p>
        </w:tc>
      </w:tr>
      <w:tr w14:paraId="6BF8E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F0096C">
            <w:pPr>
              <w:bidi w:val="0"/>
              <w:rPr>
                <w:rFonts w:hint="default"/>
              </w:rPr>
            </w:pPr>
            <w:r>
              <w:rPr>
                <w:rFonts w:hint="default"/>
                <w:lang w:val="en-US" w:eastAsia="zh-CN"/>
              </w:rPr>
              <w:t>&gt; twap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33017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2B31AA">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F9317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8ED13E">
            <w:pPr>
              <w:bidi w:val="0"/>
              <w:rPr>
                <w:rFonts w:hint="default"/>
              </w:rPr>
            </w:pPr>
            <w:r>
              <w:rPr>
                <w:rFonts w:hint="default"/>
                <w:lang w:val="en-US" w:eastAsia="zh-CN"/>
              </w:rPr>
              <w:t>是</w:t>
            </w:r>
          </w:p>
        </w:tc>
      </w:tr>
      <w:tr w14:paraId="0DE72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9370C6">
            <w:pPr>
              <w:bidi w:val="0"/>
              <w:rPr>
                <w:rFonts w:hint="default"/>
              </w:rPr>
            </w:pPr>
            <w:r>
              <w:rPr>
                <w:rFonts w:hint="default"/>
                <w:lang w:val="en-US" w:eastAsia="zh-CN"/>
              </w:rPr>
              <w:t>&gt; maxLoan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C31E6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170B75">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CBEB7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722F37">
            <w:pPr>
              <w:bidi w:val="0"/>
              <w:rPr>
                <w:rFonts w:hint="default"/>
              </w:rPr>
            </w:pPr>
            <w:r>
              <w:rPr>
                <w:rFonts w:hint="default"/>
                <w:lang w:val="en-US" w:eastAsia="zh-CN"/>
              </w:rPr>
              <w:t>是</w:t>
            </w:r>
          </w:p>
        </w:tc>
      </w:tr>
      <w:tr w14:paraId="44EDA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E3F330">
            <w:pPr>
              <w:bidi w:val="0"/>
              <w:rPr>
                <w:rFonts w:hint="default"/>
              </w:rPr>
            </w:pPr>
            <w:r>
              <w:rPr>
                <w:rFonts w:hint="default"/>
                <w:lang w:val="en-US" w:eastAsia="zh-CN"/>
              </w:rPr>
              <w:t>&gt; eqUsd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650B2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24438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6CCD3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E754EC">
            <w:pPr>
              <w:bidi w:val="0"/>
              <w:rPr>
                <w:rFonts w:hint="default"/>
              </w:rPr>
            </w:pPr>
            <w:r>
              <w:rPr>
                <w:rFonts w:hint="default"/>
                <w:lang w:val="en-US" w:eastAsia="zh-CN"/>
              </w:rPr>
              <w:t>是</w:t>
            </w:r>
          </w:p>
        </w:tc>
      </w:tr>
      <w:tr w14:paraId="57F98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A7A34C">
            <w:pPr>
              <w:bidi w:val="0"/>
              <w:rPr>
                <w:rFonts w:hint="default"/>
              </w:rPr>
            </w:pPr>
            <w:r>
              <w:rPr>
                <w:rFonts w:hint="default"/>
                <w:lang w:val="en-US" w:eastAsia="zh-CN"/>
              </w:rPr>
              <w:t>&gt; borrowFroz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F48AB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BAA5B5">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3CE7D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3370E1">
            <w:pPr>
              <w:bidi w:val="0"/>
              <w:rPr>
                <w:rFonts w:hint="default"/>
              </w:rPr>
            </w:pPr>
            <w:r>
              <w:rPr>
                <w:rFonts w:hint="default"/>
                <w:lang w:val="en-US" w:eastAsia="zh-CN"/>
              </w:rPr>
              <w:t>是</w:t>
            </w:r>
          </w:p>
        </w:tc>
      </w:tr>
      <w:tr w14:paraId="62C21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450BB2">
            <w:pPr>
              <w:bidi w:val="0"/>
              <w:rPr>
                <w:rFonts w:hint="default"/>
              </w:rPr>
            </w:pPr>
            <w:r>
              <w:rPr>
                <w:rFonts w:hint="default"/>
                <w:lang w:val="en-US" w:eastAsia="zh-CN"/>
              </w:rPr>
              <w:t>&gt; notionalLever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E0D292">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CEF6E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30B177">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5C5ADE">
            <w:pPr>
              <w:bidi w:val="0"/>
              <w:rPr>
                <w:rFonts w:hint="default"/>
              </w:rPr>
            </w:pPr>
          </w:p>
        </w:tc>
      </w:tr>
      <w:tr w14:paraId="35C55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58A11E">
            <w:pPr>
              <w:bidi w:val="0"/>
              <w:rPr>
                <w:rFonts w:hint="default"/>
              </w:rPr>
            </w:pPr>
            <w:r>
              <w:rPr>
                <w:rFonts w:hint="default"/>
                <w:lang w:val="en-US" w:eastAsia="zh-CN"/>
              </w:rPr>
              <w:t>&gt; stgyEq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5935E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C2A42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D40864">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D74302">
            <w:pPr>
              <w:bidi w:val="0"/>
              <w:rPr>
                <w:rFonts w:hint="default"/>
              </w:rPr>
            </w:pPr>
            <w:r>
              <w:rPr>
                <w:rFonts w:hint="default"/>
                <w:lang w:val="en-US" w:eastAsia="zh-CN"/>
              </w:rPr>
              <w:t>是</w:t>
            </w:r>
          </w:p>
        </w:tc>
      </w:tr>
      <w:tr w14:paraId="012DC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C67843C">
            <w:pPr>
              <w:bidi w:val="0"/>
              <w:rPr>
                <w:rFonts w:hint="default"/>
              </w:rPr>
            </w:pPr>
            <w:r>
              <w:rPr>
                <w:rFonts w:hint="default"/>
                <w:lang w:val="en-US" w:eastAsia="zh-CN"/>
              </w:rPr>
              <w:t>&gt; isoUpl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97E423">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227DD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AE84C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F970AD">
            <w:pPr>
              <w:bidi w:val="0"/>
              <w:rPr>
                <w:rFonts w:hint="default"/>
              </w:rPr>
            </w:pPr>
            <w:r>
              <w:rPr>
                <w:rFonts w:hint="default"/>
                <w:lang w:val="en-US" w:eastAsia="zh-CN"/>
              </w:rPr>
              <w:t>是</w:t>
            </w:r>
          </w:p>
        </w:tc>
      </w:tr>
      <w:tr w14:paraId="7A56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6273C6">
            <w:pPr>
              <w:bidi w:val="0"/>
              <w:rPr>
                <w:rFonts w:hint="default"/>
              </w:rPr>
            </w:pPr>
            <w:r>
              <w:rPr>
                <w:rFonts w:hint="default"/>
                <w:lang w:val="en-US" w:eastAsia="zh-CN"/>
              </w:rPr>
              <w:t>&gt; 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30F721">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1C6980">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6D57A8">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1AADF5">
            <w:pPr>
              <w:bidi w:val="0"/>
              <w:rPr>
                <w:rFonts w:hint="default"/>
              </w:rPr>
            </w:pPr>
            <w:r>
              <w:rPr>
                <w:rFonts w:hint="default"/>
                <w:lang w:val="en-US" w:eastAsia="zh-CN"/>
              </w:rPr>
              <w:t>是</w:t>
            </w:r>
          </w:p>
        </w:tc>
      </w:tr>
      <w:tr w14:paraId="5FB68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8BB223">
            <w:pPr>
              <w:bidi w:val="0"/>
              <w:rPr>
                <w:rFonts w:hint="default"/>
              </w:rPr>
            </w:pPr>
            <w:r>
              <w:rPr>
                <w:rFonts w:hint="default"/>
                <w:lang w:val="en-US" w:eastAsia="zh-CN"/>
              </w:rPr>
              <w:t>&gt; clSpotInUseAmt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6C9337">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AC4FDB">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81CA51">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2403FD">
            <w:pPr>
              <w:bidi w:val="0"/>
              <w:rPr>
                <w:rFonts w:hint="default"/>
              </w:rPr>
            </w:pPr>
            <w:r>
              <w:rPr>
                <w:rFonts w:hint="default"/>
                <w:lang w:val="en-US" w:eastAsia="zh-CN"/>
              </w:rPr>
              <w:t>是</w:t>
            </w:r>
          </w:p>
        </w:tc>
      </w:tr>
      <w:tr w14:paraId="4EF34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553362">
            <w:pPr>
              <w:bidi w:val="0"/>
              <w:rPr>
                <w:rFonts w:hint="default"/>
              </w:rPr>
            </w:pPr>
            <w:r>
              <w:rPr>
                <w:rFonts w:hint="default"/>
                <w:lang w:val="en-US" w:eastAsia="zh-CN"/>
              </w:rPr>
              <w:t>&gt; maxSpotInUse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277904">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1CFC83">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58FB78">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6765A9">
            <w:pPr>
              <w:bidi w:val="0"/>
              <w:rPr>
                <w:rFonts w:hint="default"/>
              </w:rPr>
            </w:pPr>
            <w:r>
              <w:rPr>
                <w:rFonts w:hint="default"/>
                <w:lang w:val="en-US" w:eastAsia="zh-CN"/>
              </w:rPr>
              <w:t>是</w:t>
            </w:r>
          </w:p>
        </w:tc>
      </w:tr>
      <w:tr w14:paraId="12457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D0287C">
            <w:pPr>
              <w:bidi w:val="0"/>
              <w:rPr>
                <w:rFonts w:hint="default"/>
              </w:rPr>
            </w:pPr>
            <w:r>
              <w:rPr>
                <w:rFonts w:hint="default"/>
                <w:lang w:val="en-US" w:eastAsia="zh-CN"/>
              </w:rPr>
              <w:t>&gt; spotIsoBal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78B7B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7BE68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565A63">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31BA59">
            <w:pPr>
              <w:bidi w:val="0"/>
              <w:rPr>
                <w:rFonts w:hint="default"/>
              </w:rPr>
            </w:pPr>
          </w:p>
        </w:tc>
      </w:tr>
      <w:tr w14:paraId="6629A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98AFE1">
            <w:pPr>
              <w:bidi w:val="0"/>
              <w:rPr>
                <w:rFonts w:hint="default"/>
              </w:rPr>
            </w:pPr>
            <w:r>
              <w:rPr>
                <w:rFonts w:hint="default"/>
                <w:lang w:val="en-US" w:eastAsia="zh-CN"/>
              </w:rPr>
              <w:t>&gt; imr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50B0F5">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4547D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3A0140">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C0F170">
            <w:pPr>
              <w:bidi w:val="0"/>
              <w:rPr>
                <w:rFonts w:hint="default"/>
              </w:rPr>
            </w:pPr>
          </w:p>
        </w:tc>
      </w:tr>
      <w:tr w14:paraId="225DF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0BEA93">
            <w:pPr>
              <w:bidi w:val="0"/>
              <w:rPr>
                <w:rFonts w:hint="default"/>
              </w:rPr>
            </w:pPr>
            <w:r>
              <w:rPr>
                <w:rFonts w:hint="default"/>
                <w:lang w:val="en-US" w:eastAsia="zh-CN"/>
              </w:rPr>
              <w:t>&gt; mmr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47750E">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8779A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56AF9B">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6EE448">
            <w:pPr>
              <w:bidi w:val="0"/>
              <w:rPr>
                <w:rFonts w:hint="default"/>
              </w:rPr>
            </w:pPr>
          </w:p>
        </w:tc>
      </w:tr>
      <w:tr w14:paraId="32845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FBA610">
            <w:pPr>
              <w:bidi w:val="0"/>
              <w:rPr>
                <w:rFonts w:hint="default"/>
              </w:rPr>
            </w:pPr>
            <w:r>
              <w:rPr>
                <w:rFonts w:hint="default"/>
                <w:lang w:val="en-US" w:eastAsia="zh-CN"/>
              </w:rPr>
              <w:t>&gt; smtSyncEq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264A4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0CCBF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1A95A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EA541F">
            <w:pPr>
              <w:bidi w:val="0"/>
              <w:rPr>
                <w:rFonts w:hint="default"/>
              </w:rPr>
            </w:pPr>
            <w:r>
              <w:rPr>
                <w:rFonts w:hint="default"/>
                <w:lang w:val="en-US" w:eastAsia="zh-CN"/>
              </w:rPr>
              <w:t>是</w:t>
            </w:r>
          </w:p>
        </w:tc>
      </w:tr>
      <w:tr w14:paraId="32338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108D69">
            <w:pPr>
              <w:bidi w:val="0"/>
              <w:rPr>
                <w:rFonts w:hint="default"/>
              </w:rPr>
            </w:pPr>
            <w:r>
              <w:rPr>
                <w:rFonts w:hint="default"/>
                <w:lang w:val="en-US" w:eastAsia="zh-CN"/>
              </w:rPr>
              <w:t>&gt; spotCopyTradingEq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6816A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59915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2C84A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EC7347">
            <w:pPr>
              <w:bidi w:val="0"/>
              <w:rPr>
                <w:rFonts w:hint="default"/>
              </w:rPr>
            </w:pPr>
            <w:r>
              <w:rPr>
                <w:rFonts w:hint="default"/>
                <w:lang w:val="en-US" w:eastAsia="zh-CN"/>
              </w:rPr>
              <w:t>是</w:t>
            </w:r>
          </w:p>
        </w:tc>
      </w:tr>
      <w:tr w14:paraId="33CF3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86D637">
            <w:pPr>
              <w:bidi w:val="0"/>
              <w:rPr>
                <w:rFonts w:hint="default"/>
              </w:rPr>
            </w:pPr>
            <w:r>
              <w:rPr>
                <w:rFonts w:hint="default"/>
                <w:lang w:val="en-US" w:eastAsia="zh-CN"/>
              </w:rPr>
              <w:t>&gt; spotBal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0793D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D79CC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52B93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B58CD8">
            <w:pPr>
              <w:bidi w:val="0"/>
              <w:rPr>
                <w:rFonts w:hint="default"/>
              </w:rPr>
            </w:pPr>
            <w:r>
              <w:rPr>
                <w:rFonts w:hint="default"/>
                <w:lang w:val="en-US" w:eastAsia="zh-CN"/>
              </w:rPr>
              <w:t>是</w:t>
            </w:r>
          </w:p>
        </w:tc>
      </w:tr>
      <w:tr w14:paraId="0D8FA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4DE41B">
            <w:pPr>
              <w:bidi w:val="0"/>
              <w:rPr>
                <w:rFonts w:hint="default"/>
              </w:rPr>
            </w:pPr>
            <w:r>
              <w:rPr>
                <w:rFonts w:hint="default"/>
                <w:lang w:val="en-US" w:eastAsia="zh-CN"/>
              </w:rPr>
              <w:t>&gt; openAvgPx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F928E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504A1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0F693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4E097C">
            <w:pPr>
              <w:bidi w:val="0"/>
              <w:rPr>
                <w:rFonts w:hint="default"/>
              </w:rPr>
            </w:pPr>
            <w:r>
              <w:rPr>
                <w:rFonts w:hint="default"/>
                <w:lang w:val="en-US" w:eastAsia="zh-CN"/>
              </w:rPr>
              <w:t>是</w:t>
            </w:r>
          </w:p>
        </w:tc>
      </w:tr>
      <w:tr w14:paraId="1383E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D33DE3">
            <w:pPr>
              <w:bidi w:val="0"/>
              <w:rPr>
                <w:rFonts w:hint="default"/>
              </w:rPr>
            </w:pPr>
            <w:r>
              <w:rPr>
                <w:rFonts w:hint="default"/>
                <w:lang w:val="en-US" w:eastAsia="zh-CN"/>
              </w:rPr>
              <w:t>&gt; accAvgPx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7094E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2EF24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0B80D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28FD4C">
            <w:pPr>
              <w:bidi w:val="0"/>
              <w:rPr>
                <w:rFonts w:hint="default"/>
              </w:rPr>
            </w:pPr>
            <w:r>
              <w:rPr>
                <w:rFonts w:hint="default"/>
                <w:lang w:val="en-US" w:eastAsia="zh-CN"/>
              </w:rPr>
              <w:t>是</w:t>
            </w:r>
          </w:p>
        </w:tc>
      </w:tr>
      <w:tr w14:paraId="489EF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6940C1">
            <w:pPr>
              <w:bidi w:val="0"/>
              <w:rPr>
                <w:rFonts w:hint="default"/>
              </w:rPr>
            </w:pPr>
            <w:r>
              <w:rPr>
                <w:rFonts w:hint="default"/>
                <w:lang w:val="en-US" w:eastAsia="zh-CN"/>
              </w:rPr>
              <w:t>&gt; spotUpl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3946D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AC0194">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355884">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C2E725">
            <w:pPr>
              <w:bidi w:val="0"/>
              <w:rPr>
                <w:rFonts w:hint="default"/>
              </w:rPr>
            </w:pPr>
            <w:r>
              <w:rPr>
                <w:rFonts w:hint="default"/>
                <w:lang w:val="en-US" w:eastAsia="zh-CN"/>
              </w:rPr>
              <w:t>是</w:t>
            </w:r>
          </w:p>
        </w:tc>
      </w:tr>
      <w:tr w14:paraId="49963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82BE75">
            <w:pPr>
              <w:bidi w:val="0"/>
              <w:rPr>
                <w:rFonts w:hint="default"/>
              </w:rPr>
            </w:pPr>
            <w:r>
              <w:rPr>
                <w:rFonts w:hint="default"/>
                <w:lang w:val="en-US" w:eastAsia="zh-CN"/>
              </w:rPr>
              <w:t>&gt; spotUplRatio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69B2C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139AB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B813E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20B197">
            <w:pPr>
              <w:bidi w:val="0"/>
              <w:rPr>
                <w:rFonts w:hint="default"/>
              </w:rPr>
            </w:pPr>
            <w:r>
              <w:rPr>
                <w:rFonts w:hint="default"/>
                <w:lang w:val="en-US" w:eastAsia="zh-CN"/>
              </w:rPr>
              <w:t>是</w:t>
            </w:r>
          </w:p>
        </w:tc>
      </w:tr>
      <w:tr w14:paraId="0690B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FA1D72A">
            <w:pPr>
              <w:bidi w:val="0"/>
              <w:rPr>
                <w:rFonts w:hint="default"/>
              </w:rPr>
            </w:pPr>
            <w:r>
              <w:rPr>
                <w:rFonts w:hint="default"/>
                <w:lang w:val="en-US" w:eastAsia="zh-CN"/>
              </w:rPr>
              <w:t>&gt; totalPnl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D283E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7520C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D9678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728764">
            <w:pPr>
              <w:bidi w:val="0"/>
              <w:rPr>
                <w:rFonts w:hint="default"/>
              </w:rPr>
            </w:pPr>
            <w:r>
              <w:rPr>
                <w:rFonts w:hint="default"/>
                <w:lang w:val="en-US" w:eastAsia="zh-CN"/>
              </w:rPr>
              <w:t>是</w:t>
            </w:r>
          </w:p>
        </w:tc>
      </w:tr>
      <w:tr w14:paraId="060E6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B9487C">
            <w:pPr>
              <w:bidi w:val="0"/>
              <w:rPr>
                <w:rFonts w:hint="default"/>
              </w:rPr>
            </w:pPr>
            <w:r>
              <w:rPr>
                <w:rFonts w:hint="default"/>
                <w:lang w:val="en-US" w:eastAsia="zh-CN"/>
              </w:rPr>
              <w:t>&gt; totalPnlRatio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F869E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75A4D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E7DB36">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28D27A">
            <w:pPr>
              <w:bidi w:val="0"/>
              <w:rPr>
                <w:rFonts w:hint="default"/>
              </w:rPr>
            </w:pPr>
            <w:r>
              <w:rPr>
                <w:rFonts w:hint="default"/>
                <w:lang w:val="en-US" w:eastAsia="zh-CN"/>
              </w:rPr>
              <w:t>是</w:t>
            </w:r>
          </w:p>
        </w:tc>
      </w:tr>
      <w:tr w14:paraId="78DDB95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99222F">
            <w:pPr>
              <w:bidi w:val="0"/>
              <w:rPr>
                <w:rFonts w:hint="default"/>
              </w:rPr>
            </w:pPr>
            <w:r>
              <w:rPr>
                <w:rFonts w:hint="default"/>
                <w:lang w:val="en-US" w:eastAsia="zh-CN"/>
              </w:rPr>
              <w:t>&gt; collateralEnabled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DA6B86">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41C8F7">
            <w:pPr>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6642A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1B7BEE">
            <w:pPr>
              <w:bidi w:val="0"/>
              <w:rPr>
                <w:rFonts w:hint="default"/>
              </w:rPr>
            </w:pPr>
          </w:p>
        </w:tc>
      </w:tr>
    </w:tbl>
    <w:p w14:paraId="22C1266E">
      <w:pPr>
        <w:bidi w:val="0"/>
        <w:rPr>
          <w:rFonts w:hint="default"/>
        </w:rPr>
      </w:pPr>
      <w:r>
        <w:rPr>
          <w:rFonts w:hint="default"/>
        </w:rPr>
        <w:t>查看持仓信息</w:t>
      </w:r>
    </w:p>
    <w:p w14:paraId="025C2720">
      <w:pPr>
        <w:bidi w:val="0"/>
        <w:rPr>
          <w:rFonts w:hint="default"/>
        </w:rPr>
      </w:pPr>
      <w:r>
        <w:rPr>
          <w:rFonts w:hint="default"/>
        </w:rPr>
        <w:t>获取该账户下拥有实际持仓的信息。账户为买卖模式会显示净持仓（net），账户为开平仓模式下会分别返回开多（long）或开空（short）的仓位。按照仓位创建时间倒序排列。</w:t>
      </w:r>
    </w:p>
    <w:p w14:paraId="666B1363">
      <w:pPr>
        <w:bidi w:val="0"/>
        <w:rPr>
          <w:rFonts w:hint="default"/>
        </w:rPr>
      </w:pPr>
      <w:r>
        <w:rPr>
          <w:rFonts w:hint="default"/>
        </w:rPr>
        <w:t>限速：10次/2s</w:t>
      </w:r>
    </w:p>
    <w:p w14:paraId="29FFE688">
      <w:pPr>
        <w:bidi w:val="0"/>
        <w:rPr>
          <w:rFonts w:hint="default"/>
        </w:rPr>
      </w:pPr>
      <w:r>
        <w:rPr>
          <w:rFonts w:hint="default"/>
        </w:rPr>
        <w:t>限速规则：User ID</w:t>
      </w:r>
    </w:p>
    <w:p w14:paraId="40571C70">
      <w:pPr>
        <w:bidi w:val="0"/>
        <w:rPr>
          <w:rFonts w:hint="default"/>
        </w:rPr>
      </w:pPr>
      <w:r>
        <w:rPr>
          <w:rFonts w:hint="default"/>
        </w:rPr>
        <w:t>权限：读取</w:t>
      </w:r>
    </w:p>
    <w:p w14:paraId="4D67B90E">
      <w:pPr>
        <w:bidi w:val="0"/>
        <w:rPr>
          <w:rFonts w:hint="default"/>
        </w:rPr>
      </w:pPr>
      <w:r>
        <w:rPr>
          <w:rFonts w:hint="default"/>
        </w:rPr>
        <w:t>HTTP请求</w:t>
      </w:r>
    </w:p>
    <w:p w14:paraId="5B79D97A">
      <w:pPr>
        <w:bidi w:val="0"/>
        <w:rPr>
          <w:rFonts w:hint="default"/>
        </w:rPr>
      </w:pPr>
      <w:r>
        <w:rPr>
          <w:rFonts w:hint="default"/>
        </w:rPr>
        <w:t>GET /api/v5/account/positions</w:t>
      </w:r>
    </w:p>
    <w:p w14:paraId="540E4038">
      <w:pPr>
        <w:bidi w:val="0"/>
      </w:pPr>
      <w:r>
        <w:rPr>
          <w:rFonts w:hint="default"/>
        </w:rPr>
        <w:t>请求示例</w:t>
      </w:r>
    </w:p>
    <w:p w14:paraId="4B3AB6CB">
      <w:pPr>
        <w:bidi w:val="0"/>
        <w:rPr>
          <w:rFonts w:hint="default"/>
        </w:rPr>
      </w:pPr>
      <w:r>
        <w:rPr>
          <w:rFonts w:hint="default"/>
        </w:rPr>
        <w:t>import okx.Account as Account</w:t>
      </w:r>
    </w:p>
    <w:p w14:paraId="4EEA5CB3">
      <w:pPr>
        <w:bidi w:val="0"/>
        <w:rPr>
          <w:rFonts w:hint="default"/>
        </w:rPr>
      </w:pPr>
      <w:r>
        <w:rPr>
          <w:rFonts w:hint="default"/>
        </w:rPr>
        <w:t># API 初始化apikey = "YOUR_API_KEY"secretkey = "YOUR_SECRET_KEY"passphrase = "YOUR_PASSPHRASE"</w:t>
      </w:r>
    </w:p>
    <w:p w14:paraId="1417B4F2">
      <w:pPr>
        <w:bidi w:val="0"/>
        <w:rPr>
          <w:rFonts w:hint="default"/>
        </w:rPr>
      </w:pPr>
      <w:r>
        <w:rPr>
          <w:rFonts w:hint="default"/>
        </w:rPr>
        <w:t>flag = "1"  # 实盘:0 , 模拟盘:1accountAPI = Account.AccountAPI(apikey, secretkey, passphrase, False, flag)</w:t>
      </w:r>
    </w:p>
    <w:p w14:paraId="5BA2B03F">
      <w:pPr>
        <w:bidi w:val="0"/>
        <w:rPr>
          <w:rFonts w:hint="default"/>
        </w:rPr>
      </w:pPr>
      <w:r>
        <w:rPr>
          <w:rFonts w:hint="default"/>
        </w:rPr>
        <w:t># 查看持仓信息result = accountAPI.get_positions()print(result)</w:t>
      </w:r>
    </w:p>
    <w:p w14:paraId="26C014D4">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52"/>
        <w:gridCol w:w="738"/>
        <w:gridCol w:w="857"/>
        <w:gridCol w:w="5999"/>
      </w:tblGrid>
      <w:tr w14:paraId="5D487B3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B19F688">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2272E9A">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A55D166">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23FADB0">
            <w:pPr>
              <w:bidi w:val="0"/>
              <w:rPr>
                <w:rFonts w:hint="default"/>
              </w:rPr>
            </w:pPr>
            <w:r>
              <w:rPr>
                <w:rFonts w:hint="default"/>
                <w:lang w:val="en-US" w:eastAsia="zh-CN"/>
              </w:rPr>
              <w:t>描述</w:t>
            </w:r>
          </w:p>
        </w:tc>
      </w:tr>
      <w:tr w14:paraId="75F31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185071">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9298F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55766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8CD463">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r>
              <w:rPr>
                <w:rFonts w:hint="default"/>
                <w:lang w:val="en-US" w:eastAsia="zh-CN"/>
              </w:rPr>
              <w:br w:type="textWrapping"/>
            </w:r>
            <w:r>
              <w:rPr>
                <w:rFonts w:hint="default"/>
                <w:lang w:val="en-US" w:eastAsia="zh-CN"/>
              </w:rPr>
              <w:t>instType和instId同时传入的时候会校验instId与instType是否一致。</w:t>
            </w:r>
          </w:p>
        </w:tc>
      </w:tr>
      <w:tr w14:paraId="18E6D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6B2A51">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D16CF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F5E79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DBA882">
            <w:pPr>
              <w:bidi w:val="0"/>
              <w:rPr>
                <w:rFonts w:hint="default"/>
              </w:rPr>
            </w:pPr>
            <w:r>
              <w:rPr>
                <w:rFonts w:hint="default"/>
                <w:lang w:val="en-US" w:eastAsia="zh-CN"/>
              </w:rPr>
              <w:t>交易产品ID，如：BTC-USDT-SWAP</w:t>
            </w:r>
            <w:r>
              <w:rPr>
                <w:rFonts w:hint="default"/>
                <w:lang w:val="en-US" w:eastAsia="zh-CN"/>
              </w:rPr>
              <w:br w:type="textWrapping"/>
            </w:r>
            <w:r>
              <w:rPr>
                <w:rFonts w:hint="default"/>
                <w:lang w:val="en-US" w:eastAsia="zh-CN"/>
              </w:rPr>
              <w:t>支持多个instId查询（不超过10个），半角逗号分隔</w:t>
            </w:r>
          </w:p>
        </w:tc>
      </w:tr>
      <w:tr w14:paraId="30F04CB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99260C">
            <w:pPr>
              <w:bidi w:val="0"/>
              <w:rPr>
                <w:rFonts w:hint="default"/>
              </w:rPr>
            </w:pPr>
            <w:r>
              <w:rPr>
                <w:rFonts w:hint="default"/>
                <w:lang w:val="en-US" w:eastAsia="zh-CN"/>
              </w:rPr>
              <w:t>posId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C23BC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223CE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FB90C4">
            <w:pPr>
              <w:bidi w:val="0"/>
              <w:rPr>
                <w:rFonts w:hint="default"/>
              </w:rPr>
            </w:pPr>
            <w:r>
              <w:rPr>
                <w:rFonts w:hint="default"/>
                <w:lang w:val="en-US" w:eastAsia="zh-CN"/>
              </w:rPr>
              <w:t>持仓ID</w:t>
            </w:r>
            <w:r>
              <w:rPr>
                <w:rFonts w:hint="default"/>
                <w:lang w:val="en-US" w:eastAsia="zh-CN"/>
              </w:rPr>
              <w:br w:type="textWrapping"/>
            </w:r>
            <w:r>
              <w:rPr>
                <w:rFonts w:hint="default"/>
                <w:lang w:val="en-US" w:eastAsia="zh-CN"/>
              </w:rPr>
              <w:t>支持多个posId查询（不超过20个）。</w:t>
            </w:r>
            <w:r>
              <w:rPr>
                <w:rFonts w:hint="default"/>
                <w:lang w:val="en-US" w:eastAsia="zh-CN"/>
              </w:rPr>
              <w:br w:type="textWrapping"/>
            </w:r>
            <w:r>
              <w:rPr>
                <w:rFonts w:hint="default"/>
                <w:lang w:val="en-US" w:eastAsia="zh-CN"/>
              </w:rPr>
              <w:t>存在有效期的属性，自最近一次完全平仓算起，满30天 posId 以及整个仓位会被清除。</w:t>
            </w:r>
          </w:p>
        </w:tc>
      </w:tr>
    </w:tbl>
    <w:p w14:paraId="441933D0">
      <w:pPr>
        <w:bidi w:val="0"/>
      </w:pPr>
      <w:r>
        <w:rPr>
          <w:lang w:val="en-US" w:eastAsia="zh-CN"/>
        </w:rPr>
        <w:t> 如果该 instId 拥有过仓位且当前持仓量为0，传 instId 时，如果当前存在有效的posId，会返回仓位信息，如果当前不存在有效的 posId 时，不会返回仓位信息；不传 instId 时，仓位信息不返回。 逐仓交易设置中，如果设置为自主划转模式，逐仓转入保证金后，会生成一个持仓量为0的仓位</w:t>
      </w:r>
    </w:p>
    <w:p w14:paraId="575A979F">
      <w:pPr>
        <w:bidi w:val="0"/>
      </w:pPr>
      <w:r>
        <w:rPr>
          <w:rFonts w:hint="default"/>
        </w:rPr>
        <w:t>返回结果</w:t>
      </w:r>
    </w:p>
    <w:p w14:paraId="2DAC5D93">
      <w:pPr>
        <w:bidi w:val="0"/>
        <w:rPr>
          <w:rFonts w:hint="default"/>
        </w:rPr>
      </w:pPr>
      <w:r>
        <w:rPr>
          <w:rFonts w:hint="default"/>
        </w:rPr>
        <w:t>{</w:t>
      </w:r>
    </w:p>
    <w:p w14:paraId="1FE89F38">
      <w:pPr>
        <w:bidi w:val="0"/>
        <w:rPr>
          <w:rFonts w:hint="default"/>
        </w:rPr>
      </w:pPr>
      <w:r>
        <w:rPr>
          <w:rFonts w:hint="default"/>
        </w:rPr>
        <w:t xml:space="preserve">    "code": "0",</w:t>
      </w:r>
    </w:p>
    <w:p w14:paraId="2269B29E">
      <w:pPr>
        <w:bidi w:val="0"/>
        <w:rPr>
          <w:rFonts w:hint="default"/>
        </w:rPr>
      </w:pPr>
      <w:r>
        <w:rPr>
          <w:rFonts w:hint="default"/>
        </w:rPr>
        <w:t xml:space="preserve">    "data": [</w:t>
      </w:r>
    </w:p>
    <w:p w14:paraId="4D8F0891">
      <w:pPr>
        <w:bidi w:val="0"/>
        <w:rPr>
          <w:rFonts w:hint="default"/>
        </w:rPr>
      </w:pPr>
      <w:r>
        <w:rPr>
          <w:rFonts w:hint="default"/>
        </w:rPr>
        <w:t xml:space="preserve">        {</w:t>
      </w:r>
    </w:p>
    <w:p w14:paraId="235D1804">
      <w:pPr>
        <w:bidi w:val="0"/>
        <w:rPr>
          <w:rFonts w:hint="default"/>
        </w:rPr>
      </w:pPr>
      <w:r>
        <w:rPr>
          <w:rFonts w:hint="default"/>
        </w:rPr>
        <w:t xml:space="preserve">            "adl": "1",</w:t>
      </w:r>
    </w:p>
    <w:p w14:paraId="79E25E0F">
      <w:pPr>
        <w:bidi w:val="0"/>
        <w:rPr>
          <w:rFonts w:hint="default"/>
        </w:rPr>
      </w:pPr>
      <w:r>
        <w:rPr>
          <w:rFonts w:hint="default"/>
        </w:rPr>
        <w:t xml:space="preserve">            "availPos": "0.00190433573",</w:t>
      </w:r>
    </w:p>
    <w:p w14:paraId="2115D522">
      <w:pPr>
        <w:bidi w:val="0"/>
        <w:rPr>
          <w:rFonts w:hint="default"/>
        </w:rPr>
      </w:pPr>
      <w:r>
        <w:rPr>
          <w:rFonts w:hint="default"/>
        </w:rPr>
        <w:t xml:space="preserve">            "avgPx": "62961.4",</w:t>
      </w:r>
    </w:p>
    <w:p w14:paraId="54A6940D">
      <w:pPr>
        <w:bidi w:val="0"/>
        <w:rPr>
          <w:rFonts w:hint="default"/>
        </w:rPr>
      </w:pPr>
      <w:r>
        <w:rPr>
          <w:rFonts w:hint="default"/>
        </w:rPr>
        <w:t xml:space="preserve">            "baseBal": "",</w:t>
      </w:r>
    </w:p>
    <w:p w14:paraId="7617A882">
      <w:pPr>
        <w:bidi w:val="0"/>
        <w:rPr>
          <w:rFonts w:hint="default"/>
        </w:rPr>
      </w:pPr>
      <w:r>
        <w:rPr>
          <w:rFonts w:hint="default"/>
        </w:rPr>
        <w:t xml:space="preserve">            "baseBorrowed": "",</w:t>
      </w:r>
    </w:p>
    <w:p w14:paraId="5BA218F5">
      <w:pPr>
        <w:bidi w:val="0"/>
        <w:rPr>
          <w:rFonts w:hint="default"/>
        </w:rPr>
      </w:pPr>
      <w:r>
        <w:rPr>
          <w:rFonts w:hint="default"/>
        </w:rPr>
        <w:t xml:space="preserve">            "baseInterest": "",</w:t>
      </w:r>
    </w:p>
    <w:p w14:paraId="594F0CF9">
      <w:pPr>
        <w:bidi w:val="0"/>
        <w:rPr>
          <w:rFonts w:hint="default"/>
        </w:rPr>
      </w:pPr>
      <w:r>
        <w:rPr>
          <w:rFonts w:hint="default"/>
        </w:rPr>
        <w:t xml:space="preserve">            "bePx": "",</w:t>
      </w:r>
    </w:p>
    <w:p w14:paraId="1798E4C1">
      <w:pPr>
        <w:bidi w:val="0"/>
        <w:rPr>
          <w:rFonts w:hint="default"/>
        </w:rPr>
      </w:pPr>
      <w:r>
        <w:rPr>
          <w:rFonts w:hint="default"/>
        </w:rPr>
        <w:t xml:space="preserve">            "bizRefId": "",</w:t>
      </w:r>
    </w:p>
    <w:p w14:paraId="44728183">
      <w:pPr>
        <w:bidi w:val="0"/>
        <w:rPr>
          <w:rFonts w:hint="default"/>
        </w:rPr>
      </w:pPr>
      <w:r>
        <w:rPr>
          <w:rFonts w:hint="default"/>
        </w:rPr>
        <w:t xml:space="preserve">            "bizRefType": "",</w:t>
      </w:r>
    </w:p>
    <w:p w14:paraId="63786E6B">
      <w:pPr>
        <w:bidi w:val="0"/>
        <w:rPr>
          <w:rFonts w:hint="default"/>
        </w:rPr>
      </w:pPr>
      <w:r>
        <w:rPr>
          <w:rFonts w:hint="default"/>
        </w:rPr>
        <w:t xml:space="preserve">            "cTime": "1724740225685",</w:t>
      </w:r>
    </w:p>
    <w:p w14:paraId="233BC9B0">
      <w:pPr>
        <w:bidi w:val="0"/>
        <w:rPr>
          <w:rFonts w:hint="default"/>
        </w:rPr>
      </w:pPr>
      <w:r>
        <w:rPr>
          <w:rFonts w:hint="default"/>
        </w:rPr>
        <w:t xml:space="preserve">            "ccy": "BTC",</w:t>
      </w:r>
    </w:p>
    <w:p w14:paraId="542C6985">
      <w:pPr>
        <w:bidi w:val="0"/>
        <w:rPr>
          <w:rFonts w:hint="default"/>
        </w:rPr>
      </w:pPr>
      <w:r>
        <w:rPr>
          <w:rFonts w:hint="default"/>
        </w:rPr>
        <w:t xml:space="preserve">            "clSpotInUseAmt": "",</w:t>
      </w:r>
    </w:p>
    <w:p w14:paraId="67C2D6E7">
      <w:pPr>
        <w:bidi w:val="0"/>
        <w:rPr>
          <w:rFonts w:hint="default"/>
        </w:rPr>
      </w:pPr>
      <w:r>
        <w:rPr>
          <w:rFonts w:hint="default"/>
        </w:rPr>
        <w:t xml:space="preserve">            "closeOrderAlgo": [],</w:t>
      </w:r>
    </w:p>
    <w:p w14:paraId="69E4CE81">
      <w:pPr>
        <w:bidi w:val="0"/>
        <w:rPr>
          <w:rFonts w:hint="default"/>
        </w:rPr>
      </w:pPr>
      <w:r>
        <w:rPr>
          <w:rFonts w:hint="default"/>
        </w:rPr>
        <w:t xml:space="preserve">            "deltaBS": "",</w:t>
      </w:r>
    </w:p>
    <w:p w14:paraId="5D435AF2">
      <w:pPr>
        <w:bidi w:val="0"/>
        <w:rPr>
          <w:rFonts w:hint="default"/>
        </w:rPr>
      </w:pPr>
      <w:r>
        <w:rPr>
          <w:rFonts w:hint="default"/>
        </w:rPr>
        <w:t xml:space="preserve">            "deltaPA": "",</w:t>
      </w:r>
    </w:p>
    <w:p w14:paraId="09505AA1">
      <w:pPr>
        <w:bidi w:val="0"/>
        <w:rPr>
          <w:rFonts w:hint="default"/>
        </w:rPr>
      </w:pPr>
      <w:r>
        <w:rPr>
          <w:rFonts w:hint="default"/>
        </w:rPr>
        <w:t xml:space="preserve">            "fee": "",</w:t>
      </w:r>
    </w:p>
    <w:p w14:paraId="3F251D6D">
      <w:pPr>
        <w:bidi w:val="0"/>
        <w:rPr>
          <w:rFonts w:hint="default"/>
        </w:rPr>
      </w:pPr>
      <w:r>
        <w:rPr>
          <w:rFonts w:hint="default"/>
        </w:rPr>
        <w:t xml:space="preserve">            "fundingFee": "",</w:t>
      </w:r>
    </w:p>
    <w:p w14:paraId="127A3C87">
      <w:pPr>
        <w:bidi w:val="0"/>
        <w:rPr>
          <w:rFonts w:hint="default"/>
        </w:rPr>
      </w:pPr>
      <w:r>
        <w:rPr>
          <w:rFonts w:hint="default"/>
        </w:rPr>
        <w:t xml:space="preserve">            "gammaBS": "",</w:t>
      </w:r>
    </w:p>
    <w:p w14:paraId="113B896B">
      <w:pPr>
        <w:bidi w:val="0"/>
        <w:rPr>
          <w:rFonts w:hint="default"/>
        </w:rPr>
      </w:pPr>
      <w:r>
        <w:rPr>
          <w:rFonts w:hint="default"/>
        </w:rPr>
        <w:t xml:space="preserve">            "gammaPA": "",</w:t>
      </w:r>
    </w:p>
    <w:p w14:paraId="055C0E90">
      <w:pPr>
        <w:bidi w:val="0"/>
        <w:rPr>
          <w:rFonts w:hint="default"/>
        </w:rPr>
      </w:pPr>
      <w:r>
        <w:rPr>
          <w:rFonts w:hint="default"/>
        </w:rPr>
        <w:t xml:space="preserve">            "hedgedPos": "",</w:t>
      </w:r>
    </w:p>
    <w:p w14:paraId="0A388269">
      <w:pPr>
        <w:bidi w:val="0"/>
        <w:rPr>
          <w:rFonts w:hint="default"/>
        </w:rPr>
      </w:pPr>
      <w:r>
        <w:rPr>
          <w:rFonts w:hint="default"/>
        </w:rPr>
        <w:t xml:space="preserve">            "idxPx": "62890.5",</w:t>
      </w:r>
    </w:p>
    <w:p w14:paraId="2D84D191">
      <w:pPr>
        <w:bidi w:val="0"/>
        <w:rPr>
          <w:rFonts w:hint="default"/>
        </w:rPr>
      </w:pPr>
      <w:r>
        <w:rPr>
          <w:rFonts w:hint="default"/>
        </w:rPr>
        <w:t xml:space="preserve">            "imr": "",</w:t>
      </w:r>
    </w:p>
    <w:p w14:paraId="451A5094">
      <w:pPr>
        <w:bidi w:val="0"/>
        <w:rPr>
          <w:rFonts w:hint="default"/>
        </w:rPr>
      </w:pPr>
      <w:r>
        <w:rPr>
          <w:rFonts w:hint="default"/>
        </w:rPr>
        <w:t xml:space="preserve">            "instId": "BTC-USDT",</w:t>
      </w:r>
    </w:p>
    <w:p w14:paraId="1B006379">
      <w:pPr>
        <w:bidi w:val="0"/>
        <w:rPr>
          <w:rFonts w:hint="default"/>
        </w:rPr>
      </w:pPr>
      <w:r>
        <w:rPr>
          <w:rFonts w:hint="default"/>
        </w:rPr>
        <w:t xml:space="preserve">            "instType": "MARGIN",</w:t>
      </w:r>
    </w:p>
    <w:p w14:paraId="2B14A280">
      <w:pPr>
        <w:bidi w:val="0"/>
        <w:rPr>
          <w:rFonts w:hint="default"/>
        </w:rPr>
      </w:pPr>
      <w:r>
        <w:rPr>
          <w:rFonts w:hint="default"/>
        </w:rPr>
        <w:t xml:space="preserve">            "interest": "0",</w:t>
      </w:r>
    </w:p>
    <w:p w14:paraId="441ABFB5">
      <w:pPr>
        <w:bidi w:val="0"/>
        <w:rPr>
          <w:rFonts w:hint="default"/>
        </w:rPr>
      </w:pPr>
      <w:r>
        <w:rPr>
          <w:rFonts w:hint="default"/>
        </w:rPr>
        <w:t xml:space="preserve">            "last": "62892.9",</w:t>
      </w:r>
    </w:p>
    <w:p w14:paraId="520C355C">
      <w:pPr>
        <w:bidi w:val="0"/>
        <w:rPr>
          <w:rFonts w:hint="default"/>
        </w:rPr>
      </w:pPr>
      <w:r>
        <w:rPr>
          <w:rFonts w:hint="default"/>
        </w:rPr>
        <w:t xml:space="preserve">            "lever": "5",</w:t>
      </w:r>
    </w:p>
    <w:p w14:paraId="3EC7E574">
      <w:pPr>
        <w:bidi w:val="0"/>
        <w:rPr>
          <w:rFonts w:hint="default"/>
        </w:rPr>
      </w:pPr>
      <w:r>
        <w:rPr>
          <w:rFonts w:hint="default"/>
        </w:rPr>
        <w:t xml:space="preserve">            "liab": "-99.9998177776581948",</w:t>
      </w:r>
    </w:p>
    <w:p w14:paraId="2867CABA">
      <w:pPr>
        <w:bidi w:val="0"/>
        <w:rPr>
          <w:rFonts w:hint="default"/>
        </w:rPr>
      </w:pPr>
      <w:r>
        <w:rPr>
          <w:rFonts w:hint="default"/>
        </w:rPr>
        <w:t xml:space="preserve">            "liabCcy": "USDT",</w:t>
      </w:r>
    </w:p>
    <w:p w14:paraId="4D0A5C0B">
      <w:pPr>
        <w:bidi w:val="0"/>
        <w:rPr>
          <w:rFonts w:hint="default"/>
        </w:rPr>
      </w:pPr>
      <w:r>
        <w:rPr>
          <w:rFonts w:hint="default"/>
        </w:rPr>
        <w:t xml:space="preserve">            "liqPenalty": "",</w:t>
      </w:r>
    </w:p>
    <w:p w14:paraId="260E9FC0">
      <w:pPr>
        <w:bidi w:val="0"/>
        <w:rPr>
          <w:rFonts w:hint="default"/>
        </w:rPr>
      </w:pPr>
      <w:r>
        <w:rPr>
          <w:rFonts w:hint="default"/>
        </w:rPr>
        <w:t xml:space="preserve">            "liqPx": "53615.448336593756",</w:t>
      </w:r>
    </w:p>
    <w:p w14:paraId="70CD3ECD">
      <w:pPr>
        <w:bidi w:val="0"/>
        <w:rPr>
          <w:rFonts w:hint="default"/>
        </w:rPr>
      </w:pPr>
      <w:r>
        <w:rPr>
          <w:rFonts w:hint="default"/>
        </w:rPr>
        <w:t xml:space="preserve">            "margin": "0.000317654",</w:t>
      </w:r>
    </w:p>
    <w:p w14:paraId="25C6A681">
      <w:pPr>
        <w:bidi w:val="0"/>
        <w:rPr>
          <w:rFonts w:hint="default"/>
        </w:rPr>
      </w:pPr>
      <w:r>
        <w:rPr>
          <w:rFonts w:hint="default"/>
        </w:rPr>
        <w:t xml:space="preserve">            "markPx": "62891.9",</w:t>
      </w:r>
    </w:p>
    <w:p w14:paraId="565F815E">
      <w:pPr>
        <w:bidi w:val="0"/>
        <w:rPr>
          <w:rFonts w:hint="default"/>
        </w:rPr>
      </w:pPr>
      <w:r>
        <w:rPr>
          <w:rFonts w:hint="default"/>
        </w:rPr>
        <w:t xml:space="preserve">            "maxSpotInUseAmt": "",</w:t>
      </w:r>
    </w:p>
    <w:p w14:paraId="4D47D533">
      <w:pPr>
        <w:bidi w:val="0"/>
        <w:rPr>
          <w:rFonts w:hint="default"/>
        </w:rPr>
      </w:pPr>
      <w:r>
        <w:rPr>
          <w:rFonts w:hint="default"/>
        </w:rPr>
        <w:t xml:space="preserve">            "mgnMode": "isolated",</w:t>
      </w:r>
    </w:p>
    <w:p w14:paraId="5213D93D">
      <w:pPr>
        <w:bidi w:val="0"/>
        <w:rPr>
          <w:rFonts w:hint="default"/>
        </w:rPr>
      </w:pPr>
      <w:r>
        <w:rPr>
          <w:rFonts w:hint="default"/>
        </w:rPr>
        <w:t xml:space="preserve">            "mgnRatio": "9.404143929947395",</w:t>
      </w:r>
    </w:p>
    <w:p w14:paraId="7C2F4938">
      <w:pPr>
        <w:bidi w:val="0"/>
        <w:rPr>
          <w:rFonts w:hint="default"/>
        </w:rPr>
      </w:pPr>
      <w:r>
        <w:rPr>
          <w:rFonts w:hint="default"/>
        </w:rPr>
        <w:t xml:space="preserve">            "mmr": "0.0000318005395854",</w:t>
      </w:r>
    </w:p>
    <w:p w14:paraId="73CA7633">
      <w:pPr>
        <w:bidi w:val="0"/>
        <w:rPr>
          <w:rFonts w:hint="default"/>
        </w:rPr>
      </w:pPr>
      <w:r>
        <w:rPr>
          <w:rFonts w:hint="default"/>
        </w:rPr>
        <w:t xml:space="preserve">            "notionalUsd": "119.756628017499",</w:t>
      </w:r>
    </w:p>
    <w:p w14:paraId="43CF3EC4">
      <w:pPr>
        <w:bidi w:val="0"/>
        <w:rPr>
          <w:rFonts w:hint="default"/>
        </w:rPr>
      </w:pPr>
      <w:r>
        <w:rPr>
          <w:rFonts w:hint="default"/>
        </w:rPr>
        <w:t xml:space="preserve">            "optVal": "",</w:t>
      </w:r>
    </w:p>
    <w:p w14:paraId="60D2E25A">
      <w:pPr>
        <w:bidi w:val="0"/>
        <w:rPr>
          <w:rFonts w:hint="default"/>
        </w:rPr>
      </w:pPr>
      <w:r>
        <w:rPr>
          <w:rFonts w:hint="default"/>
        </w:rPr>
        <w:t xml:space="preserve">            "pendingCloseOrdLiabVal": "0",</w:t>
      </w:r>
    </w:p>
    <w:p w14:paraId="2B60C3FC">
      <w:pPr>
        <w:bidi w:val="0"/>
        <w:rPr>
          <w:rFonts w:hint="default"/>
        </w:rPr>
      </w:pPr>
      <w:r>
        <w:rPr>
          <w:rFonts w:hint="default"/>
        </w:rPr>
        <w:t xml:space="preserve">            "pnl": "",</w:t>
      </w:r>
    </w:p>
    <w:p w14:paraId="5E62FC1C">
      <w:pPr>
        <w:bidi w:val="0"/>
        <w:rPr>
          <w:rFonts w:hint="default"/>
        </w:rPr>
      </w:pPr>
      <w:r>
        <w:rPr>
          <w:rFonts w:hint="default"/>
        </w:rPr>
        <w:t xml:space="preserve">            "pos": "0.00190433573",</w:t>
      </w:r>
    </w:p>
    <w:p w14:paraId="225D8C0D">
      <w:pPr>
        <w:bidi w:val="0"/>
        <w:rPr>
          <w:rFonts w:hint="default"/>
        </w:rPr>
      </w:pPr>
      <w:r>
        <w:rPr>
          <w:rFonts w:hint="default"/>
        </w:rPr>
        <w:t xml:space="preserve">            "posCcy": "BTC",</w:t>
      </w:r>
    </w:p>
    <w:p w14:paraId="55E02CD0">
      <w:pPr>
        <w:bidi w:val="0"/>
        <w:rPr>
          <w:rFonts w:hint="default"/>
        </w:rPr>
      </w:pPr>
      <w:r>
        <w:rPr>
          <w:rFonts w:hint="default"/>
        </w:rPr>
        <w:t xml:space="preserve">            "posId": "1752810569801498626",</w:t>
      </w:r>
    </w:p>
    <w:p w14:paraId="7737FFA4">
      <w:pPr>
        <w:bidi w:val="0"/>
        <w:rPr>
          <w:rFonts w:hint="default"/>
        </w:rPr>
      </w:pPr>
      <w:r>
        <w:rPr>
          <w:rFonts w:hint="default"/>
        </w:rPr>
        <w:t xml:space="preserve">            "posSide": "net",</w:t>
      </w:r>
    </w:p>
    <w:p w14:paraId="54CCBD76">
      <w:pPr>
        <w:bidi w:val="0"/>
        <w:rPr>
          <w:rFonts w:hint="default"/>
        </w:rPr>
      </w:pPr>
      <w:r>
        <w:rPr>
          <w:rFonts w:hint="default"/>
        </w:rPr>
        <w:t xml:space="preserve">            "quoteBal": "",</w:t>
      </w:r>
    </w:p>
    <w:p w14:paraId="3112CFF2">
      <w:pPr>
        <w:bidi w:val="0"/>
        <w:rPr>
          <w:rFonts w:hint="default"/>
        </w:rPr>
      </w:pPr>
      <w:r>
        <w:rPr>
          <w:rFonts w:hint="default"/>
        </w:rPr>
        <w:t xml:space="preserve">            "quoteBorrowed": "",</w:t>
      </w:r>
    </w:p>
    <w:p w14:paraId="439A8C96">
      <w:pPr>
        <w:bidi w:val="0"/>
        <w:rPr>
          <w:rFonts w:hint="default"/>
        </w:rPr>
      </w:pPr>
      <w:r>
        <w:rPr>
          <w:rFonts w:hint="default"/>
        </w:rPr>
        <w:t xml:space="preserve">            "quoteInterest": "",</w:t>
      </w:r>
    </w:p>
    <w:p w14:paraId="620F30DF">
      <w:pPr>
        <w:bidi w:val="0"/>
        <w:rPr>
          <w:rFonts w:hint="default"/>
        </w:rPr>
      </w:pPr>
      <w:r>
        <w:rPr>
          <w:rFonts w:hint="default"/>
        </w:rPr>
        <w:t xml:space="preserve">            "realizedPnl": "",</w:t>
      </w:r>
    </w:p>
    <w:p w14:paraId="18C857E4">
      <w:pPr>
        <w:bidi w:val="0"/>
        <w:rPr>
          <w:rFonts w:hint="default"/>
        </w:rPr>
      </w:pPr>
      <w:r>
        <w:rPr>
          <w:rFonts w:hint="default"/>
        </w:rPr>
        <w:t xml:space="preserve">            "spotInUseAmt": "",</w:t>
      </w:r>
    </w:p>
    <w:p w14:paraId="6CB0A8BA">
      <w:pPr>
        <w:bidi w:val="0"/>
        <w:rPr>
          <w:rFonts w:hint="default"/>
        </w:rPr>
      </w:pPr>
      <w:r>
        <w:rPr>
          <w:rFonts w:hint="default"/>
        </w:rPr>
        <w:t xml:space="preserve">            "spotInUseCcy": "",</w:t>
      </w:r>
    </w:p>
    <w:p w14:paraId="6E6AA61A">
      <w:pPr>
        <w:bidi w:val="0"/>
        <w:rPr>
          <w:rFonts w:hint="default"/>
        </w:rPr>
      </w:pPr>
      <w:r>
        <w:rPr>
          <w:rFonts w:hint="default"/>
        </w:rPr>
        <w:t xml:space="preserve">            "thetaBS": "",</w:t>
      </w:r>
    </w:p>
    <w:p w14:paraId="31811B44">
      <w:pPr>
        <w:bidi w:val="0"/>
        <w:rPr>
          <w:rFonts w:hint="default"/>
        </w:rPr>
      </w:pPr>
      <w:r>
        <w:rPr>
          <w:rFonts w:hint="default"/>
        </w:rPr>
        <w:t xml:space="preserve">            "thetaPA": "",</w:t>
      </w:r>
    </w:p>
    <w:p w14:paraId="13384AFB">
      <w:pPr>
        <w:bidi w:val="0"/>
        <w:rPr>
          <w:rFonts w:hint="default"/>
        </w:rPr>
      </w:pPr>
      <w:r>
        <w:rPr>
          <w:rFonts w:hint="default"/>
        </w:rPr>
        <w:t xml:space="preserve">            "tradeId": "785524470",</w:t>
      </w:r>
    </w:p>
    <w:p w14:paraId="1A65E108">
      <w:pPr>
        <w:bidi w:val="0"/>
        <w:rPr>
          <w:rFonts w:hint="default"/>
        </w:rPr>
      </w:pPr>
      <w:r>
        <w:rPr>
          <w:rFonts w:hint="default"/>
        </w:rPr>
        <w:t xml:space="preserve">            "uTime": "1724742632153",</w:t>
      </w:r>
    </w:p>
    <w:p w14:paraId="18CEB2A2">
      <w:pPr>
        <w:bidi w:val="0"/>
        <w:rPr>
          <w:rFonts w:hint="default"/>
        </w:rPr>
      </w:pPr>
      <w:r>
        <w:rPr>
          <w:rFonts w:hint="default"/>
        </w:rPr>
        <w:t xml:space="preserve">            "upl": "-0.0000033452492717",</w:t>
      </w:r>
    </w:p>
    <w:p w14:paraId="636C6D12">
      <w:pPr>
        <w:bidi w:val="0"/>
        <w:rPr>
          <w:rFonts w:hint="default"/>
        </w:rPr>
      </w:pPr>
      <w:r>
        <w:rPr>
          <w:rFonts w:hint="default"/>
        </w:rPr>
        <w:t xml:space="preserve">            "uplLastPx": "-0.0000033199677697",</w:t>
      </w:r>
    </w:p>
    <w:p w14:paraId="7C1FF3A2">
      <w:pPr>
        <w:bidi w:val="0"/>
        <w:rPr>
          <w:rFonts w:hint="default"/>
        </w:rPr>
      </w:pPr>
      <w:r>
        <w:rPr>
          <w:rFonts w:hint="default"/>
        </w:rPr>
        <w:t xml:space="preserve">            "uplRatio": "-0.0105311101755551",</w:t>
      </w:r>
    </w:p>
    <w:p w14:paraId="36FE1A86">
      <w:pPr>
        <w:bidi w:val="0"/>
        <w:rPr>
          <w:rFonts w:hint="default"/>
        </w:rPr>
      </w:pPr>
      <w:r>
        <w:rPr>
          <w:rFonts w:hint="default"/>
        </w:rPr>
        <w:t xml:space="preserve">            "uplRatioLastPx": "-0.0104515220008934",</w:t>
      </w:r>
    </w:p>
    <w:p w14:paraId="04196224">
      <w:pPr>
        <w:bidi w:val="0"/>
        <w:rPr>
          <w:rFonts w:hint="default"/>
        </w:rPr>
      </w:pPr>
      <w:r>
        <w:rPr>
          <w:rFonts w:hint="default"/>
        </w:rPr>
        <w:t xml:space="preserve">            "usdPx": "",</w:t>
      </w:r>
    </w:p>
    <w:p w14:paraId="513E0CA4">
      <w:pPr>
        <w:bidi w:val="0"/>
        <w:rPr>
          <w:rFonts w:hint="default"/>
        </w:rPr>
      </w:pPr>
      <w:r>
        <w:rPr>
          <w:rFonts w:hint="default"/>
        </w:rPr>
        <w:t xml:space="preserve">            "vegaBS": "",</w:t>
      </w:r>
    </w:p>
    <w:p w14:paraId="07276824">
      <w:pPr>
        <w:bidi w:val="0"/>
        <w:rPr>
          <w:rFonts w:hint="default"/>
        </w:rPr>
      </w:pPr>
      <w:r>
        <w:rPr>
          <w:rFonts w:hint="default"/>
        </w:rPr>
        <w:t xml:space="preserve">            "vegaPA": "",</w:t>
      </w:r>
    </w:p>
    <w:p w14:paraId="56F1D33E">
      <w:pPr>
        <w:bidi w:val="0"/>
        <w:rPr>
          <w:rFonts w:hint="default"/>
        </w:rPr>
      </w:pPr>
      <w:r>
        <w:rPr>
          <w:rFonts w:hint="default"/>
        </w:rPr>
        <w:t xml:space="preserve">            "nonSettleAvgPx":"",</w:t>
      </w:r>
    </w:p>
    <w:p w14:paraId="329C6578">
      <w:pPr>
        <w:bidi w:val="0"/>
        <w:rPr>
          <w:rFonts w:hint="default"/>
        </w:rPr>
      </w:pPr>
      <w:r>
        <w:rPr>
          <w:rFonts w:hint="default"/>
        </w:rPr>
        <w:t xml:space="preserve">            "settledPnl":""</w:t>
      </w:r>
    </w:p>
    <w:p w14:paraId="11E8BADF">
      <w:pPr>
        <w:bidi w:val="0"/>
        <w:rPr>
          <w:rFonts w:hint="default"/>
        </w:rPr>
      </w:pPr>
      <w:r>
        <w:rPr>
          <w:rFonts w:hint="default"/>
        </w:rPr>
        <w:t xml:space="preserve">        }</w:t>
      </w:r>
    </w:p>
    <w:p w14:paraId="297B486A">
      <w:pPr>
        <w:bidi w:val="0"/>
        <w:rPr>
          <w:rFonts w:hint="default"/>
        </w:rPr>
      </w:pPr>
      <w:r>
        <w:rPr>
          <w:rFonts w:hint="default"/>
        </w:rPr>
        <w:t xml:space="preserve">    ],</w:t>
      </w:r>
    </w:p>
    <w:p w14:paraId="4EAA9781">
      <w:pPr>
        <w:bidi w:val="0"/>
        <w:rPr>
          <w:rFonts w:hint="default"/>
        </w:rPr>
      </w:pPr>
      <w:r>
        <w:rPr>
          <w:rFonts w:hint="default"/>
        </w:rPr>
        <w:t xml:space="preserve">    "msg": ""}</w:t>
      </w:r>
    </w:p>
    <w:p w14:paraId="126F6DE8">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314"/>
        <w:gridCol w:w="874"/>
        <w:gridCol w:w="5358"/>
      </w:tblGrid>
      <w:tr w14:paraId="0E3AD81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D1A2CCD">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2AABAC2">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7C3BC16">
            <w:pPr>
              <w:bidi w:val="0"/>
              <w:rPr>
                <w:rFonts w:hint="default"/>
              </w:rPr>
            </w:pPr>
            <w:r>
              <w:rPr>
                <w:rFonts w:hint="default"/>
                <w:lang w:val="en-US" w:eastAsia="zh-CN"/>
              </w:rPr>
              <w:t>描述</w:t>
            </w:r>
          </w:p>
        </w:tc>
      </w:tr>
      <w:tr w14:paraId="66FE1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21A816">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239AA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0159E6">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70F77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2D9357">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945B0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4D625C">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cross：全仓</w:t>
            </w:r>
            <w:r>
              <w:rPr>
                <w:rFonts w:hint="default"/>
                <w:lang w:val="en-US" w:eastAsia="zh-CN"/>
              </w:rPr>
              <w:br w:type="textWrapping"/>
            </w:r>
            <w:r>
              <w:rPr>
                <w:rFonts w:hint="default"/>
                <w:lang w:val="en-US" w:eastAsia="zh-CN"/>
              </w:rPr>
              <w:t>isolated：逐仓</w:t>
            </w:r>
          </w:p>
        </w:tc>
      </w:tr>
      <w:tr w14:paraId="2AE00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0C8020">
            <w:pPr>
              <w:bidi w:val="0"/>
              <w:rPr>
                <w:rFonts w:hint="default"/>
              </w:rPr>
            </w:pPr>
            <w:r>
              <w:rPr>
                <w:rFonts w:hint="default"/>
                <w:lang w:val="en-US" w:eastAsia="zh-CN"/>
              </w:rPr>
              <w:t>posId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643DC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B83646">
            <w:pPr>
              <w:bidi w:val="0"/>
              <w:rPr>
                <w:rFonts w:hint="default"/>
              </w:rPr>
            </w:pPr>
            <w:r>
              <w:rPr>
                <w:rFonts w:hint="default"/>
                <w:lang w:val="en-US" w:eastAsia="zh-CN"/>
              </w:rPr>
              <w:t>持仓ID</w:t>
            </w:r>
          </w:p>
        </w:tc>
      </w:tr>
      <w:tr w14:paraId="45C57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DA4136">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7F07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FBF189">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long：开平仓模式开多，pos为正</w:t>
            </w:r>
            <w:r>
              <w:rPr>
                <w:rFonts w:hint="default"/>
                <w:lang w:val="en-US" w:eastAsia="zh-CN"/>
              </w:rPr>
              <w:br w:type="textWrapping"/>
            </w:r>
            <w:r>
              <w:rPr>
                <w:rFonts w:hint="default"/>
                <w:lang w:val="en-US" w:eastAsia="zh-CN"/>
              </w:rPr>
              <w:t>short：开平仓模式开空，pos为正</w:t>
            </w:r>
            <w:r>
              <w:rPr>
                <w:rFonts w:hint="default"/>
                <w:lang w:val="en-US" w:eastAsia="zh-CN"/>
              </w:rPr>
              <w:br w:type="textWrapping"/>
            </w:r>
            <w:r>
              <w:rPr>
                <w:rFonts w:hint="default"/>
                <w:lang w:val="en-US" w:eastAsia="zh-CN"/>
              </w:rPr>
              <w:t>net：买卖模式（交割/永续/期权：pos为正代表开多，pos为负代表开空。币币杠杆时，pos均为正，posCcy为交易货币时，代表开多；posCcy为计价货币时，代表开空。）</w:t>
            </w:r>
          </w:p>
        </w:tc>
      </w:tr>
      <w:tr w14:paraId="0A85E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EB9AD7">
            <w:pPr>
              <w:bidi w:val="0"/>
              <w:rPr>
                <w:rFonts w:hint="default"/>
              </w:rPr>
            </w:pPr>
            <w:r>
              <w:rPr>
                <w:rFonts w:hint="default"/>
                <w:lang w:val="en-US" w:eastAsia="zh-CN"/>
              </w:rPr>
              <w:t>pos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1F2C0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DBC3A0">
            <w:pPr>
              <w:bidi w:val="0"/>
              <w:rPr>
                <w:rFonts w:hint="default"/>
              </w:rPr>
            </w:pPr>
            <w:r>
              <w:rPr>
                <w:rFonts w:hint="default"/>
                <w:lang w:val="en-US" w:eastAsia="zh-CN"/>
              </w:rPr>
              <w:t>持仓量。单位：SWAP/FUTURES/OPTIONS为合约张数；MARGIN为标的币数量。符号（net模式）：正数=多头，负数=空头。long/short模式下按方向分开返回，请结合 posSide 判断。逐仓模式下手动划转保证金后，会生成一条 pos 为 0 的仓位记录（表示已划入资金但尚无持仓的状态）。</w:t>
            </w:r>
          </w:p>
        </w:tc>
      </w:tr>
      <w:tr w14:paraId="61B82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B9EE87">
            <w:pPr>
              <w:bidi w:val="0"/>
              <w:rPr>
                <w:rFonts w:hint="default"/>
              </w:rPr>
            </w:pPr>
            <w:r>
              <w:rPr>
                <w:rFonts w:hint="default"/>
                <w:lang w:val="en-US" w:eastAsia="zh-CN"/>
              </w:rPr>
              <w:t>hedgedPos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16283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C5DD84">
            <w:pPr>
              <w:bidi w:val="0"/>
              <w:rPr>
                <w:rFonts w:hint="default"/>
              </w:rPr>
            </w:pPr>
            <w:r>
              <w:rPr>
                <w:rFonts w:hint="default"/>
                <w:lang w:val="en-US" w:eastAsia="zh-CN"/>
              </w:rPr>
              <w:t>对冲持仓数量</w:t>
            </w:r>
            <w:r>
              <w:rPr>
                <w:rFonts w:hint="default"/>
                <w:lang w:val="en-US" w:eastAsia="zh-CN"/>
              </w:rPr>
              <w:br w:type="textWrapping"/>
            </w:r>
            <w:r>
              <w:rPr>
                <w:rFonts w:hint="default"/>
                <w:lang w:val="en-US" w:eastAsia="zh-CN"/>
              </w:rPr>
              <w:t>仅在delta 中性策略模式的账户返回stgyType:1，对普通策略模式的账户返回""</w:t>
            </w:r>
          </w:p>
        </w:tc>
      </w:tr>
      <w:tr w14:paraId="2172A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C7C76F1">
            <w:pPr>
              <w:bidi w:val="0"/>
              <w:rPr>
                <w:rFonts w:hint="default"/>
              </w:rPr>
            </w:pPr>
            <w:r>
              <w:rPr>
                <w:rFonts w:hint="default"/>
                <w:lang w:val="en-US" w:eastAsia="zh-CN"/>
              </w:rPr>
              <w:t>baseBal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33965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3CDC3C">
            <w:pPr>
              <w:bidi w:val="0"/>
              <w:rPr>
                <w:rFonts w:hint="default"/>
              </w:rPr>
            </w:pPr>
            <w:del w:id="8">
              <w:r>
                <w:rPr>
                  <w:rFonts w:hint="default"/>
                  <w:lang w:val="en-US" w:eastAsia="zh-CN"/>
                </w:rPr>
                <w:delText>交易币余额，适用于 币币杠杆（逐仓一键借币模式）</w:delText>
              </w:r>
            </w:del>
            <w:r>
              <w:rPr>
                <w:rFonts w:hint="default"/>
                <w:lang w:val="en-US" w:eastAsia="zh-CN"/>
              </w:rPr>
              <w:t>（已弃用）</w:t>
            </w:r>
          </w:p>
        </w:tc>
      </w:tr>
      <w:tr w14:paraId="19ECC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F976D9">
            <w:pPr>
              <w:bidi w:val="0"/>
              <w:rPr>
                <w:rFonts w:hint="default"/>
              </w:rPr>
            </w:pPr>
            <w:r>
              <w:rPr>
                <w:rFonts w:hint="default"/>
                <w:lang w:val="en-US" w:eastAsia="zh-CN"/>
              </w:rPr>
              <w:t>quoteBal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C0091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16E199">
            <w:pPr>
              <w:bidi w:val="0"/>
              <w:rPr>
                <w:rFonts w:hint="default"/>
              </w:rPr>
            </w:pPr>
            <w:del w:id="9">
              <w:r>
                <w:rPr>
                  <w:rFonts w:hint="default"/>
                  <w:lang w:val="en-US" w:eastAsia="zh-CN"/>
                </w:rPr>
                <w:delText>计价币余额 ，适用于 币币杠杆（逐仓一键借币模式）</w:delText>
              </w:r>
            </w:del>
            <w:r>
              <w:rPr>
                <w:rFonts w:hint="default"/>
                <w:lang w:val="en-US" w:eastAsia="zh-CN"/>
              </w:rPr>
              <w:t>（已弃用）</w:t>
            </w:r>
          </w:p>
        </w:tc>
      </w:tr>
      <w:tr w14:paraId="6F8F2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409A4D">
            <w:pPr>
              <w:bidi w:val="0"/>
              <w:rPr>
                <w:rFonts w:hint="default"/>
              </w:rPr>
            </w:pPr>
            <w:r>
              <w:rPr>
                <w:rFonts w:hint="default"/>
                <w:lang w:val="en-US" w:eastAsia="zh-CN"/>
              </w:rPr>
              <w:t>baseBorrowed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B8B93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B25878">
            <w:pPr>
              <w:bidi w:val="0"/>
              <w:rPr>
                <w:rFonts w:hint="default"/>
              </w:rPr>
            </w:pPr>
            <w:del w:id="10">
              <w:r>
                <w:rPr>
                  <w:rFonts w:hint="default"/>
                  <w:lang w:val="en-US" w:eastAsia="zh-CN"/>
                </w:rPr>
                <w:delText>交易币已借，适用于 币币杠杆（逐仓一键借币模式）</w:delText>
              </w:r>
            </w:del>
            <w:r>
              <w:rPr>
                <w:rFonts w:hint="default"/>
                <w:lang w:val="en-US" w:eastAsia="zh-CN"/>
              </w:rPr>
              <w:t>（已弃用）</w:t>
            </w:r>
          </w:p>
        </w:tc>
      </w:tr>
      <w:tr w14:paraId="2769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B60A3EE">
            <w:pPr>
              <w:bidi w:val="0"/>
              <w:rPr>
                <w:rFonts w:hint="default"/>
              </w:rPr>
            </w:pPr>
            <w:r>
              <w:rPr>
                <w:rFonts w:hint="default"/>
                <w:lang w:val="en-US" w:eastAsia="zh-CN"/>
              </w:rPr>
              <w:t>baseInterest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CA7E5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75FD18">
            <w:pPr>
              <w:bidi w:val="0"/>
              <w:rPr>
                <w:rFonts w:hint="default"/>
              </w:rPr>
            </w:pPr>
            <w:del w:id="11">
              <w:r>
                <w:rPr>
                  <w:rFonts w:hint="default"/>
                  <w:lang w:val="en-US" w:eastAsia="zh-CN"/>
                </w:rPr>
                <w:delText>交易币计息，适用于 币币杠杆（逐仓一键借币模式）</w:delText>
              </w:r>
            </w:del>
            <w:r>
              <w:rPr>
                <w:rFonts w:hint="default"/>
                <w:lang w:val="en-US" w:eastAsia="zh-CN"/>
              </w:rPr>
              <w:t>（已弃用）</w:t>
            </w:r>
          </w:p>
        </w:tc>
      </w:tr>
      <w:tr w14:paraId="0F53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630AE53">
            <w:pPr>
              <w:bidi w:val="0"/>
              <w:rPr>
                <w:rFonts w:hint="default"/>
              </w:rPr>
            </w:pPr>
            <w:r>
              <w:rPr>
                <w:rFonts w:hint="default"/>
                <w:lang w:val="en-US" w:eastAsia="zh-CN"/>
              </w:rPr>
              <w:t>quoteBorrowed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1DF33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57F1A9">
            <w:pPr>
              <w:bidi w:val="0"/>
              <w:rPr>
                <w:rFonts w:hint="default"/>
              </w:rPr>
            </w:pPr>
            <w:del w:id="12">
              <w:r>
                <w:rPr>
                  <w:rFonts w:hint="default"/>
                  <w:lang w:val="en-US" w:eastAsia="zh-CN"/>
                </w:rPr>
                <w:delText>计价币已借，适用于 币币杠杆（逐仓一键借币模式）</w:delText>
              </w:r>
            </w:del>
            <w:r>
              <w:rPr>
                <w:rFonts w:hint="default"/>
                <w:lang w:val="en-US" w:eastAsia="zh-CN"/>
              </w:rPr>
              <w:t>（已弃用）</w:t>
            </w:r>
          </w:p>
        </w:tc>
      </w:tr>
      <w:tr w14:paraId="19CAA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0DD5FF">
            <w:pPr>
              <w:bidi w:val="0"/>
              <w:rPr>
                <w:rFonts w:hint="default"/>
              </w:rPr>
            </w:pPr>
            <w:r>
              <w:rPr>
                <w:rFonts w:hint="default"/>
                <w:lang w:val="en-US" w:eastAsia="zh-CN"/>
              </w:rPr>
              <w:t>quoteInterest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DA796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BD9976">
            <w:pPr>
              <w:bidi w:val="0"/>
              <w:rPr>
                <w:rFonts w:hint="default"/>
              </w:rPr>
            </w:pPr>
            <w:del w:id="13">
              <w:r>
                <w:rPr>
                  <w:rFonts w:hint="default"/>
                  <w:lang w:val="en-US" w:eastAsia="zh-CN"/>
                </w:rPr>
                <w:delText>计价币计息，适用于 币币杠杆（逐仓一键借币模式）</w:delText>
              </w:r>
            </w:del>
            <w:r>
              <w:rPr>
                <w:rFonts w:hint="default"/>
                <w:lang w:val="en-US" w:eastAsia="zh-CN"/>
              </w:rPr>
              <w:t>（已弃用）</w:t>
            </w:r>
          </w:p>
        </w:tc>
      </w:tr>
      <w:tr w14:paraId="0C1F7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99C2BE">
            <w:pPr>
              <w:bidi w:val="0"/>
              <w:rPr>
                <w:rFonts w:hint="default"/>
              </w:rPr>
            </w:pPr>
            <w:r>
              <w:rPr>
                <w:rFonts w:hint="default"/>
                <w:lang w:val="en-US" w:eastAsia="zh-CN"/>
              </w:rPr>
              <w:t>posCcy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22684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98D63C">
            <w:pPr>
              <w:bidi w:val="0"/>
              <w:rPr>
                <w:rFonts w:hint="default"/>
              </w:rPr>
            </w:pPr>
            <w:r>
              <w:rPr>
                <w:rFonts w:hint="default"/>
                <w:lang w:val="en-US" w:eastAsia="zh-CN"/>
              </w:rPr>
              <w:t>仓位资产币种，仅适用于币币杠杆仓位</w:t>
            </w:r>
          </w:p>
        </w:tc>
      </w:tr>
      <w:tr w14:paraId="24545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A737171">
            <w:pPr>
              <w:bidi w:val="0"/>
              <w:rPr>
                <w:rFonts w:hint="default"/>
              </w:rPr>
            </w:pPr>
            <w:r>
              <w:rPr>
                <w:rFonts w:hint="default"/>
                <w:lang w:val="en-US" w:eastAsia="zh-CN"/>
              </w:rPr>
              <w:t>availPos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D97E8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D0C551">
            <w:pPr>
              <w:bidi w:val="0"/>
              <w:rPr>
                <w:rFonts w:hint="default"/>
              </w:rPr>
            </w:pPr>
            <w:r>
              <w:rPr>
                <w:rFonts w:hint="default"/>
                <w:lang w:val="en-US" w:eastAsia="zh-CN"/>
              </w:rPr>
              <w:t>可平仓数量，适用于 币币杠杆，期权</w:t>
            </w:r>
            <w:r>
              <w:rPr>
                <w:rFonts w:hint="default"/>
                <w:lang w:val="en-US" w:eastAsia="zh-CN"/>
              </w:rPr>
              <w:br w:type="textWrapping"/>
            </w:r>
            <w:r>
              <w:rPr>
                <w:rFonts w:hint="default"/>
                <w:lang w:val="en-US" w:eastAsia="zh-CN"/>
              </w:rPr>
              <w:t>对于杠杆仓位，平仓时，杠杆还清负债后，余下的部分会视为币币交易，如果想要减少币币交易的数量，可通过"获取最大可用数量"接口获取只减仓的可用数量。</w:t>
            </w:r>
          </w:p>
        </w:tc>
      </w:tr>
      <w:tr w14:paraId="699A0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0A4FD2">
            <w:pPr>
              <w:bidi w:val="0"/>
              <w:rPr>
                <w:rFonts w:hint="default"/>
              </w:rPr>
            </w:pPr>
            <w:r>
              <w:rPr>
                <w:rFonts w:hint="default"/>
                <w:lang w:val="en-US" w:eastAsia="zh-CN"/>
              </w:rPr>
              <w:t>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B640B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6D9A41">
            <w:pPr>
              <w:bidi w:val="0"/>
              <w:rPr>
                <w:rFonts w:hint="default"/>
              </w:rPr>
            </w:pPr>
            <w:r>
              <w:rPr>
                <w:rFonts w:hint="default"/>
                <w:lang w:val="en-US" w:eastAsia="zh-CN"/>
              </w:rPr>
              <w:t>当前持仓的成交量加权平均开仓价格。线性合约以计价货币计价（如BTC-USDT-SWAP以USDT计），反向合约以USD计价（如BTC-USD-SWAP以USD计）。每次影响仓位大小的成交后重新计算。开仓均价</w:t>
            </w:r>
            <w:r>
              <w:rPr>
                <w:rFonts w:hint="default"/>
                <w:lang w:val="en-US" w:eastAsia="zh-CN"/>
              </w:rPr>
              <w:br w:type="textWrapping"/>
            </w:r>
            <w:r>
              <w:rPr>
                <w:rFonts w:hint="default"/>
                <w:lang w:val="en-US" w:eastAsia="zh-CN"/>
              </w:rPr>
              <w:t>会随结算周期变化，特别是在交割合约全仓模式下，结算时开仓均价会更新为结算价格，同时新增头寸也会改变开仓均价。</w:t>
            </w:r>
          </w:p>
        </w:tc>
      </w:tr>
      <w:tr w14:paraId="05D07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ECA2E2">
            <w:pPr>
              <w:bidi w:val="0"/>
              <w:rPr>
                <w:rFonts w:hint="default"/>
              </w:rPr>
            </w:pPr>
            <w:r>
              <w:rPr>
                <w:rFonts w:hint="default"/>
                <w:lang w:val="en-US" w:eastAsia="zh-CN"/>
              </w:rPr>
              <w:t>nonSettleAvgPx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BD11B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2EEBDC">
            <w:pPr>
              <w:bidi w:val="0"/>
              <w:rPr>
                <w:rFonts w:hint="default"/>
              </w:rPr>
            </w:pPr>
            <w:r>
              <w:rPr>
                <w:rFonts w:hint="default"/>
                <w:lang w:val="en-US" w:eastAsia="zh-CN"/>
              </w:rPr>
              <w:t>未结算均价</w:t>
            </w:r>
            <w:r>
              <w:rPr>
                <w:rFonts w:hint="default"/>
                <w:lang w:val="en-US" w:eastAsia="zh-CN"/>
              </w:rPr>
              <w:br w:type="textWrapping"/>
            </w:r>
            <w:r>
              <w:rPr>
                <w:rFonts w:hint="default"/>
                <w:lang w:val="en-US" w:eastAsia="zh-CN"/>
              </w:rPr>
              <w:t>不受结算影响的加权开仓价格，仅在新增头寸时更新，和开仓均价的主要区别在于是否受到结算影响。</w:t>
            </w:r>
            <w:r>
              <w:rPr>
                <w:rFonts w:hint="default"/>
                <w:lang w:val="en-US" w:eastAsia="zh-CN"/>
              </w:rPr>
              <w:br w:type="textWrapping"/>
            </w:r>
            <w:r>
              <w:rPr>
                <w:rFonts w:hint="default"/>
                <w:lang w:val="en-US" w:eastAsia="zh-CN"/>
              </w:rPr>
              <w:t>仅适用于全仓交割</w:t>
            </w:r>
          </w:p>
        </w:tc>
      </w:tr>
      <w:tr w14:paraId="10038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3DFF7A">
            <w:pPr>
              <w:bidi w:val="0"/>
              <w:rPr>
                <w:rFonts w:hint="default"/>
              </w:rPr>
            </w:pPr>
            <w:r>
              <w:rPr>
                <w:rFonts w:hint="default"/>
                <w:lang w:val="en-US" w:eastAsia="zh-CN"/>
              </w:rPr>
              <w:t>upl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0CF6E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F2FD6D">
            <w:pPr>
              <w:bidi w:val="0"/>
              <w:rPr>
                <w:rFonts w:hint="default"/>
              </w:rPr>
            </w:pPr>
            <w:r>
              <w:rPr>
                <w:rFonts w:hint="default"/>
                <w:lang w:val="en-US" w:eastAsia="zh-CN"/>
              </w:rPr>
              <w:t>当前持仓按标记价格计算的未实现盈亏，以该合约的结算货币（见 ccy）计价。公式：线性 = (标记价格 − 开仓均价) × 持仓量 × ctVal；反向 = (1/开仓均价 − 1/标记价格) × 持仓量 × ctVal。账户层面USD总计见 GET /api/v5/account/balance 中的 upl。</w:t>
            </w:r>
          </w:p>
        </w:tc>
      </w:tr>
      <w:tr w14:paraId="418B7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93CC65">
            <w:pPr>
              <w:bidi w:val="0"/>
              <w:rPr>
                <w:rFonts w:hint="default"/>
              </w:rPr>
            </w:pPr>
            <w:r>
              <w:rPr>
                <w:rFonts w:hint="default"/>
                <w:lang w:val="en-US" w:eastAsia="zh-CN"/>
              </w:rPr>
              <w:t>uplRatio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2B3F0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18D72B">
            <w:pPr>
              <w:bidi w:val="0"/>
              <w:rPr>
                <w:rFonts w:hint="default"/>
              </w:rPr>
            </w:pPr>
            <w:r>
              <w:rPr>
                <w:rFonts w:hint="default"/>
                <w:lang w:val="en-US" w:eastAsia="zh-CN"/>
              </w:rPr>
              <w:t>未实现收益率（以标记价格计算</w:t>
            </w:r>
          </w:p>
        </w:tc>
      </w:tr>
      <w:tr w14:paraId="0741F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2C7CDB">
            <w:pPr>
              <w:bidi w:val="0"/>
              <w:rPr>
                <w:rFonts w:hint="default"/>
              </w:rPr>
            </w:pPr>
            <w:r>
              <w:rPr>
                <w:rFonts w:hint="default"/>
                <w:lang w:val="en-US" w:eastAsia="zh-CN"/>
              </w:rPr>
              <w:t>uplLastPx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A2B38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0B8BCE">
            <w:pPr>
              <w:bidi w:val="0"/>
              <w:rPr>
                <w:rFonts w:hint="default"/>
              </w:rPr>
            </w:pPr>
            <w:r>
              <w:rPr>
                <w:rFonts w:hint="default"/>
                <w:lang w:val="en-US" w:eastAsia="zh-CN"/>
              </w:rPr>
              <w:t>以最新成交价格计算的未实现收益，主要做展示使用，实际值还是 upl</w:t>
            </w:r>
          </w:p>
        </w:tc>
      </w:tr>
      <w:tr w14:paraId="6D0FA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346DCB">
            <w:pPr>
              <w:bidi w:val="0"/>
              <w:rPr>
                <w:rFonts w:hint="default"/>
              </w:rPr>
            </w:pPr>
            <w:r>
              <w:rPr>
                <w:rFonts w:hint="default"/>
                <w:lang w:val="en-US" w:eastAsia="zh-CN"/>
              </w:rPr>
              <w:t>uplRatioLastPx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6C44D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285AAC">
            <w:pPr>
              <w:bidi w:val="0"/>
              <w:rPr>
                <w:rFonts w:hint="default"/>
              </w:rPr>
            </w:pPr>
            <w:r>
              <w:rPr>
                <w:rFonts w:hint="default"/>
                <w:lang w:val="en-US" w:eastAsia="zh-CN"/>
              </w:rPr>
              <w:t>以最新成交价格计算的未实现收益率</w:t>
            </w:r>
          </w:p>
        </w:tc>
      </w:tr>
      <w:tr w14:paraId="37608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4FBDB0">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80DA2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1DA027">
            <w:pPr>
              <w:bidi w:val="0"/>
              <w:rPr>
                <w:rFonts w:hint="default"/>
              </w:rPr>
            </w:pPr>
            <w:r>
              <w:rPr>
                <w:rFonts w:hint="default"/>
                <w:lang w:val="en-US" w:eastAsia="zh-CN"/>
              </w:rPr>
              <w:t>产品ID，如 BTC-USDT-SWAP</w:t>
            </w:r>
          </w:p>
        </w:tc>
      </w:tr>
      <w:tr w14:paraId="437AF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471C6A">
            <w:pPr>
              <w:bidi w:val="0"/>
              <w:rPr>
                <w:rFonts w:hint="default"/>
              </w:rPr>
            </w:pPr>
            <w:r>
              <w:rPr>
                <w:rFonts w:hint="default"/>
                <w:lang w:val="en-US" w:eastAsia="zh-CN"/>
              </w:rPr>
              <w:t>lever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D9817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06ED1A">
            <w:pPr>
              <w:bidi w:val="0"/>
              <w:rPr>
                <w:rFonts w:hint="default"/>
              </w:rPr>
            </w:pPr>
            <w:r>
              <w:rPr>
                <w:rFonts w:hint="default"/>
                <w:lang w:val="en-US" w:eastAsia="zh-CN"/>
              </w:rPr>
              <w:t>杠杆倍数，不适用于期权以及组合保证金模式下的全仓仓位</w:t>
            </w:r>
          </w:p>
        </w:tc>
      </w:tr>
      <w:tr w14:paraId="7B71C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85788D">
            <w:pPr>
              <w:bidi w:val="0"/>
              <w:rPr>
                <w:rFonts w:hint="default"/>
              </w:rPr>
            </w:pPr>
            <w:r>
              <w:rPr>
                <w:rFonts w:hint="default"/>
                <w:lang w:val="en-US" w:eastAsia="zh-CN"/>
              </w:rPr>
              <w:t>liqPx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64D27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78B347">
            <w:pPr>
              <w:bidi w:val="0"/>
              <w:rPr>
                <w:rFonts w:hint="default"/>
              </w:rPr>
            </w:pPr>
            <w:r>
              <w:rPr>
                <w:rFonts w:hint="default"/>
                <w:lang w:val="en-US" w:eastAsia="zh-CN"/>
              </w:rPr>
              <w:t>预估强平价格。这是基于当前权益和保证金率的估算值，实际强平价格可能因资金费率累计、其他仓位变动或市场剧烈波动而迅速变化。</w:t>
            </w:r>
            <w:r>
              <w:rPr>
                <w:rFonts w:hint="default"/>
                <w:lang w:val="en-US" w:eastAsia="zh-CN"/>
              </w:rPr>
              <w:br w:type="textWrapping"/>
            </w:r>
            <w:r>
              <w:rPr>
                <w:rFonts w:hint="default"/>
                <w:lang w:val="en-US" w:eastAsia="zh-CN"/>
              </w:rPr>
              <w:t>不适用于 OPTION</w:t>
            </w:r>
          </w:p>
        </w:tc>
      </w:tr>
      <w:tr w14:paraId="28079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C469A6">
            <w:pPr>
              <w:bidi w:val="0"/>
              <w:rPr>
                <w:rFonts w:hint="default"/>
              </w:rPr>
            </w:pPr>
            <w:r>
              <w:rPr>
                <w:rFonts w:hint="default"/>
                <w:lang w:val="en-US" w:eastAsia="zh-CN"/>
              </w:rPr>
              <w:t>markPx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E36C3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0DA341">
            <w:pPr>
              <w:bidi w:val="0"/>
              <w:rPr>
                <w:rFonts w:hint="default"/>
              </w:rPr>
            </w:pPr>
            <w:r>
              <w:rPr>
                <w:rFonts w:hint="default"/>
                <w:lang w:val="en-US" w:eastAsia="zh-CN"/>
              </w:rPr>
              <w:t>最新标记价格</w:t>
            </w:r>
          </w:p>
        </w:tc>
      </w:tr>
      <w:tr w14:paraId="2DA8F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6B7E5D5">
            <w:pPr>
              <w:bidi w:val="0"/>
              <w:rPr>
                <w:rFonts w:hint="default"/>
              </w:rPr>
            </w:pPr>
            <w:r>
              <w:rPr>
                <w:rFonts w:hint="default"/>
                <w:lang w:val="en-US" w:eastAsia="zh-CN"/>
              </w:rPr>
              <w:t>imr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932EE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D530A4">
            <w:pPr>
              <w:bidi w:val="0"/>
              <w:rPr>
                <w:rFonts w:hint="default"/>
              </w:rPr>
            </w:pPr>
            <w:r>
              <w:rPr>
                <w:rFonts w:hint="default"/>
                <w:lang w:val="en-US" w:eastAsia="zh-CN"/>
              </w:rPr>
              <w:t>该全仓持仓的初始保证金要求，以USD计价。公式：仓位数量 × 标记价格 × 初始保证金率（1/杠杆）。账户级别IMR请见 GET /api/v5/account/balance 中的 imr。逐仓持仓返回空字符串。仅适用于 全仓。</w:t>
            </w:r>
          </w:p>
        </w:tc>
      </w:tr>
      <w:tr w14:paraId="32075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5EB13BC">
            <w:pPr>
              <w:bidi w:val="0"/>
              <w:rPr>
                <w:rFonts w:hint="default"/>
              </w:rPr>
            </w:pPr>
            <w:r>
              <w:rPr>
                <w:rFonts w:hint="default"/>
                <w:lang w:val="en-US" w:eastAsia="zh-CN"/>
              </w:rPr>
              <w:t>margin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C8786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5416BE">
            <w:pPr>
              <w:bidi w:val="0"/>
              <w:rPr>
                <w:rFonts w:hint="default"/>
              </w:rPr>
            </w:pPr>
            <w:r>
              <w:rPr>
                <w:rFonts w:hint="default"/>
                <w:lang w:val="en-US" w:eastAsia="zh-CN"/>
              </w:rPr>
              <w:t>保证金余额，可增减，仅适用于逐仓</w:t>
            </w:r>
          </w:p>
        </w:tc>
      </w:tr>
      <w:tr w14:paraId="00FD1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E2DC12">
            <w:pPr>
              <w:bidi w:val="0"/>
              <w:rPr>
                <w:rFonts w:hint="default"/>
              </w:rPr>
            </w:pPr>
            <w:r>
              <w:rPr>
                <w:rFonts w:hint="default"/>
                <w:lang w:val="en-US" w:eastAsia="zh-CN"/>
              </w:rPr>
              <w:t>mgnRatio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99B6E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50388C">
            <w:pPr>
              <w:bidi w:val="0"/>
              <w:rPr>
                <w:rFonts w:hint="default"/>
              </w:rPr>
            </w:pPr>
            <w:r>
              <w:rPr>
                <w:rFonts w:hint="default"/>
                <w:lang w:val="en-US" w:eastAsia="zh-CN"/>
              </w:rPr>
              <w:t>维持保证金率</w:t>
            </w:r>
          </w:p>
        </w:tc>
      </w:tr>
      <w:tr w14:paraId="4EE62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55011C1">
            <w:pPr>
              <w:bidi w:val="0"/>
              <w:rPr>
                <w:rFonts w:hint="default"/>
              </w:rPr>
            </w:pPr>
            <w:r>
              <w:rPr>
                <w:rFonts w:hint="default"/>
                <w:lang w:val="en-US" w:eastAsia="zh-CN"/>
              </w:rPr>
              <w:t>mmr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DA67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B1136F">
            <w:pPr>
              <w:bidi w:val="0"/>
              <w:rPr>
                <w:rFonts w:hint="default"/>
              </w:rPr>
            </w:pPr>
            <w:r>
              <w:rPr>
                <w:rFonts w:hint="default"/>
                <w:lang w:val="en-US" w:eastAsia="zh-CN"/>
              </w:rPr>
              <w:t>维持保证金</w:t>
            </w:r>
          </w:p>
        </w:tc>
      </w:tr>
      <w:tr w14:paraId="171A1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9D18AF">
            <w:pPr>
              <w:bidi w:val="0"/>
              <w:rPr>
                <w:rFonts w:hint="default"/>
              </w:rPr>
            </w:pPr>
            <w:r>
              <w:rPr>
                <w:rFonts w:hint="default"/>
                <w:lang w:val="en-US" w:eastAsia="zh-CN"/>
              </w:rPr>
              <w:t>liab</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630D9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F4B442">
            <w:pPr>
              <w:bidi w:val="0"/>
              <w:rPr>
                <w:rFonts w:hint="default"/>
              </w:rPr>
            </w:pPr>
            <w:r>
              <w:rPr>
                <w:rFonts w:hint="default"/>
                <w:lang w:val="en-US" w:eastAsia="zh-CN"/>
              </w:rPr>
              <w:t>负债额，仅适用于币币杠杆</w:t>
            </w:r>
          </w:p>
        </w:tc>
      </w:tr>
      <w:tr w14:paraId="3320E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303F7C9">
            <w:pPr>
              <w:bidi w:val="0"/>
              <w:rPr>
                <w:rFonts w:hint="default"/>
              </w:rPr>
            </w:pPr>
            <w:r>
              <w:rPr>
                <w:rFonts w:hint="default"/>
                <w:lang w:val="en-US" w:eastAsia="zh-CN"/>
              </w:rPr>
              <w:t>liabCcy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8EA49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9FD8F4">
            <w:pPr>
              <w:bidi w:val="0"/>
              <w:rPr>
                <w:rFonts w:hint="default"/>
              </w:rPr>
            </w:pPr>
            <w:r>
              <w:rPr>
                <w:rFonts w:hint="default"/>
                <w:lang w:val="en-US" w:eastAsia="zh-CN"/>
              </w:rPr>
              <w:t>负债币种，仅适用于币币杠杆</w:t>
            </w:r>
          </w:p>
        </w:tc>
      </w:tr>
      <w:tr w14:paraId="0A640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6939485">
            <w:pPr>
              <w:bidi w:val="0"/>
              <w:rPr>
                <w:rFonts w:hint="default"/>
              </w:rPr>
            </w:pPr>
            <w:r>
              <w:rPr>
                <w:rFonts w:hint="default"/>
                <w:lang w:val="en-US" w:eastAsia="zh-CN"/>
              </w:rPr>
              <w:t>interest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F276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121DF6">
            <w:pPr>
              <w:bidi w:val="0"/>
              <w:rPr>
                <w:rFonts w:hint="default"/>
              </w:rPr>
            </w:pPr>
            <w:r>
              <w:rPr>
                <w:rFonts w:hint="default"/>
                <w:lang w:val="en-US" w:eastAsia="zh-CN"/>
              </w:rPr>
              <w:t>利息，已经生成的未扣利息</w:t>
            </w:r>
          </w:p>
        </w:tc>
      </w:tr>
      <w:tr w14:paraId="010BD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581BD1">
            <w:pPr>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F917D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E1518A">
            <w:pPr>
              <w:bidi w:val="0"/>
              <w:rPr>
                <w:rFonts w:hint="default"/>
              </w:rPr>
            </w:pPr>
            <w:r>
              <w:rPr>
                <w:rFonts w:hint="default"/>
                <w:lang w:val="en-US" w:eastAsia="zh-CN"/>
              </w:rPr>
              <w:t>最新成交ID</w:t>
            </w:r>
          </w:p>
        </w:tc>
      </w:tr>
      <w:tr w14:paraId="54196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947E3B">
            <w:pPr>
              <w:bidi w:val="0"/>
              <w:rPr>
                <w:rFonts w:hint="default"/>
              </w:rPr>
            </w:pPr>
            <w:r>
              <w:rPr>
                <w:rFonts w:hint="default"/>
                <w:lang w:val="en-US" w:eastAsia="zh-CN"/>
              </w:rPr>
              <w:t>optVal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19021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1C3624">
            <w:pPr>
              <w:bidi w:val="0"/>
              <w:rPr>
                <w:rFonts w:hint="default"/>
              </w:rPr>
            </w:pPr>
            <w:r>
              <w:rPr>
                <w:rFonts w:hint="default"/>
                <w:lang w:val="en-US" w:eastAsia="zh-CN"/>
              </w:rPr>
              <w:t>期权市值，仅适用于期权</w:t>
            </w:r>
          </w:p>
        </w:tc>
      </w:tr>
      <w:tr w14:paraId="7C61C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25E08C">
            <w:pPr>
              <w:bidi w:val="0"/>
              <w:rPr>
                <w:rFonts w:hint="default"/>
              </w:rPr>
            </w:pPr>
            <w:r>
              <w:rPr>
                <w:rFonts w:hint="default"/>
                <w:lang w:val="en-US" w:eastAsia="zh-CN"/>
              </w:rPr>
              <w:t>pendingCloseOrdLiabVal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5258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FC4C63">
            <w:pPr>
              <w:bidi w:val="0"/>
              <w:rPr>
                <w:rFonts w:hint="default"/>
              </w:rPr>
            </w:pPr>
            <w:r>
              <w:rPr>
                <w:rFonts w:hint="default"/>
                <w:lang w:val="en-US" w:eastAsia="zh-CN"/>
              </w:rPr>
              <w:t>逐仓杠杆负债对应平仓挂单的数量</w:t>
            </w:r>
          </w:p>
        </w:tc>
      </w:tr>
      <w:tr w14:paraId="5621C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7D3F6D">
            <w:pPr>
              <w:bidi w:val="0"/>
              <w:rPr>
                <w:rFonts w:hint="default"/>
              </w:rPr>
            </w:pPr>
            <w:r>
              <w:rPr>
                <w:rFonts w:hint="default"/>
                <w:lang w:val="en-US" w:eastAsia="zh-CN"/>
              </w:rPr>
              <w:t>notionalUsd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A4BA0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8E664B">
            <w:pPr>
              <w:bidi w:val="0"/>
              <w:rPr>
                <w:rFonts w:hint="default"/>
              </w:rPr>
            </w:pPr>
            <w:r>
              <w:rPr>
                <w:rFonts w:hint="default"/>
                <w:lang w:val="en-US" w:eastAsia="zh-CN"/>
              </w:rPr>
              <w:t>以美金价值为单位的持仓数量</w:t>
            </w:r>
          </w:p>
        </w:tc>
      </w:tr>
      <w:tr w14:paraId="760AD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FF8C80">
            <w:pPr>
              <w:bidi w:val="0"/>
              <w:rPr>
                <w:rFonts w:hint="default"/>
              </w:rPr>
            </w:pPr>
            <w:r>
              <w:rPr>
                <w:rFonts w:hint="default"/>
                <w:lang w:val="en-US" w:eastAsia="zh-CN"/>
              </w:rPr>
              <w:t>adl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AC50B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BFF886">
            <w:pPr>
              <w:bidi w:val="0"/>
              <w:rPr>
                <w:rFonts w:hint="default"/>
              </w:rPr>
            </w:pPr>
            <w:r>
              <w:rPr>
                <w:rFonts w:hint="default"/>
                <w:lang w:val="en-US" w:eastAsia="zh-CN"/>
              </w:rPr>
              <w:t>自动减仓（ADL）指标。范围：0–5，0 = ADL优先级最低（最不可能被强制减仓），5 = 优先级最高（保险基金耗尽时最先被减仓）。优先级随未实现盈利增大和杠杆倍数增加而升高。</w:t>
            </w:r>
            <w:r>
              <w:rPr>
                <w:rFonts w:hint="default"/>
                <w:lang w:val="en-US" w:eastAsia="zh-CN"/>
              </w:rPr>
              <w:br w:type="textWrapping"/>
            </w:r>
            <w:r>
              <w:rPr>
                <w:rFonts w:hint="default"/>
                <w:lang w:val="en-US" w:eastAsia="zh-CN"/>
              </w:rPr>
              <w:t>仅适用于 FUTURES/SWAP/OPTION</w:t>
            </w:r>
          </w:p>
        </w:tc>
      </w:tr>
      <w:tr w14:paraId="0329A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2E5138">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435DE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F8349E">
            <w:pPr>
              <w:bidi w:val="0"/>
              <w:rPr>
                <w:rFonts w:hint="default"/>
              </w:rPr>
            </w:pPr>
            <w:r>
              <w:rPr>
                <w:rFonts w:hint="default"/>
                <w:lang w:val="en-US" w:eastAsia="zh-CN"/>
              </w:rPr>
              <w:t>占用保证金的币种</w:t>
            </w:r>
          </w:p>
        </w:tc>
      </w:tr>
      <w:tr w14:paraId="4B575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4A1A11">
            <w:pPr>
              <w:bidi w:val="0"/>
              <w:rPr>
                <w:rFonts w:hint="default"/>
              </w:rPr>
            </w:pPr>
            <w:r>
              <w:rPr>
                <w:rFonts w:hint="default"/>
                <w:lang w:val="en-US" w:eastAsia="zh-CN"/>
              </w:rPr>
              <w:t>last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62717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4C858B">
            <w:pPr>
              <w:bidi w:val="0"/>
              <w:rPr>
                <w:rFonts w:hint="default"/>
              </w:rPr>
            </w:pPr>
            <w:r>
              <w:rPr>
                <w:rFonts w:hint="default"/>
                <w:lang w:val="en-US" w:eastAsia="zh-CN"/>
              </w:rPr>
              <w:t>最新成交价</w:t>
            </w:r>
          </w:p>
        </w:tc>
      </w:tr>
      <w:tr w14:paraId="3B64D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F35825">
            <w:pPr>
              <w:bidi w:val="0"/>
              <w:rPr>
                <w:rFonts w:hint="default"/>
              </w:rPr>
            </w:pPr>
            <w:r>
              <w:rPr>
                <w:rFonts w:hint="default"/>
                <w:lang w:val="en-US" w:eastAsia="zh-CN"/>
              </w:rPr>
              <w:t>idxPx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46A4A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EAC607">
            <w:pPr>
              <w:bidi w:val="0"/>
              <w:rPr>
                <w:rFonts w:hint="default"/>
              </w:rPr>
            </w:pPr>
            <w:r>
              <w:rPr>
                <w:rFonts w:hint="default"/>
                <w:lang w:val="en-US" w:eastAsia="zh-CN"/>
              </w:rPr>
              <w:t>最新指数价格</w:t>
            </w:r>
          </w:p>
        </w:tc>
      </w:tr>
      <w:tr w14:paraId="733AB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57204A">
            <w:pPr>
              <w:bidi w:val="0"/>
              <w:rPr>
                <w:rFonts w:hint="default"/>
              </w:rPr>
            </w:pPr>
            <w:r>
              <w:rPr>
                <w:rFonts w:hint="default"/>
                <w:lang w:val="en-US" w:eastAsia="zh-CN"/>
              </w:rPr>
              <w:t>usdPx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D1F1E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907D64">
            <w:pPr>
              <w:bidi w:val="0"/>
              <w:rPr>
                <w:rFonts w:hint="default"/>
              </w:rPr>
            </w:pPr>
            <w:r>
              <w:rPr>
                <w:rFonts w:hint="default"/>
                <w:lang w:val="en-US" w:eastAsia="zh-CN"/>
              </w:rPr>
              <w:t>保证金币种的市场最新美金价格 仅适用于交割/永续/期权</w:t>
            </w:r>
          </w:p>
        </w:tc>
      </w:tr>
      <w:tr w14:paraId="29E1E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20F12F">
            <w:pPr>
              <w:bidi w:val="0"/>
              <w:rPr>
                <w:rFonts w:hint="default"/>
              </w:rPr>
            </w:pPr>
            <w:r>
              <w:rPr>
                <w:rFonts w:hint="default"/>
                <w:lang w:val="en-US" w:eastAsia="zh-CN"/>
              </w:rPr>
              <w:t>bePx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26D9D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9D28FD">
            <w:pPr>
              <w:bidi w:val="0"/>
              <w:rPr>
                <w:rFonts w:hint="default"/>
              </w:rPr>
            </w:pPr>
            <w:r>
              <w:rPr>
                <w:rFonts w:hint="default"/>
                <w:lang w:val="en-US" w:eastAsia="zh-CN"/>
              </w:rPr>
              <w:t>盈亏平衡价</w:t>
            </w:r>
          </w:p>
        </w:tc>
      </w:tr>
      <w:tr w14:paraId="4ADD7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E83181C">
            <w:pPr>
              <w:bidi w:val="0"/>
              <w:rPr>
                <w:rFonts w:hint="default"/>
              </w:rPr>
            </w:pPr>
            <w:r>
              <w:rPr>
                <w:rFonts w:hint="default"/>
                <w:lang w:val="en-US" w:eastAsia="zh-CN"/>
              </w:rPr>
              <w:t>deltaBS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133D1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6D22B2">
            <w:pPr>
              <w:bidi w:val="0"/>
              <w:rPr>
                <w:rFonts w:hint="default"/>
              </w:rPr>
            </w:pPr>
            <w:r>
              <w:rPr>
                <w:rFonts w:hint="default"/>
                <w:lang w:val="en-US" w:eastAsia="zh-CN"/>
              </w:rPr>
              <w:t>美金本位持仓仓位delta，仅适用于期权</w:t>
            </w:r>
          </w:p>
        </w:tc>
      </w:tr>
      <w:tr w14:paraId="04110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A52478">
            <w:pPr>
              <w:bidi w:val="0"/>
              <w:rPr>
                <w:rFonts w:hint="default"/>
              </w:rPr>
            </w:pPr>
            <w:r>
              <w:rPr>
                <w:rFonts w:hint="default"/>
                <w:lang w:val="en-US" w:eastAsia="zh-CN"/>
              </w:rPr>
              <w:t>deltaPA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FE8D6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61452D">
            <w:pPr>
              <w:bidi w:val="0"/>
              <w:rPr>
                <w:rFonts w:hint="default"/>
              </w:rPr>
            </w:pPr>
            <w:r>
              <w:rPr>
                <w:rFonts w:hint="default"/>
                <w:lang w:val="en-US" w:eastAsia="zh-CN"/>
              </w:rPr>
              <w:t>币本位持仓仓位delta，仅适用于期权</w:t>
            </w:r>
          </w:p>
        </w:tc>
      </w:tr>
      <w:tr w14:paraId="0AB6F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D32A334">
            <w:pPr>
              <w:bidi w:val="0"/>
              <w:rPr>
                <w:rFonts w:hint="default"/>
              </w:rPr>
            </w:pPr>
            <w:r>
              <w:rPr>
                <w:rFonts w:hint="default"/>
                <w:lang w:val="en-US" w:eastAsia="zh-CN"/>
              </w:rPr>
              <w:t>gammaBS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8D222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23FB3B">
            <w:pPr>
              <w:bidi w:val="0"/>
              <w:rPr>
                <w:rFonts w:hint="default"/>
              </w:rPr>
            </w:pPr>
            <w:r>
              <w:rPr>
                <w:rFonts w:hint="default"/>
                <w:lang w:val="en-US" w:eastAsia="zh-CN"/>
              </w:rPr>
              <w:t>美金本位持仓仓位gamma，仅适用于期权</w:t>
            </w:r>
          </w:p>
        </w:tc>
      </w:tr>
      <w:tr w14:paraId="2FC45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3FB631">
            <w:pPr>
              <w:bidi w:val="0"/>
              <w:rPr>
                <w:rFonts w:hint="default"/>
              </w:rPr>
            </w:pPr>
            <w:r>
              <w:rPr>
                <w:rFonts w:hint="default"/>
                <w:lang w:val="en-US" w:eastAsia="zh-CN"/>
              </w:rPr>
              <w:t>gammaPA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C41D9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8FC4DA">
            <w:pPr>
              <w:bidi w:val="0"/>
              <w:rPr>
                <w:rFonts w:hint="default"/>
              </w:rPr>
            </w:pPr>
            <w:r>
              <w:rPr>
                <w:rFonts w:hint="default"/>
                <w:lang w:val="en-US" w:eastAsia="zh-CN"/>
              </w:rPr>
              <w:t>币本位持仓仓位gamma，仅适用于期权</w:t>
            </w:r>
          </w:p>
        </w:tc>
      </w:tr>
      <w:tr w14:paraId="5389E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CB78484">
            <w:pPr>
              <w:bidi w:val="0"/>
              <w:rPr>
                <w:rFonts w:hint="default"/>
              </w:rPr>
            </w:pPr>
            <w:r>
              <w:rPr>
                <w:rFonts w:hint="default"/>
                <w:lang w:val="en-US" w:eastAsia="zh-CN"/>
              </w:rPr>
              <w:t>thetaBS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60207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8D5911">
            <w:pPr>
              <w:bidi w:val="0"/>
              <w:rPr>
                <w:rFonts w:hint="default"/>
              </w:rPr>
            </w:pPr>
            <w:r>
              <w:rPr>
                <w:rFonts w:hint="default"/>
                <w:lang w:val="en-US" w:eastAsia="zh-CN"/>
              </w:rPr>
              <w:t>美金本位持仓仓位theta，仅适用于期权</w:t>
            </w:r>
          </w:p>
        </w:tc>
      </w:tr>
      <w:tr w14:paraId="6B60C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F26EB0">
            <w:pPr>
              <w:bidi w:val="0"/>
              <w:rPr>
                <w:rFonts w:hint="default"/>
              </w:rPr>
            </w:pPr>
            <w:r>
              <w:rPr>
                <w:rFonts w:hint="default"/>
                <w:lang w:val="en-US" w:eastAsia="zh-CN"/>
              </w:rPr>
              <w:t>thetaPA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BDA13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CC1D59">
            <w:pPr>
              <w:bidi w:val="0"/>
              <w:rPr>
                <w:rFonts w:hint="default"/>
              </w:rPr>
            </w:pPr>
            <w:r>
              <w:rPr>
                <w:rFonts w:hint="default"/>
                <w:lang w:val="en-US" w:eastAsia="zh-CN"/>
              </w:rPr>
              <w:t>币本位持仓仓位theta，仅适用于期权</w:t>
            </w:r>
          </w:p>
        </w:tc>
      </w:tr>
      <w:tr w14:paraId="0EA74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FC073A0">
            <w:pPr>
              <w:bidi w:val="0"/>
              <w:rPr>
                <w:rFonts w:hint="default"/>
              </w:rPr>
            </w:pPr>
            <w:r>
              <w:rPr>
                <w:rFonts w:hint="default"/>
                <w:lang w:val="en-US" w:eastAsia="zh-CN"/>
              </w:rPr>
              <w:t>vegaBS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FE13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A28839">
            <w:pPr>
              <w:bidi w:val="0"/>
              <w:rPr>
                <w:rFonts w:hint="default"/>
              </w:rPr>
            </w:pPr>
            <w:r>
              <w:rPr>
                <w:rFonts w:hint="default"/>
                <w:lang w:val="en-US" w:eastAsia="zh-CN"/>
              </w:rPr>
              <w:t>美金本位持仓仓位vega，仅适用于期权</w:t>
            </w:r>
          </w:p>
        </w:tc>
      </w:tr>
      <w:tr w14:paraId="67A9D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642B87">
            <w:pPr>
              <w:bidi w:val="0"/>
              <w:rPr>
                <w:rFonts w:hint="default"/>
              </w:rPr>
            </w:pPr>
            <w:r>
              <w:rPr>
                <w:rFonts w:hint="default"/>
                <w:lang w:val="en-US" w:eastAsia="zh-CN"/>
              </w:rPr>
              <w:t>vegaPA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B476A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FD3F1D">
            <w:pPr>
              <w:bidi w:val="0"/>
              <w:rPr>
                <w:rFonts w:hint="default"/>
              </w:rPr>
            </w:pPr>
            <w:r>
              <w:rPr>
                <w:rFonts w:hint="default"/>
                <w:lang w:val="en-US" w:eastAsia="zh-CN"/>
              </w:rPr>
              <w:t>币本位持仓仓位vega，仅适用于期权</w:t>
            </w:r>
          </w:p>
        </w:tc>
      </w:tr>
      <w:tr w14:paraId="6A812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7B2337">
            <w:pPr>
              <w:bidi w:val="0"/>
              <w:rPr>
                <w:rFonts w:hint="default"/>
              </w:rPr>
            </w:pPr>
            <w:r>
              <w:rPr>
                <w:rFonts w:hint="default"/>
                <w:lang w:val="en-US" w:eastAsia="zh-CN"/>
              </w:rPr>
              <w:t>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2A76C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1ABB24">
            <w:pPr>
              <w:bidi w:val="0"/>
              <w:rPr>
                <w:rFonts w:hint="default"/>
              </w:rPr>
            </w:pPr>
            <w:r>
              <w:rPr>
                <w:rFonts w:hint="default"/>
                <w:lang w:val="en-US" w:eastAsia="zh-CN"/>
              </w:rPr>
              <w:t>现货对冲占用数量</w:t>
            </w:r>
            <w:r>
              <w:rPr>
                <w:rFonts w:hint="default"/>
                <w:lang w:val="en-US" w:eastAsia="zh-CN"/>
              </w:rPr>
              <w:br w:type="textWrapping"/>
            </w:r>
            <w:r>
              <w:rPr>
                <w:rFonts w:hint="default"/>
                <w:lang w:val="en-US" w:eastAsia="zh-CN"/>
              </w:rPr>
              <w:t>适用于组合保证金模式</w:t>
            </w:r>
          </w:p>
        </w:tc>
      </w:tr>
      <w:tr w14:paraId="70E96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5DCE7B5">
            <w:pPr>
              <w:bidi w:val="0"/>
              <w:rPr>
                <w:rFonts w:hint="default"/>
              </w:rPr>
            </w:pPr>
            <w:r>
              <w:rPr>
                <w:rFonts w:hint="default"/>
                <w:lang w:val="en-US" w:eastAsia="zh-CN"/>
              </w:rPr>
              <w:t>spotInUseCcy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B36EC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05FEDD">
            <w:pPr>
              <w:bidi w:val="0"/>
              <w:rPr>
                <w:rFonts w:hint="default"/>
              </w:rPr>
            </w:pPr>
            <w:r>
              <w:rPr>
                <w:rFonts w:hint="default"/>
                <w:lang w:val="en-US" w:eastAsia="zh-CN"/>
              </w:rPr>
              <w:t>现货对冲占用币种，如 BTC</w:t>
            </w:r>
            <w:r>
              <w:rPr>
                <w:rFonts w:hint="default"/>
                <w:lang w:val="en-US" w:eastAsia="zh-CN"/>
              </w:rPr>
              <w:br w:type="textWrapping"/>
            </w:r>
            <w:r>
              <w:rPr>
                <w:rFonts w:hint="default"/>
                <w:lang w:val="en-US" w:eastAsia="zh-CN"/>
              </w:rPr>
              <w:t>适用于组合保证金模式</w:t>
            </w:r>
          </w:p>
        </w:tc>
      </w:tr>
      <w:tr w14:paraId="0B17F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CFB34B">
            <w:pPr>
              <w:bidi w:val="0"/>
              <w:rPr>
                <w:rFonts w:hint="default"/>
              </w:rPr>
            </w:pPr>
            <w:r>
              <w:rPr>
                <w:rFonts w:hint="default"/>
                <w:lang w:val="en-US" w:eastAsia="zh-CN"/>
              </w:rPr>
              <w:t>clSpotInUseAmt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B7774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D4CBB4">
            <w:pPr>
              <w:bidi w:val="0"/>
              <w:rPr>
                <w:rFonts w:hint="default"/>
              </w:rPr>
            </w:pPr>
            <w:r>
              <w:rPr>
                <w:rFonts w:hint="default"/>
                <w:lang w:val="en-US" w:eastAsia="zh-CN"/>
              </w:rPr>
              <w:t>用户自定义现货占用数量</w:t>
            </w:r>
            <w:r>
              <w:rPr>
                <w:rFonts w:hint="default"/>
                <w:lang w:val="en-US" w:eastAsia="zh-CN"/>
              </w:rPr>
              <w:br w:type="textWrapping"/>
            </w:r>
            <w:r>
              <w:rPr>
                <w:rFonts w:hint="default"/>
                <w:lang w:val="en-US" w:eastAsia="zh-CN"/>
              </w:rPr>
              <w:t>适用于组合保证金模式</w:t>
            </w:r>
          </w:p>
        </w:tc>
      </w:tr>
      <w:tr w14:paraId="0C0B0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497471">
            <w:pPr>
              <w:bidi w:val="0"/>
              <w:rPr>
                <w:rFonts w:hint="default"/>
              </w:rPr>
            </w:pPr>
            <w:r>
              <w:rPr>
                <w:rFonts w:hint="default"/>
                <w:lang w:val="en-US" w:eastAsia="zh-CN"/>
              </w:rPr>
              <w:t>maxSpotInUseAmt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82F9D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4AFBBF">
            <w:pPr>
              <w:bidi w:val="0"/>
              <w:rPr>
                <w:rFonts w:hint="default"/>
              </w:rPr>
            </w:pPr>
            <w:r>
              <w:rPr>
                <w:rFonts w:hint="default"/>
                <w:lang w:val="en-US" w:eastAsia="zh-CN"/>
              </w:rPr>
              <w:t>系统计算得到的最大可能现货占用数量</w:t>
            </w:r>
            <w:r>
              <w:rPr>
                <w:rFonts w:hint="default"/>
                <w:lang w:val="en-US" w:eastAsia="zh-CN"/>
              </w:rPr>
              <w:br w:type="textWrapping"/>
            </w:r>
            <w:r>
              <w:rPr>
                <w:rFonts w:hint="default"/>
                <w:lang w:val="en-US" w:eastAsia="zh-CN"/>
              </w:rPr>
              <w:t>适用于组合保证金模式</w:t>
            </w:r>
          </w:p>
        </w:tc>
      </w:tr>
      <w:tr w14:paraId="4692F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23576F8">
            <w:pPr>
              <w:bidi w:val="0"/>
              <w:rPr>
                <w:rFonts w:hint="default"/>
              </w:rPr>
            </w:pPr>
            <w:r>
              <w:rPr>
                <w:rFonts w:hint="default"/>
                <w:lang w:val="en-US" w:eastAsia="zh-CN"/>
              </w:rPr>
              <w:t>realizedPnl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DB748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80A4CF">
            <w:pPr>
              <w:bidi w:val="0"/>
              <w:rPr>
                <w:rFonts w:hint="default"/>
              </w:rPr>
            </w:pPr>
            <w:r>
              <w:rPr>
                <w:rFonts w:hint="default"/>
                <w:lang w:val="en-US" w:eastAsia="zh-CN"/>
              </w:rPr>
              <w:t>已实现收益</w:t>
            </w:r>
            <w:r>
              <w:rPr>
                <w:rFonts w:hint="default"/>
                <w:lang w:val="en-US" w:eastAsia="zh-CN"/>
              </w:rPr>
              <w:br w:type="textWrapping"/>
            </w:r>
            <w:r>
              <w:rPr>
                <w:rFonts w:hint="default"/>
                <w:lang w:val="en-US" w:eastAsia="zh-CN"/>
              </w:rPr>
              <w:t>仅适用于交割/永续/期权</w:t>
            </w:r>
            <w:r>
              <w:rPr>
                <w:rFonts w:hint="default"/>
                <w:lang w:val="en-US" w:eastAsia="zh-CN"/>
              </w:rPr>
              <w:br w:type="textWrapping"/>
            </w:r>
            <w:r>
              <w:rPr>
                <w:rFonts w:hint="default"/>
                <w:lang w:val="en-US" w:eastAsia="zh-CN"/>
              </w:rPr>
              <w:t>realizedPnl=pnl+fee+fundingFee+liqPenalty+settledPnl</w:t>
            </w:r>
          </w:p>
        </w:tc>
      </w:tr>
      <w:tr w14:paraId="6E94A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16020A">
            <w:pPr>
              <w:bidi w:val="0"/>
              <w:rPr>
                <w:rFonts w:hint="default"/>
              </w:rPr>
            </w:pPr>
            <w:r>
              <w:rPr>
                <w:rFonts w:hint="default"/>
                <w:lang w:val="en-US" w:eastAsia="zh-CN"/>
              </w:rPr>
              <w:t>settledPnl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478D6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88C1DC">
            <w:pPr>
              <w:bidi w:val="0"/>
              <w:rPr>
                <w:rFonts w:hint="default"/>
              </w:rPr>
            </w:pPr>
            <w:r>
              <w:rPr>
                <w:rFonts w:hint="default"/>
                <w:lang w:val="en-US" w:eastAsia="zh-CN"/>
              </w:rPr>
              <w:t>已结算收益</w:t>
            </w:r>
            <w:r>
              <w:rPr>
                <w:rFonts w:hint="default"/>
                <w:lang w:val="en-US" w:eastAsia="zh-CN"/>
              </w:rPr>
              <w:br w:type="textWrapping"/>
            </w:r>
            <w:r>
              <w:rPr>
                <w:rFonts w:hint="default"/>
                <w:lang w:val="en-US" w:eastAsia="zh-CN"/>
              </w:rPr>
              <w:t>仅适用于全仓交割</w:t>
            </w:r>
          </w:p>
        </w:tc>
      </w:tr>
      <w:tr w14:paraId="3E578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DB98C21">
            <w:pPr>
              <w:bidi w:val="0"/>
              <w:rPr>
                <w:rFonts w:hint="default"/>
              </w:rPr>
            </w:pPr>
            <w:r>
              <w:rPr>
                <w:rFonts w:hint="default"/>
                <w:lang w:val="en-US" w:eastAsia="zh-CN"/>
              </w:rPr>
              <w:t>pnl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D19E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E7B531">
            <w:pPr>
              <w:bidi w:val="0"/>
              <w:rPr>
                <w:rFonts w:hint="default"/>
              </w:rPr>
            </w:pPr>
            <w:r>
              <w:rPr>
                <w:rFonts w:hint="default"/>
                <w:lang w:val="en-US" w:eastAsia="zh-CN"/>
              </w:rPr>
              <w:t>平仓订单累计收益额(不包括手续费)</w:t>
            </w:r>
          </w:p>
        </w:tc>
      </w:tr>
      <w:tr w14:paraId="22D1D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75BDCED">
            <w:pPr>
              <w:bidi w:val="0"/>
              <w:rPr>
                <w:rFonts w:hint="default"/>
              </w:rPr>
            </w:pPr>
            <w:r>
              <w:rPr>
                <w:rFonts w:hint="default"/>
                <w:lang w:val="en-US" w:eastAsia="zh-CN"/>
              </w:rPr>
              <w:t>fee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33839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358C6F">
            <w:pPr>
              <w:bidi w:val="0"/>
              <w:rPr>
                <w:rFonts w:hint="default"/>
              </w:rPr>
            </w:pPr>
            <w:r>
              <w:rPr>
                <w:rFonts w:hint="default"/>
                <w:lang w:val="en-US" w:eastAsia="zh-CN"/>
              </w:rPr>
              <w:t>自当前仓位开仓起累计手续费，仓位完全平仓后重置为0。逐笔手续费详情请使用 GET /api/v5/trade/fills。累计手续费金额，正数代表平台返佣 ，负数代表平台扣除</w:t>
            </w:r>
          </w:p>
        </w:tc>
      </w:tr>
      <w:tr w14:paraId="01E06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075E58">
            <w:pPr>
              <w:bidi w:val="0"/>
              <w:rPr>
                <w:rFonts w:hint="default"/>
              </w:rPr>
            </w:pPr>
            <w:r>
              <w:rPr>
                <w:rFonts w:hint="default"/>
                <w:lang w:val="en-US" w:eastAsia="zh-CN"/>
              </w:rPr>
              <w:t>fundingFee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71AFF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2487EB">
            <w:pPr>
              <w:bidi w:val="0"/>
              <w:rPr>
                <w:rFonts w:hint="default"/>
              </w:rPr>
            </w:pPr>
            <w:r>
              <w:rPr>
                <w:rFonts w:hint="default"/>
                <w:lang w:val="en-US" w:eastAsia="zh-CN"/>
              </w:rPr>
              <w:t>累计资金费用</w:t>
            </w:r>
          </w:p>
        </w:tc>
      </w:tr>
      <w:tr w14:paraId="5AA3C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D9EAC9">
            <w:pPr>
              <w:bidi w:val="0"/>
              <w:rPr>
                <w:rFonts w:hint="default"/>
              </w:rPr>
            </w:pPr>
            <w:r>
              <w:rPr>
                <w:rFonts w:hint="default"/>
                <w:lang w:val="en-US" w:eastAsia="zh-CN"/>
              </w:rPr>
              <w:t>liqPenalty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08CC7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A7C635">
            <w:pPr>
              <w:bidi w:val="0"/>
              <w:rPr>
                <w:rFonts w:hint="default"/>
              </w:rPr>
            </w:pPr>
            <w:r>
              <w:rPr>
                <w:rFonts w:hint="default"/>
                <w:lang w:val="en-US" w:eastAsia="zh-CN"/>
              </w:rPr>
              <w:t>累计爆仓罚金，有值时为负数。</w:t>
            </w:r>
          </w:p>
        </w:tc>
      </w:tr>
      <w:tr w14:paraId="03DEA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95B114">
            <w:pPr>
              <w:bidi w:val="0"/>
              <w:rPr>
                <w:rFonts w:hint="default"/>
              </w:rPr>
            </w:pPr>
            <w:r>
              <w:rPr>
                <w:rFonts w:hint="default"/>
                <w:lang w:val="en-US" w:eastAsia="zh-CN"/>
              </w:rPr>
              <w:t>closeOrderAlgo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5B6D1F">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DD3D5B">
            <w:pPr>
              <w:bidi w:val="0"/>
              <w:rPr>
                <w:rFonts w:hint="default"/>
              </w:rPr>
            </w:pPr>
            <w:r>
              <w:rPr>
                <w:rFonts w:hint="default"/>
                <w:lang w:val="en-US" w:eastAsia="zh-CN"/>
              </w:rPr>
              <w:t>平仓策略委托订单。调用策略委托下单，且closeFraction=1 时，该数组才会有值。</w:t>
            </w:r>
          </w:p>
        </w:tc>
      </w:tr>
      <w:tr w14:paraId="638C4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0718B6">
            <w:pPr>
              <w:bidi w:val="0"/>
              <w:rPr>
                <w:rFonts w:hint="default"/>
              </w:rPr>
            </w:pPr>
            <w:r>
              <w:rPr>
                <w:rFonts w:hint="default"/>
                <w:lang w:val="en-US" w:eastAsia="zh-CN"/>
              </w:rPr>
              <w:t>&gt; algoId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29C53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25D8BF">
            <w:pPr>
              <w:bidi w:val="0"/>
              <w:rPr>
                <w:rFonts w:hint="default"/>
              </w:rPr>
            </w:pPr>
            <w:r>
              <w:rPr>
                <w:rFonts w:hint="default"/>
                <w:lang w:val="en-US" w:eastAsia="zh-CN"/>
              </w:rPr>
              <w:t>策略委托单ID</w:t>
            </w:r>
          </w:p>
        </w:tc>
      </w:tr>
      <w:tr w14:paraId="6C7F1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E21785F">
            <w:pPr>
              <w:bidi w:val="0"/>
              <w:rPr>
                <w:rFonts w:hint="default"/>
              </w:rPr>
            </w:pPr>
            <w:r>
              <w:rPr>
                <w:rFonts w:hint="default"/>
                <w:lang w:val="en-US" w:eastAsia="zh-CN"/>
              </w:rPr>
              <w:t>&gt; 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C6E67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D5F7B4">
            <w:pPr>
              <w:bidi w:val="0"/>
              <w:rPr>
                <w:rFonts w:hint="default"/>
              </w:rPr>
            </w:pPr>
            <w:r>
              <w:rPr>
                <w:rFonts w:hint="default"/>
                <w:lang w:val="en-US" w:eastAsia="zh-CN"/>
              </w:rPr>
              <w:t>止损触发价</w:t>
            </w:r>
          </w:p>
        </w:tc>
      </w:tr>
      <w:tr w14:paraId="3F4D2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40F859">
            <w:pPr>
              <w:bidi w:val="0"/>
              <w:rPr>
                <w:rFonts w:hint="default"/>
              </w:rPr>
            </w:pPr>
            <w:r>
              <w:rPr>
                <w:rFonts w:hint="default"/>
                <w:lang w:val="en-US" w:eastAsia="zh-CN"/>
              </w:rPr>
              <w:t>&gt; 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2928B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741BF1">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4E695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EB3F40">
            <w:pPr>
              <w:bidi w:val="0"/>
              <w:rPr>
                <w:rFonts w:hint="default"/>
              </w:rPr>
            </w:pPr>
            <w:r>
              <w:rPr>
                <w:rFonts w:hint="default"/>
                <w:lang w:val="en-US" w:eastAsia="zh-CN"/>
              </w:rPr>
              <w:t>&gt; 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17539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706B4B">
            <w:pPr>
              <w:bidi w:val="0"/>
              <w:rPr>
                <w:rFonts w:hint="default"/>
              </w:rPr>
            </w:pPr>
            <w:r>
              <w:rPr>
                <w:rFonts w:hint="default"/>
                <w:lang w:val="en-US" w:eastAsia="zh-CN"/>
              </w:rPr>
              <w:t>止盈触发价</w:t>
            </w:r>
          </w:p>
        </w:tc>
      </w:tr>
      <w:tr w14:paraId="7BAB9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83499A">
            <w:pPr>
              <w:bidi w:val="0"/>
              <w:rPr>
                <w:rFonts w:hint="default"/>
              </w:rPr>
            </w:pPr>
            <w:r>
              <w:rPr>
                <w:rFonts w:hint="default"/>
                <w:lang w:val="en-US" w:eastAsia="zh-CN"/>
              </w:rPr>
              <w:t>&gt; 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96B4D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C5418C">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0C4BC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0EAC743">
            <w:pPr>
              <w:bidi w:val="0"/>
              <w:rPr>
                <w:rFonts w:hint="default"/>
              </w:rPr>
            </w:pPr>
            <w:r>
              <w:rPr>
                <w:rFonts w:hint="default"/>
                <w:lang w:val="en-US" w:eastAsia="zh-CN"/>
              </w:rPr>
              <w:t>&gt; closeFraction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4A85D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ACF205">
            <w:pPr>
              <w:bidi w:val="0"/>
              <w:rPr>
                <w:rFonts w:hint="default"/>
              </w:rPr>
            </w:pPr>
            <w:r>
              <w:rPr>
                <w:rFonts w:hint="default"/>
                <w:lang w:val="en-US" w:eastAsia="zh-CN"/>
              </w:rPr>
              <w:t>策略委托触发时，平仓的百分比。1 代表100%</w:t>
            </w:r>
          </w:p>
        </w:tc>
      </w:tr>
      <w:tr w14:paraId="76E2D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CEC9E2">
            <w:pPr>
              <w:bidi w:val="0"/>
              <w:rPr>
                <w:rFonts w:hint="default"/>
              </w:rPr>
            </w:pPr>
            <w:r>
              <w:rPr>
                <w:rFonts w:hint="default"/>
                <w:lang w:val="en-US" w:eastAsia="zh-CN"/>
              </w:rPr>
              <w:t>cTime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32D99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616138">
            <w:pPr>
              <w:bidi w:val="0"/>
              <w:rPr>
                <w:rFonts w:hint="default"/>
              </w:rPr>
            </w:pPr>
            <w:r>
              <w:rPr>
                <w:rFonts w:hint="default"/>
                <w:lang w:val="en-US" w:eastAsia="zh-CN"/>
              </w:rPr>
              <w:t>持仓创建时间，Unix时间戳的毫秒数格式，如 1597026383085</w:t>
            </w:r>
          </w:p>
        </w:tc>
      </w:tr>
      <w:tr w14:paraId="02B2B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CB60CC">
            <w:pPr>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989D3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F0C68B">
            <w:pPr>
              <w:bidi w:val="0"/>
              <w:rPr>
                <w:rFonts w:hint="default"/>
              </w:rPr>
            </w:pPr>
            <w:r>
              <w:rPr>
                <w:rFonts w:hint="default"/>
                <w:lang w:val="en-US" w:eastAsia="zh-CN"/>
              </w:rPr>
              <w:t>最近一次持仓更新时间，Unix时间戳的毫秒数格式，如 1597026383085</w:t>
            </w:r>
          </w:p>
        </w:tc>
      </w:tr>
      <w:tr w14:paraId="3283A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51ACA3">
            <w:pPr>
              <w:bidi w:val="0"/>
              <w:rPr>
                <w:rFonts w:hint="default"/>
              </w:rPr>
            </w:pPr>
            <w:r>
              <w:rPr>
                <w:rFonts w:hint="default"/>
                <w:lang w:val="en-US" w:eastAsia="zh-CN"/>
              </w:rPr>
              <w:t>bizRefId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1EB28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86D212">
            <w:pPr>
              <w:bidi w:val="0"/>
              <w:rPr>
                <w:rFonts w:hint="default"/>
              </w:rPr>
            </w:pPr>
            <w:r>
              <w:rPr>
                <w:rFonts w:hint="default"/>
                <w:lang w:val="en-US" w:eastAsia="zh-CN"/>
              </w:rPr>
              <w:t>外部业务id，如 体验券id</w:t>
            </w:r>
          </w:p>
        </w:tc>
      </w:tr>
      <w:tr w14:paraId="17A36A9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B5D1878">
            <w:pPr>
              <w:bidi w:val="0"/>
              <w:rPr>
                <w:rFonts w:hint="default"/>
              </w:rPr>
            </w:pPr>
            <w:r>
              <w:rPr>
                <w:rFonts w:hint="default"/>
                <w:lang w:val="en-US" w:eastAsia="zh-CN"/>
              </w:rPr>
              <w:t>bizRefType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E1B32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382798">
            <w:pPr>
              <w:bidi w:val="0"/>
              <w:rPr>
                <w:rFonts w:hint="default"/>
              </w:rPr>
            </w:pPr>
            <w:r>
              <w:rPr>
                <w:rFonts w:hint="default"/>
                <w:lang w:val="en-US" w:eastAsia="zh-CN"/>
              </w:rPr>
              <w:t>外部业务类型</w:t>
            </w:r>
          </w:p>
        </w:tc>
      </w:tr>
    </w:tbl>
    <w:p w14:paraId="04DA12CE">
      <w:pPr>
        <w:bidi w:val="0"/>
      </w:pPr>
      <w:r>
        <w:rPr>
          <w:lang w:val="en-US" w:eastAsia="zh-CN"/>
        </w:rPr>
        <w:t> PM账户下，持仓的 IMR MMR的数据是后端服务以ristUnit为最小粒度重新计算，相同riskUnit全仓仓位的imr和mmr返回值相同。</w:t>
      </w:r>
    </w:p>
    <w:p w14:paraId="713102E6">
      <w:pPr>
        <w:bidi w:val="0"/>
        <w:rPr>
          <w:rFonts w:hint="default"/>
        </w:rPr>
      </w:pPr>
      <w:r>
        <w:rPr>
          <w:rFonts w:hint="default"/>
        </w:rPr>
        <w:t>查看历史持仓信息</w:t>
      </w:r>
    </w:p>
    <w:p w14:paraId="1A0B7BF9">
      <w:pPr>
        <w:bidi w:val="0"/>
        <w:rPr>
          <w:rFonts w:hint="default"/>
        </w:rPr>
      </w:pPr>
      <w:r>
        <w:rPr>
          <w:rFonts w:hint="default"/>
        </w:rPr>
        <w:t>获取最近3个月有更新的仓位信息，按照仓位更新时间倒序排列。于2024年11月11日中午12:00（UTC+8）开始支持组合保证金账户模式下的历史持仓。</w:t>
      </w:r>
    </w:p>
    <w:p w14:paraId="54018F66">
      <w:pPr>
        <w:bidi w:val="0"/>
        <w:rPr>
          <w:rFonts w:hint="default"/>
        </w:rPr>
      </w:pPr>
      <w:r>
        <w:rPr>
          <w:rFonts w:hint="default"/>
        </w:rPr>
        <w:t>限速：10次/2s</w:t>
      </w:r>
    </w:p>
    <w:p w14:paraId="33FE4085">
      <w:pPr>
        <w:bidi w:val="0"/>
        <w:rPr>
          <w:rFonts w:hint="default"/>
        </w:rPr>
      </w:pPr>
      <w:r>
        <w:rPr>
          <w:rFonts w:hint="default"/>
        </w:rPr>
        <w:t>限速规则：User ID</w:t>
      </w:r>
    </w:p>
    <w:p w14:paraId="3126E8C4">
      <w:pPr>
        <w:bidi w:val="0"/>
        <w:rPr>
          <w:rFonts w:hint="default"/>
        </w:rPr>
      </w:pPr>
      <w:r>
        <w:rPr>
          <w:rFonts w:hint="default"/>
        </w:rPr>
        <w:t>权限：读取</w:t>
      </w:r>
    </w:p>
    <w:p w14:paraId="3BC7B5C7">
      <w:pPr>
        <w:bidi w:val="0"/>
        <w:rPr>
          <w:rFonts w:hint="default"/>
        </w:rPr>
      </w:pPr>
      <w:r>
        <w:rPr>
          <w:rFonts w:hint="default"/>
        </w:rPr>
        <w:t>HTTP请求</w:t>
      </w:r>
    </w:p>
    <w:p w14:paraId="0E20BA73">
      <w:pPr>
        <w:bidi w:val="0"/>
        <w:rPr>
          <w:rFonts w:hint="default"/>
        </w:rPr>
      </w:pPr>
      <w:r>
        <w:rPr>
          <w:rFonts w:hint="default"/>
        </w:rPr>
        <w:t>GET /api/v5/account/positions-history</w:t>
      </w:r>
    </w:p>
    <w:p w14:paraId="18FAC376">
      <w:pPr>
        <w:bidi w:val="0"/>
      </w:pPr>
      <w:r>
        <w:rPr>
          <w:rFonts w:hint="default"/>
        </w:rPr>
        <w:t>请求示例</w:t>
      </w:r>
    </w:p>
    <w:p w14:paraId="1A0F1EF7">
      <w:pPr>
        <w:bidi w:val="0"/>
        <w:rPr>
          <w:rFonts w:hint="default"/>
        </w:rPr>
      </w:pPr>
      <w:r>
        <w:rPr>
          <w:rFonts w:hint="default"/>
        </w:rPr>
        <w:t>import okx.Account as Account</w:t>
      </w:r>
    </w:p>
    <w:p w14:paraId="1842322E">
      <w:pPr>
        <w:bidi w:val="0"/>
        <w:rPr>
          <w:rFonts w:hint="default"/>
        </w:rPr>
      </w:pPr>
      <w:r>
        <w:rPr>
          <w:rFonts w:hint="default"/>
        </w:rPr>
        <w:t># API 初始化apikey = "YOUR_API_KEY"secretkey = "YOUR_SECRET_KEY"passphrase = "YOUR_PASSPHRASE"</w:t>
      </w:r>
    </w:p>
    <w:p w14:paraId="442A0010">
      <w:pPr>
        <w:bidi w:val="0"/>
        <w:rPr>
          <w:rFonts w:hint="default"/>
        </w:rPr>
      </w:pPr>
      <w:r>
        <w:rPr>
          <w:rFonts w:hint="default"/>
        </w:rPr>
        <w:t>flag = "1"  # 实盘:0 , 模拟盘:1accountAPI = Account.AccountAPI(apikey, secretkey, passphrase, False, flag)</w:t>
      </w:r>
    </w:p>
    <w:p w14:paraId="61942325">
      <w:pPr>
        <w:bidi w:val="0"/>
        <w:rPr>
          <w:rFonts w:hint="default"/>
        </w:rPr>
      </w:pPr>
      <w:r>
        <w:rPr>
          <w:rFonts w:hint="default"/>
        </w:rPr>
        <w:t># 查看历史持仓信息result = accountAPI.get_positions_history()print(result)</w:t>
      </w:r>
    </w:p>
    <w:p w14:paraId="43614C7C">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3"/>
        <w:gridCol w:w="738"/>
        <w:gridCol w:w="735"/>
        <w:gridCol w:w="5950"/>
      </w:tblGrid>
      <w:tr w14:paraId="79B3302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7FF145E">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E9C3C8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2557E39">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B0143DA">
            <w:pPr>
              <w:bidi w:val="0"/>
              <w:rPr>
                <w:rFonts w:hint="default"/>
              </w:rPr>
            </w:pPr>
            <w:r>
              <w:rPr>
                <w:rFonts w:hint="default"/>
                <w:lang w:val="en-US" w:eastAsia="zh-CN"/>
              </w:rPr>
              <w:t>描述</w:t>
            </w:r>
          </w:p>
        </w:tc>
      </w:tr>
      <w:tr w14:paraId="483D5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AC9ABA">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5F2F5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CDDE7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88CCC5">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04583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FC4DA0">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7C28E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AE987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A3B2B7">
            <w:pPr>
              <w:bidi w:val="0"/>
              <w:rPr>
                <w:rFonts w:hint="default"/>
              </w:rPr>
            </w:pPr>
            <w:r>
              <w:rPr>
                <w:rFonts w:hint="default"/>
                <w:lang w:val="en-US" w:eastAsia="zh-CN"/>
              </w:rPr>
              <w:t>交易产品ID，如：BTC-USD-SWAP</w:t>
            </w:r>
          </w:p>
        </w:tc>
      </w:tr>
      <w:tr w14:paraId="61C5F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E84B06">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95AB7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18D88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22FE56">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cross：全仓，isolated：逐仓</w:t>
            </w:r>
          </w:p>
        </w:tc>
      </w:tr>
      <w:tr w14:paraId="3C7AB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D61AC0E">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ABE4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F387B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3E1B8D">
            <w:pPr>
              <w:bidi w:val="0"/>
              <w:rPr>
                <w:rFonts w:hint="default"/>
              </w:rPr>
            </w:pPr>
            <w:r>
              <w:rPr>
                <w:rFonts w:hint="default"/>
                <w:lang w:val="en-US" w:eastAsia="zh-CN"/>
              </w:rPr>
              <w:t>最近一次平仓的类型</w:t>
            </w:r>
            <w:r>
              <w:rPr>
                <w:rFonts w:hint="default"/>
                <w:lang w:val="en-US" w:eastAsia="zh-CN"/>
              </w:rPr>
              <w:br w:type="textWrapping"/>
            </w:r>
            <w:r>
              <w:rPr>
                <w:rFonts w:hint="default"/>
                <w:lang w:val="en-US" w:eastAsia="zh-CN"/>
              </w:rPr>
              <w:t>1：部分平仓;2：完全平仓;3：强平;4：强减; 5：ADL自动减仓 - 仓位未完全平仓; 6：ADL自动减仓 - 仓位完全平仓</w:t>
            </w:r>
            <w:r>
              <w:rPr>
                <w:rFonts w:hint="default"/>
                <w:lang w:val="en-US" w:eastAsia="zh-CN"/>
              </w:rPr>
              <w:br w:type="textWrapping"/>
            </w:r>
            <w:r>
              <w:rPr>
                <w:rFonts w:hint="default"/>
                <w:lang w:val="en-US" w:eastAsia="zh-CN"/>
              </w:rPr>
              <w:t>状态叠加时，以最新的平仓类型为准状态为准。</w:t>
            </w:r>
          </w:p>
        </w:tc>
      </w:tr>
      <w:tr w14:paraId="35213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959F45">
            <w:pPr>
              <w:bidi w:val="0"/>
              <w:rPr>
                <w:rFonts w:hint="default"/>
              </w:rPr>
            </w:pPr>
            <w:r>
              <w:rPr>
                <w:rFonts w:hint="default"/>
                <w:lang w:val="en-US" w:eastAsia="zh-CN"/>
              </w:rPr>
              <w:t>posId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8585F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DC50B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BB24DA">
            <w:pPr>
              <w:bidi w:val="0"/>
              <w:rPr>
                <w:rFonts w:hint="default"/>
              </w:rPr>
            </w:pPr>
            <w:r>
              <w:rPr>
                <w:rFonts w:hint="default"/>
                <w:lang w:val="en-US" w:eastAsia="zh-CN"/>
              </w:rPr>
              <w:t>持仓ID。存在有效期的属性，自最近一次完全平仓算起，满30天 posId 会失效，之后的仓位，会使用新的 posId。</w:t>
            </w:r>
          </w:p>
        </w:tc>
      </w:tr>
      <w:tr w14:paraId="720F4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3E6AAD7">
            <w:pPr>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BA45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7E5BB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051C2F">
            <w:pPr>
              <w:bidi w:val="0"/>
              <w:rPr>
                <w:rFonts w:hint="default"/>
              </w:rPr>
            </w:pPr>
            <w:r>
              <w:rPr>
                <w:rFonts w:hint="default"/>
                <w:lang w:val="en-US" w:eastAsia="zh-CN"/>
              </w:rPr>
              <w:t>查询仓位更新 (uTime) 之前的内容，值为时间戳，Unix 时间戳为毫秒数格式，如 1597026383085</w:t>
            </w:r>
          </w:p>
        </w:tc>
      </w:tr>
      <w:tr w14:paraId="100A4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A1C803">
            <w:pPr>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0CE8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A781C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FE25B4">
            <w:pPr>
              <w:bidi w:val="0"/>
              <w:rPr>
                <w:rFonts w:hint="default"/>
              </w:rPr>
            </w:pPr>
            <w:r>
              <w:rPr>
                <w:rFonts w:hint="default"/>
                <w:lang w:val="en-US" w:eastAsia="zh-CN"/>
              </w:rPr>
              <w:t>查询仓位更新 (uTime) 之后的内容，值为时间戳，Unix 时间戳为毫秒数格式，如 1597026383085</w:t>
            </w:r>
          </w:p>
        </w:tc>
      </w:tr>
      <w:tr w14:paraId="5C21824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53BAA24">
            <w:pPr>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F1E9F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53D34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ACA679">
            <w:pPr>
              <w:bidi w:val="0"/>
              <w:rPr>
                <w:rFonts w:hint="default"/>
              </w:rPr>
            </w:pPr>
            <w:r>
              <w:rPr>
                <w:rFonts w:hint="default"/>
                <w:lang w:val="en-US" w:eastAsia="zh-CN"/>
              </w:rPr>
              <w:t>分页返回结果的数量，最大为100，默认100条，uTime 相同的记录均会在当前请求中全部返回</w:t>
            </w:r>
          </w:p>
        </w:tc>
      </w:tr>
    </w:tbl>
    <w:p w14:paraId="49B45F9F">
      <w:pPr>
        <w:bidi w:val="0"/>
      </w:pPr>
      <w:r>
        <w:rPr>
          <w:rFonts w:hint="default"/>
        </w:rPr>
        <w:t>返回结果</w:t>
      </w:r>
    </w:p>
    <w:p w14:paraId="6668733A">
      <w:pPr>
        <w:bidi w:val="0"/>
        <w:rPr>
          <w:rFonts w:hint="default"/>
        </w:rPr>
      </w:pPr>
      <w:r>
        <w:rPr>
          <w:rFonts w:hint="default"/>
        </w:rPr>
        <w:t>{</w:t>
      </w:r>
    </w:p>
    <w:p w14:paraId="3C0D2D93">
      <w:pPr>
        <w:bidi w:val="0"/>
        <w:rPr>
          <w:rFonts w:hint="default"/>
        </w:rPr>
      </w:pPr>
      <w:r>
        <w:rPr>
          <w:rFonts w:hint="default"/>
        </w:rPr>
        <w:t xml:space="preserve">    "code": "0",</w:t>
      </w:r>
    </w:p>
    <w:p w14:paraId="440A6F6E">
      <w:pPr>
        <w:bidi w:val="0"/>
        <w:rPr>
          <w:rFonts w:hint="default"/>
        </w:rPr>
      </w:pPr>
      <w:r>
        <w:rPr>
          <w:rFonts w:hint="default"/>
        </w:rPr>
        <w:t xml:space="preserve">    "data": [</w:t>
      </w:r>
    </w:p>
    <w:p w14:paraId="1DCBBA40">
      <w:pPr>
        <w:bidi w:val="0"/>
        <w:rPr>
          <w:rFonts w:hint="default"/>
        </w:rPr>
      </w:pPr>
      <w:r>
        <w:rPr>
          <w:rFonts w:hint="default"/>
        </w:rPr>
        <w:t xml:space="preserve">        {</w:t>
      </w:r>
    </w:p>
    <w:p w14:paraId="40A086A4">
      <w:pPr>
        <w:bidi w:val="0"/>
        <w:rPr>
          <w:rFonts w:hint="default"/>
        </w:rPr>
      </w:pPr>
      <w:r>
        <w:rPr>
          <w:rFonts w:hint="default"/>
        </w:rPr>
        <w:t xml:space="preserve">            "cTime": "1654177169995",</w:t>
      </w:r>
    </w:p>
    <w:p w14:paraId="4AD86CA4">
      <w:pPr>
        <w:bidi w:val="0"/>
        <w:rPr>
          <w:rFonts w:hint="default"/>
        </w:rPr>
      </w:pPr>
      <w:r>
        <w:rPr>
          <w:rFonts w:hint="default"/>
        </w:rPr>
        <w:t xml:space="preserve">            "ccy": "BTC",</w:t>
      </w:r>
    </w:p>
    <w:p w14:paraId="295E80AC">
      <w:pPr>
        <w:bidi w:val="0"/>
        <w:rPr>
          <w:rFonts w:hint="default"/>
        </w:rPr>
      </w:pPr>
      <w:r>
        <w:rPr>
          <w:rFonts w:hint="default"/>
        </w:rPr>
        <w:t xml:space="preserve">            "closeAvgPx": "29786.5999999789081085",</w:t>
      </w:r>
    </w:p>
    <w:p w14:paraId="1198A360">
      <w:pPr>
        <w:bidi w:val="0"/>
        <w:rPr>
          <w:rFonts w:hint="default"/>
        </w:rPr>
      </w:pPr>
      <w:r>
        <w:rPr>
          <w:rFonts w:hint="default"/>
        </w:rPr>
        <w:t xml:space="preserve">            "closeTotalPos": "1",</w:t>
      </w:r>
    </w:p>
    <w:p w14:paraId="1EE988BF">
      <w:pPr>
        <w:bidi w:val="0"/>
        <w:rPr>
          <w:rFonts w:hint="default"/>
        </w:rPr>
      </w:pPr>
      <w:r>
        <w:rPr>
          <w:rFonts w:hint="default"/>
        </w:rPr>
        <w:t xml:space="preserve">            "instId": "BTC-USD-SWAP",</w:t>
      </w:r>
    </w:p>
    <w:p w14:paraId="5033BE32">
      <w:pPr>
        <w:bidi w:val="0"/>
        <w:rPr>
          <w:rFonts w:hint="default"/>
        </w:rPr>
      </w:pPr>
      <w:r>
        <w:rPr>
          <w:rFonts w:hint="default"/>
        </w:rPr>
        <w:t xml:space="preserve">            "instType": "SWAP",</w:t>
      </w:r>
    </w:p>
    <w:p w14:paraId="528E5138">
      <w:pPr>
        <w:bidi w:val="0"/>
        <w:rPr>
          <w:rFonts w:hint="default"/>
        </w:rPr>
      </w:pPr>
      <w:r>
        <w:rPr>
          <w:rFonts w:hint="default"/>
        </w:rPr>
        <w:t xml:space="preserve">            "lever": "10.0",</w:t>
      </w:r>
    </w:p>
    <w:p w14:paraId="2C677BA6">
      <w:pPr>
        <w:bidi w:val="0"/>
        <w:rPr>
          <w:rFonts w:hint="default"/>
        </w:rPr>
      </w:pPr>
      <w:r>
        <w:rPr>
          <w:rFonts w:hint="default"/>
        </w:rPr>
        <w:t xml:space="preserve">            "mgnMode": "cross",</w:t>
      </w:r>
    </w:p>
    <w:p w14:paraId="42DDF4D5">
      <w:pPr>
        <w:bidi w:val="0"/>
        <w:rPr>
          <w:rFonts w:hint="default"/>
        </w:rPr>
      </w:pPr>
      <w:r>
        <w:rPr>
          <w:rFonts w:hint="default"/>
        </w:rPr>
        <w:t xml:space="preserve">            "openAvgPx": "29783.8999999995535393",</w:t>
      </w:r>
    </w:p>
    <w:p w14:paraId="3D43FBCF">
      <w:pPr>
        <w:bidi w:val="0"/>
        <w:rPr>
          <w:rFonts w:hint="default"/>
        </w:rPr>
      </w:pPr>
      <w:r>
        <w:rPr>
          <w:rFonts w:hint="default"/>
        </w:rPr>
        <w:t xml:space="preserve">            "openMaxPos": "1",</w:t>
      </w:r>
    </w:p>
    <w:p w14:paraId="188B4B83">
      <w:pPr>
        <w:bidi w:val="0"/>
        <w:rPr>
          <w:rFonts w:hint="default"/>
        </w:rPr>
      </w:pPr>
      <w:r>
        <w:rPr>
          <w:rFonts w:hint="default"/>
        </w:rPr>
        <w:t xml:space="preserve">            "realizedPnl": "0.001",</w:t>
      </w:r>
    </w:p>
    <w:p w14:paraId="2139F1D4">
      <w:pPr>
        <w:bidi w:val="0"/>
        <w:rPr>
          <w:rFonts w:hint="default"/>
        </w:rPr>
      </w:pPr>
      <w:r>
        <w:rPr>
          <w:rFonts w:hint="default"/>
        </w:rPr>
        <w:t xml:space="preserve">            "fee": "-0.0001",</w:t>
      </w:r>
    </w:p>
    <w:p w14:paraId="789F693F">
      <w:pPr>
        <w:bidi w:val="0"/>
        <w:rPr>
          <w:rFonts w:hint="default"/>
        </w:rPr>
      </w:pPr>
      <w:r>
        <w:rPr>
          <w:rFonts w:hint="default"/>
        </w:rPr>
        <w:t xml:space="preserve">            "fundingFee": "0",</w:t>
      </w:r>
    </w:p>
    <w:p w14:paraId="4DEDE72D">
      <w:pPr>
        <w:bidi w:val="0"/>
        <w:rPr>
          <w:rFonts w:hint="default"/>
        </w:rPr>
      </w:pPr>
      <w:r>
        <w:rPr>
          <w:rFonts w:hint="default"/>
        </w:rPr>
        <w:t xml:space="preserve">            "liqPenalty": "0",</w:t>
      </w:r>
    </w:p>
    <w:p w14:paraId="0CA6DC39">
      <w:pPr>
        <w:bidi w:val="0"/>
        <w:rPr>
          <w:rFonts w:hint="default"/>
        </w:rPr>
      </w:pPr>
      <w:r>
        <w:rPr>
          <w:rFonts w:hint="default"/>
        </w:rPr>
        <w:t xml:space="preserve">            "pnl": "0.0011",</w:t>
      </w:r>
    </w:p>
    <w:p w14:paraId="458B31D3">
      <w:pPr>
        <w:bidi w:val="0"/>
        <w:rPr>
          <w:rFonts w:hint="default"/>
        </w:rPr>
      </w:pPr>
      <w:r>
        <w:rPr>
          <w:rFonts w:hint="default"/>
        </w:rPr>
        <w:t xml:space="preserve">            "pnlRatio": "0.000906447858888",</w:t>
      </w:r>
    </w:p>
    <w:p w14:paraId="03F6EB9A">
      <w:pPr>
        <w:bidi w:val="0"/>
        <w:rPr>
          <w:rFonts w:hint="default"/>
        </w:rPr>
      </w:pPr>
      <w:r>
        <w:rPr>
          <w:rFonts w:hint="default"/>
        </w:rPr>
        <w:t xml:space="preserve">            "posId": "452587086133239818",</w:t>
      </w:r>
    </w:p>
    <w:p w14:paraId="523F4607">
      <w:pPr>
        <w:bidi w:val="0"/>
        <w:rPr>
          <w:rFonts w:hint="default"/>
        </w:rPr>
      </w:pPr>
      <w:r>
        <w:rPr>
          <w:rFonts w:hint="default"/>
        </w:rPr>
        <w:t xml:space="preserve">            "posSide": "long",</w:t>
      </w:r>
    </w:p>
    <w:p w14:paraId="766368E5">
      <w:pPr>
        <w:bidi w:val="0"/>
        <w:rPr>
          <w:rFonts w:hint="default"/>
        </w:rPr>
      </w:pPr>
      <w:r>
        <w:rPr>
          <w:rFonts w:hint="default"/>
        </w:rPr>
        <w:t xml:space="preserve">            "direction": "long",</w:t>
      </w:r>
    </w:p>
    <w:p w14:paraId="51B1D602">
      <w:pPr>
        <w:bidi w:val="0"/>
        <w:rPr>
          <w:rFonts w:hint="default"/>
        </w:rPr>
      </w:pPr>
      <w:r>
        <w:rPr>
          <w:rFonts w:hint="default"/>
        </w:rPr>
        <w:t xml:space="preserve">            "triggerPx": "",</w:t>
      </w:r>
    </w:p>
    <w:p w14:paraId="6A20C9E3">
      <w:pPr>
        <w:bidi w:val="0"/>
        <w:rPr>
          <w:rFonts w:hint="default"/>
        </w:rPr>
      </w:pPr>
      <w:r>
        <w:rPr>
          <w:rFonts w:hint="default"/>
        </w:rPr>
        <w:t xml:space="preserve">            "type": "1",</w:t>
      </w:r>
    </w:p>
    <w:p w14:paraId="0B9107BE">
      <w:pPr>
        <w:bidi w:val="0"/>
        <w:rPr>
          <w:rFonts w:hint="default"/>
        </w:rPr>
      </w:pPr>
      <w:r>
        <w:rPr>
          <w:rFonts w:hint="default"/>
        </w:rPr>
        <w:t xml:space="preserve">            "uTime": "1654177174419",</w:t>
      </w:r>
    </w:p>
    <w:p w14:paraId="2753FC4A">
      <w:pPr>
        <w:bidi w:val="0"/>
        <w:rPr>
          <w:rFonts w:hint="default"/>
        </w:rPr>
      </w:pPr>
      <w:r>
        <w:rPr>
          <w:rFonts w:hint="default"/>
        </w:rPr>
        <w:t xml:space="preserve">            "uly": "BTC-USD",</w:t>
      </w:r>
    </w:p>
    <w:p w14:paraId="21AB1359">
      <w:pPr>
        <w:bidi w:val="0"/>
        <w:rPr>
          <w:rFonts w:hint="default"/>
        </w:rPr>
      </w:pPr>
      <w:r>
        <w:rPr>
          <w:rFonts w:hint="default"/>
        </w:rPr>
        <w:t xml:space="preserve">            "nonSettleAvgPx":"",</w:t>
      </w:r>
    </w:p>
    <w:p w14:paraId="7CCC78E5">
      <w:pPr>
        <w:bidi w:val="0"/>
        <w:rPr>
          <w:rFonts w:hint="default"/>
        </w:rPr>
      </w:pPr>
      <w:r>
        <w:rPr>
          <w:rFonts w:hint="default"/>
        </w:rPr>
        <w:t xml:space="preserve">            "settledPnl":""</w:t>
      </w:r>
    </w:p>
    <w:p w14:paraId="7CCCA0D3">
      <w:pPr>
        <w:bidi w:val="0"/>
        <w:rPr>
          <w:rFonts w:hint="default"/>
        </w:rPr>
      </w:pPr>
      <w:r>
        <w:rPr>
          <w:rFonts w:hint="default"/>
        </w:rPr>
        <w:t xml:space="preserve">        }</w:t>
      </w:r>
    </w:p>
    <w:p w14:paraId="6BC4D95C">
      <w:pPr>
        <w:bidi w:val="0"/>
        <w:rPr>
          <w:rFonts w:hint="default"/>
        </w:rPr>
      </w:pPr>
      <w:r>
        <w:rPr>
          <w:rFonts w:hint="default"/>
        </w:rPr>
        <w:t xml:space="preserve">    ],</w:t>
      </w:r>
    </w:p>
    <w:p w14:paraId="4896EDD0">
      <w:pPr>
        <w:bidi w:val="0"/>
        <w:rPr>
          <w:rFonts w:hint="default"/>
        </w:rPr>
      </w:pPr>
      <w:r>
        <w:rPr>
          <w:rFonts w:hint="default"/>
        </w:rPr>
        <w:t xml:space="preserve">    "msg": ""}</w:t>
      </w:r>
    </w:p>
    <w:p w14:paraId="348B8BC8">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570"/>
        <w:gridCol w:w="738"/>
        <w:gridCol w:w="6238"/>
      </w:tblGrid>
      <w:tr w14:paraId="4F3706D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0CEFC31">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61CF4AE">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97DF168">
            <w:pPr>
              <w:bidi w:val="0"/>
              <w:rPr>
                <w:rFonts w:hint="default"/>
              </w:rPr>
            </w:pPr>
            <w:r>
              <w:rPr>
                <w:rFonts w:hint="default"/>
                <w:lang w:val="en-US" w:eastAsia="zh-CN"/>
              </w:rPr>
              <w:t>描述</w:t>
            </w:r>
          </w:p>
        </w:tc>
      </w:tr>
      <w:tr w14:paraId="552D3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CB1978">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613E8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018FEA">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54440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6FF7FA">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A74FF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D4B24C">
            <w:pPr>
              <w:bidi w:val="0"/>
              <w:rPr>
                <w:rFonts w:hint="default"/>
              </w:rPr>
            </w:pPr>
            <w:r>
              <w:rPr>
                <w:rFonts w:hint="default"/>
                <w:lang w:val="en-US" w:eastAsia="zh-CN"/>
              </w:rPr>
              <w:t>交易产品ID</w:t>
            </w:r>
          </w:p>
        </w:tc>
      </w:tr>
      <w:tr w14:paraId="44A5A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6F3F8C">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C11A0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B23397">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cross：全仓</w:t>
            </w:r>
            <w:r>
              <w:rPr>
                <w:rFonts w:hint="default"/>
                <w:lang w:val="en-US" w:eastAsia="zh-CN"/>
              </w:rPr>
              <w:br w:type="textWrapping"/>
            </w:r>
            <w:r>
              <w:rPr>
                <w:rFonts w:hint="default"/>
                <w:lang w:val="en-US" w:eastAsia="zh-CN"/>
              </w:rPr>
              <w:t>isolated：逐仓</w:t>
            </w:r>
          </w:p>
        </w:tc>
      </w:tr>
      <w:tr w14:paraId="68554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7A6203">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30EFD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3D54DC">
            <w:pPr>
              <w:bidi w:val="0"/>
              <w:rPr>
                <w:rFonts w:hint="default"/>
              </w:rPr>
            </w:pPr>
            <w:r>
              <w:rPr>
                <w:rFonts w:hint="default"/>
                <w:lang w:val="en-US" w:eastAsia="zh-CN"/>
              </w:rPr>
              <w:t>最近一次平仓的类型</w:t>
            </w:r>
            <w:r>
              <w:rPr>
                <w:rFonts w:hint="default"/>
                <w:lang w:val="en-US" w:eastAsia="zh-CN"/>
              </w:rPr>
              <w:br w:type="textWrapping"/>
            </w:r>
            <w:r>
              <w:rPr>
                <w:rFonts w:hint="default"/>
                <w:lang w:val="en-US" w:eastAsia="zh-CN"/>
              </w:rPr>
              <w:t>1：部分平仓</w:t>
            </w:r>
            <w:r>
              <w:rPr>
                <w:rFonts w:hint="default"/>
                <w:lang w:val="en-US" w:eastAsia="zh-CN"/>
              </w:rPr>
              <w:br w:type="textWrapping"/>
            </w:r>
            <w:r>
              <w:rPr>
                <w:rFonts w:hint="default"/>
                <w:lang w:val="en-US" w:eastAsia="zh-CN"/>
              </w:rPr>
              <w:t>2：完全平仓</w:t>
            </w:r>
            <w:r>
              <w:rPr>
                <w:rFonts w:hint="default"/>
                <w:lang w:val="en-US" w:eastAsia="zh-CN"/>
              </w:rPr>
              <w:br w:type="textWrapping"/>
            </w:r>
            <w:r>
              <w:rPr>
                <w:rFonts w:hint="default"/>
                <w:lang w:val="en-US" w:eastAsia="zh-CN"/>
              </w:rPr>
              <w:t>3：强平</w:t>
            </w:r>
            <w:r>
              <w:rPr>
                <w:rFonts w:hint="default"/>
                <w:lang w:val="en-US" w:eastAsia="zh-CN"/>
              </w:rPr>
              <w:br w:type="textWrapping"/>
            </w:r>
            <w:r>
              <w:rPr>
                <w:rFonts w:hint="default"/>
                <w:lang w:val="en-US" w:eastAsia="zh-CN"/>
              </w:rPr>
              <w:t>4：强减</w:t>
            </w:r>
            <w:r>
              <w:rPr>
                <w:rFonts w:hint="default"/>
                <w:lang w:val="en-US" w:eastAsia="zh-CN"/>
              </w:rPr>
              <w:br w:type="textWrapping"/>
            </w:r>
            <w:r>
              <w:rPr>
                <w:rFonts w:hint="default"/>
                <w:lang w:val="en-US" w:eastAsia="zh-CN"/>
              </w:rPr>
              <w:t>5：ADL自动减仓</w:t>
            </w:r>
            <w:r>
              <w:rPr>
                <w:rFonts w:hint="default"/>
                <w:lang w:val="en-US" w:eastAsia="zh-CN"/>
              </w:rPr>
              <w:br w:type="textWrapping"/>
            </w:r>
            <w:r>
              <w:rPr>
                <w:rFonts w:hint="default"/>
                <w:lang w:val="en-US" w:eastAsia="zh-CN"/>
              </w:rPr>
              <w:t>状态叠加时，以最新的平仓类型为准状态为准。</w:t>
            </w:r>
          </w:p>
        </w:tc>
      </w:tr>
      <w:tr w14:paraId="54FE4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566891">
            <w:pPr>
              <w:bidi w:val="0"/>
              <w:rPr>
                <w:rFonts w:hint="default"/>
              </w:rPr>
            </w:pPr>
            <w:r>
              <w:rPr>
                <w:rFonts w:hint="default"/>
                <w:lang w:val="en-US" w:eastAsia="zh-CN"/>
              </w:rPr>
              <w:t>cTime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DB50B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57B611">
            <w:pPr>
              <w:bidi w:val="0"/>
              <w:rPr>
                <w:rFonts w:hint="default"/>
              </w:rPr>
            </w:pPr>
            <w:r>
              <w:rPr>
                <w:rFonts w:hint="default"/>
                <w:lang w:val="en-US" w:eastAsia="zh-CN"/>
              </w:rPr>
              <w:t>仓位创建时间</w:t>
            </w:r>
          </w:p>
        </w:tc>
      </w:tr>
      <w:tr w14:paraId="1BE76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CC8667">
            <w:pPr>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14BAF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E51901">
            <w:pPr>
              <w:bidi w:val="0"/>
              <w:rPr>
                <w:rFonts w:hint="default"/>
              </w:rPr>
            </w:pPr>
            <w:r>
              <w:rPr>
                <w:rFonts w:hint="default"/>
                <w:lang w:val="en-US" w:eastAsia="zh-CN"/>
              </w:rPr>
              <w:t>仓位更新时间</w:t>
            </w:r>
          </w:p>
        </w:tc>
      </w:tr>
      <w:tr w14:paraId="22A07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5E97AB">
            <w:pPr>
              <w:bidi w:val="0"/>
              <w:rPr>
                <w:rFonts w:hint="default"/>
              </w:rPr>
            </w:pPr>
            <w:r>
              <w:rPr>
                <w:rFonts w:hint="default"/>
                <w:lang w:val="en-US" w:eastAsia="zh-CN"/>
              </w:rPr>
              <w:t>openAvgPx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04DD7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76F1C4">
            <w:pPr>
              <w:bidi w:val="0"/>
              <w:rPr>
                <w:rFonts w:hint="default"/>
              </w:rPr>
            </w:pPr>
            <w:r>
              <w:rPr>
                <w:rFonts w:hint="default"/>
                <w:lang w:val="en-US" w:eastAsia="zh-CN"/>
              </w:rPr>
              <w:t>开仓均价</w:t>
            </w:r>
            <w:r>
              <w:rPr>
                <w:rFonts w:hint="default"/>
                <w:lang w:val="en-US" w:eastAsia="zh-CN"/>
              </w:rPr>
              <w:br w:type="textWrapping"/>
            </w:r>
            <w:r>
              <w:rPr>
                <w:rFonts w:hint="default"/>
                <w:lang w:val="en-US" w:eastAsia="zh-CN"/>
              </w:rPr>
              <w:t>会随结算周期变化，特别是在交割合约全仓模式下，结算时开仓均价会更新为结算价格，同时新增头寸也会改变开仓均价。</w:t>
            </w:r>
          </w:p>
        </w:tc>
      </w:tr>
      <w:tr w14:paraId="2DE76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14072E">
            <w:pPr>
              <w:bidi w:val="0"/>
              <w:rPr>
                <w:rFonts w:hint="default"/>
              </w:rPr>
            </w:pPr>
            <w:r>
              <w:rPr>
                <w:rFonts w:hint="default"/>
                <w:lang w:val="en-US" w:eastAsia="zh-CN"/>
              </w:rPr>
              <w:t>nonSettleAvgPx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70647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13CE95">
            <w:pPr>
              <w:bidi w:val="0"/>
              <w:rPr>
                <w:rFonts w:hint="default"/>
              </w:rPr>
            </w:pPr>
            <w:r>
              <w:rPr>
                <w:rFonts w:hint="default"/>
                <w:lang w:val="en-US" w:eastAsia="zh-CN"/>
              </w:rPr>
              <w:t>未结算均价</w:t>
            </w:r>
            <w:r>
              <w:rPr>
                <w:rFonts w:hint="default"/>
                <w:lang w:val="en-US" w:eastAsia="zh-CN"/>
              </w:rPr>
              <w:br w:type="textWrapping"/>
            </w:r>
            <w:r>
              <w:rPr>
                <w:rFonts w:hint="default"/>
                <w:lang w:val="en-US" w:eastAsia="zh-CN"/>
              </w:rPr>
              <w:t>不受结算影响的加权开仓价格，仅在新增头寸时更新，和开仓均价的主要区别在于是否受到结算影响。</w:t>
            </w:r>
            <w:r>
              <w:rPr>
                <w:rFonts w:hint="default"/>
                <w:lang w:val="en-US" w:eastAsia="zh-CN"/>
              </w:rPr>
              <w:br w:type="textWrapping"/>
            </w:r>
            <w:r>
              <w:rPr>
                <w:rFonts w:hint="default"/>
                <w:lang w:val="en-US" w:eastAsia="zh-CN"/>
              </w:rPr>
              <w:t>仅适用于全仓交割</w:t>
            </w:r>
          </w:p>
        </w:tc>
      </w:tr>
      <w:tr w14:paraId="7238B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3810A72">
            <w:pPr>
              <w:bidi w:val="0"/>
              <w:rPr>
                <w:rFonts w:hint="default"/>
              </w:rPr>
            </w:pPr>
            <w:r>
              <w:rPr>
                <w:rFonts w:hint="default"/>
                <w:lang w:val="en-US" w:eastAsia="zh-CN"/>
              </w:rPr>
              <w:t>closeAvgPx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7D1EA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251C40">
            <w:pPr>
              <w:bidi w:val="0"/>
              <w:rPr>
                <w:rFonts w:hint="default"/>
              </w:rPr>
            </w:pPr>
            <w:r>
              <w:rPr>
                <w:rFonts w:hint="default"/>
                <w:lang w:val="en-US" w:eastAsia="zh-CN"/>
              </w:rPr>
              <w:t>平仓均价</w:t>
            </w:r>
          </w:p>
        </w:tc>
      </w:tr>
      <w:tr w14:paraId="1E18E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F1687B">
            <w:pPr>
              <w:bidi w:val="0"/>
              <w:rPr>
                <w:rFonts w:hint="default"/>
              </w:rPr>
            </w:pPr>
            <w:r>
              <w:rPr>
                <w:rFonts w:hint="default"/>
                <w:lang w:val="en-US" w:eastAsia="zh-CN"/>
              </w:rPr>
              <w:t>posId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DF7A7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0C946D">
            <w:pPr>
              <w:bidi w:val="0"/>
              <w:rPr>
                <w:rFonts w:hint="default"/>
              </w:rPr>
            </w:pPr>
            <w:r>
              <w:rPr>
                <w:rFonts w:hint="default"/>
                <w:lang w:val="en-US" w:eastAsia="zh-CN"/>
              </w:rPr>
              <w:t>仓位ID</w:t>
            </w:r>
          </w:p>
        </w:tc>
      </w:tr>
      <w:tr w14:paraId="6AAF7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174E92">
            <w:pPr>
              <w:bidi w:val="0"/>
              <w:rPr>
                <w:rFonts w:hint="default"/>
              </w:rPr>
            </w:pPr>
            <w:r>
              <w:rPr>
                <w:rFonts w:hint="default"/>
                <w:lang w:val="en-US" w:eastAsia="zh-CN"/>
              </w:rPr>
              <w:t>openMaxPos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A6E95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B60FD8">
            <w:pPr>
              <w:bidi w:val="0"/>
              <w:rPr>
                <w:rFonts w:hint="default"/>
              </w:rPr>
            </w:pPr>
            <w:r>
              <w:rPr>
                <w:rFonts w:hint="default"/>
                <w:lang w:val="en-US" w:eastAsia="zh-CN"/>
              </w:rPr>
              <w:t>最大持仓量</w:t>
            </w:r>
          </w:p>
        </w:tc>
      </w:tr>
      <w:tr w14:paraId="160C5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353E31">
            <w:pPr>
              <w:bidi w:val="0"/>
              <w:rPr>
                <w:rFonts w:hint="default"/>
              </w:rPr>
            </w:pPr>
            <w:r>
              <w:rPr>
                <w:rFonts w:hint="default"/>
                <w:lang w:val="en-US" w:eastAsia="zh-CN"/>
              </w:rPr>
              <w:t>closeTotalPos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183AC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25ED1D">
            <w:pPr>
              <w:bidi w:val="0"/>
              <w:rPr>
                <w:rFonts w:hint="default"/>
              </w:rPr>
            </w:pPr>
            <w:r>
              <w:rPr>
                <w:rFonts w:hint="default"/>
                <w:lang w:val="en-US" w:eastAsia="zh-CN"/>
              </w:rPr>
              <w:t>累计平仓量</w:t>
            </w:r>
          </w:p>
        </w:tc>
      </w:tr>
      <w:tr w14:paraId="2488C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C0DE5E">
            <w:pPr>
              <w:bidi w:val="0"/>
              <w:rPr>
                <w:rFonts w:hint="default"/>
              </w:rPr>
            </w:pPr>
            <w:r>
              <w:rPr>
                <w:rFonts w:hint="default"/>
                <w:lang w:val="en-US" w:eastAsia="zh-CN"/>
              </w:rPr>
              <w:t>realizedPnl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E47E6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DE812F">
            <w:pPr>
              <w:bidi w:val="0"/>
              <w:rPr>
                <w:rFonts w:hint="default"/>
              </w:rPr>
            </w:pPr>
            <w:r>
              <w:rPr>
                <w:rFonts w:hint="default"/>
                <w:lang w:val="en-US" w:eastAsia="zh-CN"/>
              </w:rPr>
              <w:t>已实现收益</w:t>
            </w:r>
            <w:r>
              <w:rPr>
                <w:rFonts w:hint="default"/>
                <w:lang w:val="en-US" w:eastAsia="zh-CN"/>
              </w:rPr>
              <w:br w:type="textWrapping"/>
            </w:r>
            <w:r>
              <w:rPr>
                <w:rFonts w:hint="default"/>
                <w:lang w:val="en-US" w:eastAsia="zh-CN"/>
              </w:rPr>
              <w:t>仅适用于交割/永续/期权</w:t>
            </w:r>
            <w:r>
              <w:rPr>
                <w:rFonts w:hint="default"/>
                <w:lang w:val="en-US" w:eastAsia="zh-CN"/>
              </w:rPr>
              <w:br w:type="textWrapping"/>
            </w:r>
            <w:r>
              <w:rPr>
                <w:rFonts w:hint="default"/>
                <w:lang w:val="en-US" w:eastAsia="zh-CN"/>
              </w:rPr>
              <w:t>realizedPnl=pnl+fee+fundingFee+liqPenalty+settledPnl</w:t>
            </w:r>
          </w:p>
        </w:tc>
      </w:tr>
      <w:tr w14:paraId="0372E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652095">
            <w:pPr>
              <w:bidi w:val="0"/>
              <w:rPr>
                <w:rFonts w:hint="default"/>
              </w:rPr>
            </w:pPr>
            <w:r>
              <w:rPr>
                <w:rFonts w:hint="default"/>
                <w:lang w:val="en-US" w:eastAsia="zh-CN"/>
              </w:rPr>
              <w:t>settledPnl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FF29F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53A583">
            <w:pPr>
              <w:bidi w:val="0"/>
              <w:rPr>
                <w:rFonts w:hint="default"/>
              </w:rPr>
            </w:pPr>
            <w:r>
              <w:rPr>
                <w:rFonts w:hint="default"/>
                <w:lang w:val="en-US" w:eastAsia="zh-CN"/>
              </w:rPr>
              <w:t>已实现收益</w:t>
            </w:r>
            <w:r>
              <w:rPr>
                <w:rFonts w:hint="default"/>
                <w:lang w:val="en-US" w:eastAsia="zh-CN"/>
              </w:rPr>
              <w:br w:type="textWrapping"/>
            </w:r>
            <w:r>
              <w:rPr>
                <w:rFonts w:hint="default"/>
                <w:lang w:val="en-US" w:eastAsia="zh-CN"/>
              </w:rPr>
              <w:t>仅适用于全仓交割</w:t>
            </w:r>
          </w:p>
        </w:tc>
      </w:tr>
      <w:tr w14:paraId="2F994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E2C452">
            <w:pPr>
              <w:bidi w:val="0"/>
              <w:rPr>
                <w:rFonts w:hint="default"/>
              </w:rPr>
            </w:pPr>
            <w:r>
              <w:rPr>
                <w:rFonts w:hint="default"/>
                <w:lang w:val="en-US" w:eastAsia="zh-CN"/>
              </w:rPr>
              <w:t>pnlRatio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58EA4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1F1ED9">
            <w:pPr>
              <w:bidi w:val="0"/>
              <w:rPr>
                <w:rFonts w:hint="default"/>
              </w:rPr>
            </w:pPr>
            <w:r>
              <w:rPr>
                <w:rFonts w:hint="default"/>
                <w:lang w:val="en-US" w:eastAsia="zh-CN"/>
              </w:rPr>
              <w:t>已实现收益率</w:t>
            </w:r>
          </w:p>
        </w:tc>
      </w:tr>
      <w:tr w14:paraId="72152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498F36">
            <w:pPr>
              <w:bidi w:val="0"/>
              <w:rPr>
                <w:rFonts w:hint="default"/>
              </w:rPr>
            </w:pPr>
            <w:r>
              <w:rPr>
                <w:rFonts w:hint="default"/>
                <w:lang w:val="en-US" w:eastAsia="zh-CN"/>
              </w:rPr>
              <w:t>fee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6697E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84810E">
            <w:pPr>
              <w:bidi w:val="0"/>
              <w:rPr>
                <w:rFonts w:hint="default"/>
              </w:rPr>
            </w:pPr>
            <w:r>
              <w:rPr>
                <w:rFonts w:hint="default"/>
                <w:lang w:val="en-US" w:eastAsia="zh-CN"/>
              </w:rPr>
              <w:t>累计手续费金额</w:t>
            </w:r>
            <w:r>
              <w:rPr>
                <w:rFonts w:hint="default"/>
                <w:lang w:val="en-US" w:eastAsia="zh-CN"/>
              </w:rPr>
              <w:br w:type="textWrapping"/>
            </w:r>
            <w:r>
              <w:rPr>
                <w:rFonts w:hint="default"/>
                <w:lang w:val="en-US" w:eastAsia="zh-CN"/>
              </w:rPr>
              <w:t>正数代表平台返佣，负数代表平台扣除。</w:t>
            </w:r>
          </w:p>
        </w:tc>
      </w:tr>
      <w:tr w14:paraId="18E93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616F11">
            <w:pPr>
              <w:bidi w:val="0"/>
              <w:rPr>
                <w:rFonts w:hint="default"/>
              </w:rPr>
            </w:pPr>
            <w:r>
              <w:rPr>
                <w:rFonts w:hint="default"/>
                <w:lang w:val="en-US" w:eastAsia="zh-CN"/>
              </w:rPr>
              <w:t>fundingFee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AEDD6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F46CD0">
            <w:pPr>
              <w:bidi w:val="0"/>
              <w:rPr>
                <w:rFonts w:hint="default"/>
              </w:rPr>
            </w:pPr>
            <w:r>
              <w:rPr>
                <w:rFonts w:hint="default"/>
                <w:lang w:val="en-US" w:eastAsia="zh-CN"/>
              </w:rPr>
              <w:t>累计资金费用</w:t>
            </w:r>
          </w:p>
        </w:tc>
      </w:tr>
      <w:tr w14:paraId="6053E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866F36">
            <w:pPr>
              <w:bidi w:val="0"/>
              <w:rPr>
                <w:rFonts w:hint="default"/>
              </w:rPr>
            </w:pPr>
            <w:r>
              <w:rPr>
                <w:rFonts w:hint="default"/>
                <w:lang w:val="en-US" w:eastAsia="zh-CN"/>
              </w:rPr>
              <w:t>liqPenalty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CE8F2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7F4531">
            <w:pPr>
              <w:bidi w:val="0"/>
              <w:rPr>
                <w:rFonts w:hint="default"/>
              </w:rPr>
            </w:pPr>
            <w:r>
              <w:rPr>
                <w:rFonts w:hint="default"/>
                <w:lang w:val="en-US" w:eastAsia="zh-CN"/>
              </w:rPr>
              <w:t>累计爆仓罚金，有值时为负数。</w:t>
            </w:r>
          </w:p>
        </w:tc>
      </w:tr>
      <w:tr w14:paraId="16407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0985BB">
            <w:pPr>
              <w:bidi w:val="0"/>
              <w:rPr>
                <w:rFonts w:hint="default"/>
              </w:rPr>
            </w:pPr>
            <w:r>
              <w:rPr>
                <w:rFonts w:hint="default"/>
                <w:lang w:val="en-US" w:eastAsia="zh-CN"/>
              </w:rPr>
              <w:t>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B009C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579B9A">
            <w:pPr>
              <w:bidi w:val="0"/>
              <w:rPr>
                <w:rFonts w:hint="default"/>
              </w:rPr>
            </w:pPr>
            <w:r>
              <w:rPr>
                <w:rFonts w:hint="default"/>
                <w:lang w:val="en-US" w:eastAsia="zh-CN"/>
              </w:rPr>
              <w:t>已实现收益(不包括手续费)</w:t>
            </w:r>
          </w:p>
        </w:tc>
      </w:tr>
      <w:tr w14:paraId="2FBB2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5A818A">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D72CE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D97AF2">
            <w:pPr>
              <w:bidi w:val="0"/>
              <w:rPr>
                <w:rFonts w:hint="default"/>
              </w:rPr>
            </w:pPr>
            <w:r>
              <w:rPr>
                <w:rFonts w:hint="default"/>
                <w:lang w:val="en-US" w:eastAsia="zh-CN"/>
              </w:rPr>
              <w:t>持仓模式方向</w:t>
            </w:r>
            <w:r>
              <w:rPr>
                <w:rFonts w:hint="default"/>
                <w:lang w:val="en-US" w:eastAsia="zh-CN"/>
              </w:rPr>
              <w:br w:type="textWrapping"/>
            </w:r>
            <w:r>
              <w:rPr>
                <w:rFonts w:hint="default"/>
                <w:lang w:val="en-US" w:eastAsia="zh-CN"/>
              </w:rPr>
              <w:t>long：开平仓模式开多</w:t>
            </w:r>
            <w:r>
              <w:rPr>
                <w:rFonts w:hint="default"/>
                <w:lang w:val="en-US" w:eastAsia="zh-CN"/>
              </w:rPr>
              <w:br w:type="textWrapping"/>
            </w:r>
            <w:r>
              <w:rPr>
                <w:rFonts w:hint="default"/>
                <w:lang w:val="en-US" w:eastAsia="zh-CN"/>
              </w:rPr>
              <w:t>short：开平仓模式开空</w:t>
            </w:r>
            <w:r>
              <w:rPr>
                <w:rFonts w:hint="default"/>
                <w:lang w:val="en-US" w:eastAsia="zh-CN"/>
              </w:rPr>
              <w:br w:type="textWrapping"/>
            </w:r>
            <w:r>
              <w:rPr>
                <w:rFonts w:hint="default"/>
                <w:lang w:val="en-US" w:eastAsia="zh-CN"/>
              </w:rPr>
              <w:t>net：买卖模式</w:t>
            </w:r>
          </w:p>
        </w:tc>
      </w:tr>
      <w:tr w14:paraId="286D4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438100">
            <w:pPr>
              <w:bidi w:val="0"/>
              <w:rPr>
                <w:rFonts w:hint="default"/>
              </w:rPr>
            </w:pPr>
            <w:r>
              <w:rPr>
                <w:rFonts w:hint="default"/>
                <w:lang w:val="en-US" w:eastAsia="zh-CN"/>
              </w:rPr>
              <w:t>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087D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7EF55F">
            <w:pPr>
              <w:bidi w:val="0"/>
              <w:rPr>
                <w:rFonts w:hint="default"/>
              </w:rPr>
            </w:pPr>
            <w:r>
              <w:rPr>
                <w:rFonts w:hint="default"/>
                <w:lang w:val="en-US" w:eastAsia="zh-CN"/>
              </w:rPr>
              <w:t>杠杆倍数</w:t>
            </w:r>
          </w:p>
        </w:tc>
      </w:tr>
      <w:tr w14:paraId="6365C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B5E23C">
            <w:pPr>
              <w:bidi w:val="0"/>
              <w:rPr>
                <w:rFonts w:hint="default"/>
              </w:rPr>
            </w:pPr>
            <w:r>
              <w:rPr>
                <w:rFonts w:hint="default"/>
                <w:lang w:val="en-US" w:eastAsia="zh-CN"/>
              </w:rPr>
              <w:t>direction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7E883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166C0A">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long：多</w:t>
            </w:r>
            <w:r>
              <w:rPr>
                <w:rFonts w:hint="default"/>
                <w:lang w:val="en-US" w:eastAsia="zh-CN"/>
              </w:rPr>
              <w:br w:type="textWrapping"/>
            </w:r>
            <w:r>
              <w:rPr>
                <w:rFonts w:hint="default"/>
                <w:lang w:val="en-US" w:eastAsia="zh-CN"/>
              </w:rPr>
              <w:t>short：空</w:t>
            </w:r>
            <w:r>
              <w:rPr>
                <w:rFonts w:hint="default"/>
                <w:lang w:val="en-US" w:eastAsia="zh-CN"/>
              </w:rPr>
              <w:br w:type="textWrapping"/>
            </w:r>
            <w:r>
              <w:rPr>
                <w:rFonts w:hint="default"/>
                <w:lang w:val="en-US" w:eastAsia="zh-CN"/>
              </w:rPr>
              <w:t>仅适用于 杠杆/交割/永续/期权</w:t>
            </w:r>
          </w:p>
        </w:tc>
      </w:tr>
      <w:tr w14:paraId="3027F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245E48">
            <w:pPr>
              <w:bidi w:val="0"/>
              <w:rPr>
                <w:rFonts w:hint="default"/>
              </w:rPr>
            </w:pPr>
            <w:r>
              <w:rPr>
                <w:rFonts w:hint="default"/>
                <w:lang w:val="en-US" w:eastAsia="zh-CN"/>
              </w:rPr>
              <w:t>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1CF9A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695D77">
            <w:pPr>
              <w:bidi w:val="0"/>
              <w:rPr>
                <w:rFonts w:hint="default"/>
              </w:rPr>
            </w:pPr>
            <w:r>
              <w:rPr>
                <w:rFonts w:hint="default"/>
                <w:lang w:val="en-US" w:eastAsia="zh-CN"/>
              </w:rPr>
              <w:t>触发标记价格</w:t>
            </w:r>
            <w:r>
              <w:rPr>
                <w:rFonts w:hint="default"/>
                <w:lang w:val="en-US" w:eastAsia="zh-CN"/>
              </w:rPr>
              <w:br w:type="textWrapping"/>
            </w:r>
            <w:r>
              <w:rPr>
                <w:rFonts w:hint="default"/>
                <w:lang w:val="en-US" w:eastAsia="zh-CN"/>
              </w:rPr>
              <w:t>type 为3,4,5时有值；为1, 2 时为空</w:t>
            </w:r>
          </w:p>
        </w:tc>
      </w:tr>
      <w:tr w14:paraId="1E59B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9E8745">
            <w:pPr>
              <w:bidi w:val="0"/>
              <w:rPr>
                <w:rFonts w:hint="default"/>
              </w:rPr>
            </w:pPr>
            <w:r>
              <w:rPr>
                <w:rFonts w:hint="default"/>
                <w:lang w:val="en-US" w:eastAsia="zh-CN"/>
              </w:rPr>
              <w:t>uly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7D811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67D065">
            <w:pPr>
              <w:bidi w:val="0"/>
              <w:rPr>
                <w:rFonts w:hint="default"/>
              </w:rPr>
            </w:pPr>
            <w:r>
              <w:rPr>
                <w:rFonts w:hint="default"/>
                <w:lang w:val="en-US" w:eastAsia="zh-CN"/>
              </w:rPr>
              <w:t>标的指数</w:t>
            </w:r>
          </w:p>
        </w:tc>
      </w:tr>
      <w:tr w14:paraId="6B9ED5B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19CB5D">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A63CC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FAB4D6">
            <w:pPr>
              <w:bidi w:val="0"/>
              <w:rPr>
                <w:rFonts w:hint="default"/>
              </w:rPr>
            </w:pPr>
            <w:r>
              <w:rPr>
                <w:rFonts w:hint="default"/>
                <w:lang w:val="en-US" w:eastAsia="zh-CN"/>
              </w:rPr>
              <w:t>占用保证金的币种</w:t>
            </w:r>
          </w:p>
        </w:tc>
      </w:tr>
    </w:tbl>
    <w:p w14:paraId="10CF5858">
      <w:pPr>
        <w:bidi w:val="0"/>
        <w:rPr>
          <w:rFonts w:hint="default"/>
        </w:rPr>
      </w:pPr>
      <w:r>
        <w:rPr>
          <w:rFonts w:hint="default"/>
        </w:rPr>
        <w:t>查看账户持仓风险</w:t>
      </w:r>
    </w:p>
    <w:p w14:paraId="3D2FD23A">
      <w:pPr>
        <w:bidi w:val="0"/>
        <w:rPr>
          <w:rFonts w:hint="default"/>
        </w:rPr>
      </w:pPr>
      <w:r>
        <w:rPr>
          <w:rFonts w:hint="default"/>
        </w:rPr>
        <w:t>查看账户整体风险。</w:t>
      </w:r>
    </w:p>
    <w:p w14:paraId="4FC4DD63">
      <w:pPr>
        <w:bidi w:val="0"/>
      </w:pPr>
      <w:r>
        <w:rPr>
          <w:lang w:val="en-US" w:eastAsia="zh-CN"/>
        </w:rPr>
        <w:t> 获取同一时间切片上的账户和持仓的基础信息</w:t>
      </w:r>
    </w:p>
    <w:p w14:paraId="5C70FB0F">
      <w:pPr>
        <w:bidi w:val="0"/>
        <w:rPr>
          <w:rFonts w:hint="default"/>
        </w:rPr>
      </w:pPr>
      <w:r>
        <w:rPr>
          <w:rFonts w:hint="default"/>
        </w:rPr>
        <w:t>限速：10次/2s</w:t>
      </w:r>
    </w:p>
    <w:p w14:paraId="2BFCE6E6">
      <w:pPr>
        <w:bidi w:val="0"/>
        <w:rPr>
          <w:rFonts w:hint="default"/>
        </w:rPr>
      </w:pPr>
      <w:r>
        <w:rPr>
          <w:rFonts w:hint="default"/>
        </w:rPr>
        <w:t>限速规则：User ID</w:t>
      </w:r>
    </w:p>
    <w:p w14:paraId="1F46C2B5">
      <w:pPr>
        <w:bidi w:val="0"/>
        <w:rPr>
          <w:rFonts w:hint="default"/>
        </w:rPr>
      </w:pPr>
      <w:r>
        <w:rPr>
          <w:rFonts w:hint="default"/>
        </w:rPr>
        <w:t>权限：读取</w:t>
      </w:r>
    </w:p>
    <w:p w14:paraId="35AB4264">
      <w:pPr>
        <w:bidi w:val="0"/>
        <w:rPr>
          <w:rFonts w:hint="default"/>
        </w:rPr>
      </w:pPr>
      <w:r>
        <w:rPr>
          <w:rFonts w:hint="default"/>
        </w:rPr>
        <w:t>HTTP请求</w:t>
      </w:r>
    </w:p>
    <w:p w14:paraId="1D98E0B3">
      <w:pPr>
        <w:bidi w:val="0"/>
        <w:rPr>
          <w:rFonts w:hint="default"/>
        </w:rPr>
      </w:pPr>
      <w:r>
        <w:rPr>
          <w:rFonts w:hint="default"/>
        </w:rPr>
        <w:t>GET /api/v5/account/account-position-risk</w:t>
      </w:r>
    </w:p>
    <w:p w14:paraId="58780C8F">
      <w:pPr>
        <w:bidi w:val="0"/>
      </w:pPr>
      <w:r>
        <w:rPr>
          <w:rFonts w:hint="default"/>
        </w:rPr>
        <w:t>请求示例</w:t>
      </w:r>
    </w:p>
    <w:p w14:paraId="48FC045A">
      <w:pPr>
        <w:bidi w:val="0"/>
        <w:rPr>
          <w:rFonts w:hint="default"/>
        </w:rPr>
      </w:pPr>
      <w:r>
        <w:rPr>
          <w:rFonts w:hint="default"/>
        </w:rPr>
        <w:t>import okx.Account as Account</w:t>
      </w:r>
    </w:p>
    <w:p w14:paraId="2568165E">
      <w:pPr>
        <w:bidi w:val="0"/>
        <w:rPr>
          <w:rFonts w:hint="default"/>
        </w:rPr>
      </w:pPr>
      <w:r>
        <w:rPr>
          <w:rFonts w:hint="default"/>
        </w:rPr>
        <w:t># API 初始化apikey = "YOUR_API_KEY"secretkey = "YOUR_SECRET_KEY"passphrase = "YOUR_PASSPHRASE"</w:t>
      </w:r>
    </w:p>
    <w:p w14:paraId="48FAA816">
      <w:pPr>
        <w:bidi w:val="0"/>
        <w:rPr>
          <w:rFonts w:hint="default"/>
        </w:rPr>
      </w:pPr>
      <w:r>
        <w:rPr>
          <w:rFonts w:hint="default"/>
        </w:rPr>
        <w:t>flag = "1"  # 实盘:0 , 模拟盘:1accountAPI = Account.AccountAPI(apikey, secretkey, passphrase, False, flag)</w:t>
      </w:r>
    </w:p>
    <w:p w14:paraId="48548AD4">
      <w:pPr>
        <w:bidi w:val="0"/>
        <w:rPr>
          <w:rFonts w:hint="default"/>
        </w:rPr>
      </w:pPr>
      <w:r>
        <w:rPr>
          <w:rFonts w:hint="default"/>
        </w:rPr>
        <w:t># 查看账户特定风险状态result = accountAPI.get_account_position_risk()print(result)</w:t>
      </w:r>
    </w:p>
    <w:p w14:paraId="742AEB9E">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52"/>
        <w:gridCol w:w="738"/>
        <w:gridCol w:w="1080"/>
        <w:gridCol w:w="2070"/>
      </w:tblGrid>
      <w:tr w14:paraId="47F7FBD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A519358">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17DD868">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05168BC">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354488E">
            <w:pPr>
              <w:bidi w:val="0"/>
              <w:rPr>
                <w:rFonts w:hint="default"/>
              </w:rPr>
            </w:pPr>
            <w:r>
              <w:rPr>
                <w:rFonts w:hint="default"/>
                <w:lang w:val="en-US" w:eastAsia="zh-CN"/>
              </w:rPr>
              <w:t>描述</w:t>
            </w:r>
          </w:p>
        </w:tc>
      </w:tr>
      <w:tr w14:paraId="2511142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FDDBCC">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BFDE5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116FD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77C673">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p>
        </w:tc>
      </w:tr>
    </w:tbl>
    <w:p w14:paraId="2EF88D14">
      <w:pPr>
        <w:bidi w:val="0"/>
      </w:pPr>
      <w:r>
        <w:rPr>
          <w:rFonts w:hint="default"/>
        </w:rPr>
        <w:t>返回结果</w:t>
      </w:r>
    </w:p>
    <w:p w14:paraId="411D727B">
      <w:pPr>
        <w:bidi w:val="0"/>
        <w:rPr>
          <w:rFonts w:hint="default"/>
        </w:rPr>
      </w:pPr>
      <w:r>
        <w:rPr>
          <w:rFonts w:hint="default"/>
        </w:rPr>
        <w:t>{</w:t>
      </w:r>
    </w:p>
    <w:p w14:paraId="40D80199">
      <w:pPr>
        <w:bidi w:val="0"/>
        <w:rPr>
          <w:rFonts w:hint="default"/>
        </w:rPr>
      </w:pPr>
      <w:r>
        <w:rPr>
          <w:rFonts w:hint="default"/>
        </w:rPr>
        <w:t xml:space="preserve">    "code":"0",</w:t>
      </w:r>
    </w:p>
    <w:p w14:paraId="0A60C629">
      <w:pPr>
        <w:bidi w:val="0"/>
        <w:rPr>
          <w:rFonts w:hint="default"/>
        </w:rPr>
      </w:pPr>
      <w:r>
        <w:rPr>
          <w:rFonts w:hint="default"/>
        </w:rPr>
        <w:t xml:space="preserve">    "data":[</w:t>
      </w:r>
    </w:p>
    <w:p w14:paraId="04CAE857">
      <w:pPr>
        <w:bidi w:val="0"/>
        <w:rPr>
          <w:rFonts w:hint="default"/>
        </w:rPr>
      </w:pPr>
      <w:r>
        <w:rPr>
          <w:rFonts w:hint="default"/>
        </w:rPr>
        <w:t xml:space="preserve">        {</w:t>
      </w:r>
    </w:p>
    <w:p w14:paraId="286AA99F">
      <w:pPr>
        <w:bidi w:val="0"/>
        <w:rPr>
          <w:rFonts w:hint="default"/>
        </w:rPr>
      </w:pPr>
      <w:r>
        <w:rPr>
          <w:rFonts w:hint="default"/>
        </w:rPr>
        <w:t xml:space="preserve">            "adjEq":"174238.6793649711331679",</w:t>
      </w:r>
    </w:p>
    <w:p w14:paraId="61A9551A">
      <w:pPr>
        <w:bidi w:val="0"/>
        <w:rPr>
          <w:rFonts w:hint="default"/>
        </w:rPr>
      </w:pPr>
      <w:r>
        <w:rPr>
          <w:rFonts w:hint="default"/>
        </w:rPr>
        <w:t xml:space="preserve">            "balData":[</w:t>
      </w:r>
    </w:p>
    <w:p w14:paraId="63828901">
      <w:pPr>
        <w:bidi w:val="0"/>
        <w:rPr>
          <w:rFonts w:hint="default"/>
        </w:rPr>
      </w:pPr>
      <w:r>
        <w:rPr>
          <w:rFonts w:hint="default"/>
        </w:rPr>
        <w:t xml:space="preserve">                {</w:t>
      </w:r>
    </w:p>
    <w:p w14:paraId="2AD0EF90">
      <w:pPr>
        <w:bidi w:val="0"/>
        <w:rPr>
          <w:rFonts w:hint="default"/>
        </w:rPr>
      </w:pPr>
      <w:r>
        <w:rPr>
          <w:rFonts w:hint="default"/>
        </w:rPr>
        <w:t xml:space="preserve">                    "ccy":"BTC",</w:t>
      </w:r>
    </w:p>
    <w:p w14:paraId="3FF3BCF8">
      <w:pPr>
        <w:bidi w:val="0"/>
        <w:rPr>
          <w:rFonts w:hint="default"/>
        </w:rPr>
      </w:pPr>
      <w:r>
        <w:rPr>
          <w:rFonts w:hint="default"/>
        </w:rPr>
        <w:t xml:space="preserve">                    "disEq":"78846.7803721021362242",</w:t>
      </w:r>
    </w:p>
    <w:p w14:paraId="6EB2A58D">
      <w:pPr>
        <w:bidi w:val="0"/>
        <w:rPr>
          <w:rFonts w:hint="default"/>
        </w:rPr>
      </w:pPr>
      <w:r>
        <w:rPr>
          <w:rFonts w:hint="default"/>
        </w:rPr>
        <w:t xml:space="preserve">                    "eq":"1.3863533369419636"</w:t>
      </w:r>
    </w:p>
    <w:p w14:paraId="09E30341">
      <w:pPr>
        <w:bidi w:val="0"/>
        <w:rPr>
          <w:rFonts w:hint="default"/>
        </w:rPr>
      </w:pPr>
      <w:r>
        <w:rPr>
          <w:rFonts w:hint="default"/>
        </w:rPr>
        <w:t xml:space="preserve">                },</w:t>
      </w:r>
    </w:p>
    <w:p w14:paraId="2DA2CABC">
      <w:pPr>
        <w:bidi w:val="0"/>
        <w:rPr>
          <w:rFonts w:hint="default"/>
        </w:rPr>
      </w:pPr>
      <w:r>
        <w:rPr>
          <w:rFonts w:hint="default"/>
        </w:rPr>
        <w:t xml:space="preserve">                {</w:t>
      </w:r>
    </w:p>
    <w:p w14:paraId="00648E57">
      <w:pPr>
        <w:bidi w:val="0"/>
        <w:rPr>
          <w:rFonts w:hint="default"/>
        </w:rPr>
      </w:pPr>
      <w:r>
        <w:rPr>
          <w:rFonts w:hint="default"/>
        </w:rPr>
        <w:t xml:space="preserve">                    "ccy":"USDT",</w:t>
      </w:r>
    </w:p>
    <w:p w14:paraId="49196EDB">
      <w:pPr>
        <w:bidi w:val="0"/>
        <w:rPr>
          <w:rFonts w:hint="default"/>
        </w:rPr>
      </w:pPr>
      <w:r>
        <w:rPr>
          <w:rFonts w:hint="default"/>
        </w:rPr>
        <w:t xml:space="preserve">                    "disEq":"73417.2495112863300127",</w:t>
      </w:r>
    </w:p>
    <w:p w14:paraId="600B4DE4">
      <w:pPr>
        <w:bidi w:val="0"/>
        <w:rPr>
          <w:rFonts w:hint="default"/>
        </w:rPr>
      </w:pPr>
      <w:r>
        <w:rPr>
          <w:rFonts w:hint="default"/>
        </w:rPr>
        <w:t xml:space="preserve">                    "eq":"73323.395564963177146"</w:t>
      </w:r>
    </w:p>
    <w:p w14:paraId="678EFC6A">
      <w:pPr>
        <w:bidi w:val="0"/>
        <w:rPr>
          <w:rFonts w:hint="default"/>
        </w:rPr>
      </w:pPr>
      <w:r>
        <w:rPr>
          <w:rFonts w:hint="default"/>
        </w:rPr>
        <w:t xml:space="preserve">                }</w:t>
      </w:r>
    </w:p>
    <w:p w14:paraId="0113CE01">
      <w:pPr>
        <w:bidi w:val="0"/>
        <w:rPr>
          <w:rFonts w:hint="default"/>
        </w:rPr>
      </w:pPr>
      <w:r>
        <w:rPr>
          <w:rFonts w:hint="default"/>
        </w:rPr>
        <w:t xml:space="preserve">            ],</w:t>
      </w:r>
    </w:p>
    <w:p w14:paraId="1577A7AF">
      <w:pPr>
        <w:bidi w:val="0"/>
        <w:rPr>
          <w:rFonts w:hint="default"/>
        </w:rPr>
      </w:pPr>
      <w:r>
        <w:rPr>
          <w:rFonts w:hint="default"/>
        </w:rPr>
        <w:t xml:space="preserve">            "posData":[</w:t>
      </w:r>
    </w:p>
    <w:p w14:paraId="3617ACF0">
      <w:pPr>
        <w:bidi w:val="0"/>
        <w:rPr>
          <w:rFonts w:hint="default"/>
        </w:rPr>
      </w:pPr>
      <w:r>
        <w:rPr>
          <w:rFonts w:hint="default"/>
        </w:rPr>
        <w:t xml:space="preserve">                {</w:t>
      </w:r>
    </w:p>
    <w:p w14:paraId="3E61AF95">
      <w:pPr>
        <w:bidi w:val="0"/>
        <w:rPr>
          <w:rFonts w:hint="default"/>
        </w:rPr>
      </w:pPr>
      <w:r>
        <w:rPr>
          <w:rFonts w:hint="default"/>
        </w:rPr>
        <w:t xml:space="preserve">                    "baseBal": "0.4",</w:t>
      </w:r>
    </w:p>
    <w:p w14:paraId="12DE3DAE">
      <w:pPr>
        <w:bidi w:val="0"/>
        <w:rPr>
          <w:rFonts w:hint="default"/>
        </w:rPr>
      </w:pPr>
      <w:r>
        <w:rPr>
          <w:rFonts w:hint="default"/>
        </w:rPr>
        <w:t xml:space="preserve">                    "ccy": "",</w:t>
      </w:r>
    </w:p>
    <w:p w14:paraId="0FB8DC19">
      <w:pPr>
        <w:bidi w:val="0"/>
        <w:rPr>
          <w:rFonts w:hint="default"/>
        </w:rPr>
      </w:pPr>
      <w:r>
        <w:rPr>
          <w:rFonts w:hint="default"/>
        </w:rPr>
        <w:t xml:space="preserve">                    "instId": "BTC-USDT",</w:t>
      </w:r>
    </w:p>
    <w:p w14:paraId="78F891F9">
      <w:pPr>
        <w:bidi w:val="0"/>
        <w:rPr>
          <w:rFonts w:hint="default"/>
        </w:rPr>
      </w:pPr>
      <w:r>
        <w:rPr>
          <w:rFonts w:hint="default"/>
        </w:rPr>
        <w:t xml:space="preserve">                    "instType": "MARGIN",</w:t>
      </w:r>
    </w:p>
    <w:p w14:paraId="434D90F0">
      <w:pPr>
        <w:bidi w:val="0"/>
        <w:rPr>
          <w:rFonts w:hint="default"/>
        </w:rPr>
      </w:pPr>
      <w:r>
        <w:rPr>
          <w:rFonts w:hint="default"/>
        </w:rPr>
        <w:t xml:space="preserve">                    "mgnMode": "isolated",</w:t>
      </w:r>
    </w:p>
    <w:p w14:paraId="3A360E1A">
      <w:pPr>
        <w:bidi w:val="0"/>
        <w:rPr>
          <w:rFonts w:hint="default"/>
        </w:rPr>
      </w:pPr>
      <w:r>
        <w:rPr>
          <w:rFonts w:hint="default"/>
        </w:rPr>
        <w:t xml:space="preserve">                    "notionalCcy": "0",</w:t>
      </w:r>
    </w:p>
    <w:p w14:paraId="7E6A7176">
      <w:pPr>
        <w:bidi w:val="0"/>
        <w:rPr>
          <w:rFonts w:hint="default"/>
        </w:rPr>
      </w:pPr>
      <w:r>
        <w:rPr>
          <w:rFonts w:hint="default"/>
        </w:rPr>
        <w:t xml:space="preserve">                    "notionalUsd": "0",</w:t>
      </w:r>
    </w:p>
    <w:p w14:paraId="5201F3D5">
      <w:pPr>
        <w:bidi w:val="0"/>
        <w:rPr>
          <w:rFonts w:hint="default"/>
        </w:rPr>
      </w:pPr>
      <w:r>
        <w:rPr>
          <w:rFonts w:hint="default"/>
        </w:rPr>
        <w:t xml:space="preserve">                    "pos": "0",</w:t>
      </w:r>
    </w:p>
    <w:p w14:paraId="51035171">
      <w:pPr>
        <w:bidi w:val="0"/>
        <w:rPr>
          <w:rFonts w:hint="default"/>
        </w:rPr>
      </w:pPr>
      <w:r>
        <w:rPr>
          <w:rFonts w:hint="default"/>
        </w:rPr>
        <w:t xml:space="preserve">                    "posCcy": "",</w:t>
      </w:r>
    </w:p>
    <w:p w14:paraId="345B06A0">
      <w:pPr>
        <w:bidi w:val="0"/>
        <w:rPr>
          <w:rFonts w:hint="default"/>
        </w:rPr>
      </w:pPr>
      <w:r>
        <w:rPr>
          <w:rFonts w:hint="default"/>
        </w:rPr>
        <w:t xml:space="preserve">                    "posId": "310388685292318723",</w:t>
      </w:r>
    </w:p>
    <w:p w14:paraId="3A6D928C">
      <w:pPr>
        <w:bidi w:val="0"/>
        <w:rPr>
          <w:rFonts w:hint="default"/>
        </w:rPr>
      </w:pPr>
      <w:r>
        <w:rPr>
          <w:rFonts w:hint="default"/>
        </w:rPr>
        <w:t xml:space="preserve">                    "posSide": "net",</w:t>
      </w:r>
    </w:p>
    <w:p w14:paraId="6E18D49F">
      <w:pPr>
        <w:bidi w:val="0"/>
        <w:rPr>
          <w:rFonts w:hint="default"/>
        </w:rPr>
      </w:pPr>
      <w:r>
        <w:rPr>
          <w:rFonts w:hint="default"/>
        </w:rPr>
        <w:t xml:space="preserve">                    "quoteBal": "0"</w:t>
      </w:r>
    </w:p>
    <w:p w14:paraId="7AE8DA4A">
      <w:pPr>
        <w:bidi w:val="0"/>
        <w:rPr>
          <w:rFonts w:hint="default"/>
        </w:rPr>
      </w:pPr>
      <w:r>
        <w:rPr>
          <w:rFonts w:hint="default"/>
        </w:rPr>
        <w:t xml:space="preserve">                }</w:t>
      </w:r>
    </w:p>
    <w:p w14:paraId="17FECFA5">
      <w:pPr>
        <w:bidi w:val="0"/>
        <w:rPr>
          <w:rFonts w:hint="default"/>
        </w:rPr>
      </w:pPr>
      <w:r>
        <w:rPr>
          <w:rFonts w:hint="default"/>
        </w:rPr>
        <w:t xml:space="preserve">            ],</w:t>
      </w:r>
    </w:p>
    <w:p w14:paraId="00566161">
      <w:pPr>
        <w:bidi w:val="0"/>
        <w:rPr>
          <w:rFonts w:hint="default"/>
        </w:rPr>
      </w:pPr>
      <w:r>
        <w:rPr>
          <w:rFonts w:hint="default"/>
        </w:rPr>
        <w:t xml:space="preserve">            "ts":"1620282889345"</w:t>
      </w:r>
    </w:p>
    <w:p w14:paraId="50F65176">
      <w:pPr>
        <w:bidi w:val="0"/>
        <w:rPr>
          <w:rFonts w:hint="default"/>
        </w:rPr>
      </w:pPr>
      <w:r>
        <w:rPr>
          <w:rFonts w:hint="default"/>
        </w:rPr>
        <w:t xml:space="preserve">        }</w:t>
      </w:r>
    </w:p>
    <w:p w14:paraId="41EBC58C">
      <w:pPr>
        <w:bidi w:val="0"/>
        <w:rPr>
          <w:rFonts w:hint="default"/>
        </w:rPr>
      </w:pPr>
      <w:r>
        <w:rPr>
          <w:rFonts w:hint="default"/>
        </w:rPr>
        <w:t xml:space="preserve">    ],</w:t>
      </w:r>
    </w:p>
    <w:p w14:paraId="7008CAA2">
      <w:pPr>
        <w:bidi w:val="0"/>
        <w:rPr>
          <w:rFonts w:hint="default"/>
        </w:rPr>
      </w:pPr>
      <w:r>
        <w:rPr>
          <w:rFonts w:hint="default"/>
        </w:rPr>
        <w:t xml:space="preserve">    "msg":""}</w:t>
      </w:r>
    </w:p>
    <w:p w14:paraId="326C9C2D">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29"/>
        <w:gridCol w:w="1092"/>
        <w:gridCol w:w="6025"/>
      </w:tblGrid>
      <w:tr w14:paraId="04039A5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5BAA85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BA9477B">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EEB35F9">
            <w:pPr>
              <w:bidi w:val="0"/>
              <w:rPr>
                <w:rFonts w:hint="default"/>
              </w:rPr>
            </w:pPr>
            <w:r>
              <w:rPr>
                <w:rFonts w:hint="default"/>
                <w:lang w:val="en-US" w:eastAsia="zh-CN"/>
              </w:rPr>
              <w:t>描述</w:t>
            </w:r>
          </w:p>
        </w:tc>
      </w:tr>
      <w:tr w14:paraId="6B7B0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EBCAE8">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75DCC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18E8A4">
            <w:pPr>
              <w:bidi w:val="0"/>
              <w:rPr>
                <w:rFonts w:hint="default"/>
              </w:rPr>
            </w:pPr>
            <w:r>
              <w:rPr>
                <w:rFonts w:hint="default"/>
                <w:lang w:val="en-US" w:eastAsia="zh-CN"/>
              </w:rPr>
              <w:t>获取账户信息数据的时间，Unix时间戳的毫秒数格式，如 1597026383085</w:t>
            </w:r>
          </w:p>
        </w:tc>
      </w:tr>
      <w:tr w14:paraId="03AA3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0A1D36">
            <w:pPr>
              <w:bidi w:val="0"/>
              <w:rPr>
                <w:rFonts w:hint="default"/>
              </w:rPr>
            </w:pPr>
            <w:r>
              <w:rPr>
                <w:rFonts w:hint="default"/>
                <w:lang w:val="en-US" w:eastAsia="zh-CN"/>
              </w:rPr>
              <w:t>adjEq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547CD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E252D2">
            <w:pPr>
              <w:bidi w:val="0"/>
              <w:rPr>
                <w:rFonts w:hint="default"/>
              </w:rPr>
            </w:pPr>
            <w:r>
              <w:rPr>
                <w:rFonts w:hint="default"/>
                <w:lang w:val="en-US" w:eastAsia="zh-CN"/>
              </w:rPr>
              <w:t>美金层面有效保证金</w:t>
            </w:r>
            <w:r>
              <w:rPr>
                <w:rFonts w:hint="default"/>
                <w:lang w:val="en-US" w:eastAsia="zh-CN"/>
              </w:rPr>
              <w:br w:type="textWrapping"/>
            </w:r>
            <w:r>
              <w:rPr>
                <w:rFonts w:hint="default"/>
                <w:lang w:val="en-US" w:eastAsia="zh-CN"/>
              </w:rPr>
              <w:t>适用于跨币种保证金模式 和组合保证金模式</w:t>
            </w:r>
          </w:p>
        </w:tc>
      </w:tr>
      <w:tr w14:paraId="0B324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398DAD">
            <w:pPr>
              <w:bidi w:val="0"/>
              <w:rPr>
                <w:rFonts w:hint="default"/>
              </w:rPr>
            </w:pPr>
            <w:r>
              <w:rPr>
                <w:rFonts w:hint="default"/>
                <w:lang w:val="en-US" w:eastAsia="zh-CN"/>
              </w:rPr>
              <w:t>balData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2655F8">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807EC2">
            <w:pPr>
              <w:bidi w:val="0"/>
              <w:rPr>
                <w:rFonts w:hint="default"/>
              </w:rPr>
            </w:pPr>
            <w:r>
              <w:rPr>
                <w:rFonts w:hint="default"/>
                <w:lang w:val="en-US" w:eastAsia="zh-CN"/>
              </w:rPr>
              <w:t>币种资产信息</w:t>
            </w:r>
          </w:p>
        </w:tc>
      </w:tr>
      <w:tr w14:paraId="1A39C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569F43">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7BC4B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F8496B">
            <w:pPr>
              <w:bidi w:val="0"/>
              <w:rPr>
                <w:rFonts w:hint="default"/>
              </w:rPr>
            </w:pPr>
            <w:r>
              <w:rPr>
                <w:rFonts w:hint="default"/>
                <w:lang w:val="en-US" w:eastAsia="zh-CN"/>
              </w:rPr>
              <w:t>币种</w:t>
            </w:r>
          </w:p>
        </w:tc>
      </w:tr>
      <w:tr w14:paraId="37042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4F2B38">
            <w:pPr>
              <w:bidi w:val="0"/>
              <w:rPr>
                <w:rFonts w:hint="default"/>
              </w:rPr>
            </w:pPr>
            <w:r>
              <w:rPr>
                <w:rFonts w:hint="default"/>
                <w:lang w:val="en-US" w:eastAsia="zh-CN"/>
              </w:rPr>
              <w:t>&gt; 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83DA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0D4851">
            <w:pPr>
              <w:bidi w:val="0"/>
              <w:rPr>
                <w:rFonts w:hint="default"/>
              </w:rPr>
            </w:pPr>
            <w:r>
              <w:rPr>
                <w:rFonts w:hint="default"/>
                <w:lang w:val="en-US" w:eastAsia="zh-CN"/>
              </w:rPr>
              <w:t>币种总权益</w:t>
            </w:r>
          </w:p>
        </w:tc>
      </w:tr>
      <w:tr w14:paraId="3FE92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DF7C8A">
            <w:pPr>
              <w:bidi w:val="0"/>
              <w:rPr>
                <w:rFonts w:hint="default"/>
              </w:rPr>
            </w:pPr>
            <w:r>
              <w:rPr>
                <w:rFonts w:hint="default"/>
                <w:lang w:val="en-US" w:eastAsia="zh-CN"/>
              </w:rPr>
              <w:t>&gt; disEq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20010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162DAF">
            <w:pPr>
              <w:bidi w:val="0"/>
              <w:rPr>
                <w:rFonts w:hint="default"/>
              </w:rPr>
            </w:pPr>
            <w:r>
              <w:rPr>
                <w:rFonts w:hint="default"/>
                <w:lang w:val="en-US" w:eastAsia="zh-CN"/>
              </w:rPr>
              <w:t>美金层面币种折算权益</w:t>
            </w:r>
          </w:p>
        </w:tc>
      </w:tr>
      <w:tr w14:paraId="72F9A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AA01BD">
            <w:pPr>
              <w:bidi w:val="0"/>
              <w:rPr>
                <w:rFonts w:hint="default"/>
              </w:rPr>
            </w:pPr>
            <w:r>
              <w:rPr>
                <w:rFonts w:hint="default"/>
                <w:lang w:val="en-US" w:eastAsia="zh-CN"/>
              </w:rPr>
              <w:t>posData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FEDCA6">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AFB4CB">
            <w:pPr>
              <w:bidi w:val="0"/>
              <w:rPr>
                <w:rFonts w:hint="default"/>
              </w:rPr>
            </w:pPr>
            <w:r>
              <w:rPr>
                <w:rFonts w:hint="default"/>
                <w:lang w:val="en-US" w:eastAsia="zh-CN"/>
              </w:rPr>
              <w:t>持仓详细信息</w:t>
            </w:r>
          </w:p>
        </w:tc>
      </w:tr>
      <w:tr w14:paraId="1E7A2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4B7860">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6F84C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7DC10F">
            <w:pPr>
              <w:bidi w:val="0"/>
              <w:rPr>
                <w:rFonts w:hint="default"/>
              </w:rPr>
            </w:pPr>
            <w:r>
              <w:rPr>
                <w:rFonts w:hint="default"/>
                <w:lang w:val="en-US" w:eastAsia="zh-CN"/>
              </w:rPr>
              <w:t>产品类型</w:t>
            </w:r>
          </w:p>
        </w:tc>
      </w:tr>
      <w:tr w14:paraId="2286A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A01B6D">
            <w:pPr>
              <w:bidi w:val="0"/>
              <w:rPr>
                <w:rFonts w:hint="default"/>
              </w:rPr>
            </w:pPr>
            <w:r>
              <w:rPr>
                <w:rFonts w:hint="default"/>
                <w:lang w:val="en-US" w:eastAsia="zh-CN"/>
              </w:rPr>
              <w:t>&gt; mgnMode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06A54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F5D611">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cross：全仓</w:t>
            </w:r>
            <w:r>
              <w:rPr>
                <w:rFonts w:hint="default"/>
                <w:lang w:val="en-US" w:eastAsia="zh-CN"/>
              </w:rPr>
              <w:br w:type="textWrapping"/>
            </w:r>
            <w:r>
              <w:rPr>
                <w:rFonts w:hint="default"/>
                <w:lang w:val="en-US" w:eastAsia="zh-CN"/>
              </w:rPr>
              <w:t>isolated：逐仓</w:t>
            </w:r>
          </w:p>
        </w:tc>
      </w:tr>
      <w:tr w14:paraId="22F8C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C1DDBC">
            <w:pPr>
              <w:bidi w:val="0"/>
              <w:rPr>
                <w:rFonts w:hint="default"/>
              </w:rPr>
            </w:pPr>
            <w:r>
              <w:rPr>
                <w:rFonts w:hint="default"/>
                <w:lang w:val="en-US" w:eastAsia="zh-CN"/>
              </w:rPr>
              <w:t>&gt; posId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93744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FB5289">
            <w:pPr>
              <w:bidi w:val="0"/>
              <w:rPr>
                <w:rFonts w:hint="default"/>
              </w:rPr>
            </w:pPr>
            <w:r>
              <w:rPr>
                <w:rFonts w:hint="default"/>
                <w:lang w:val="en-US" w:eastAsia="zh-CN"/>
              </w:rPr>
              <w:t>持仓ID</w:t>
            </w:r>
          </w:p>
        </w:tc>
      </w:tr>
      <w:tr w14:paraId="23C9B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7949AD">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B22BC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4995F5">
            <w:pPr>
              <w:bidi w:val="0"/>
              <w:rPr>
                <w:rFonts w:hint="default"/>
              </w:rPr>
            </w:pPr>
            <w:r>
              <w:rPr>
                <w:rFonts w:hint="default"/>
                <w:lang w:val="en-US" w:eastAsia="zh-CN"/>
              </w:rPr>
              <w:t>产品ID，如 BTC-USDT-SWAP</w:t>
            </w:r>
          </w:p>
        </w:tc>
      </w:tr>
      <w:tr w14:paraId="79307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CDD80A">
            <w:pPr>
              <w:bidi w:val="0"/>
              <w:rPr>
                <w:rFonts w:hint="default"/>
              </w:rPr>
            </w:pPr>
            <w:r>
              <w:rPr>
                <w:rFonts w:hint="default"/>
                <w:lang w:val="en-US" w:eastAsia="zh-CN"/>
              </w:rPr>
              <w:t>&gt; pos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B2355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AE1BF6">
            <w:pPr>
              <w:bidi w:val="0"/>
              <w:rPr>
                <w:rFonts w:hint="default"/>
              </w:rPr>
            </w:pPr>
            <w:r>
              <w:rPr>
                <w:rFonts w:hint="default"/>
                <w:lang w:val="en-US" w:eastAsia="zh-CN"/>
              </w:rPr>
              <w:t>以张为单位的持仓数量，逐仓自主划转模式下，转入保证金后会产生pos为0的仓位</w:t>
            </w:r>
          </w:p>
        </w:tc>
      </w:tr>
      <w:tr w14:paraId="1F02B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C9BCAA">
            <w:pPr>
              <w:bidi w:val="0"/>
              <w:rPr>
                <w:rFonts w:hint="default"/>
              </w:rPr>
            </w:pPr>
            <w:r>
              <w:rPr>
                <w:rFonts w:hint="default"/>
                <w:lang w:val="en-US" w:eastAsia="zh-CN"/>
              </w:rPr>
              <w:t>&gt; baseBal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5FFA4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E05FF6">
            <w:pPr>
              <w:bidi w:val="0"/>
              <w:rPr>
                <w:rFonts w:hint="default"/>
              </w:rPr>
            </w:pPr>
            <w:del w:id="14">
              <w:r>
                <w:rPr>
                  <w:rFonts w:hint="default"/>
                  <w:lang w:val="en-US" w:eastAsia="zh-CN"/>
                </w:rPr>
                <w:delText>交易币余额，适用于 币币杠杆（逐仓一键借币模式）</w:delText>
              </w:r>
            </w:del>
            <w:r>
              <w:rPr>
                <w:rFonts w:hint="default"/>
                <w:lang w:val="en-US" w:eastAsia="zh-CN"/>
              </w:rPr>
              <w:t>（已弃用）</w:t>
            </w:r>
          </w:p>
        </w:tc>
      </w:tr>
      <w:tr w14:paraId="735B9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F41830">
            <w:pPr>
              <w:bidi w:val="0"/>
              <w:rPr>
                <w:rFonts w:hint="default"/>
              </w:rPr>
            </w:pPr>
            <w:r>
              <w:rPr>
                <w:rFonts w:hint="default"/>
                <w:lang w:val="en-US" w:eastAsia="zh-CN"/>
              </w:rPr>
              <w:t>&gt; quoteBal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C3826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5291A6">
            <w:pPr>
              <w:bidi w:val="0"/>
              <w:rPr>
                <w:rFonts w:hint="default"/>
              </w:rPr>
            </w:pPr>
            <w:del w:id="15">
              <w:r>
                <w:rPr>
                  <w:rFonts w:hint="default"/>
                  <w:lang w:val="en-US" w:eastAsia="zh-CN"/>
                </w:rPr>
                <w:delText>计价币余额 ，适用于 币币杠杆（逐仓一键借币模式）</w:delText>
              </w:r>
            </w:del>
            <w:r>
              <w:rPr>
                <w:rFonts w:hint="default"/>
                <w:lang w:val="en-US" w:eastAsia="zh-CN"/>
              </w:rPr>
              <w:t>（已弃用）</w:t>
            </w:r>
          </w:p>
        </w:tc>
      </w:tr>
      <w:tr w14:paraId="0883F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CC7CA01">
            <w:pPr>
              <w:bidi w:val="0"/>
              <w:rPr>
                <w:rFonts w:hint="default"/>
              </w:rPr>
            </w:pPr>
            <w:r>
              <w:rPr>
                <w:rFonts w:hint="default"/>
                <w:lang w:val="en-US" w:eastAsia="zh-CN"/>
              </w:rPr>
              <w:t>&gt; posSide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9A59C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47D44B">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long：开平仓模式开多</w:t>
            </w:r>
            <w:r>
              <w:rPr>
                <w:rFonts w:hint="default"/>
                <w:lang w:val="en-US" w:eastAsia="zh-CN"/>
              </w:rPr>
              <w:br w:type="textWrapping"/>
            </w:r>
            <w:r>
              <w:rPr>
                <w:rFonts w:hint="default"/>
                <w:lang w:val="en-US" w:eastAsia="zh-CN"/>
              </w:rPr>
              <w:t>short：开平仓模式开空</w:t>
            </w:r>
            <w:r>
              <w:rPr>
                <w:rFonts w:hint="default"/>
                <w:lang w:val="en-US" w:eastAsia="zh-CN"/>
              </w:rPr>
              <w:br w:type="textWrapping"/>
            </w:r>
            <w:r>
              <w:rPr>
                <w:rFonts w:hint="default"/>
                <w:lang w:val="en-US" w:eastAsia="zh-CN"/>
              </w:rPr>
              <w:t>net：买卖模式（交割/永续/期权：pos为正代表开多，pos为负代表开空。币币杠杆：posCcy为交易货币时，代表开多；posCcy为计价货币时，代表开空。）</w:t>
            </w:r>
          </w:p>
        </w:tc>
      </w:tr>
      <w:tr w14:paraId="5BFBB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D671B6">
            <w:pPr>
              <w:bidi w:val="0"/>
              <w:rPr>
                <w:rFonts w:hint="default"/>
              </w:rPr>
            </w:pPr>
            <w:r>
              <w:rPr>
                <w:rFonts w:hint="default"/>
                <w:lang w:val="en-US" w:eastAsia="zh-CN"/>
              </w:rPr>
              <w:t>&gt; posCcy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F2C17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27889A">
            <w:pPr>
              <w:bidi w:val="0"/>
              <w:rPr>
                <w:rFonts w:hint="default"/>
              </w:rPr>
            </w:pPr>
            <w:r>
              <w:rPr>
                <w:rFonts w:hint="default"/>
                <w:lang w:val="en-US" w:eastAsia="zh-CN"/>
              </w:rPr>
              <w:t>仓位资产币种，仅适用于币币杠杆仓位</w:t>
            </w:r>
          </w:p>
        </w:tc>
      </w:tr>
      <w:tr w14:paraId="0AE0A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F6E698">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4FCA6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1CE8ED">
            <w:pPr>
              <w:bidi w:val="0"/>
              <w:rPr>
                <w:rFonts w:hint="default"/>
              </w:rPr>
            </w:pPr>
            <w:r>
              <w:rPr>
                <w:rFonts w:hint="default"/>
                <w:lang w:val="en-US" w:eastAsia="zh-CN"/>
              </w:rPr>
              <w:t>占用保证金的币种</w:t>
            </w:r>
          </w:p>
        </w:tc>
      </w:tr>
      <w:tr w14:paraId="1950D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9BB7BC">
            <w:pPr>
              <w:bidi w:val="0"/>
              <w:rPr>
                <w:rFonts w:hint="default"/>
              </w:rPr>
            </w:pPr>
            <w:r>
              <w:rPr>
                <w:rFonts w:hint="default"/>
                <w:lang w:val="en-US" w:eastAsia="zh-CN"/>
              </w:rPr>
              <w:t>&gt; notionalCcy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887DF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8F9F2D">
            <w:pPr>
              <w:bidi w:val="0"/>
              <w:rPr>
                <w:rFonts w:hint="default"/>
              </w:rPr>
            </w:pPr>
            <w:r>
              <w:rPr>
                <w:rFonts w:hint="default"/>
                <w:lang w:val="en-US" w:eastAsia="zh-CN"/>
              </w:rPr>
              <w:t>以币为单位的持仓数量</w:t>
            </w:r>
          </w:p>
        </w:tc>
      </w:tr>
      <w:tr w14:paraId="3A4DCD2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2BE31A">
            <w:pPr>
              <w:bidi w:val="0"/>
              <w:rPr>
                <w:rFonts w:hint="default"/>
              </w:rPr>
            </w:pPr>
            <w:r>
              <w:rPr>
                <w:rFonts w:hint="default"/>
                <w:lang w:val="en-US" w:eastAsia="zh-CN"/>
              </w:rPr>
              <w:t>&gt; notionalUsd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FA8EF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B7B00C">
            <w:pPr>
              <w:bidi w:val="0"/>
              <w:rPr>
                <w:rFonts w:hint="default"/>
              </w:rPr>
            </w:pPr>
            <w:r>
              <w:rPr>
                <w:rFonts w:hint="default"/>
                <w:lang w:val="en-US" w:eastAsia="zh-CN"/>
              </w:rPr>
              <w:t>以美金价值为单位的持仓数量</w:t>
            </w:r>
          </w:p>
        </w:tc>
      </w:tr>
    </w:tbl>
    <w:p w14:paraId="7C53EA64">
      <w:pPr>
        <w:bidi w:val="0"/>
        <w:rPr>
          <w:rFonts w:hint="default"/>
        </w:rPr>
      </w:pPr>
      <w:r>
        <w:rPr>
          <w:rFonts w:hint="default"/>
        </w:rPr>
        <w:t>账单流水查询（近七天）</w:t>
      </w:r>
    </w:p>
    <w:p w14:paraId="2AE65139">
      <w:pPr>
        <w:bidi w:val="0"/>
        <w:rPr>
          <w:rFonts w:hint="default"/>
        </w:rPr>
      </w:pPr>
      <w:r>
        <w:rPr>
          <w:rFonts w:hint="default"/>
        </w:rPr>
        <w:t>帐户资产流水是指导致帐户余额增加或减少的行为。本接口可以查询最近7天的账单数据。</w:t>
      </w:r>
    </w:p>
    <w:p w14:paraId="4C0395E4">
      <w:pPr>
        <w:bidi w:val="0"/>
        <w:rPr>
          <w:rFonts w:hint="default"/>
        </w:rPr>
      </w:pPr>
      <w:r>
        <w:rPr>
          <w:rFonts w:hint="default"/>
        </w:rPr>
        <w:t>限速：5次/s</w:t>
      </w:r>
    </w:p>
    <w:p w14:paraId="7A1F1B40">
      <w:pPr>
        <w:bidi w:val="0"/>
        <w:rPr>
          <w:rFonts w:hint="default"/>
        </w:rPr>
      </w:pPr>
      <w:r>
        <w:rPr>
          <w:rFonts w:hint="default"/>
        </w:rPr>
        <w:t>限速规则：User ID</w:t>
      </w:r>
    </w:p>
    <w:p w14:paraId="5CBE7B9A">
      <w:pPr>
        <w:bidi w:val="0"/>
        <w:rPr>
          <w:rFonts w:hint="default"/>
        </w:rPr>
      </w:pPr>
      <w:r>
        <w:rPr>
          <w:rFonts w:hint="default"/>
        </w:rPr>
        <w:t>权限：读取</w:t>
      </w:r>
    </w:p>
    <w:p w14:paraId="62275DCC">
      <w:pPr>
        <w:bidi w:val="0"/>
        <w:rPr>
          <w:rFonts w:hint="default"/>
        </w:rPr>
      </w:pPr>
      <w:r>
        <w:rPr>
          <w:rFonts w:hint="default"/>
        </w:rPr>
        <w:t>HTTP请求</w:t>
      </w:r>
    </w:p>
    <w:p w14:paraId="369918F9">
      <w:pPr>
        <w:bidi w:val="0"/>
        <w:rPr>
          <w:rFonts w:hint="default"/>
        </w:rPr>
      </w:pPr>
      <w:r>
        <w:rPr>
          <w:rFonts w:hint="default"/>
        </w:rPr>
        <w:t>GET /api/v5/account/bills</w:t>
      </w:r>
    </w:p>
    <w:p w14:paraId="19E4B1E4">
      <w:pPr>
        <w:bidi w:val="0"/>
      </w:pPr>
      <w:r>
        <w:rPr>
          <w:rFonts w:hint="default"/>
        </w:rPr>
        <w:t>请求示例</w:t>
      </w:r>
    </w:p>
    <w:p w14:paraId="0C696F2E">
      <w:pPr>
        <w:bidi w:val="0"/>
        <w:rPr>
          <w:rFonts w:hint="default"/>
        </w:rPr>
      </w:pPr>
      <w:r>
        <w:rPr>
          <w:rFonts w:hint="default"/>
        </w:rPr>
        <w:t>import okx.Account as Account</w:t>
      </w:r>
    </w:p>
    <w:p w14:paraId="2F869B74">
      <w:pPr>
        <w:bidi w:val="0"/>
        <w:rPr>
          <w:rFonts w:hint="default"/>
        </w:rPr>
      </w:pPr>
      <w:r>
        <w:rPr>
          <w:rFonts w:hint="default"/>
        </w:rPr>
        <w:t># API 初始化apikey = "YOUR_API_KEY"secretkey = "YOUR_SECRET_KEY"passphrase = "YOUR_PASSPHRASE"</w:t>
      </w:r>
    </w:p>
    <w:p w14:paraId="1AA92C82">
      <w:pPr>
        <w:bidi w:val="0"/>
        <w:rPr>
          <w:rFonts w:hint="default"/>
        </w:rPr>
      </w:pPr>
      <w:r>
        <w:rPr>
          <w:rFonts w:hint="default"/>
        </w:rPr>
        <w:t>flag = "1"  # 实盘：0 , 模拟盘：1accountAPI = Account.AccountAPI(apikey, secretkey, passphrase, False, flag)</w:t>
      </w:r>
    </w:p>
    <w:p w14:paraId="79203F96">
      <w:pPr>
        <w:bidi w:val="0"/>
        <w:rPr>
          <w:rFonts w:hint="default"/>
        </w:rPr>
      </w:pPr>
      <w:r>
        <w:rPr>
          <w:rFonts w:hint="default"/>
        </w:rPr>
        <w:t># 查看账户账单详情 （近七日内）result = accountAPI.get_account_bills()print(result)</w:t>
      </w:r>
    </w:p>
    <w:p w14:paraId="7CCBC22F">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3"/>
        <w:gridCol w:w="738"/>
        <w:gridCol w:w="964"/>
        <w:gridCol w:w="5721"/>
      </w:tblGrid>
      <w:tr w14:paraId="1FF74E2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388D32B">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3D35D9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D5413FE">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55F6298">
            <w:pPr>
              <w:bidi w:val="0"/>
              <w:rPr>
                <w:rFonts w:hint="default"/>
              </w:rPr>
            </w:pPr>
            <w:r>
              <w:rPr>
                <w:rFonts w:hint="default"/>
                <w:lang w:val="en-US" w:eastAsia="zh-CN"/>
              </w:rPr>
              <w:t>描述</w:t>
            </w:r>
          </w:p>
        </w:tc>
      </w:tr>
      <w:tr w14:paraId="7FA42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14E09E">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A4A29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EE051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EBFEE8">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0D8BD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24FF6B">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885FA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A687D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4A3C16">
            <w:pPr>
              <w:bidi w:val="0"/>
              <w:rPr>
                <w:rFonts w:hint="default"/>
              </w:rPr>
            </w:pPr>
            <w:r>
              <w:rPr>
                <w:rFonts w:hint="default"/>
                <w:lang w:val="en-US" w:eastAsia="zh-CN"/>
              </w:rPr>
              <w:t>产品ID，如 BTC-USDT</w:t>
            </w:r>
          </w:p>
        </w:tc>
      </w:tr>
      <w:tr w14:paraId="74E4D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48E00F">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DFB1C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B8267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F184AC">
            <w:pPr>
              <w:bidi w:val="0"/>
              <w:rPr>
                <w:rFonts w:hint="default"/>
              </w:rPr>
            </w:pPr>
            <w:r>
              <w:rPr>
                <w:rFonts w:hint="default"/>
                <w:lang w:val="en-US" w:eastAsia="zh-CN"/>
              </w:rPr>
              <w:t>账单币种</w:t>
            </w:r>
          </w:p>
        </w:tc>
      </w:tr>
      <w:tr w14:paraId="7F177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CE3ABE">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0C9C0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37A3F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375C53">
            <w:pPr>
              <w:bidi w:val="0"/>
              <w:rPr>
                <w:rFonts w:hint="default"/>
              </w:rPr>
            </w:pPr>
            <w:r>
              <w:rPr>
                <w:rFonts w:hint="default"/>
                <w:lang w:val="en-US" w:eastAsia="zh-CN"/>
              </w:rPr>
              <w:t>仓位类型</w:t>
            </w:r>
            <w:r>
              <w:rPr>
                <w:rFonts w:hint="default"/>
                <w:lang w:val="en-US" w:eastAsia="zh-CN"/>
              </w:rPr>
              <w:br w:type="textWrapping"/>
            </w:r>
            <w:r>
              <w:rPr>
                <w:rFonts w:hint="default"/>
                <w:lang w:val="en-US" w:eastAsia="zh-CN"/>
              </w:rPr>
              <w:t>isolated：逐仓</w:t>
            </w:r>
            <w:r>
              <w:rPr>
                <w:rFonts w:hint="default"/>
                <w:lang w:val="en-US" w:eastAsia="zh-CN"/>
              </w:rPr>
              <w:br w:type="textWrapping"/>
            </w:r>
            <w:r>
              <w:rPr>
                <w:rFonts w:hint="default"/>
                <w:lang w:val="en-US" w:eastAsia="zh-CN"/>
              </w:rPr>
              <w:t>cross：全仓</w:t>
            </w:r>
          </w:p>
        </w:tc>
      </w:tr>
      <w:tr w14:paraId="1AE8D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F6A5E4">
            <w:pPr>
              <w:bidi w:val="0"/>
              <w:rPr>
                <w:rFonts w:hint="default"/>
              </w:rPr>
            </w:pPr>
            <w:r>
              <w:rPr>
                <w:rFonts w:hint="default"/>
                <w:lang w:val="en-US" w:eastAsia="zh-CN"/>
              </w:rPr>
              <w:t>ctType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CF023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4E9B9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7FE7D7">
            <w:pPr>
              <w:bidi w:val="0"/>
              <w:rPr>
                <w:rFonts w:hint="default"/>
              </w:rPr>
            </w:pPr>
            <w:r>
              <w:rPr>
                <w:rFonts w:hint="default"/>
                <w:lang w:val="en-US" w:eastAsia="zh-CN"/>
              </w:rPr>
              <w:t>合约类型</w:t>
            </w:r>
            <w:r>
              <w:rPr>
                <w:rFonts w:hint="default"/>
                <w:lang w:val="en-US" w:eastAsia="zh-CN"/>
              </w:rPr>
              <w:br w:type="textWrapping"/>
            </w:r>
            <w:r>
              <w:rPr>
                <w:rFonts w:hint="default"/>
                <w:lang w:val="en-US" w:eastAsia="zh-CN"/>
              </w:rPr>
              <w:t>linear：正向合约</w:t>
            </w:r>
            <w:r>
              <w:rPr>
                <w:rFonts w:hint="default"/>
                <w:lang w:val="en-US" w:eastAsia="zh-CN"/>
              </w:rPr>
              <w:br w:type="textWrapping"/>
            </w:r>
            <w:r>
              <w:rPr>
                <w:rFonts w:hint="default"/>
                <w:lang w:val="en-US" w:eastAsia="zh-CN"/>
              </w:rPr>
              <w:t>inverse：反向合约</w:t>
            </w:r>
            <w:r>
              <w:rPr>
                <w:rFonts w:hint="default"/>
                <w:lang w:val="en-US" w:eastAsia="zh-CN"/>
              </w:rPr>
              <w:br w:type="textWrapping"/>
            </w:r>
            <w:r>
              <w:rPr>
                <w:rFonts w:hint="default"/>
                <w:lang w:val="en-US" w:eastAsia="zh-CN"/>
              </w:rPr>
              <w:t>仅交割/永续有效</w:t>
            </w:r>
          </w:p>
        </w:tc>
      </w:tr>
      <w:tr w14:paraId="49E6D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C2DF7FA">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B5A9B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06B7A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5C5E25">
            <w:pPr>
              <w:bidi w:val="0"/>
              <w:rPr>
                <w:rFonts w:hint="default"/>
              </w:rPr>
            </w:pPr>
            <w:r>
              <w:rPr>
                <w:rFonts w:hint="default"/>
                <w:lang w:val="en-US" w:eastAsia="zh-CN"/>
              </w:rPr>
              <w:t>账单类型</w:t>
            </w:r>
            <w:r>
              <w:rPr>
                <w:rFonts w:hint="default"/>
                <w:lang w:val="en-US" w:eastAsia="zh-CN"/>
              </w:rPr>
              <w:br w:type="textWrapping"/>
            </w:r>
            <w:r>
              <w:rPr>
                <w:rFonts w:hint="default"/>
                <w:lang w:val="en-US" w:eastAsia="zh-CN"/>
              </w:rPr>
              <w:t>枚举值请通过 </w:t>
            </w:r>
            <w:r>
              <w:rPr>
                <w:rFonts w:hint="default"/>
                <w:lang w:val="en-US" w:eastAsia="zh-CN"/>
              </w:rPr>
              <w:fldChar w:fldCharType="begin"/>
            </w:r>
            <w:r>
              <w:rPr>
                <w:rFonts w:hint="default"/>
                <w:lang w:val="en-US" w:eastAsia="zh-CN"/>
              </w:rPr>
              <w:instrText xml:space="preserve"> HYPERLINK "https://www.okx.com/docs-v5/zh/" \l "trading-account-rest-api-get-bill-types"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获取账单类型</w:t>
            </w:r>
            <w:r>
              <w:rPr>
                <w:rFonts w:hint="default"/>
                <w:lang w:val="en-US" w:eastAsia="zh-CN"/>
              </w:rPr>
              <w:fldChar w:fldCharType="end"/>
            </w:r>
            <w:r>
              <w:rPr>
                <w:rFonts w:hint="default"/>
                <w:lang w:val="en-US" w:eastAsia="zh-CN"/>
              </w:rPr>
              <w:t> 接口查询。</w:t>
            </w:r>
          </w:p>
        </w:tc>
      </w:tr>
      <w:tr w14:paraId="47328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E109117">
            <w:pPr>
              <w:bidi w:val="0"/>
              <w:rPr>
                <w:rFonts w:hint="default"/>
              </w:rPr>
            </w:pPr>
            <w:r>
              <w:rPr>
                <w:rFonts w:hint="default"/>
                <w:lang w:val="en-US" w:eastAsia="zh-CN"/>
              </w:rPr>
              <w:t>subType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358C1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4DD94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09177D">
            <w:pPr>
              <w:bidi w:val="0"/>
              <w:rPr>
                <w:rFonts w:hint="default"/>
              </w:rPr>
            </w:pPr>
            <w:r>
              <w:rPr>
                <w:rFonts w:hint="default"/>
                <w:lang w:val="en-US" w:eastAsia="zh-CN"/>
              </w:rPr>
              <w:t>账单子类型</w:t>
            </w:r>
            <w:r>
              <w:rPr>
                <w:rFonts w:hint="default"/>
                <w:lang w:val="en-US" w:eastAsia="zh-CN"/>
              </w:rPr>
              <w:br w:type="textWrapping"/>
            </w:r>
            <w:r>
              <w:rPr>
                <w:rFonts w:hint="default"/>
                <w:lang w:val="en-US" w:eastAsia="zh-CN"/>
              </w:rPr>
              <w:t>枚举值请通过 </w:t>
            </w:r>
            <w:r>
              <w:rPr>
                <w:rFonts w:hint="default"/>
                <w:lang w:val="en-US" w:eastAsia="zh-CN"/>
              </w:rPr>
              <w:fldChar w:fldCharType="begin"/>
            </w:r>
            <w:r>
              <w:rPr>
                <w:rFonts w:hint="default"/>
                <w:lang w:val="en-US" w:eastAsia="zh-CN"/>
              </w:rPr>
              <w:instrText xml:space="preserve"> HYPERLINK "https://www.okx.com/docs-v5/zh/" \l "trading-account-rest-api-get-bill-types"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获取账单类型</w:t>
            </w:r>
            <w:r>
              <w:rPr>
                <w:rFonts w:hint="default"/>
                <w:lang w:val="en-US" w:eastAsia="zh-CN"/>
              </w:rPr>
              <w:fldChar w:fldCharType="end"/>
            </w:r>
            <w:r>
              <w:rPr>
                <w:rFonts w:hint="default"/>
                <w:lang w:val="en-US" w:eastAsia="zh-CN"/>
              </w:rPr>
              <w:t> 接口查询。</w:t>
            </w:r>
          </w:p>
        </w:tc>
      </w:tr>
      <w:tr w14:paraId="59991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8A8583">
            <w:pPr>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36D3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5CE0B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B5CB71">
            <w:pPr>
              <w:bidi w:val="0"/>
              <w:rPr>
                <w:rFonts w:hint="default"/>
              </w:rPr>
            </w:pPr>
            <w:r>
              <w:rPr>
                <w:rFonts w:hint="default"/>
                <w:lang w:val="en-US" w:eastAsia="zh-CN"/>
              </w:rPr>
              <w:t>请求此id之前（更旧的数据）的分页内容，传的值为对应接口的billId</w:t>
            </w:r>
          </w:p>
        </w:tc>
      </w:tr>
      <w:tr w14:paraId="4DCE9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6E4830">
            <w:pPr>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6DA03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A2FDA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B2A8B5">
            <w:pPr>
              <w:bidi w:val="0"/>
              <w:rPr>
                <w:rFonts w:hint="default"/>
              </w:rPr>
            </w:pPr>
            <w:r>
              <w:rPr>
                <w:rFonts w:hint="default"/>
                <w:lang w:val="en-US" w:eastAsia="zh-CN"/>
              </w:rPr>
              <w:t>请求此id之后（更新的数据）的分页内容，传的值为对应接口的billId</w:t>
            </w:r>
          </w:p>
        </w:tc>
      </w:tr>
      <w:tr w14:paraId="1AA6D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4BDD03">
            <w:pPr>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6C49C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829BC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7FF4D0">
            <w:pPr>
              <w:bidi w:val="0"/>
              <w:rPr>
                <w:rFonts w:hint="default"/>
              </w:rPr>
            </w:pPr>
            <w:r>
              <w:rPr>
                <w:rFonts w:hint="default"/>
                <w:lang w:val="en-US" w:eastAsia="zh-CN"/>
              </w:rPr>
              <w:t>筛选的开始时间戳 ts，Unix 时间戳为毫秒数格式，如 1597026383085</w:t>
            </w:r>
          </w:p>
        </w:tc>
      </w:tr>
      <w:tr w14:paraId="674CF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999950">
            <w:pPr>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7C086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00E8F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FB3926">
            <w:pPr>
              <w:bidi w:val="0"/>
              <w:rPr>
                <w:rFonts w:hint="default"/>
              </w:rPr>
            </w:pPr>
            <w:r>
              <w:rPr>
                <w:rFonts w:hint="default"/>
                <w:lang w:val="en-US" w:eastAsia="zh-CN"/>
              </w:rPr>
              <w:t>筛选的结束时间戳 ts，Unix 时间戳为毫秒数格式，如 1597027383085</w:t>
            </w:r>
          </w:p>
        </w:tc>
      </w:tr>
      <w:tr w14:paraId="0E9CE9B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B274B7">
            <w:pPr>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60FF9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0FAD8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E74CDD">
            <w:pPr>
              <w:bidi w:val="0"/>
              <w:rPr>
                <w:rFonts w:hint="default"/>
              </w:rPr>
            </w:pPr>
            <w:r>
              <w:rPr>
                <w:rFonts w:hint="default"/>
                <w:lang w:val="en-US" w:eastAsia="zh-CN"/>
              </w:rPr>
              <w:t>分页返回的结果集数量，最大为100，不填默认返回100条</w:t>
            </w:r>
          </w:p>
        </w:tc>
      </w:tr>
    </w:tbl>
    <w:p w14:paraId="7B7733BD">
      <w:pPr>
        <w:bidi w:val="0"/>
      </w:pPr>
      <w:r>
        <w:rPr>
          <w:rFonts w:hint="default"/>
        </w:rPr>
        <w:t>返回结果</w:t>
      </w:r>
    </w:p>
    <w:p w14:paraId="6517EC88">
      <w:pPr>
        <w:bidi w:val="0"/>
        <w:rPr>
          <w:rFonts w:hint="default"/>
        </w:rPr>
      </w:pPr>
      <w:r>
        <w:rPr>
          <w:rFonts w:hint="default"/>
        </w:rPr>
        <w:t>{</w:t>
      </w:r>
    </w:p>
    <w:p w14:paraId="50C58B3C">
      <w:pPr>
        <w:bidi w:val="0"/>
        <w:rPr>
          <w:rFonts w:hint="default"/>
        </w:rPr>
      </w:pPr>
      <w:r>
        <w:rPr>
          <w:rFonts w:hint="default"/>
        </w:rPr>
        <w:t xml:space="preserve">    "code": "0",</w:t>
      </w:r>
    </w:p>
    <w:p w14:paraId="5DDC3060">
      <w:pPr>
        <w:bidi w:val="0"/>
        <w:rPr>
          <w:rFonts w:hint="default"/>
        </w:rPr>
      </w:pPr>
      <w:r>
        <w:rPr>
          <w:rFonts w:hint="default"/>
        </w:rPr>
        <w:t xml:space="preserve">    "msg": "",</w:t>
      </w:r>
    </w:p>
    <w:p w14:paraId="266C9555">
      <w:pPr>
        <w:bidi w:val="0"/>
        <w:rPr>
          <w:rFonts w:hint="default"/>
        </w:rPr>
      </w:pPr>
      <w:r>
        <w:rPr>
          <w:rFonts w:hint="default"/>
        </w:rPr>
        <w:t xml:space="preserve">    "data": [{</w:t>
      </w:r>
    </w:p>
    <w:p w14:paraId="731DB520">
      <w:pPr>
        <w:bidi w:val="0"/>
        <w:rPr>
          <w:rFonts w:hint="default"/>
        </w:rPr>
      </w:pPr>
      <w:r>
        <w:rPr>
          <w:rFonts w:hint="default"/>
        </w:rPr>
        <w:t xml:space="preserve">        "bal":  "8694.2179403378290202",</w:t>
      </w:r>
    </w:p>
    <w:p w14:paraId="0B9261D1">
      <w:pPr>
        <w:bidi w:val="0"/>
        <w:rPr>
          <w:rFonts w:hint="default"/>
        </w:rPr>
      </w:pPr>
      <w:r>
        <w:rPr>
          <w:rFonts w:hint="default"/>
        </w:rPr>
        <w:t xml:space="preserve">        "balChg":  "0.0219338232210000",</w:t>
      </w:r>
    </w:p>
    <w:p w14:paraId="69B90225">
      <w:pPr>
        <w:bidi w:val="0"/>
        <w:rPr>
          <w:rFonts w:hint="default"/>
        </w:rPr>
      </w:pPr>
      <w:r>
        <w:rPr>
          <w:rFonts w:hint="default"/>
        </w:rPr>
        <w:t xml:space="preserve">        "billId":  "623950854533513219",</w:t>
      </w:r>
    </w:p>
    <w:p w14:paraId="44625B40">
      <w:pPr>
        <w:bidi w:val="0"/>
        <w:rPr>
          <w:rFonts w:hint="default"/>
        </w:rPr>
      </w:pPr>
      <w:r>
        <w:rPr>
          <w:rFonts w:hint="default"/>
        </w:rPr>
        <w:t xml:space="preserve">        "ccy":  "USDT",</w:t>
      </w:r>
    </w:p>
    <w:p w14:paraId="2ECE82E6">
      <w:pPr>
        <w:bidi w:val="0"/>
        <w:rPr>
          <w:rFonts w:hint="default"/>
        </w:rPr>
      </w:pPr>
      <w:r>
        <w:rPr>
          <w:rFonts w:hint="default"/>
        </w:rPr>
        <w:t xml:space="preserve">        "clOrdId":  "",</w:t>
      </w:r>
    </w:p>
    <w:p w14:paraId="442D5BC8">
      <w:pPr>
        <w:bidi w:val="0"/>
        <w:rPr>
          <w:rFonts w:hint="default"/>
        </w:rPr>
      </w:pPr>
      <w:r>
        <w:rPr>
          <w:rFonts w:hint="default"/>
        </w:rPr>
        <w:t xml:space="preserve">        "earnAmt": "",</w:t>
      </w:r>
    </w:p>
    <w:p w14:paraId="59AA45CF">
      <w:pPr>
        <w:bidi w:val="0"/>
        <w:rPr>
          <w:rFonts w:hint="default"/>
        </w:rPr>
      </w:pPr>
      <w:r>
        <w:rPr>
          <w:rFonts w:hint="default"/>
        </w:rPr>
        <w:t xml:space="preserve">        "earnApr": "",</w:t>
      </w:r>
    </w:p>
    <w:p w14:paraId="7FD01547">
      <w:pPr>
        <w:bidi w:val="0"/>
        <w:rPr>
          <w:rFonts w:hint="default"/>
        </w:rPr>
      </w:pPr>
      <w:r>
        <w:rPr>
          <w:rFonts w:hint="default"/>
        </w:rPr>
        <w:t xml:space="preserve">        "execType":  "T",</w:t>
      </w:r>
    </w:p>
    <w:p w14:paraId="11E8296D">
      <w:pPr>
        <w:bidi w:val="0"/>
        <w:rPr>
          <w:rFonts w:hint="default"/>
        </w:rPr>
      </w:pPr>
      <w:r>
        <w:rPr>
          <w:rFonts w:hint="default"/>
        </w:rPr>
        <w:t xml:space="preserve">        "fee":  "-0.000021955779",</w:t>
      </w:r>
    </w:p>
    <w:p w14:paraId="34493968">
      <w:pPr>
        <w:bidi w:val="0"/>
        <w:rPr>
          <w:rFonts w:hint="default"/>
        </w:rPr>
      </w:pPr>
      <w:r>
        <w:rPr>
          <w:rFonts w:hint="default"/>
        </w:rPr>
        <w:t xml:space="preserve">        "fillFwdPx":  "",</w:t>
      </w:r>
    </w:p>
    <w:p w14:paraId="314A1FD2">
      <w:pPr>
        <w:bidi w:val="0"/>
        <w:rPr>
          <w:rFonts w:hint="default"/>
        </w:rPr>
      </w:pPr>
      <w:r>
        <w:rPr>
          <w:rFonts w:hint="default"/>
        </w:rPr>
        <w:t xml:space="preserve">        "fillIdxPx":  "27104.1",</w:t>
      </w:r>
    </w:p>
    <w:p w14:paraId="3D55204D">
      <w:pPr>
        <w:bidi w:val="0"/>
        <w:rPr>
          <w:rFonts w:hint="default"/>
        </w:rPr>
      </w:pPr>
      <w:r>
        <w:rPr>
          <w:rFonts w:hint="default"/>
        </w:rPr>
        <w:t xml:space="preserve">        "fillMarkPx":  "",</w:t>
      </w:r>
    </w:p>
    <w:p w14:paraId="32FDF28B">
      <w:pPr>
        <w:bidi w:val="0"/>
        <w:rPr>
          <w:rFonts w:hint="default"/>
        </w:rPr>
      </w:pPr>
      <w:r>
        <w:rPr>
          <w:rFonts w:hint="default"/>
        </w:rPr>
        <w:t xml:space="preserve">        "fillMarkVol":  "",</w:t>
      </w:r>
    </w:p>
    <w:p w14:paraId="32742358">
      <w:pPr>
        <w:bidi w:val="0"/>
        <w:rPr>
          <w:rFonts w:hint="default"/>
        </w:rPr>
      </w:pPr>
      <w:r>
        <w:rPr>
          <w:rFonts w:hint="default"/>
        </w:rPr>
        <w:t xml:space="preserve">        "fillPxUsd":  "",</w:t>
      </w:r>
    </w:p>
    <w:p w14:paraId="29E0469A">
      <w:pPr>
        <w:bidi w:val="0"/>
        <w:rPr>
          <w:rFonts w:hint="default"/>
        </w:rPr>
      </w:pPr>
      <w:r>
        <w:rPr>
          <w:rFonts w:hint="default"/>
        </w:rPr>
        <w:t xml:space="preserve">        "fillPxVol":  "",</w:t>
      </w:r>
    </w:p>
    <w:p w14:paraId="4B803C35">
      <w:pPr>
        <w:bidi w:val="0"/>
        <w:rPr>
          <w:rFonts w:hint="default"/>
        </w:rPr>
      </w:pPr>
      <w:r>
        <w:rPr>
          <w:rFonts w:hint="default"/>
        </w:rPr>
        <w:t xml:space="preserve">        "fillTime":  "1695033476166",</w:t>
      </w:r>
    </w:p>
    <w:p w14:paraId="5DFFE3A1">
      <w:pPr>
        <w:bidi w:val="0"/>
        <w:rPr>
          <w:rFonts w:hint="default"/>
        </w:rPr>
      </w:pPr>
      <w:r>
        <w:rPr>
          <w:rFonts w:hint="default"/>
        </w:rPr>
        <w:t xml:space="preserve">        "from":  "",</w:t>
      </w:r>
    </w:p>
    <w:p w14:paraId="280F5D6F">
      <w:pPr>
        <w:bidi w:val="0"/>
        <w:rPr>
          <w:rFonts w:hint="default"/>
        </w:rPr>
      </w:pPr>
      <w:r>
        <w:rPr>
          <w:rFonts w:hint="default"/>
        </w:rPr>
        <w:t xml:space="preserve">        "instId":  "BTC-USDT",</w:t>
      </w:r>
    </w:p>
    <w:p w14:paraId="7D921482">
      <w:pPr>
        <w:bidi w:val="0"/>
        <w:rPr>
          <w:rFonts w:hint="default"/>
        </w:rPr>
      </w:pPr>
      <w:r>
        <w:rPr>
          <w:rFonts w:hint="default"/>
        </w:rPr>
        <w:t xml:space="preserve">        "instType":  "SPOT",</w:t>
      </w:r>
    </w:p>
    <w:p w14:paraId="690C3AAE">
      <w:pPr>
        <w:bidi w:val="0"/>
        <w:rPr>
          <w:rFonts w:hint="default"/>
        </w:rPr>
      </w:pPr>
      <w:r>
        <w:rPr>
          <w:rFonts w:hint="default"/>
        </w:rPr>
        <w:t xml:space="preserve">        "interest":  "0",</w:t>
      </w:r>
    </w:p>
    <w:p w14:paraId="4860443E">
      <w:pPr>
        <w:bidi w:val="0"/>
        <w:rPr>
          <w:rFonts w:hint="default"/>
        </w:rPr>
      </w:pPr>
      <w:r>
        <w:rPr>
          <w:rFonts w:hint="default"/>
        </w:rPr>
        <w:t xml:space="preserve">        "mgnMode":  "isolated",</w:t>
      </w:r>
    </w:p>
    <w:p w14:paraId="0667E385">
      <w:pPr>
        <w:bidi w:val="0"/>
        <w:rPr>
          <w:rFonts w:hint="default"/>
        </w:rPr>
      </w:pPr>
      <w:r>
        <w:rPr>
          <w:rFonts w:hint="default"/>
        </w:rPr>
        <w:t xml:space="preserve">        "notes":  "",</w:t>
      </w:r>
    </w:p>
    <w:p w14:paraId="637C6637">
      <w:pPr>
        <w:bidi w:val="0"/>
        <w:rPr>
          <w:rFonts w:hint="default"/>
        </w:rPr>
      </w:pPr>
      <w:r>
        <w:rPr>
          <w:rFonts w:hint="default"/>
        </w:rPr>
        <w:t xml:space="preserve">        "ordId":  "623950854525124608",</w:t>
      </w:r>
    </w:p>
    <w:p w14:paraId="0021658D">
      <w:pPr>
        <w:bidi w:val="0"/>
        <w:rPr>
          <w:rFonts w:hint="default"/>
        </w:rPr>
      </w:pPr>
      <w:r>
        <w:rPr>
          <w:rFonts w:hint="default"/>
        </w:rPr>
        <w:t xml:space="preserve">        "pnl":  "0",</w:t>
      </w:r>
    </w:p>
    <w:p w14:paraId="14991095">
      <w:pPr>
        <w:bidi w:val="0"/>
        <w:rPr>
          <w:rFonts w:hint="default"/>
        </w:rPr>
      </w:pPr>
      <w:r>
        <w:rPr>
          <w:rFonts w:hint="default"/>
        </w:rPr>
        <w:t xml:space="preserve">        "posBal":  "0",</w:t>
      </w:r>
    </w:p>
    <w:p w14:paraId="142C8C62">
      <w:pPr>
        <w:bidi w:val="0"/>
        <w:rPr>
          <w:rFonts w:hint="default"/>
        </w:rPr>
      </w:pPr>
      <w:r>
        <w:rPr>
          <w:rFonts w:hint="default"/>
        </w:rPr>
        <w:t xml:space="preserve">        "posBalChg":  "0",</w:t>
      </w:r>
    </w:p>
    <w:p w14:paraId="3C2482C9">
      <w:pPr>
        <w:bidi w:val="0"/>
        <w:rPr>
          <w:rFonts w:hint="default"/>
        </w:rPr>
      </w:pPr>
      <w:r>
        <w:rPr>
          <w:rFonts w:hint="default"/>
        </w:rPr>
        <w:t xml:space="preserve">        "px":  "27105.9",</w:t>
      </w:r>
    </w:p>
    <w:p w14:paraId="09D4D78E">
      <w:pPr>
        <w:bidi w:val="0"/>
        <w:rPr>
          <w:rFonts w:hint="default"/>
        </w:rPr>
      </w:pPr>
      <w:r>
        <w:rPr>
          <w:rFonts w:hint="default"/>
        </w:rPr>
        <w:t xml:space="preserve">        "subType":  "1",</w:t>
      </w:r>
    </w:p>
    <w:p w14:paraId="4BD4B4C8">
      <w:pPr>
        <w:bidi w:val="0"/>
        <w:rPr>
          <w:rFonts w:hint="default"/>
        </w:rPr>
      </w:pPr>
      <w:r>
        <w:rPr>
          <w:rFonts w:hint="default"/>
        </w:rPr>
        <w:t xml:space="preserve">        "sz":  "0.021955779",</w:t>
      </w:r>
    </w:p>
    <w:p w14:paraId="50D59E9D">
      <w:pPr>
        <w:bidi w:val="0"/>
        <w:rPr>
          <w:rFonts w:hint="default"/>
        </w:rPr>
      </w:pPr>
      <w:r>
        <w:rPr>
          <w:rFonts w:hint="default"/>
        </w:rPr>
        <w:t xml:space="preserve">        "tag":  "",</w:t>
      </w:r>
    </w:p>
    <w:p w14:paraId="1879DC81">
      <w:pPr>
        <w:bidi w:val="0"/>
        <w:rPr>
          <w:rFonts w:hint="default"/>
        </w:rPr>
      </w:pPr>
      <w:r>
        <w:rPr>
          <w:rFonts w:hint="default"/>
        </w:rPr>
        <w:t xml:space="preserve">        "to":  "",</w:t>
      </w:r>
    </w:p>
    <w:p w14:paraId="7098F631">
      <w:pPr>
        <w:bidi w:val="0"/>
        <w:rPr>
          <w:rFonts w:hint="default"/>
        </w:rPr>
      </w:pPr>
      <w:r>
        <w:rPr>
          <w:rFonts w:hint="default"/>
        </w:rPr>
        <w:t xml:space="preserve">        "tradeId":  "586760148",</w:t>
      </w:r>
    </w:p>
    <w:p w14:paraId="56164AE5">
      <w:pPr>
        <w:bidi w:val="0"/>
        <w:rPr>
          <w:rFonts w:hint="default"/>
        </w:rPr>
      </w:pPr>
      <w:r>
        <w:rPr>
          <w:rFonts w:hint="default"/>
        </w:rPr>
        <w:t xml:space="preserve">        "ts":  "1695033476167",</w:t>
      </w:r>
    </w:p>
    <w:p w14:paraId="652CBD8B">
      <w:pPr>
        <w:bidi w:val="0"/>
        <w:rPr>
          <w:rFonts w:hint="default"/>
        </w:rPr>
      </w:pPr>
      <w:r>
        <w:rPr>
          <w:rFonts w:hint="default"/>
        </w:rPr>
        <w:t xml:space="preserve">        "type":  "2"</w:t>
      </w:r>
    </w:p>
    <w:p w14:paraId="1536720B">
      <w:pPr>
        <w:bidi w:val="0"/>
        <w:rPr>
          <w:rFonts w:hint="default"/>
        </w:rPr>
      </w:pPr>
      <w:r>
        <w:rPr>
          <w:rFonts w:hint="default"/>
        </w:rPr>
        <w:t xml:space="preserve">    }]} </w:t>
      </w:r>
    </w:p>
    <w:p w14:paraId="181B729B">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67"/>
        <w:gridCol w:w="738"/>
        <w:gridCol w:w="6641"/>
      </w:tblGrid>
      <w:tr w14:paraId="52B6588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B0C0683">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A07953C">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E11B4FE">
            <w:pPr>
              <w:bidi w:val="0"/>
              <w:rPr>
                <w:rFonts w:hint="default"/>
              </w:rPr>
            </w:pPr>
            <w:r>
              <w:rPr>
                <w:rFonts w:hint="default"/>
                <w:lang w:val="en-US" w:eastAsia="zh-CN"/>
              </w:rPr>
              <w:t>描述</w:t>
            </w:r>
          </w:p>
        </w:tc>
      </w:tr>
      <w:tr w14:paraId="001D7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108BADF">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B7EB8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49C36F">
            <w:pPr>
              <w:bidi w:val="0"/>
              <w:rPr>
                <w:rFonts w:hint="default"/>
              </w:rPr>
            </w:pPr>
            <w:r>
              <w:rPr>
                <w:rFonts w:hint="default"/>
                <w:lang w:val="en-US" w:eastAsia="zh-CN"/>
              </w:rPr>
              <w:t>产品类型</w:t>
            </w:r>
          </w:p>
        </w:tc>
      </w:tr>
      <w:tr w14:paraId="04657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8C4ED3">
            <w:pPr>
              <w:bidi w:val="0"/>
              <w:rPr>
                <w:rFonts w:hint="default"/>
              </w:rPr>
            </w:pPr>
            <w:r>
              <w:rPr>
                <w:rFonts w:hint="default"/>
                <w:lang w:val="en-US" w:eastAsia="zh-CN"/>
              </w:rPr>
              <w:t>billId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AF2E5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5558AE">
            <w:pPr>
              <w:bidi w:val="0"/>
              <w:rPr>
                <w:rFonts w:hint="default"/>
              </w:rPr>
            </w:pPr>
            <w:r>
              <w:rPr>
                <w:rFonts w:hint="default"/>
                <w:lang w:val="en-US" w:eastAsia="zh-CN"/>
              </w:rPr>
              <w:t>账单ID</w:t>
            </w:r>
          </w:p>
        </w:tc>
      </w:tr>
      <w:tr w14:paraId="735B8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ECCF75">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83EC0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1646DE">
            <w:pPr>
              <w:bidi w:val="0"/>
              <w:rPr>
                <w:rFonts w:hint="default"/>
              </w:rPr>
            </w:pPr>
            <w:r>
              <w:rPr>
                <w:rFonts w:hint="default"/>
                <w:lang w:val="en-US" w:eastAsia="zh-CN"/>
              </w:rPr>
              <w:t>账单类型</w:t>
            </w:r>
          </w:p>
        </w:tc>
      </w:tr>
      <w:tr w14:paraId="2D861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373861">
            <w:pPr>
              <w:bidi w:val="0"/>
              <w:rPr>
                <w:rFonts w:hint="default"/>
              </w:rPr>
            </w:pPr>
            <w:r>
              <w:rPr>
                <w:rFonts w:hint="default"/>
                <w:lang w:val="en-US" w:eastAsia="zh-CN"/>
              </w:rPr>
              <w:t>subType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A5A6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B06F2B">
            <w:pPr>
              <w:bidi w:val="0"/>
              <w:rPr>
                <w:rFonts w:hint="default"/>
              </w:rPr>
            </w:pPr>
            <w:r>
              <w:rPr>
                <w:rFonts w:hint="default"/>
                <w:lang w:val="en-US" w:eastAsia="zh-CN"/>
              </w:rPr>
              <w:t>账单子类型</w:t>
            </w:r>
          </w:p>
        </w:tc>
      </w:tr>
      <w:tr w14:paraId="1E16C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B415CD">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8F1C8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1A9995">
            <w:pPr>
              <w:bidi w:val="0"/>
              <w:rPr>
                <w:rFonts w:hint="default"/>
              </w:rPr>
            </w:pPr>
            <w:r>
              <w:rPr>
                <w:rFonts w:hint="default"/>
                <w:lang w:val="en-US" w:eastAsia="zh-CN"/>
              </w:rPr>
              <w:t>余额更新完成的时间，Unix时间戳的毫秒数格式，如 1597026383085</w:t>
            </w:r>
          </w:p>
        </w:tc>
      </w:tr>
      <w:tr w14:paraId="7D61C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3F4B96">
            <w:pPr>
              <w:bidi w:val="0"/>
              <w:rPr>
                <w:rFonts w:hint="default"/>
              </w:rPr>
            </w:pPr>
            <w:r>
              <w:rPr>
                <w:rFonts w:hint="default"/>
                <w:lang w:val="en-US" w:eastAsia="zh-CN"/>
              </w:rPr>
              <w:t>balChg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EB096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D680E4">
            <w:pPr>
              <w:bidi w:val="0"/>
              <w:rPr>
                <w:rFonts w:hint="default"/>
              </w:rPr>
            </w:pPr>
            <w:r>
              <w:rPr>
                <w:rFonts w:hint="default"/>
                <w:lang w:val="en-US" w:eastAsia="zh-CN"/>
              </w:rPr>
              <w:t>本次事件导致的账户余额变动量，以 ccy 字段指定的货币计价。正值表示余额增加（如收到资金费返佣、平仓盈利）；负值表示余额减少（如支付手续费、结算亏损）。</w:t>
            </w:r>
          </w:p>
        </w:tc>
      </w:tr>
      <w:tr w14:paraId="1816C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1980EC">
            <w:pPr>
              <w:bidi w:val="0"/>
              <w:rPr>
                <w:rFonts w:hint="default"/>
              </w:rPr>
            </w:pPr>
            <w:r>
              <w:rPr>
                <w:rFonts w:hint="default"/>
                <w:lang w:val="en-US" w:eastAsia="zh-CN"/>
              </w:rPr>
              <w:t>posBalChg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AA876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DA471C">
            <w:pPr>
              <w:bidi w:val="0"/>
              <w:rPr>
                <w:rFonts w:hint="default"/>
              </w:rPr>
            </w:pPr>
            <w:r>
              <w:rPr>
                <w:rFonts w:hint="default"/>
                <w:lang w:val="en-US" w:eastAsia="zh-CN"/>
              </w:rPr>
              <w:t>仓位层面的余额变动数量</w:t>
            </w:r>
          </w:p>
        </w:tc>
      </w:tr>
      <w:tr w14:paraId="67852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120DCA">
            <w:pPr>
              <w:bidi w:val="0"/>
              <w:rPr>
                <w:rFonts w:hint="default"/>
              </w:rPr>
            </w:pPr>
            <w:r>
              <w:rPr>
                <w:rFonts w:hint="default"/>
                <w:lang w:val="en-US" w:eastAsia="zh-CN"/>
              </w:rPr>
              <w:t>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FA0BD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1BE6A9">
            <w:pPr>
              <w:bidi w:val="0"/>
              <w:rPr>
                <w:rFonts w:hint="default"/>
              </w:rPr>
            </w:pPr>
            <w:r>
              <w:rPr>
                <w:rFonts w:hint="default"/>
                <w:lang w:val="en-US" w:eastAsia="zh-CN"/>
              </w:rPr>
              <w:t>账户层面的余额数量</w:t>
            </w:r>
          </w:p>
        </w:tc>
      </w:tr>
      <w:tr w14:paraId="35363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226164">
            <w:pPr>
              <w:bidi w:val="0"/>
              <w:rPr>
                <w:rFonts w:hint="default"/>
              </w:rPr>
            </w:pPr>
            <w:r>
              <w:rPr>
                <w:rFonts w:hint="default"/>
                <w:lang w:val="en-US" w:eastAsia="zh-CN"/>
              </w:rPr>
              <w:t>posBal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DAA7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84D1FC">
            <w:pPr>
              <w:bidi w:val="0"/>
              <w:rPr>
                <w:rFonts w:hint="default"/>
              </w:rPr>
            </w:pPr>
            <w:r>
              <w:rPr>
                <w:rFonts w:hint="default"/>
                <w:lang w:val="en-US" w:eastAsia="zh-CN"/>
              </w:rPr>
              <w:t>仓位层面的余额数量</w:t>
            </w:r>
          </w:p>
        </w:tc>
      </w:tr>
      <w:tr w14:paraId="29BB2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A8FCBB5">
            <w:pPr>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D1C3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DE088C">
            <w:pPr>
              <w:bidi w:val="0"/>
              <w:rPr>
                <w:rFonts w:hint="default"/>
              </w:rPr>
            </w:pPr>
            <w:r>
              <w:rPr>
                <w:rFonts w:hint="default"/>
                <w:lang w:val="en-US" w:eastAsia="zh-CN"/>
              </w:rPr>
              <w:t>数量</w:t>
            </w:r>
            <w:r>
              <w:rPr>
                <w:rFonts w:hint="default"/>
                <w:lang w:val="en-US" w:eastAsia="zh-CN"/>
              </w:rPr>
              <w:br w:type="textWrapping"/>
            </w:r>
            <w:r>
              <w:rPr>
                <w:rFonts w:hint="default"/>
                <w:lang w:val="en-US" w:eastAsia="zh-CN"/>
              </w:rPr>
              <w:t>对于交割、永续以及期权，为成交或者持仓的数量，单位为张，总为正数。</w:t>
            </w:r>
            <w:r>
              <w:rPr>
                <w:rFonts w:hint="default"/>
                <w:lang w:val="en-US" w:eastAsia="zh-CN"/>
              </w:rPr>
              <w:br w:type="textWrapping"/>
            </w:r>
            <w:r>
              <w:rPr>
                <w:rFonts w:hint="default"/>
                <w:lang w:val="en-US" w:eastAsia="zh-CN"/>
              </w:rPr>
              <w:t>其他情况下，单位为账户余额币种（ccy）。</w:t>
            </w:r>
          </w:p>
        </w:tc>
      </w:tr>
      <w:tr w14:paraId="42977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1B7D97">
            <w:pPr>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65A6B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DC688F">
            <w:pPr>
              <w:bidi w:val="0"/>
              <w:rPr>
                <w:rFonts w:hint="default"/>
              </w:rPr>
            </w:pPr>
            <w:r>
              <w:rPr>
                <w:rFonts w:hint="default"/>
                <w:lang w:val="en-US" w:eastAsia="zh-CN"/>
              </w:rPr>
              <w:t>价格，与 subType 相关</w:t>
            </w:r>
          </w:p>
          <w:p w14:paraId="0CFAB1C3">
            <w:pPr>
              <w:bidi w:val="0"/>
            </w:pPr>
            <w:r>
              <w:rPr>
                <w:rFonts w:hint="default"/>
              </w:rPr>
              <w:t>·</w:t>
            </w:r>
            <w:r>
              <w:rPr>
                <w:rFonts w:hint="eastAsia"/>
              </w:rPr>
              <w:t xml:space="preserve">  </w:t>
            </w:r>
            <w:r>
              <w:rPr>
                <w:rFonts w:hint="default"/>
              </w:rPr>
              <w:t>为成交价格时有</w:t>
            </w:r>
          </w:p>
          <w:p w14:paraId="447C4DD8">
            <w:pPr>
              <w:bidi w:val="0"/>
            </w:pPr>
            <w:r>
              <w:rPr>
                <w:rFonts w:hint="default"/>
                <w:lang w:val="en-US" w:eastAsia="zh-CN"/>
              </w:rPr>
              <w:t>1：买入 2：卖出 3：开多 4：开空 5：平多 6：平空 204：大宗交易买 205：大宗交易卖 206：大宗交易开多 207：大宗交易开空 208：大宗交易平多 209：大宗交易平空 114：自动换币买入 115：自动换币卖出</w:t>
            </w:r>
          </w:p>
          <w:p w14:paraId="52FE0A43">
            <w:pPr>
              <w:bidi w:val="0"/>
            </w:pPr>
            <w:r>
              <w:rPr>
                <w:rFonts w:hint="default"/>
              </w:rPr>
              <w:t>·</w:t>
            </w:r>
            <w:r>
              <w:rPr>
                <w:rFonts w:hint="eastAsia"/>
              </w:rPr>
              <w:t xml:space="preserve">  </w:t>
            </w:r>
            <w:r>
              <w:rPr>
                <w:rFonts w:hint="default"/>
              </w:rPr>
              <w:t>为强平价格时有</w:t>
            </w:r>
          </w:p>
          <w:p w14:paraId="7DA2EAA6">
            <w:pPr>
              <w:bidi w:val="0"/>
            </w:pPr>
            <w:r>
              <w:rPr>
                <w:rFonts w:hint="default"/>
                <w:lang w:val="en-US" w:eastAsia="zh-CN"/>
              </w:rPr>
              <w:t>100：强减平多 101：强减平空 102：强减买入 103：强减卖出 104：强平平多 105：强平平空 106：强平买入 107：强平卖出 16：强制还币 17：强制借币还息 110：强平换币转入 111：强平换币转出</w:t>
            </w:r>
          </w:p>
          <w:p w14:paraId="2A5F7085">
            <w:pPr>
              <w:bidi w:val="0"/>
            </w:pPr>
            <w:r>
              <w:rPr>
                <w:rFonts w:hint="default"/>
              </w:rPr>
              <w:t>·</w:t>
            </w:r>
            <w:r>
              <w:rPr>
                <w:rFonts w:hint="eastAsia"/>
              </w:rPr>
              <w:t xml:space="preserve">  </w:t>
            </w:r>
            <w:r>
              <w:rPr>
                <w:rFonts w:hint="default"/>
              </w:rPr>
              <w:t>为交割价格时有</w:t>
            </w:r>
          </w:p>
          <w:p w14:paraId="326CAD0F">
            <w:pPr>
              <w:bidi w:val="0"/>
            </w:pPr>
            <w:r>
              <w:rPr>
                <w:rFonts w:hint="default"/>
                <w:lang w:val="en-US" w:eastAsia="zh-CN"/>
              </w:rPr>
              <w:t>112：交割平多 113：交割平空</w:t>
            </w:r>
          </w:p>
          <w:p w14:paraId="0C87733D">
            <w:pPr>
              <w:bidi w:val="0"/>
            </w:pPr>
            <w:r>
              <w:rPr>
                <w:rFonts w:hint="default"/>
              </w:rPr>
              <w:t>·</w:t>
            </w:r>
            <w:r>
              <w:rPr>
                <w:rFonts w:hint="eastAsia"/>
              </w:rPr>
              <w:t xml:space="preserve">  </w:t>
            </w:r>
            <w:r>
              <w:rPr>
                <w:rFonts w:hint="default"/>
              </w:rPr>
              <w:t>为行权价格时有</w:t>
            </w:r>
          </w:p>
          <w:p w14:paraId="64450CC4">
            <w:pPr>
              <w:bidi w:val="0"/>
            </w:pPr>
            <w:r>
              <w:rPr>
                <w:rFonts w:hint="default"/>
                <w:lang w:val="en-US" w:eastAsia="zh-CN"/>
              </w:rPr>
              <w:t>170：到期行权 171：到期被行权 172：到期作废</w:t>
            </w:r>
          </w:p>
          <w:p w14:paraId="26F50586">
            <w:pPr>
              <w:bidi w:val="0"/>
            </w:pPr>
            <w:r>
              <w:rPr>
                <w:rFonts w:hint="default"/>
              </w:rPr>
              <w:t>·</w:t>
            </w:r>
            <w:r>
              <w:rPr>
                <w:rFonts w:hint="eastAsia"/>
              </w:rPr>
              <w:t xml:space="preserve">  </w:t>
            </w:r>
            <w:r>
              <w:rPr>
                <w:rFonts w:hint="default"/>
              </w:rPr>
              <w:t>为标记价格时有</w:t>
            </w:r>
          </w:p>
          <w:p w14:paraId="116E0A15">
            <w:pPr>
              <w:bidi w:val="0"/>
            </w:pPr>
            <w:r>
              <w:rPr>
                <w:rFonts w:hint="default"/>
                <w:lang w:val="en-US" w:eastAsia="zh-CN"/>
              </w:rPr>
              <w:t>173：资金费支出 174：资金费收入</w:t>
            </w:r>
          </w:p>
        </w:tc>
      </w:tr>
      <w:tr w14:paraId="0CAF2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15F8D8">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C69D1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40475E">
            <w:pPr>
              <w:bidi w:val="0"/>
              <w:rPr>
                <w:rFonts w:hint="default"/>
              </w:rPr>
            </w:pPr>
            <w:r>
              <w:rPr>
                <w:rFonts w:hint="default"/>
                <w:lang w:val="en-US" w:eastAsia="zh-CN"/>
              </w:rPr>
              <w:t>账户余额币种</w:t>
            </w:r>
          </w:p>
        </w:tc>
      </w:tr>
      <w:tr w14:paraId="208EA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F5A817">
            <w:pPr>
              <w:bidi w:val="0"/>
              <w:rPr>
                <w:rFonts w:hint="default"/>
              </w:rPr>
            </w:pPr>
            <w:r>
              <w:rPr>
                <w:rFonts w:hint="default"/>
                <w:lang w:val="en-US" w:eastAsia="zh-CN"/>
              </w:rPr>
              <w:t>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A64BE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5C0415">
            <w:pPr>
              <w:bidi w:val="0"/>
              <w:rPr>
                <w:rFonts w:hint="default"/>
              </w:rPr>
            </w:pPr>
            <w:r>
              <w:rPr>
                <w:rFonts w:hint="default"/>
                <w:lang w:val="en-US" w:eastAsia="zh-CN"/>
              </w:rPr>
              <w:t>收益</w:t>
            </w:r>
          </w:p>
        </w:tc>
      </w:tr>
      <w:tr w14:paraId="7716B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AF4C5C">
            <w:pPr>
              <w:bidi w:val="0"/>
              <w:rPr>
                <w:rFonts w:hint="default"/>
              </w:rPr>
            </w:pPr>
            <w:r>
              <w:rPr>
                <w:rFonts w:hint="default"/>
                <w:lang w:val="en-US" w:eastAsia="zh-CN"/>
              </w:rPr>
              <w:t>fee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236EF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D58FF8">
            <w:pPr>
              <w:bidi w:val="0"/>
              <w:rPr>
                <w:rFonts w:hint="default"/>
              </w:rPr>
            </w:pPr>
            <w:r>
              <w:rPr>
                <w:rFonts w:hint="default"/>
                <w:lang w:val="en-US" w:eastAsia="zh-CN"/>
              </w:rPr>
              <w:t>手续费</w:t>
            </w:r>
            <w:r>
              <w:rPr>
                <w:rFonts w:hint="default"/>
                <w:lang w:val="en-US" w:eastAsia="zh-CN"/>
              </w:rPr>
              <w:br w:type="textWrapping"/>
            </w:r>
            <w:r>
              <w:rPr>
                <w:rFonts w:hint="default"/>
                <w:lang w:val="en-US" w:eastAsia="zh-CN"/>
              </w:rPr>
              <w:t>正数代表平台返佣 ，负数代表平台扣除</w:t>
            </w:r>
            <w:r>
              <w:rPr>
                <w:rFonts w:hint="default"/>
                <w:lang w:val="en-US" w:eastAsia="zh-CN"/>
              </w:rPr>
              <w:br w:type="textWrapping"/>
            </w:r>
            <w:r>
              <w:rPr>
                <w:rFonts w:hint="default"/>
                <w:lang w:val="en-US" w:eastAsia="zh-CN"/>
              </w:rPr>
              <w:fldChar w:fldCharType="begin"/>
            </w:r>
            <w:r>
              <w:rPr>
                <w:rFonts w:hint="default"/>
                <w:lang w:val="en-US" w:eastAsia="zh-CN"/>
              </w:rPr>
              <w:instrText xml:space="preserve"> HYPERLINK "https://www.okx.com/cn/fees"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手续费规则</w:t>
            </w:r>
            <w:r>
              <w:rPr>
                <w:rFonts w:hint="default"/>
                <w:lang w:val="en-US" w:eastAsia="zh-CN"/>
              </w:rPr>
              <w:fldChar w:fldCharType="end"/>
            </w:r>
          </w:p>
        </w:tc>
      </w:tr>
      <w:tr w14:paraId="01CFF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A6934FC">
            <w:pPr>
              <w:bidi w:val="0"/>
              <w:rPr>
                <w:rFonts w:hint="default"/>
              </w:rPr>
            </w:pPr>
            <w:r>
              <w:rPr>
                <w:rFonts w:hint="default"/>
                <w:lang w:val="en-US" w:eastAsia="zh-CN"/>
              </w:rPr>
              <w:t>earnAmt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B6FE9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0EA7DD">
            <w:pPr>
              <w:bidi w:val="0"/>
              <w:rPr>
                <w:rFonts w:hint="default"/>
              </w:rPr>
            </w:pPr>
            <w:r>
              <w:rPr>
                <w:rFonts w:hint="default"/>
                <w:lang w:val="en-US" w:eastAsia="zh-CN"/>
              </w:rPr>
              <w:t>自动赚币数量</w:t>
            </w:r>
            <w:r>
              <w:rPr>
                <w:rFonts w:hint="default"/>
                <w:lang w:val="en-US" w:eastAsia="zh-CN"/>
              </w:rPr>
              <w:br w:type="textWrapping"/>
            </w:r>
            <w:r>
              <w:rPr>
                <w:rFonts w:hint="default"/>
                <w:lang w:val="en-US" w:eastAsia="zh-CN"/>
              </w:rPr>
              <w:t>仅适用于type 381</w:t>
            </w:r>
          </w:p>
        </w:tc>
      </w:tr>
      <w:tr w14:paraId="6D8A8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1B9B60">
            <w:pPr>
              <w:bidi w:val="0"/>
              <w:rPr>
                <w:rFonts w:hint="default"/>
              </w:rPr>
            </w:pPr>
            <w:r>
              <w:rPr>
                <w:rFonts w:hint="default"/>
                <w:lang w:val="en-US" w:eastAsia="zh-CN"/>
              </w:rPr>
              <w:t>earnApr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7C6E5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E12493">
            <w:pPr>
              <w:bidi w:val="0"/>
              <w:rPr>
                <w:rFonts w:hint="default"/>
              </w:rPr>
            </w:pPr>
            <w:r>
              <w:rPr>
                <w:rFonts w:hint="default"/>
                <w:lang w:val="en-US" w:eastAsia="zh-CN"/>
              </w:rPr>
              <w:t>自动赚币实际年利率</w:t>
            </w:r>
            <w:r>
              <w:rPr>
                <w:rFonts w:hint="default"/>
                <w:lang w:val="en-US" w:eastAsia="zh-CN"/>
              </w:rPr>
              <w:br w:type="textWrapping"/>
            </w:r>
            <w:r>
              <w:rPr>
                <w:rFonts w:hint="default"/>
                <w:lang w:val="en-US" w:eastAsia="zh-CN"/>
              </w:rPr>
              <w:t>仅适用于type 381</w:t>
            </w:r>
          </w:p>
        </w:tc>
      </w:tr>
      <w:tr w14:paraId="16A4B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E8621E">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6E054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909472">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isolated：逐仓</w:t>
            </w:r>
            <w:r>
              <w:rPr>
                <w:rFonts w:hint="default"/>
                <w:lang w:val="en-US" w:eastAsia="zh-CN"/>
              </w:rPr>
              <w:br w:type="textWrapping"/>
            </w:r>
            <w:r>
              <w:rPr>
                <w:rFonts w:hint="default"/>
                <w:lang w:val="en-US" w:eastAsia="zh-CN"/>
              </w:rPr>
              <w:t>cross：全仓</w:t>
            </w:r>
            <w:r>
              <w:rPr>
                <w:rFonts w:hint="default"/>
                <w:lang w:val="en-US" w:eastAsia="zh-CN"/>
              </w:rPr>
              <w:br w:type="textWrapping"/>
            </w:r>
            <w:r>
              <w:rPr>
                <w:rFonts w:hint="default"/>
                <w:lang w:val="en-US" w:eastAsia="zh-CN"/>
              </w:rPr>
              <w:t>cash：非保证金</w:t>
            </w:r>
            <w:r>
              <w:rPr>
                <w:rFonts w:hint="default"/>
                <w:lang w:val="en-US" w:eastAsia="zh-CN"/>
              </w:rPr>
              <w:br w:type="textWrapping"/>
            </w:r>
            <w:r>
              <w:rPr>
                <w:rFonts w:hint="default"/>
                <w:lang w:val="en-US" w:eastAsia="zh-CN"/>
              </w:rPr>
              <w:t>如果账单不是由交易产生的，该字段返回 ""</w:t>
            </w:r>
          </w:p>
        </w:tc>
      </w:tr>
      <w:tr w14:paraId="783BC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0EEF21A">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0749B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6460FE">
            <w:pPr>
              <w:bidi w:val="0"/>
              <w:rPr>
                <w:rFonts w:hint="default"/>
              </w:rPr>
            </w:pPr>
            <w:r>
              <w:rPr>
                <w:rFonts w:hint="default"/>
                <w:lang w:val="en-US" w:eastAsia="zh-CN"/>
              </w:rPr>
              <w:t>产品ID，如 BTC-USDT</w:t>
            </w:r>
          </w:p>
        </w:tc>
      </w:tr>
      <w:tr w14:paraId="32E70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29F44F">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D50BF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473F53">
            <w:pPr>
              <w:bidi w:val="0"/>
              <w:rPr>
                <w:rFonts w:hint="default"/>
              </w:rPr>
            </w:pPr>
            <w:r>
              <w:rPr>
                <w:rFonts w:hint="default"/>
                <w:lang w:val="en-US" w:eastAsia="zh-CN"/>
              </w:rPr>
              <w:t>订单ID</w:t>
            </w:r>
            <w:r>
              <w:rPr>
                <w:rFonts w:hint="default"/>
                <w:lang w:val="en-US" w:eastAsia="zh-CN"/>
              </w:rPr>
              <w:br w:type="textWrapping"/>
            </w:r>
            <w:r>
              <w:rPr>
                <w:rFonts w:hint="default"/>
                <w:lang w:val="en-US" w:eastAsia="zh-CN"/>
              </w:rPr>
              <w:t>当type为2/5/9时，返回相应订单id</w:t>
            </w:r>
            <w:r>
              <w:rPr>
                <w:rFonts w:hint="default"/>
                <w:lang w:val="en-US" w:eastAsia="zh-CN"/>
              </w:rPr>
              <w:br w:type="textWrapping"/>
            </w:r>
            <w:r>
              <w:rPr>
                <w:rFonts w:hint="default"/>
                <w:lang w:val="en-US" w:eastAsia="zh-CN"/>
              </w:rPr>
              <w:t>无订单时，该字段返回 ""</w:t>
            </w:r>
          </w:p>
        </w:tc>
      </w:tr>
      <w:tr w14:paraId="72B37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0B799E">
            <w:pPr>
              <w:bidi w:val="0"/>
              <w:rPr>
                <w:rFonts w:hint="default"/>
              </w:rPr>
            </w:pPr>
            <w:r>
              <w:rPr>
                <w:rFonts w:hint="default"/>
                <w:lang w:val="en-US" w:eastAsia="zh-CN"/>
              </w:rPr>
              <w:t>execType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15E9A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725183">
            <w:pPr>
              <w:bidi w:val="0"/>
              <w:rPr>
                <w:rFonts w:hint="default"/>
              </w:rPr>
            </w:pPr>
            <w:r>
              <w:rPr>
                <w:rFonts w:hint="default"/>
                <w:lang w:val="en-US" w:eastAsia="zh-CN"/>
              </w:rPr>
              <w:t>流动性方向</w:t>
            </w:r>
            <w:r>
              <w:rPr>
                <w:rFonts w:hint="default"/>
                <w:lang w:val="en-US" w:eastAsia="zh-CN"/>
              </w:rPr>
              <w:br w:type="textWrapping"/>
            </w:r>
            <w:r>
              <w:rPr>
                <w:rFonts w:hint="default"/>
                <w:lang w:val="en-US" w:eastAsia="zh-CN"/>
              </w:rPr>
              <w:t>T：taker</w:t>
            </w:r>
            <w:r>
              <w:rPr>
                <w:rFonts w:hint="default"/>
                <w:lang w:val="en-US" w:eastAsia="zh-CN"/>
              </w:rPr>
              <w:br w:type="textWrapping"/>
            </w:r>
            <w:r>
              <w:rPr>
                <w:rFonts w:hint="default"/>
                <w:lang w:val="en-US" w:eastAsia="zh-CN"/>
              </w:rPr>
              <w:t>M：maker</w:t>
            </w:r>
          </w:p>
        </w:tc>
      </w:tr>
      <w:tr w14:paraId="2D92F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EC94BB">
            <w:pPr>
              <w:bidi w:val="0"/>
              <w:rPr>
                <w:rFonts w:hint="default"/>
              </w:rPr>
            </w:pPr>
            <w:r>
              <w:rPr>
                <w:rFonts w:hint="default"/>
                <w:lang w:val="en-US" w:eastAsia="zh-CN"/>
              </w:rPr>
              <w:t>from</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75304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03FA97">
            <w:pPr>
              <w:bidi w:val="0"/>
              <w:rPr>
                <w:rFonts w:hint="default"/>
              </w:rPr>
            </w:pPr>
            <w:r>
              <w:rPr>
                <w:rFonts w:hint="default"/>
                <w:lang w:val="en-US" w:eastAsia="zh-CN"/>
              </w:rPr>
              <w:t>转出账户</w:t>
            </w:r>
            <w:r>
              <w:rPr>
                <w:rFonts w:hint="default"/>
                <w:lang w:val="en-US" w:eastAsia="zh-CN"/>
              </w:rPr>
              <w:br w:type="textWrapping"/>
            </w:r>
            <w:r>
              <w:rPr>
                <w:rFonts w:hint="default"/>
                <w:lang w:val="en-US" w:eastAsia="zh-CN"/>
              </w:rPr>
              <w:t>6：资金账户</w:t>
            </w:r>
            <w:r>
              <w:rPr>
                <w:rFonts w:hint="default"/>
                <w:lang w:val="en-US" w:eastAsia="zh-CN"/>
              </w:rPr>
              <w:br w:type="textWrapping"/>
            </w:r>
            <w:r>
              <w:rPr>
                <w:rFonts w:hint="default"/>
                <w:lang w:val="en-US" w:eastAsia="zh-CN"/>
              </w:rPr>
              <w:t>18：交易账户</w:t>
            </w:r>
            <w:r>
              <w:rPr>
                <w:rFonts w:hint="default"/>
                <w:lang w:val="en-US" w:eastAsia="zh-CN"/>
              </w:rPr>
              <w:br w:type="textWrapping"/>
            </w:r>
            <w:r>
              <w:rPr>
                <w:rFonts w:hint="default"/>
                <w:lang w:val="en-US" w:eastAsia="zh-CN"/>
              </w:rPr>
              <w:t>仅适用于资金划转，不是资金划转时，返回 ""</w:t>
            </w:r>
          </w:p>
        </w:tc>
      </w:tr>
      <w:tr w14:paraId="4E105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747B47">
            <w:pPr>
              <w:bidi w:val="0"/>
              <w:rPr>
                <w:rFonts w:hint="default"/>
              </w:rPr>
            </w:pPr>
            <w:r>
              <w:rPr>
                <w:rFonts w:hint="default"/>
                <w:lang w:val="en-US" w:eastAsia="zh-CN"/>
              </w:rPr>
              <w:t>to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F3255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AA5003">
            <w:pPr>
              <w:bidi w:val="0"/>
              <w:rPr>
                <w:rFonts w:hint="default"/>
              </w:rPr>
            </w:pPr>
            <w:r>
              <w:rPr>
                <w:rFonts w:hint="default"/>
                <w:lang w:val="en-US" w:eastAsia="zh-CN"/>
              </w:rPr>
              <w:t>转入账户</w:t>
            </w:r>
            <w:r>
              <w:rPr>
                <w:rFonts w:hint="default"/>
                <w:lang w:val="en-US" w:eastAsia="zh-CN"/>
              </w:rPr>
              <w:br w:type="textWrapping"/>
            </w:r>
            <w:r>
              <w:rPr>
                <w:rFonts w:hint="default"/>
                <w:lang w:val="en-US" w:eastAsia="zh-CN"/>
              </w:rPr>
              <w:t>6：资金账户</w:t>
            </w:r>
            <w:r>
              <w:rPr>
                <w:rFonts w:hint="default"/>
                <w:lang w:val="en-US" w:eastAsia="zh-CN"/>
              </w:rPr>
              <w:br w:type="textWrapping"/>
            </w:r>
            <w:r>
              <w:rPr>
                <w:rFonts w:hint="default"/>
                <w:lang w:val="en-US" w:eastAsia="zh-CN"/>
              </w:rPr>
              <w:t>18：交易账户</w:t>
            </w:r>
            <w:r>
              <w:rPr>
                <w:rFonts w:hint="default"/>
                <w:lang w:val="en-US" w:eastAsia="zh-CN"/>
              </w:rPr>
              <w:br w:type="textWrapping"/>
            </w:r>
            <w:r>
              <w:rPr>
                <w:rFonts w:hint="default"/>
                <w:lang w:val="en-US" w:eastAsia="zh-CN"/>
              </w:rPr>
              <w:t>仅适用于资金划转，不是资金划转时，返回 ""</w:t>
            </w:r>
          </w:p>
        </w:tc>
      </w:tr>
      <w:tr w14:paraId="563CB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09A0F1">
            <w:pPr>
              <w:bidi w:val="0"/>
              <w:rPr>
                <w:rFonts w:hint="default"/>
              </w:rPr>
            </w:pPr>
            <w:r>
              <w:rPr>
                <w:rFonts w:hint="default"/>
                <w:lang w:val="en-US" w:eastAsia="zh-CN"/>
              </w:rPr>
              <w:t>notes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2056B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FF2342">
            <w:pPr>
              <w:bidi w:val="0"/>
              <w:rPr>
                <w:rFonts w:hint="default"/>
              </w:rPr>
            </w:pPr>
            <w:r>
              <w:rPr>
                <w:rFonts w:hint="default"/>
                <w:lang w:val="en-US" w:eastAsia="zh-CN"/>
              </w:rPr>
              <w:t>备注</w:t>
            </w:r>
          </w:p>
        </w:tc>
      </w:tr>
      <w:tr w14:paraId="24AD9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D22020">
            <w:pPr>
              <w:bidi w:val="0"/>
              <w:rPr>
                <w:rFonts w:hint="default"/>
              </w:rPr>
            </w:pPr>
            <w:r>
              <w:rPr>
                <w:rFonts w:hint="default"/>
                <w:lang w:val="en-US" w:eastAsia="zh-CN"/>
              </w:rPr>
              <w:t>interest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068D9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A79433">
            <w:pPr>
              <w:bidi w:val="0"/>
              <w:rPr>
                <w:rFonts w:hint="default"/>
              </w:rPr>
            </w:pPr>
            <w:r>
              <w:rPr>
                <w:rFonts w:hint="default"/>
                <w:lang w:val="en-US" w:eastAsia="zh-CN"/>
              </w:rPr>
              <w:t>利息</w:t>
            </w:r>
          </w:p>
        </w:tc>
      </w:tr>
      <w:tr w14:paraId="2A8A1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A69050">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FABA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F74BD1">
            <w:pPr>
              <w:bidi w:val="0"/>
              <w:rPr>
                <w:rFonts w:hint="default"/>
              </w:rPr>
            </w:pPr>
            <w:r>
              <w:rPr>
                <w:rFonts w:hint="default"/>
                <w:lang w:val="en-US" w:eastAsia="zh-CN"/>
              </w:rPr>
              <w:t>订单标签</w:t>
            </w:r>
            <w:r>
              <w:rPr>
                <w:rFonts w:hint="default"/>
                <w:lang w:val="en-US" w:eastAsia="zh-CN"/>
              </w:rPr>
              <w:br w:type="textWrapping"/>
            </w:r>
            <w:r>
              <w:rPr>
                <w:rFonts w:hint="default"/>
                <w:lang w:val="en-US" w:eastAsia="zh-CN"/>
              </w:rPr>
              <w:t>字母（区分大小写）与数字的组合，可以是纯字母、纯数字，且长度在1-16位之间。</w:t>
            </w:r>
          </w:p>
        </w:tc>
      </w:tr>
      <w:tr w14:paraId="3B9B1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70BCF4">
            <w:pPr>
              <w:bidi w:val="0"/>
              <w:rPr>
                <w:rFonts w:hint="default"/>
              </w:rPr>
            </w:pPr>
            <w:r>
              <w:rPr>
                <w:rFonts w:hint="default"/>
                <w:lang w:val="en-US" w:eastAsia="zh-CN"/>
              </w:rPr>
              <w:t>fillTime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46A1F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5D8CE6">
            <w:pPr>
              <w:bidi w:val="0"/>
              <w:rPr>
                <w:rFonts w:hint="default"/>
              </w:rPr>
            </w:pPr>
            <w:r>
              <w:rPr>
                <w:rFonts w:hint="default"/>
                <w:lang w:val="en-US" w:eastAsia="zh-CN"/>
              </w:rPr>
              <w:t>最新成交时间</w:t>
            </w:r>
          </w:p>
        </w:tc>
      </w:tr>
      <w:tr w14:paraId="19D73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1212A7">
            <w:pPr>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BCB9C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048E19">
            <w:pPr>
              <w:bidi w:val="0"/>
              <w:rPr>
                <w:rFonts w:hint="default"/>
              </w:rPr>
            </w:pPr>
            <w:r>
              <w:rPr>
                <w:rFonts w:hint="default"/>
                <w:lang w:val="en-US" w:eastAsia="zh-CN"/>
              </w:rPr>
              <w:t>最新成交ID</w:t>
            </w:r>
          </w:p>
        </w:tc>
      </w:tr>
      <w:tr w14:paraId="2CF80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40B54E">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ED3E7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3B9BC4">
            <w:pPr>
              <w:bidi w:val="0"/>
              <w:rPr>
                <w:rFonts w:hint="default"/>
              </w:rPr>
            </w:pPr>
            <w:r>
              <w:rPr>
                <w:rFonts w:hint="default"/>
                <w:lang w:val="en-US" w:eastAsia="zh-CN"/>
              </w:rPr>
              <w:t>客户自定义订单ID</w:t>
            </w:r>
          </w:p>
        </w:tc>
      </w:tr>
      <w:tr w14:paraId="10E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E74923">
            <w:pPr>
              <w:bidi w:val="0"/>
              <w:rPr>
                <w:rFonts w:hint="default"/>
              </w:rPr>
            </w:pPr>
            <w:r>
              <w:rPr>
                <w:rFonts w:hint="default"/>
                <w:lang w:val="en-US" w:eastAsia="zh-CN"/>
              </w:rPr>
              <w:t>fillIdxPx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91964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D08EBF">
            <w:pPr>
              <w:bidi w:val="0"/>
              <w:rPr>
                <w:rFonts w:hint="default"/>
              </w:rPr>
            </w:pPr>
            <w:r>
              <w:rPr>
                <w:rFonts w:hint="default"/>
                <w:lang w:val="en-US" w:eastAsia="zh-CN"/>
              </w:rPr>
              <w:t>交易执行时的指数价格 d</w:t>
            </w:r>
            <w:r>
              <w:rPr>
                <w:rFonts w:hint="default"/>
                <w:lang w:val="en-US" w:eastAsia="zh-CN"/>
              </w:rPr>
              <w:br w:type="textWrapping"/>
            </w:r>
            <w:r>
              <w:rPr>
                <w:rFonts w:hint="default"/>
                <w:lang w:val="en-US" w:eastAsia="zh-CN"/>
              </w:rPr>
              <w:t>对于交叉现货币对，返回 baseCcy-USDT 的指数价格。 例如 LTC-ETH，该字段返回 LTC-USDT 的指数价格。</w:t>
            </w:r>
          </w:p>
        </w:tc>
      </w:tr>
      <w:tr w14:paraId="33A99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C03035">
            <w:pPr>
              <w:bidi w:val="0"/>
              <w:rPr>
                <w:rFonts w:hint="default"/>
              </w:rPr>
            </w:pPr>
            <w:r>
              <w:rPr>
                <w:rFonts w:hint="default"/>
                <w:lang w:val="en-US" w:eastAsia="zh-CN"/>
              </w:rPr>
              <w:t>fillMarkPx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C29E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32BA69">
            <w:pPr>
              <w:bidi w:val="0"/>
              <w:rPr>
                <w:rFonts w:hint="default"/>
              </w:rPr>
            </w:pPr>
            <w:r>
              <w:rPr>
                <w:rFonts w:hint="default"/>
                <w:lang w:val="en-US" w:eastAsia="zh-CN"/>
              </w:rPr>
              <w:t>成交时的标记价格，仅适用于 交割/永续/期权</w:t>
            </w:r>
          </w:p>
        </w:tc>
      </w:tr>
      <w:tr w14:paraId="397E6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4F357B5">
            <w:pPr>
              <w:bidi w:val="0"/>
              <w:rPr>
                <w:rFonts w:hint="default"/>
              </w:rPr>
            </w:pPr>
            <w:r>
              <w:rPr>
                <w:rFonts w:hint="default"/>
                <w:lang w:val="en-US" w:eastAsia="zh-CN"/>
              </w:rPr>
              <w:t>fillPxVol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4910A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10FC68">
            <w:pPr>
              <w:bidi w:val="0"/>
              <w:rPr>
                <w:rFonts w:hint="default"/>
              </w:rPr>
            </w:pPr>
            <w:r>
              <w:rPr>
                <w:rFonts w:hint="default"/>
                <w:lang w:val="en-US" w:eastAsia="zh-CN"/>
              </w:rPr>
              <w:t>成交时的隐含波动率，仅适用于 期权，其他业务线返回空字符串""</w:t>
            </w:r>
          </w:p>
        </w:tc>
      </w:tr>
      <w:tr w14:paraId="7E920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30890DF">
            <w:pPr>
              <w:bidi w:val="0"/>
              <w:rPr>
                <w:rFonts w:hint="default"/>
              </w:rPr>
            </w:pPr>
            <w:r>
              <w:rPr>
                <w:rFonts w:hint="default"/>
                <w:lang w:val="en-US" w:eastAsia="zh-CN"/>
              </w:rPr>
              <w:t>fillPxUsd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E69DA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BA0DAE">
            <w:pPr>
              <w:bidi w:val="0"/>
              <w:rPr>
                <w:rFonts w:hint="default"/>
              </w:rPr>
            </w:pPr>
            <w:r>
              <w:rPr>
                <w:rFonts w:hint="default"/>
                <w:lang w:val="en-US" w:eastAsia="zh-CN"/>
              </w:rPr>
              <w:t>成交时的期权价格，以USD为单位，仅适用于期权，其他业务线返回空字符串""</w:t>
            </w:r>
          </w:p>
        </w:tc>
      </w:tr>
      <w:tr w14:paraId="33C4F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3A9031">
            <w:pPr>
              <w:bidi w:val="0"/>
              <w:rPr>
                <w:rFonts w:hint="default"/>
              </w:rPr>
            </w:pPr>
            <w:r>
              <w:rPr>
                <w:rFonts w:hint="default"/>
                <w:lang w:val="en-US" w:eastAsia="zh-CN"/>
              </w:rPr>
              <w:t>fillMarkVol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340BA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C605BF">
            <w:pPr>
              <w:bidi w:val="0"/>
              <w:rPr>
                <w:rFonts w:hint="default"/>
              </w:rPr>
            </w:pPr>
            <w:r>
              <w:rPr>
                <w:rFonts w:hint="default"/>
                <w:lang w:val="en-US" w:eastAsia="zh-CN"/>
              </w:rPr>
              <w:t>成交时的标记波动率，仅适用于期权，其他业务线返回空字符串""</w:t>
            </w:r>
          </w:p>
        </w:tc>
      </w:tr>
      <w:tr w14:paraId="006C080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CBDE82">
            <w:pPr>
              <w:bidi w:val="0"/>
              <w:rPr>
                <w:rFonts w:hint="default"/>
              </w:rPr>
            </w:pPr>
            <w:r>
              <w:rPr>
                <w:rFonts w:hint="default"/>
                <w:lang w:val="en-US" w:eastAsia="zh-CN"/>
              </w:rPr>
              <w:t>fillFwdPx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D21EA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D0F9B9">
            <w:pPr>
              <w:bidi w:val="0"/>
              <w:rPr>
                <w:rFonts w:hint="default"/>
              </w:rPr>
            </w:pPr>
            <w:r>
              <w:rPr>
                <w:rFonts w:hint="default"/>
                <w:lang w:val="en-US" w:eastAsia="zh-CN"/>
              </w:rPr>
              <w:t>成交时的远期价格，仅适用于期权，其他业务线返回空字符串""</w:t>
            </w:r>
          </w:p>
        </w:tc>
      </w:tr>
    </w:tbl>
    <w:p w14:paraId="28BC5E42">
      <w:pPr>
        <w:bidi w:val="0"/>
      </w:pPr>
      <w:r>
        <w:rPr>
          <w:lang w:val="en-US" w:eastAsia="zh-CN"/>
        </w:rPr>
        <w:t> 资金费支出(subType = 173)</w:t>
      </w:r>
      <w:r>
        <w:rPr>
          <w:lang w:val="en-US" w:eastAsia="zh-CN"/>
        </w:rPr>
        <w:br w:type="textWrapping"/>
      </w:r>
      <w:r>
        <w:rPr>
          <w:lang w:val="en-US" w:eastAsia="zh-CN"/>
        </w:rPr>
        <w:t>可以用"pnl"查询资金费的支出总额</w:t>
      </w:r>
    </w:p>
    <w:p w14:paraId="3D2C0C4D">
      <w:pPr>
        <w:bidi w:val="0"/>
        <w:rPr>
          <w:rFonts w:hint="default"/>
        </w:rPr>
      </w:pPr>
      <w:r>
        <w:rPr>
          <w:rFonts w:hint="default"/>
        </w:rPr>
        <w:t>账单流水查询（近三个月）</w:t>
      </w:r>
    </w:p>
    <w:p w14:paraId="4736E5FF">
      <w:pPr>
        <w:bidi w:val="0"/>
        <w:rPr>
          <w:rFonts w:hint="default"/>
        </w:rPr>
      </w:pPr>
      <w:r>
        <w:rPr>
          <w:rFonts w:hint="default"/>
        </w:rPr>
        <w:t>帐户资产流水是指导致帐户余额增加或减少的行为。本接口可以查询最近 3 个月的账单数据。</w:t>
      </w:r>
    </w:p>
    <w:p w14:paraId="1CB12A0E">
      <w:pPr>
        <w:bidi w:val="0"/>
        <w:rPr>
          <w:rFonts w:hint="default"/>
        </w:rPr>
      </w:pPr>
      <w:r>
        <w:rPr>
          <w:rFonts w:hint="default"/>
        </w:rPr>
        <w:t>限速：5次/2s</w:t>
      </w:r>
    </w:p>
    <w:p w14:paraId="787E7626">
      <w:pPr>
        <w:bidi w:val="0"/>
        <w:rPr>
          <w:rFonts w:hint="default"/>
        </w:rPr>
      </w:pPr>
      <w:r>
        <w:rPr>
          <w:rFonts w:hint="default"/>
        </w:rPr>
        <w:t>限速规则：User ID</w:t>
      </w:r>
    </w:p>
    <w:p w14:paraId="17D1F25A">
      <w:pPr>
        <w:bidi w:val="0"/>
        <w:rPr>
          <w:rFonts w:hint="default"/>
        </w:rPr>
      </w:pPr>
      <w:r>
        <w:rPr>
          <w:rFonts w:hint="default"/>
        </w:rPr>
        <w:t>权限：读取</w:t>
      </w:r>
    </w:p>
    <w:p w14:paraId="34E4B424">
      <w:pPr>
        <w:bidi w:val="0"/>
        <w:rPr>
          <w:rFonts w:hint="default"/>
        </w:rPr>
      </w:pPr>
      <w:r>
        <w:rPr>
          <w:rFonts w:hint="default"/>
        </w:rPr>
        <w:t>HTTP请求</w:t>
      </w:r>
    </w:p>
    <w:p w14:paraId="2F2C5AA1">
      <w:pPr>
        <w:bidi w:val="0"/>
        <w:rPr>
          <w:rFonts w:hint="default"/>
        </w:rPr>
      </w:pPr>
      <w:r>
        <w:rPr>
          <w:rFonts w:hint="default"/>
        </w:rPr>
        <w:t>GET /api/v5/account/bills-archive</w:t>
      </w:r>
    </w:p>
    <w:p w14:paraId="4EB5C6A6">
      <w:pPr>
        <w:bidi w:val="0"/>
      </w:pPr>
      <w:r>
        <w:rPr>
          <w:rFonts w:hint="default"/>
        </w:rPr>
        <w:t>请求示例</w:t>
      </w:r>
    </w:p>
    <w:p w14:paraId="1EC7FF1D">
      <w:pPr>
        <w:bidi w:val="0"/>
        <w:rPr>
          <w:rFonts w:hint="default"/>
        </w:rPr>
      </w:pPr>
      <w:r>
        <w:rPr>
          <w:rFonts w:hint="default"/>
        </w:rPr>
        <w:t>import okx.Account as Account</w:t>
      </w:r>
    </w:p>
    <w:p w14:paraId="007A20CA">
      <w:pPr>
        <w:bidi w:val="0"/>
        <w:rPr>
          <w:rFonts w:hint="default"/>
        </w:rPr>
      </w:pPr>
      <w:r>
        <w:rPr>
          <w:rFonts w:hint="default"/>
        </w:rPr>
        <w:t># API 初始化apikey = "YOUR_API_KEY"secretkey = "YOUR_SECRET_KEY"passphrase = "YOUR_PASSPHRASE"</w:t>
      </w:r>
    </w:p>
    <w:p w14:paraId="29FECC27">
      <w:pPr>
        <w:bidi w:val="0"/>
        <w:rPr>
          <w:rFonts w:hint="default"/>
        </w:rPr>
      </w:pPr>
      <w:r>
        <w:rPr>
          <w:rFonts w:hint="default"/>
        </w:rPr>
        <w:t>flag = "1"  # 实盘:0 , 模拟盘:1accountAPI = Account.AccountAPI(apikey, secretkey, passphrase, False, flag)</w:t>
      </w:r>
    </w:p>
    <w:p w14:paraId="36333CD0">
      <w:pPr>
        <w:bidi w:val="0"/>
        <w:rPr>
          <w:rFonts w:hint="default"/>
        </w:rPr>
      </w:pPr>
      <w:r>
        <w:rPr>
          <w:rFonts w:hint="default"/>
        </w:rPr>
        <w:t># 查看账户账单详情 （近三个月内）result = accountAPI.get_account_bills_archive()print(result)</w:t>
      </w:r>
    </w:p>
    <w:p w14:paraId="6575818D">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3"/>
        <w:gridCol w:w="738"/>
        <w:gridCol w:w="959"/>
        <w:gridCol w:w="5726"/>
      </w:tblGrid>
      <w:tr w14:paraId="4A79B3D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0840CF0">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B01FDDB">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F4D273F">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35AD415">
            <w:pPr>
              <w:bidi w:val="0"/>
              <w:rPr>
                <w:rFonts w:hint="default"/>
              </w:rPr>
            </w:pPr>
            <w:r>
              <w:rPr>
                <w:rFonts w:hint="default"/>
                <w:lang w:val="en-US" w:eastAsia="zh-CN"/>
              </w:rPr>
              <w:t>描述</w:t>
            </w:r>
          </w:p>
        </w:tc>
      </w:tr>
      <w:tr w14:paraId="1A45E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8EEC3A">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4CC93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13D86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DD5153">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65B48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E70513F">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ECAA5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735B2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FA5067">
            <w:pPr>
              <w:bidi w:val="0"/>
              <w:rPr>
                <w:rFonts w:hint="default"/>
              </w:rPr>
            </w:pPr>
            <w:r>
              <w:rPr>
                <w:rFonts w:hint="default"/>
                <w:lang w:val="en-US" w:eastAsia="zh-CN"/>
              </w:rPr>
              <w:t>产品ID，如 BTC-USDT</w:t>
            </w:r>
          </w:p>
        </w:tc>
      </w:tr>
      <w:tr w14:paraId="55E92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905E16">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3A559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FD611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C13A4F">
            <w:pPr>
              <w:bidi w:val="0"/>
              <w:rPr>
                <w:rFonts w:hint="default"/>
              </w:rPr>
            </w:pPr>
            <w:r>
              <w:rPr>
                <w:rFonts w:hint="default"/>
                <w:lang w:val="en-US" w:eastAsia="zh-CN"/>
              </w:rPr>
              <w:t>账单币种</w:t>
            </w:r>
          </w:p>
        </w:tc>
      </w:tr>
      <w:tr w14:paraId="6A9D8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990088">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B3DA7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AB933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04D073">
            <w:pPr>
              <w:bidi w:val="0"/>
              <w:rPr>
                <w:rFonts w:hint="default"/>
              </w:rPr>
            </w:pPr>
            <w:r>
              <w:rPr>
                <w:rFonts w:hint="default"/>
                <w:lang w:val="en-US" w:eastAsia="zh-CN"/>
              </w:rPr>
              <w:t>仓位类型</w:t>
            </w:r>
            <w:r>
              <w:rPr>
                <w:rFonts w:hint="default"/>
                <w:lang w:val="en-US" w:eastAsia="zh-CN"/>
              </w:rPr>
              <w:br w:type="textWrapping"/>
            </w:r>
            <w:r>
              <w:rPr>
                <w:rFonts w:hint="default"/>
                <w:lang w:val="en-US" w:eastAsia="zh-CN"/>
              </w:rPr>
              <w:t>isolated：逐仓</w:t>
            </w:r>
            <w:r>
              <w:rPr>
                <w:rFonts w:hint="default"/>
                <w:lang w:val="en-US" w:eastAsia="zh-CN"/>
              </w:rPr>
              <w:br w:type="textWrapping"/>
            </w:r>
            <w:r>
              <w:rPr>
                <w:rFonts w:hint="default"/>
                <w:lang w:val="en-US" w:eastAsia="zh-CN"/>
              </w:rPr>
              <w:t>cross：全仓</w:t>
            </w:r>
          </w:p>
        </w:tc>
      </w:tr>
      <w:tr w14:paraId="4AAAF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D19FD11">
            <w:pPr>
              <w:bidi w:val="0"/>
              <w:rPr>
                <w:rFonts w:hint="default"/>
              </w:rPr>
            </w:pPr>
            <w:r>
              <w:rPr>
                <w:rFonts w:hint="default"/>
                <w:lang w:val="en-US" w:eastAsia="zh-CN"/>
              </w:rPr>
              <w:t>ctType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079B6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FA6AD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645533">
            <w:pPr>
              <w:bidi w:val="0"/>
              <w:rPr>
                <w:rFonts w:hint="default"/>
              </w:rPr>
            </w:pPr>
            <w:r>
              <w:rPr>
                <w:rFonts w:hint="default"/>
                <w:lang w:val="en-US" w:eastAsia="zh-CN"/>
              </w:rPr>
              <w:t>合约类型</w:t>
            </w:r>
            <w:r>
              <w:rPr>
                <w:rFonts w:hint="default"/>
                <w:lang w:val="en-US" w:eastAsia="zh-CN"/>
              </w:rPr>
              <w:br w:type="textWrapping"/>
            </w:r>
            <w:r>
              <w:rPr>
                <w:rFonts w:hint="default"/>
                <w:lang w:val="en-US" w:eastAsia="zh-CN"/>
              </w:rPr>
              <w:t>linear：正向合约</w:t>
            </w:r>
            <w:r>
              <w:rPr>
                <w:rFonts w:hint="default"/>
                <w:lang w:val="en-US" w:eastAsia="zh-CN"/>
              </w:rPr>
              <w:br w:type="textWrapping"/>
            </w:r>
            <w:r>
              <w:rPr>
                <w:rFonts w:hint="default"/>
                <w:lang w:val="en-US" w:eastAsia="zh-CN"/>
              </w:rPr>
              <w:t>inverse：反向合约</w:t>
            </w:r>
            <w:r>
              <w:rPr>
                <w:rFonts w:hint="default"/>
                <w:lang w:val="en-US" w:eastAsia="zh-CN"/>
              </w:rPr>
              <w:br w:type="textWrapping"/>
            </w:r>
            <w:r>
              <w:rPr>
                <w:rFonts w:hint="default"/>
                <w:lang w:val="en-US" w:eastAsia="zh-CN"/>
              </w:rPr>
              <w:t>仅交割/永续有效</w:t>
            </w:r>
          </w:p>
        </w:tc>
      </w:tr>
      <w:tr w14:paraId="1F2B0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73F880">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2FB44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6E15E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1231A4">
            <w:pPr>
              <w:bidi w:val="0"/>
              <w:rPr>
                <w:rFonts w:hint="default"/>
              </w:rPr>
            </w:pPr>
            <w:r>
              <w:rPr>
                <w:rFonts w:hint="default"/>
                <w:lang w:val="en-US" w:eastAsia="zh-CN"/>
              </w:rPr>
              <w:t>账单类型</w:t>
            </w:r>
            <w:r>
              <w:rPr>
                <w:rFonts w:hint="default"/>
                <w:lang w:val="en-US" w:eastAsia="zh-CN"/>
              </w:rPr>
              <w:br w:type="textWrapping"/>
            </w:r>
            <w:r>
              <w:rPr>
                <w:rFonts w:hint="default"/>
                <w:lang w:val="en-US" w:eastAsia="zh-CN"/>
              </w:rPr>
              <w:t>枚举值请通过 </w:t>
            </w:r>
            <w:r>
              <w:rPr>
                <w:rFonts w:hint="default"/>
                <w:lang w:val="en-US" w:eastAsia="zh-CN"/>
              </w:rPr>
              <w:fldChar w:fldCharType="begin"/>
            </w:r>
            <w:r>
              <w:rPr>
                <w:rFonts w:hint="default"/>
                <w:lang w:val="en-US" w:eastAsia="zh-CN"/>
              </w:rPr>
              <w:instrText xml:space="preserve"> HYPERLINK "https://www.okx.com/docs-v5/zh/" \l "trading-account-rest-api-get-bill-types"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获取账单类型</w:t>
            </w:r>
            <w:r>
              <w:rPr>
                <w:rFonts w:hint="default"/>
                <w:lang w:val="en-US" w:eastAsia="zh-CN"/>
              </w:rPr>
              <w:fldChar w:fldCharType="end"/>
            </w:r>
            <w:r>
              <w:rPr>
                <w:rFonts w:hint="default"/>
                <w:lang w:val="en-US" w:eastAsia="zh-CN"/>
              </w:rPr>
              <w:t> 接口查询。</w:t>
            </w:r>
          </w:p>
        </w:tc>
      </w:tr>
      <w:tr w14:paraId="799CB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BF887C">
            <w:pPr>
              <w:bidi w:val="0"/>
              <w:rPr>
                <w:rFonts w:hint="default"/>
              </w:rPr>
            </w:pPr>
            <w:r>
              <w:rPr>
                <w:rFonts w:hint="default"/>
                <w:lang w:val="en-US" w:eastAsia="zh-CN"/>
              </w:rPr>
              <w:t>subType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548CC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71BFA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13DCE9">
            <w:pPr>
              <w:bidi w:val="0"/>
              <w:rPr>
                <w:rFonts w:hint="default"/>
              </w:rPr>
            </w:pPr>
            <w:r>
              <w:rPr>
                <w:rFonts w:hint="default"/>
                <w:lang w:val="en-US" w:eastAsia="zh-CN"/>
              </w:rPr>
              <w:t>账单子类型</w:t>
            </w:r>
            <w:r>
              <w:rPr>
                <w:rFonts w:hint="default"/>
                <w:lang w:val="en-US" w:eastAsia="zh-CN"/>
              </w:rPr>
              <w:br w:type="textWrapping"/>
            </w:r>
            <w:r>
              <w:rPr>
                <w:rFonts w:hint="default"/>
                <w:lang w:val="en-US" w:eastAsia="zh-CN"/>
              </w:rPr>
              <w:t>枚举值请通过 </w:t>
            </w:r>
            <w:r>
              <w:rPr>
                <w:rFonts w:hint="default"/>
                <w:lang w:val="en-US" w:eastAsia="zh-CN"/>
              </w:rPr>
              <w:fldChar w:fldCharType="begin"/>
            </w:r>
            <w:r>
              <w:rPr>
                <w:rFonts w:hint="default"/>
                <w:lang w:val="en-US" w:eastAsia="zh-CN"/>
              </w:rPr>
              <w:instrText xml:space="preserve"> HYPERLINK "https://www.okx.com/docs-v5/zh/" \l "trading-account-rest-api-get-bill-types"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获取账单类型</w:t>
            </w:r>
            <w:r>
              <w:rPr>
                <w:rFonts w:hint="default"/>
                <w:lang w:val="en-US" w:eastAsia="zh-CN"/>
              </w:rPr>
              <w:fldChar w:fldCharType="end"/>
            </w:r>
            <w:r>
              <w:rPr>
                <w:rFonts w:hint="default"/>
                <w:lang w:val="en-US" w:eastAsia="zh-CN"/>
              </w:rPr>
              <w:t> 接口查询。</w:t>
            </w:r>
          </w:p>
        </w:tc>
      </w:tr>
      <w:tr w14:paraId="47996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12E1E0">
            <w:pPr>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EA858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8A3C7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66818C">
            <w:pPr>
              <w:bidi w:val="0"/>
              <w:rPr>
                <w:rFonts w:hint="default"/>
              </w:rPr>
            </w:pPr>
            <w:r>
              <w:rPr>
                <w:rFonts w:hint="default"/>
                <w:lang w:val="en-US" w:eastAsia="zh-CN"/>
              </w:rPr>
              <w:t>请求此id之前（更旧的数据）的分页内容，传的值为对应接口的billId</w:t>
            </w:r>
          </w:p>
        </w:tc>
      </w:tr>
      <w:tr w14:paraId="27D67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009A0B">
            <w:pPr>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B53F3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2B8AC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CBDB3C">
            <w:pPr>
              <w:bidi w:val="0"/>
              <w:rPr>
                <w:rFonts w:hint="default"/>
              </w:rPr>
            </w:pPr>
            <w:r>
              <w:rPr>
                <w:rFonts w:hint="default"/>
                <w:lang w:val="en-US" w:eastAsia="zh-CN"/>
              </w:rPr>
              <w:t>请求此id之后（更新的数据）的分页内容，传的值为对应接口的billId</w:t>
            </w:r>
          </w:p>
        </w:tc>
      </w:tr>
      <w:tr w14:paraId="354A5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C4386E">
            <w:pPr>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F0BF7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879E5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224234">
            <w:pPr>
              <w:bidi w:val="0"/>
              <w:rPr>
                <w:rFonts w:hint="default"/>
              </w:rPr>
            </w:pPr>
            <w:r>
              <w:rPr>
                <w:rFonts w:hint="default"/>
                <w:lang w:val="en-US" w:eastAsia="zh-CN"/>
              </w:rPr>
              <w:t>筛选的开始时间戳 ts，Unix 时间戳为毫秒数格式，如 1597026383085</w:t>
            </w:r>
          </w:p>
        </w:tc>
      </w:tr>
      <w:tr w14:paraId="0B033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C108140">
            <w:pPr>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38031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581EF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AC78F7">
            <w:pPr>
              <w:bidi w:val="0"/>
              <w:rPr>
                <w:rFonts w:hint="default"/>
              </w:rPr>
            </w:pPr>
            <w:r>
              <w:rPr>
                <w:rFonts w:hint="default"/>
                <w:lang w:val="en-US" w:eastAsia="zh-CN"/>
              </w:rPr>
              <w:t>筛选的结束时间戳 ts，Unix 时间戳为毫秒数格式，如 1597027383085</w:t>
            </w:r>
          </w:p>
        </w:tc>
      </w:tr>
      <w:tr w14:paraId="4CD6C08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9371A7">
            <w:pPr>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059FC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1393D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6C3BAC">
            <w:pPr>
              <w:bidi w:val="0"/>
              <w:rPr>
                <w:rFonts w:hint="default"/>
              </w:rPr>
            </w:pPr>
            <w:r>
              <w:rPr>
                <w:rFonts w:hint="default"/>
                <w:lang w:val="en-US" w:eastAsia="zh-CN"/>
              </w:rPr>
              <w:t>分页返回的结果集数量，最大为100，不填默认返回100条</w:t>
            </w:r>
          </w:p>
        </w:tc>
      </w:tr>
    </w:tbl>
    <w:p w14:paraId="536C8189">
      <w:pPr>
        <w:bidi w:val="0"/>
      </w:pPr>
      <w:r>
        <w:rPr>
          <w:rFonts w:hint="default"/>
        </w:rPr>
        <w:t>返回结果</w:t>
      </w:r>
    </w:p>
    <w:p w14:paraId="7C68BCFC">
      <w:pPr>
        <w:bidi w:val="0"/>
        <w:rPr>
          <w:rFonts w:hint="default"/>
        </w:rPr>
      </w:pPr>
      <w:r>
        <w:rPr>
          <w:rFonts w:hint="default"/>
        </w:rPr>
        <w:t>{</w:t>
      </w:r>
    </w:p>
    <w:p w14:paraId="556923C1">
      <w:pPr>
        <w:bidi w:val="0"/>
        <w:rPr>
          <w:rFonts w:hint="default"/>
        </w:rPr>
      </w:pPr>
      <w:r>
        <w:rPr>
          <w:rFonts w:hint="default"/>
        </w:rPr>
        <w:t xml:space="preserve">    "code": "0",</w:t>
      </w:r>
    </w:p>
    <w:p w14:paraId="3E2C3A83">
      <w:pPr>
        <w:bidi w:val="0"/>
        <w:rPr>
          <w:rFonts w:hint="default"/>
        </w:rPr>
      </w:pPr>
      <w:r>
        <w:rPr>
          <w:rFonts w:hint="default"/>
        </w:rPr>
        <w:t xml:space="preserve">    "msg": "",</w:t>
      </w:r>
    </w:p>
    <w:p w14:paraId="35DD9200">
      <w:pPr>
        <w:bidi w:val="0"/>
        <w:rPr>
          <w:rFonts w:hint="default"/>
        </w:rPr>
      </w:pPr>
      <w:r>
        <w:rPr>
          <w:rFonts w:hint="default"/>
        </w:rPr>
        <w:t xml:space="preserve">    "data": [{</w:t>
      </w:r>
    </w:p>
    <w:p w14:paraId="2D442A85">
      <w:pPr>
        <w:bidi w:val="0"/>
        <w:rPr>
          <w:rFonts w:hint="default"/>
        </w:rPr>
      </w:pPr>
      <w:r>
        <w:rPr>
          <w:rFonts w:hint="default"/>
        </w:rPr>
        <w:t xml:space="preserve">        "bal": "8694.2179403378290202",</w:t>
      </w:r>
    </w:p>
    <w:p w14:paraId="0A333F7A">
      <w:pPr>
        <w:bidi w:val="0"/>
        <w:rPr>
          <w:rFonts w:hint="default"/>
        </w:rPr>
      </w:pPr>
      <w:r>
        <w:rPr>
          <w:rFonts w:hint="default"/>
        </w:rPr>
        <w:t xml:space="preserve">        "balChg": "0.0219338232210000",</w:t>
      </w:r>
    </w:p>
    <w:p w14:paraId="6D8649F6">
      <w:pPr>
        <w:bidi w:val="0"/>
        <w:rPr>
          <w:rFonts w:hint="default"/>
        </w:rPr>
      </w:pPr>
      <w:r>
        <w:rPr>
          <w:rFonts w:hint="default"/>
        </w:rPr>
        <w:t xml:space="preserve">        "billId": "623950854533513219",</w:t>
      </w:r>
    </w:p>
    <w:p w14:paraId="33D88B6E">
      <w:pPr>
        <w:bidi w:val="0"/>
        <w:rPr>
          <w:rFonts w:hint="default"/>
        </w:rPr>
      </w:pPr>
      <w:r>
        <w:rPr>
          <w:rFonts w:hint="default"/>
        </w:rPr>
        <w:t xml:space="preserve">        "ccy": "USDT",</w:t>
      </w:r>
    </w:p>
    <w:p w14:paraId="293E3E6C">
      <w:pPr>
        <w:bidi w:val="0"/>
        <w:rPr>
          <w:rFonts w:hint="default"/>
        </w:rPr>
      </w:pPr>
      <w:r>
        <w:rPr>
          <w:rFonts w:hint="default"/>
        </w:rPr>
        <w:t xml:space="preserve">        "clOrdId": "",</w:t>
      </w:r>
    </w:p>
    <w:p w14:paraId="306D5FC1">
      <w:pPr>
        <w:bidi w:val="0"/>
        <w:rPr>
          <w:rFonts w:hint="default"/>
        </w:rPr>
      </w:pPr>
      <w:r>
        <w:rPr>
          <w:rFonts w:hint="default"/>
        </w:rPr>
        <w:t xml:space="preserve">        "earnAmt": "",</w:t>
      </w:r>
    </w:p>
    <w:p w14:paraId="4858BF3A">
      <w:pPr>
        <w:bidi w:val="0"/>
        <w:rPr>
          <w:rFonts w:hint="default"/>
        </w:rPr>
      </w:pPr>
      <w:r>
        <w:rPr>
          <w:rFonts w:hint="default"/>
        </w:rPr>
        <w:t xml:space="preserve">        "earnApr": "",</w:t>
      </w:r>
    </w:p>
    <w:p w14:paraId="06F8309B">
      <w:pPr>
        <w:bidi w:val="0"/>
        <w:rPr>
          <w:rFonts w:hint="default"/>
        </w:rPr>
      </w:pPr>
      <w:r>
        <w:rPr>
          <w:rFonts w:hint="default"/>
        </w:rPr>
        <w:t xml:space="preserve">        "execType": "T",</w:t>
      </w:r>
    </w:p>
    <w:p w14:paraId="0E279475">
      <w:pPr>
        <w:bidi w:val="0"/>
        <w:rPr>
          <w:rFonts w:hint="default"/>
        </w:rPr>
      </w:pPr>
      <w:r>
        <w:rPr>
          <w:rFonts w:hint="default"/>
        </w:rPr>
        <w:t xml:space="preserve">        "fee": "-0.000021955779",</w:t>
      </w:r>
    </w:p>
    <w:p w14:paraId="248B5541">
      <w:pPr>
        <w:bidi w:val="0"/>
        <w:rPr>
          <w:rFonts w:hint="default"/>
        </w:rPr>
      </w:pPr>
      <w:r>
        <w:rPr>
          <w:rFonts w:hint="default"/>
        </w:rPr>
        <w:t xml:space="preserve">        "fillFwdPx": "",</w:t>
      </w:r>
    </w:p>
    <w:p w14:paraId="6B9F095F">
      <w:pPr>
        <w:bidi w:val="0"/>
        <w:rPr>
          <w:rFonts w:hint="default"/>
        </w:rPr>
      </w:pPr>
      <w:r>
        <w:rPr>
          <w:rFonts w:hint="default"/>
        </w:rPr>
        <w:t xml:space="preserve">        "fillIdxPx": "27104.1",</w:t>
      </w:r>
    </w:p>
    <w:p w14:paraId="4346C678">
      <w:pPr>
        <w:bidi w:val="0"/>
        <w:rPr>
          <w:rFonts w:hint="default"/>
        </w:rPr>
      </w:pPr>
      <w:r>
        <w:rPr>
          <w:rFonts w:hint="default"/>
        </w:rPr>
        <w:t xml:space="preserve">        "fillMarkPx": "",</w:t>
      </w:r>
    </w:p>
    <w:p w14:paraId="170D3498">
      <w:pPr>
        <w:bidi w:val="0"/>
        <w:rPr>
          <w:rFonts w:hint="default"/>
        </w:rPr>
      </w:pPr>
      <w:r>
        <w:rPr>
          <w:rFonts w:hint="default"/>
        </w:rPr>
        <w:t xml:space="preserve">        "fillMarkVol": "",</w:t>
      </w:r>
    </w:p>
    <w:p w14:paraId="6BCB898E">
      <w:pPr>
        <w:bidi w:val="0"/>
        <w:rPr>
          <w:rFonts w:hint="default"/>
        </w:rPr>
      </w:pPr>
      <w:r>
        <w:rPr>
          <w:rFonts w:hint="default"/>
        </w:rPr>
        <w:t xml:space="preserve">        "fillPxUsd": "",</w:t>
      </w:r>
    </w:p>
    <w:p w14:paraId="1DB15D9F">
      <w:pPr>
        <w:bidi w:val="0"/>
        <w:rPr>
          <w:rFonts w:hint="default"/>
        </w:rPr>
      </w:pPr>
      <w:r>
        <w:rPr>
          <w:rFonts w:hint="default"/>
        </w:rPr>
        <w:t xml:space="preserve">        "fillPxVol": "",</w:t>
      </w:r>
    </w:p>
    <w:p w14:paraId="07A3F3B8">
      <w:pPr>
        <w:bidi w:val="0"/>
        <w:rPr>
          <w:rFonts w:hint="default"/>
        </w:rPr>
      </w:pPr>
      <w:r>
        <w:rPr>
          <w:rFonts w:hint="default"/>
        </w:rPr>
        <w:t xml:space="preserve">        "fillTime": "1695033476166",</w:t>
      </w:r>
    </w:p>
    <w:p w14:paraId="56DADA44">
      <w:pPr>
        <w:bidi w:val="0"/>
        <w:rPr>
          <w:rFonts w:hint="default"/>
        </w:rPr>
      </w:pPr>
      <w:r>
        <w:rPr>
          <w:rFonts w:hint="default"/>
        </w:rPr>
        <w:t xml:space="preserve">        "from": "",</w:t>
      </w:r>
    </w:p>
    <w:p w14:paraId="486CB7C0">
      <w:pPr>
        <w:bidi w:val="0"/>
        <w:rPr>
          <w:rFonts w:hint="default"/>
        </w:rPr>
      </w:pPr>
      <w:r>
        <w:rPr>
          <w:rFonts w:hint="default"/>
        </w:rPr>
        <w:t xml:space="preserve">        "instId": "BTC-USDT",</w:t>
      </w:r>
    </w:p>
    <w:p w14:paraId="4FC183B6">
      <w:pPr>
        <w:bidi w:val="0"/>
        <w:rPr>
          <w:rFonts w:hint="default"/>
        </w:rPr>
      </w:pPr>
      <w:r>
        <w:rPr>
          <w:rFonts w:hint="default"/>
        </w:rPr>
        <w:t xml:space="preserve">        "instType": "SPOT",</w:t>
      </w:r>
    </w:p>
    <w:p w14:paraId="5FD391C2">
      <w:pPr>
        <w:bidi w:val="0"/>
        <w:rPr>
          <w:rFonts w:hint="default"/>
        </w:rPr>
      </w:pPr>
      <w:r>
        <w:rPr>
          <w:rFonts w:hint="default"/>
        </w:rPr>
        <w:t xml:space="preserve">        "interest": "0",</w:t>
      </w:r>
    </w:p>
    <w:p w14:paraId="3866122C">
      <w:pPr>
        <w:bidi w:val="0"/>
        <w:rPr>
          <w:rFonts w:hint="default"/>
        </w:rPr>
      </w:pPr>
      <w:r>
        <w:rPr>
          <w:rFonts w:hint="default"/>
        </w:rPr>
        <w:t xml:space="preserve">        "mgnMode": "isolated",</w:t>
      </w:r>
    </w:p>
    <w:p w14:paraId="15A5252F">
      <w:pPr>
        <w:bidi w:val="0"/>
        <w:rPr>
          <w:rFonts w:hint="default"/>
        </w:rPr>
      </w:pPr>
      <w:r>
        <w:rPr>
          <w:rFonts w:hint="default"/>
        </w:rPr>
        <w:t xml:space="preserve">        "notes": "",</w:t>
      </w:r>
    </w:p>
    <w:p w14:paraId="72C09DA9">
      <w:pPr>
        <w:bidi w:val="0"/>
        <w:rPr>
          <w:rFonts w:hint="default"/>
        </w:rPr>
      </w:pPr>
      <w:r>
        <w:rPr>
          <w:rFonts w:hint="default"/>
        </w:rPr>
        <w:t xml:space="preserve">        "ordId": "623950854525124608",</w:t>
      </w:r>
    </w:p>
    <w:p w14:paraId="611B8E89">
      <w:pPr>
        <w:bidi w:val="0"/>
        <w:rPr>
          <w:rFonts w:hint="default"/>
        </w:rPr>
      </w:pPr>
      <w:r>
        <w:rPr>
          <w:rFonts w:hint="default"/>
        </w:rPr>
        <w:t xml:space="preserve">        "pnl": "0",</w:t>
      </w:r>
    </w:p>
    <w:p w14:paraId="73807FB3">
      <w:pPr>
        <w:bidi w:val="0"/>
        <w:rPr>
          <w:rFonts w:hint="default"/>
        </w:rPr>
      </w:pPr>
      <w:r>
        <w:rPr>
          <w:rFonts w:hint="default"/>
        </w:rPr>
        <w:t xml:space="preserve">        "posBal": "0",</w:t>
      </w:r>
    </w:p>
    <w:p w14:paraId="76511E8F">
      <w:pPr>
        <w:bidi w:val="0"/>
        <w:rPr>
          <w:rFonts w:hint="default"/>
        </w:rPr>
      </w:pPr>
      <w:r>
        <w:rPr>
          <w:rFonts w:hint="default"/>
        </w:rPr>
        <w:t xml:space="preserve">        "posBalChg": "0",</w:t>
      </w:r>
    </w:p>
    <w:p w14:paraId="6DA96E0C">
      <w:pPr>
        <w:bidi w:val="0"/>
        <w:rPr>
          <w:rFonts w:hint="default"/>
        </w:rPr>
      </w:pPr>
      <w:r>
        <w:rPr>
          <w:rFonts w:hint="default"/>
        </w:rPr>
        <w:t xml:space="preserve">        "px": "27105.9",</w:t>
      </w:r>
    </w:p>
    <w:p w14:paraId="44251A07">
      <w:pPr>
        <w:bidi w:val="0"/>
        <w:rPr>
          <w:rFonts w:hint="default"/>
        </w:rPr>
      </w:pPr>
      <w:r>
        <w:rPr>
          <w:rFonts w:hint="default"/>
        </w:rPr>
        <w:t xml:space="preserve">        "subType": "1",</w:t>
      </w:r>
    </w:p>
    <w:p w14:paraId="45219592">
      <w:pPr>
        <w:bidi w:val="0"/>
        <w:rPr>
          <w:rFonts w:hint="default"/>
        </w:rPr>
      </w:pPr>
      <w:r>
        <w:rPr>
          <w:rFonts w:hint="default"/>
        </w:rPr>
        <w:t xml:space="preserve">        "sz": "0.021955779",</w:t>
      </w:r>
    </w:p>
    <w:p w14:paraId="65EC0383">
      <w:pPr>
        <w:bidi w:val="0"/>
        <w:rPr>
          <w:rFonts w:hint="default"/>
        </w:rPr>
      </w:pPr>
      <w:r>
        <w:rPr>
          <w:rFonts w:hint="default"/>
        </w:rPr>
        <w:t xml:space="preserve">        "tag": "",</w:t>
      </w:r>
    </w:p>
    <w:p w14:paraId="5989F03D">
      <w:pPr>
        <w:bidi w:val="0"/>
        <w:rPr>
          <w:rFonts w:hint="default"/>
        </w:rPr>
      </w:pPr>
      <w:r>
        <w:rPr>
          <w:rFonts w:hint="default"/>
        </w:rPr>
        <w:t xml:space="preserve">        "to": "",</w:t>
      </w:r>
    </w:p>
    <w:p w14:paraId="467FAEE5">
      <w:pPr>
        <w:bidi w:val="0"/>
        <w:rPr>
          <w:rFonts w:hint="default"/>
        </w:rPr>
      </w:pPr>
      <w:r>
        <w:rPr>
          <w:rFonts w:hint="default"/>
        </w:rPr>
        <w:t xml:space="preserve">        "tradeId": "586760148",</w:t>
      </w:r>
    </w:p>
    <w:p w14:paraId="18F524EF">
      <w:pPr>
        <w:bidi w:val="0"/>
        <w:rPr>
          <w:rFonts w:hint="default"/>
        </w:rPr>
      </w:pPr>
      <w:r>
        <w:rPr>
          <w:rFonts w:hint="default"/>
        </w:rPr>
        <w:t xml:space="preserve">        "ts": "1695033476167",</w:t>
      </w:r>
    </w:p>
    <w:p w14:paraId="7ECBDC8B">
      <w:pPr>
        <w:bidi w:val="0"/>
        <w:rPr>
          <w:rFonts w:hint="default"/>
        </w:rPr>
      </w:pPr>
      <w:r>
        <w:rPr>
          <w:rFonts w:hint="default"/>
        </w:rPr>
        <w:t xml:space="preserve">        "type": "2"</w:t>
      </w:r>
    </w:p>
    <w:p w14:paraId="1E895FE0">
      <w:pPr>
        <w:bidi w:val="0"/>
        <w:rPr>
          <w:rFonts w:hint="default"/>
        </w:rPr>
      </w:pPr>
      <w:r>
        <w:rPr>
          <w:rFonts w:hint="default"/>
        </w:rPr>
        <w:t xml:space="preserve">    }]} </w:t>
      </w:r>
    </w:p>
    <w:p w14:paraId="4270379A">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67"/>
        <w:gridCol w:w="738"/>
        <w:gridCol w:w="6641"/>
      </w:tblGrid>
      <w:tr w14:paraId="466807E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2431346">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1363FF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B1950B9">
            <w:pPr>
              <w:bidi w:val="0"/>
              <w:rPr>
                <w:rFonts w:hint="default"/>
              </w:rPr>
            </w:pPr>
            <w:r>
              <w:rPr>
                <w:rFonts w:hint="default"/>
                <w:lang w:val="en-US" w:eastAsia="zh-CN"/>
              </w:rPr>
              <w:t>描述</w:t>
            </w:r>
          </w:p>
        </w:tc>
      </w:tr>
      <w:tr w14:paraId="5B9A5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AC4725C">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E287F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444779">
            <w:pPr>
              <w:bidi w:val="0"/>
              <w:rPr>
                <w:rFonts w:hint="default"/>
              </w:rPr>
            </w:pPr>
            <w:r>
              <w:rPr>
                <w:rFonts w:hint="default"/>
                <w:lang w:val="en-US" w:eastAsia="zh-CN"/>
              </w:rPr>
              <w:t>产品类型</w:t>
            </w:r>
          </w:p>
        </w:tc>
      </w:tr>
      <w:tr w14:paraId="32422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DE00F7">
            <w:pPr>
              <w:bidi w:val="0"/>
              <w:rPr>
                <w:rFonts w:hint="default"/>
              </w:rPr>
            </w:pPr>
            <w:r>
              <w:rPr>
                <w:rFonts w:hint="default"/>
                <w:lang w:val="en-US" w:eastAsia="zh-CN"/>
              </w:rPr>
              <w:t>billId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A04E4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05287A">
            <w:pPr>
              <w:bidi w:val="0"/>
              <w:rPr>
                <w:rFonts w:hint="default"/>
              </w:rPr>
            </w:pPr>
            <w:r>
              <w:rPr>
                <w:rFonts w:hint="default"/>
                <w:lang w:val="en-US" w:eastAsia="zh-CN"/>
              </w:rPr>
              <w:t>账单ID</w:t>
            </w:r>
          </w:p>
        </w:tc>
      </w:tr>
      <w:tr w14:paraId="14334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B9CDEA5">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CD6B0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059079">
            <w:pPr>
              <w:bidi w:val="0"/>
              <w:rPr>
                <w:rFonts w:hint="default"/>
              </w:rPr>
            </w:pPr>
            <w:r>
              <w:rPr>
                <w:rFonts w:hint="default"/>
                <w:lang w:val="en-US" w:eastAsia="zh-CN"/>
              </w:rPr>
              <w:t>账单类型</w:t>
            </w:r>
          </w:p>
        </w:tc>
      </w:tr>
      <w:tr w14:paraId="089EB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2BFB918">
            <w:pPr>
              <w:bidi w:val="0"/>
              <w:rPr>
                <w:rFonts w:hint="default"/>
              </w:rPr>
            </w:pPr>
            <w:r>
              <w:rPr>
                <w:rFonts w:hint="default"/>
                <w:lang w:val="en-US" w:eastAsia="zh-CN"/>
              </w:rPr>
              <w:t>subType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7BB8B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B01A7D">
            <w:pPr>
              <w:bidi w:val="0"/>
              <w:rPr>
                <w:rFonts w:hint="default"/>
              </w:rPr>
            </w:pPr>
            <w:r>
              <w:rPr>
                <w:rFonts w:hint="default"/>
                <w:lang w:val="en-US" w:eastAsia="zh-CN"/>
              </w:rPr>
              <w:t>账单子类型</w:t>
            </w:r>
          </w:p>
        </w:tc>
      </w:tr>
      <w:tr w14:paraId="7E40B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AFA562">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AD3E1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6CC1D7">
            <w:pPr>
              <w:bidi w:val="0"/>
              <w:rPr>
                <w:rFonts w:hint="default"/>
              </w:rPr>
            </w:pPr>
            <w:r>
              <w:rPr>
                <w:rFonts w:hint="default"/>
                <w:lang w:val="en-US" w:eastAsia="zh-CN"/>
              </w:rPr>
              <w:t>余额更新完成的时间，Unix时间戳的毫秒数格式，如 1597026383085</w:t>
            </w:r>
          </w:p>
        </w:tc>
      </w:tr>
      <w:tr w14:paraId="3009F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4412E7">
            <w:pPr>
              <w:bidi w:val="0"/>
              <w:rPr>
                <w:rFonts w:hint="default"/>
              </w:rPr>
            </w:pPr>
            <w:r>
              <w:rPr>
                <w:rFonts w:hint="default"/>
                <w:lang w:val="en-US" w:eastAsia="zh-CN"/>
              </w:rPr>
              <w:t>balChg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3CE4F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49B135">
            <w:pPr>
              <w:bidi w:val="0"/>
              <w:rPr>
                <w:rFonts w:hint="default"/>
              </w:rPr>
            </w:pPr>
            <w:r>
              <w:rPr>
                <w:rFonts w:hint="default"/>
                <w:lang w:val="en-US" w:eastAsia="zh-CN"/>
              </w:rPr>
              <w:t>账户层面的余额变动数量</w:t>
            </w:r>
          </w:p>
        </w:tc>
      </w:tr>
      <w:tr w14:paraId="35C93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97396C5">
            <w:pPr>
              <w:bidi w:val="0"/>
              <w:rPr>
                <w:rFonts w:hint="default"/>
              </w:rPr>
            </w:pPr>
            <w:r>
              <w:rPr>
                <w:rFonts w:hint="default"/>
                <w:lang w:val="en-US" w:eastAsia="zh-CN"/>
              </w:rPr>
              <w:t>posBalChg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9E597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B7F1D3">
            <w:pPr>
              <w:bidi w:val="0"/>
              <w:rPr>
                <w:rFonts w:hint="default"/>
              </w:rPr>
            </w:pPr>
            <w:r>
              <w:rPr>
                <w:rFonts w:hint="default"/>
                <w:lang w:val="en-US" w:eastAsia="zh-CN"/>
              </w:rPr>
              <w:t>仓位层面的余额变动数量</w:t>
            </w:r>
          </w:p>
        </w:tc>
      </w:tr>
      <w:tr w14:paraId="3CC9E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406C20">
            <w:pPr>
              <w:bidi w:val="0"/>
              <w:rPr>
                <w:rFonts w:hint="default"/>
              </w:rPr>
            </w:pPr>
            <w:r>
              <w:rPr>
                <w:rFonts w:hint="default"/>
                <w:lang w:val="en-US" w:eastAsia="zh-CN"/>
              </w:rPr>
              <w:t>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A3EF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EFF207">
            <w:pPr>
              <w:bidi w:val="0"/>
              <w:rPr>
                <w:rFonts w:hint="default"/>
              </w:rPr>
            </w:pPr>
            <w:r>
              <w:rPr>
                <w:rFonts w:hint="default"/>
                <w:lang w:val="en-US" w:eastAsia="zh-CN"/>
              </w:rPr>
              <w:t>账户层面的余额数量</w:t>
            </w:r>
          </w:p>
        </w:tc>
      </w:tr>
      <w:tr w14:paraId="685A7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21732D0">
            <w:pPr>
              <w:bidi w:val="0"/>
              <w:rPr>
                <w:rFonts w:hint="default"/>
              </w:rPr>
            </w:pPr>
            <w:r>
              <w:rPr>
                <w:rFonts w:hint="default"/>
                <w:lang w:val="en-US" w:eastAsia="zh-CN"/>
              </w:rPr>
              <w:t>posBal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BF971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B6A69F">
            <w:pPr>
              <w:bidi w:val="0"/>
              <w:rPr>
                <w:rFonts w:hint="default"/>
              </w:rPr>
            </w:pPr>
            <w:r>
              <w:rPr>
                <w:rFonts w:hint="default"/>
                <w:lang w:val="en-US" w:eastAsia="zh-CN"/>
              </w:rPr>
              <w:t>仓位层面的余额数量</w:t>
            </w:r>
          </w:p>
        </w:tc>
      </w:tr>
      <w:tr w14:paraId="67854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C0D376D">
            <w:pPr>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68270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5FD106">
            <w:pPr>
              <w:bidi w:val="0"/>
              <w:rPr>
                <w:rFonts w:hint="default"/>
              </w:rPr>
            </w:pPr>
            <w:r>
              <w:rPr>
                <w:rFonts w:hint="default"/>
                <w:lang w:val="en-US" w:eastAsia="zh-CN"/>
              </w:rPr>
              <w:t>数量</w:t>
            </w:r>
            <w:r>
              <w:rPr>
                <w:rFonts w:hint="default"/>
                <w:lang w:val="en-US" w:eastAsia="zh-CN"/>
              </w:rPr>
              <w:br w:type="textWrapping"/>
            </w:r>
            <w:r>
              <w:rPr>
                <w:rFonts w:hint="default"/>
                <w:lang w:val="en-US" w:eastAsia="zh-CN"/>
              </w:rPr>
              <w:t>对于交割、永续以及期权，为成交或者持仓的数量，单位为张，总为正数。</w:t>
            </w:r>
            <w:r>
              <w:rPr>
                <w:rFonts w:hint="default"/>
                <w:lang w:val="en-US" w:eastAsia="zh-CN"/>
              </w:rPr>
              <w:br w:type="textWrapping"/>
            </w:r>
            <w:r>
              <w:rPr>
                <w:rFonts w:hint="default"/>
                <w:lang w:val="en-US" w:eastAsia="zh-CN"/>
              </w:rPr>
              <w:t>其他情况下，单位为账户余额币种（ccy）。</w:t>
            </w:r>
          </w:p>
        </w:tc>
      </w:tr>
      <w:tr w14:paraId="490A5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DC14838">
            <w:pPr>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FC14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C10E47">
            <w:pPr>
              <w:bidi w:val="0"/>
              <w:rPr>
                <w:rFonts w:hint="default"/>
              </w:rPr>
            </w:pPr>
            <w:r>
              <w:rPr>
                <w:rFonts w:hint="default"/>
                <w:lang w:val="en-US" w:eastAsia="zh-CN"/>
              </w:rPr>
              <w:t>价格，与 subType 相关</w:t>
            </w:r>
          </w:p>
          <w:p w14:paraId="125AC826">
            <w:pPr>
              <w:bidi w:val="0"/>
            </w:pPr>
            <w:r>
              <w:rPr>
                <w:rFonts w:hint="default"/>
              </w:rPr>
              <w:t>·</w:t>
            </w:r>
            <w:r>
              <w:rPr>
                <w:rFonts w:hint="eastAsia"/>
              </w:rPr>
              <w:t xml:space="preserve">  </w:t>
            </w:r>
            <w:r>
              <w:rPr>
                <w:rFonts w:hint="default"/>
              </w:rPr>
              <w:t>为成交价格时有</w:t>
            </w:r>
          </w:p>
          <w:p w14:paraId="7615D50A">
            <w:pPr>
              <w:bidi w:val="0"/>
            </w:pPr>
            <w:r>
              <w:rPr>
                <w:rFonts w:hint="default"/>
                <w:lang w:val="en-US" w:eastAsia="zh-CN"/>
              </w:rPr>
              <w:t>1：买入</w:t>
            </w:r>
            <w:r>
              <w:rPr>
                <w:rFonts w:hint="default"/>
                <w:lang w:val="en-US" w:eastAsia="zh-CN"/>
              </w:rPr>
              <w:br w:type="textWrapping"/>
            </w:r>
            <w:r>
              <w:rPr>
                <w:rFonts w:hint="default"/>
                <w:lang w:val="en-US" w:eastAsia="zh-CN"/>
              </w:rPr>
              <w:t>2：卖出</w:t>
            </w:r>
            <w:r>
              <w:rPr>
                <w:rFonts w:hint="default"/>
                <w:lang w:val="en-US" w:eastAsia="zh-CN"/>
              </w:rPr>
              <w:br w:type="textWrapping"/>
            </w:r>
            <w:r>
              <w:rPr>
                <w:rFonts w:hint="default"/>
                <w:lang w:val="en-US" w:eastAsia="zh-CN"/>
              </w:rPr>
              <w:t>3：开多</w:t>
            </w:r>
            <w:r>
              <w:rPr>
                <w:rFonts w:hint="default"/>
                <w:lang w:val="en-US" w:eastAsia="zh-CN"/>
              </w:rPr>
              <w:br w:type="textWrapping"/>
            </w:r>
            <w:r>
              <w:rPr>
                <w:rFonts w:hint="default"/>
                <w:lang w:val="en-US" w:eastAsia="zh-CN"/>
              </w:rPr>
              <w:t>4：开空</w:t>
            </w:r>
            <w:r>
              <w:rPr>
                <w:rFonts w:hint="default"/>
                <w:lang w:val="en-US" w:eastAsia="zh-CN"/>
              </w:rPr>
              <w:br w:type="textWrapping"/>
            </w:r>
            <w:r>
              <w:rPr>
                <w:rFonts w:hint="default"/>
                <w:lang w:val="en-US" w:eastAsia="zh-CN"/>
              </w:rPr>
              <w:t>5：平多</w:t>
            </w:r>
            <w:r>
              <w:rPr>
                <w:rFonts w:hint="default"/>
                <w:lang w:val="en-US" w:eastAsia="zh-CN"/>
              </w:rPr>
              <w:br w:type="textWrapping"/>
            </w:r>
            <w:r>
              <w:rPr>
                <w:rFonts w:hint="default"/>
                <w:lang w:val="en-US" w:eastAsia="zh-CN"/>
              </w:rPr>
              <w:t>6：平空</w:t>
            </w:r>
            <w:r>
              <w:rPr>
                <w:rFonts w:hint="default"/>
                <w:lang w:val="en-US" w:eastAsia="zh-CN"/>
              </w:rPr>
              <w:br w:type="textWrapping"/>
            </w:r>
            <w:r>
              <w:rPr>
                <w:rFonts w:hint="default"/>
                <w:lang w:val="en-US" w:eastAsia="zh-CN"/>
              </w:rPr>
              <w:t>204：大宗交易买</w:t>
            </w:r>
            <w:r>
              <w:rPr>
                <w:rFonts w:hint="default"/>
                <w:lang w:val="en-US" w:eastAsia="zh-CN"/>
              </w:rPr>
              <w:br w:type="textWrapping"/>
            </w:r>
            <w:r>
              <w:rPr>
                <w:rFonts w:hint="default"/>
                <w:lang w:val="en-US" w:eastAsia="zh-CN"/>
              </w:rPr>
              <w:t>205：大宗交易卖</w:t>
            </w:r>
            <w:r>
              <w:rPr>
                <w:rFonts w:hint="default"/>
                <w:lang w:val="en-US" w:eastAsia="zh-CN"/>
              </w:rPr>
              <w:br w:type="textWrapping"/>
            </w:r>
            <w:r>
              <w:rPr>
                <w:rFonts w:hint="default"/>
                <w:lang w:val="en-US" w:eastAsia="zh-CN"/>
              </w:rPr>
              <w:t>206：大宗交易开多</w:t>
            </w:r>
            <w:r>
              <w:rPr>
                <w:rFonts w:hint="default"/>
                <w:lang w:val="en-US" w:eastAsia="zh-CN"/>
              </w:rPr>
              <w:br w:type="textWrapping"/>
            </w:r>
            <w:r>
              <w:rPr>
                <w:rFonts w:hint="default"/>
                <w:lang w:val="en-US" w:eastAsia="zh-CN"/>
              </w:rPr>
              <w:t>207：大宗交易开空</w:t>
            </w:r>
            <w:r>
              <w:rPr>
                <w:rFonts w:hint="default"/>
                <w:lang w:val="en-US" w:eastAsia="zh-CN"/>
              </w:rPr>
              <w:br w:type="textWrapping"/>
            </w:r>
            <w:r>
              <w:rPr>
                <w:rFonts w:hint="default"/>
                <w:lang w:val="en-US" w:eastAsia="zh-CN"/>
              </w:rPr>
              <w:t>208：大宗交易平多</w:t>
            </w:r>
            <w:r>
              <w:rPr>
                <w:rFonts w:hint="default"/>
                <w:lang w:val="en-US" w:eastAsia="zh-CN"/>
              </w:rPr>
              <w:br w:type="textWrapping"/>
            </w:r>
            <w:r>
              <w:rPr>
                <w:rFonts w:hint="default"/>
                <w:lang w:val="en-US" w:eastAsia="zh-CN"/>
              </w:rPr>
              <w:t>209：大宗交易平空</w:t>
            </w:r>
            <w:r>
              <w:rPr>
                <w:rFonts w:hint="default"/>
                <w:lang w:val="en-US" w:eastAsia="zh-CN"/>
              </w:rPr>
              <w:br w:type="textWrapping"/>
            </w:r>
            <w:r>
              <w:rPr>
                <w:rFonts w:hint="default"/>
                <w:lang w:val="en-US" w:eastAsia="zh-CN"/>
              </w:rPr>
              <w:t>114：自动换币买入</w:t>
            </w:r>
            <w:r>
              <w:rPr>
                <w:rFonts w:hint="default"/>
                <w:lang w:val="en-US" w:eastAsia="zh-CN"/>
              </w:rPr>
              <w:br w:type="textWrapping"/>
            </w:r>
            <w:r>
              <w:rPr>
                <w:rFonts w:hint="default"/>
                <w:lang w:val="en-US" w:eastAsia="zh-CN"/>
              </w:rPr>
              <w:t>115：自动换币卖出</w:t>
            </w:r>
          </w:p>
          <w:p w14:paraId="1B377946">
            <w:pPr>
              <w:bidi w:val="0"/>
            </w:pPr>
            <w:r>
              <w:rPr>
                <w:rFonts w:hint="default"/>
              </w:rPr>
              <w:t>·</w:t>
            </w:r>
            <w:r>
              <w:rPr>
                <w:rFonts w:hint="eastAsia"/>
              </w:rPr>
              <w:t xml:space="preserve">  </w:t>
            </w:r>
            <w:r>
              <w:rPr>
                <w:rFonts w:hint="default"/>
              </w:rPr>
              <w:t>为强平价格时有</w:t>
            </w:r>
          </w:p>
          <w:p w14:paraId="29556C6F">
            <w:pPr>
              <w:bidi w:val="0"/>
            </w:pPr>
            <w:r>
              <w:rPr>
                <w:rFonts w:hint="default"/>
                <w:lang w:val="en-US" w:eastAsia="zh-CN"/>
              </w:rPr>
              <w:t>100：强减平多 101：强减平空 102：强减买入 103：强减卖出 104：强平平多 105：强平平空 106：强平买入 107：强平卖出 16：强制还币 17：强制借币还息 110：强平换币转入 111：强平换币转出</w:t>
            </w:r>
          </w:p>
          <w:p w14:paraId="2A4F4203">
            <w:pPr>
              <w:bidi w:val="0"/>
            </w:pPr>
            <w:r>
              <w:rPr>
                <w:rFonts w:hint="default"/>
              </w:rPr>
              <w:t>·</w:t>
            </w:r>
            <w:r>
              <w:rPr>
                <w:rFonts w:hint="eastAsia"/>
              </w:rPr>
              <w:t xml:space="preserve">  </w:t>
            </w:r>
            <w:r>
              <w:rPr>
                <w:rFonts w:hint="default"/>
              </w:rPr>
              <w:t>为交割价格时有</w:t>
            </w:r>
          </w:p>
          <w:p w14:paraId="100DB242">
            <w:pPr>
              <w:bidi w:val="0"/>
            </w:pPr>
            <w:r>
              <w:rPr>
                <w:rFonts w:hint="default"/>
                <w:lang w:val="en-US" w:eastAsia="zh-CN"/>
              </w:rPr>
              <w:t>112：交割平多 113：交割平空</w:t>
            </w:r>
          </w:p>
          <w:p w14:paraId="502E1C75">
            <w:pPr>
              <w:bidi w:val="0"/>
            </w:pPr>
            <w:r>
              <w:rPr>
                <w:rFonts w:hint="default"/>
              </w:rPr>
              <w:t>·</w:t>
            </w:r>
            <w:r>
              <w:rPr>
                <w:rFonts w:hint="eastAsia"/>
              </w:rPr>
              <w:t xml:space="preserve">  </w:t>
            </w:r>
            <w:r>
              <w:rPr>
                <w:rFonts w:hint="default"/>
              </w:rPr>
              <w:t>为行权价格时有</w:t>
            </w:r>
          </w:p>
          <w:p w14:paraId="289CB245">
            <w:pPr>
              <w:bidi w:val="0"/>
            </w:pPr>
            <w:r>
              <w:rPr>
                <w:rFonts w:hint="default"/>
                <w:lang w:val="en-US" w:eastAsia="zh-CN"/>
              </w:rPr>
              <w:t>170：到期行权 171：到期被行权 172：到期作废</w:t>
            </w:r>
          </w:p>
          <w:p w14:paraId="5DA05F00">
            <w:pPr>
              <w:bidi w:val="0"/>
            </w:pPr>
            <w:r>
              <w:rPr>
                <w:rFonts w:hint="default"/>
              </w:rPr>
              <w:t>·</w:t>
            </w:r>
            <w:r>
              <w:rPr>
                <w:rFonts w:hint="eastAsia"/>
              </w:rPr>
              <w:t xml:space="preserve">  </w:t>
            </w:r>
            <w:r>
              <w:rPr>
                <w:rFonts w:hint="default"/>
              </w:rPr>
              <w:t>为标记价格时有</w:t>
            </w:r>
          </w:p>
          <w:p w14:paraId="2FC7B291">
            <w:pPr>
              <w:bidi w:val="0"/>
            </w:pPr>
            <w:r>
              <w:rPr>
                <w:rFonts w:hint="default"/>
                <w:lang w:val="en-US" w:eastAsia="zh-CN"/>
              </w:rPr>
              <w:t>173：资金费支出 174：资金费收入</w:t>
            </w:r>
          </w:p>
        </w:tc>
      </w:tr>
      <w:tr w14:paraId="062F5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2726DD">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AA0BE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17CBBA">
            <w:pPr>
              <w:bidi w:val="0"/>
              <w:rPr>
                <w:rFonts w:hint="default"/>
              </w:rPr>
            </w:pPr>
            <w:r>
              <w:rPr>
                <w:rFonts w:hint="default"/>
                <w:lang w:val="en-US" w:eastAsia="zh-CN"/>
              </w:rPr>
              <w:t>账户余额币种</w:t>
            </w:r>
          </w:p>
        </w:tc>
      </w:tr>
      <w:tr w14:paraId="630F3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BA2CA2">
            <w:pPr>
              <w:bidi w:val="0"/>
              <w:rPr>
                <w:rFonts w:hint="default"/>
              </w:rPr>
            </w:pPr>
            <w:r>
              <w:rPr>
                <w:rFonts w:hint="default"/>
                <w:lang w:val="en-US" w:eastAsia="zh-CN"/>
              </w:rPr>
              <w:t>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BADE0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B5AA87">
            <w:pPr>
              <w:bidi w:val="0"/>
              <w:rPr>
                <w:rFonts w:hint="default"/>
              </w:rPr>
            </w:pPr>
            <w:r>
              <w:rPr>
                <w:rFonts w:hint="default"/>
                <w:lang w:val="en-US" w:eastAsia="zh-CN"/>
              </w:rPr>
              <w:t>收益</w:t>
            </w:r>
          </w:p>
        </w:tc>
      </w:tr>
      <w:tr w14:paraId="29600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F98D45">
            <w:pPr>
              <w:bidi w:val="0"/>
              <w:rPr>
                <w:rFonts w:hint="default"/>
              </w:rPr>
            </w:pPr>
            <w:r>
              <w:rPr>
                <w:rFonts w:hint="default"/>
                <w:lang w:val="en-US" w:eastAsia="zh-CN"/>
              </w:rPr>
              <w:t>fee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6B300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B02DA9">
            <w:pPr>
              <w:bidi w:val="0"/>
              <w:rPr>
                <w:rFonts w:hint="default"/>
              </w:rPr>
            </w:pPr>
            <w:r>
              <w:rPr>
                <w:rFonts w:hint="default"/>
                <w:lang w:val="en-US" w:eastAsia="zh-CN"/>
              </w:rPr>
              <w:t>手续费</w:t>
            </w:r>
            <w:r>
              <w:rPr>
                <w:rFonts w:hint="default"/>
                <w:lang w:val="en-US" w:eastAsia="zh-CN"/>
              </w:rPr>
              <w:br w:type="textWrapping"/>
            </w:r>
            <w:r>
              <w:rPr>
                <w:rFonts w:hint="default"/>
                <w:lang w:val="en-US" w:eastAsia="zh-CN"/>
              </w:rPr>
              <w:t>正数代表平台返佣 ，负数代表平台扣除</w:t>
            </w:r>
            <w:r>
              <w:rPr>
                <w:rFonts w:hint="default"/>
                <w:lang w:val="en-US" w:eastAsia="zh-CN"/>
              </w:rPr>
              <w:br w:type="textWrapping"/>
            </w:r>
            <w:r>
              <w:rPr>
                <w:rFonts w:hint="default"/>
                <w:lang w:val="en-US" w:eastAsia="zh-CN"/>
              </w:rPr>
              <w:fldChar w:fldCharType="begin"/>
            </w:r>
            <w:r>
              <w:rPr>
                <w:rFonts w:hint="default"/>
                <w:lang w:val="en-US" w:eastAsia="zh-CN"/>
              </w:rPr>
              <w:instrText xml:space="preserve"> HYPERLINK "https://www.okx.com/cn/fees"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手续费规则</w:t>
            </w:r>
            <w:r>
              <w:rPr>
                <w:rFonts w:hint="default"/>
                <w:lang w:val="en-US" w:eastAsia="zh-CN"/>
              </w:rPr>
              <w:fldChar w:fldCharType="end"/>
            </w:r>
          </w:p>
        </w:tc>
      </w:tr>
      <w:tr w14:paraId="340B4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4B964B">
            <w:pPr>
              <w:bidi w:val="0"/>
              <w:rPr>
                <w:rFonts w:hint="default"/>
              </w:rPr>
            </w:pPr>
            <w:r>
              <w:rPr>
                <w:rFonts w:hint="default"/>
                <w:lang w:val="en-US" w:eastAsia="zh-CN"/>
              </w:rPr>
              <w:t>earnAmt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60CE9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1D7993">
            <w:pPr>
              <w:bidi w:val="0"/>
              <w:rPr>
                <w:rFonts w:hint="default"/>
              </w:rPr>
            </w:pPr>
            <w:r>
              <w:rPr>
                <w:rFonts w:hint="default"/>
                <w:lang w:val="en-US" w:eastAsia="zh-CN"/>
              </w:rPr>
              <w:t>自动赚币数量</w:t>
            </w:r>
            <w:r>
              <w:rPr>
                <w:rFonts w:hint="default"/>
                <w:lang w:val="en-US" w:eastAsia="zh-CN"/>
              </w:rPr>
              <w:br w:type="textWrapping"/>
            </w:r>
            <w:r>
              <w:rPr>
                <w:rFonts w:hint="default"/>
                <w:lang w:val="en-US" w:eastAsia="zh-CN"/>
              </w:rPr>
              <w:t>仅适用于type 381</w:t>
            </w:r>
          </w:p>
        </w:tc>
      </w:tr>
      <w:tr w14:paraId="15B05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66619AB">
            <w:pPr>
              <w:bidi w:val="0"/>
              <w:rPr>
                <w:rFonts w:hint="default"/>
              </w:rPr>
            </w:pPr>
            <w:r>
              <w:rPr>
                <w:rFonts w:hint="default"/>
                <w:lang w:val="en-US" w:eastAsia="zh-CN"/>
              </w:rPr>
              <w:t>earnApr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C64FC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3F0083">
            <w:pPr>
              <w:bidi w:val="0"/>
              <w:rPr>
                <w:rFonts w:hint="default"/>
              </w:rPr>
            </w:pPr>
            <w:r>
              <w:rPr>
                <w:rFonts w:hint="default"/>
                <w:lang w:val="en-US" w:eastAsia="zh-CN"/>
              </w:rPr>
              <w:t>自动赚币实际年利率</w:t>
            </w:r>
            <w:r>
              <w:rPr>
                <w:rFonts w:hint="default"/>
                <w:lang w:val="en-US" w:eastAsia="zh-CN"/>
              </w:rPr>
              <w:br w:type="textWrapping"/>
            </w:r>
            <w:r>
              <w:rPr>
                <w:rFonts w:hint="default"/>
                <w:lang w:val="en-US" w:eastAsia="zh-CN"/>
              </w:rPr>
              <w:t>仅适用于type 381</w:t>
            </w:r>
          </w:p>
        </w:tc>
      </w:tr>
      <w:tr w14:paraId="65876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8EBC09">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11D7A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804C19">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isolated：逐仓</w:t>
            </w:r>
            <w:r>
              <w:rPr>
                <w:rFonts w:hint="default"/>
                <w:lang w:val="en-US" w:eastAsia="zh-CN"/>
              </w:rPr>
              <w:br w:type="textWrapping"/>
            </w:r>
            <w:r>
              <w:rPr>
                <w:rFonts w:hint="default"/>
                <w:lang w:val="en-US" w:eastAsia="zh-CN"/>
              </w:rPr>
              <w:t>cross：全仓</w:t>
            </w:r>
            <w:r>
              <w:rPr>
                <w:rFonts w:hint="default"/>
                <w:lang w:val="en-US" w:eastAsia="zh-CN"/>
              </w:rPr>
              <w:br w:type="textWrapping"/>
            </w:r>
            <w:r>
              <w:rPr>
                <w:rFonts w:hint="default"/>
                <w:lang w:val="en-US" w:eastAsia="zh-CN"/>
              </w:rPr>
              <w:t>cash：非保证金</w:t>
            </w:r>
            <w:r>
              <w:rPr>
                <w:rFonts w:hint="default"/>
                <w:lang w:val="en-US" w:eastAsia="zh-CN"/>
              </w:rPr>
              <w:br w:type="textWrapping"/>
            </w:r>
            <w:r>
              <w:rPr>
                <w:rFonts w:hint="default"/>
                <w:lang w:val="en-US" w:eastAsia="zh-CN"/>
              </w:rPr>
              <w:t>如果账单不是由交易产生的，该字段返回 ""</w:t>
            </w:r>
          </w:p>
        </w:tc>
      </w:tr>
      <w:tr w14:paraId="2E40A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BECB1F7">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0CD36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3149DF">
            <w:pPr>
              <w:bidi w:val="0"/>
              <w:rPr>
                <w:rFonts w:hint="default"/>
              </w:rPr>
            </w:pPr>
            <w:r>
              <w:rPr>
                <w:rFonts w:hint="default"/>
                <w:lang w:val="en-US" w:eastAsia="zh-CN"/>
              </w:rPr>
              <w:t>产品ID，如 BTC-USDT</w:t>
            </w:r>
          </w:p>
        </w:tc>
      </w:tr>
      <w:tr w14:paraId="213E3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EA319B">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13EFF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04AD45">
            <w:pPr>
              <w:bidi w:val="0"/>
              <w:rPr>
                <w:rFonts w:hint="default"/>
              </w:rPr>
            </w:pPr>
            <w:r>
              <w:rPr>
                <w:rFonts w:hint="default"/>
                <w:lang w:val="en-US" w:eastAsia="zh-CN"/>
              </w:rPr>
              <w:t>订单ID</w:t>
            </w:r>
            <w:r>
              <w:rPr>
                <w:rFonts w:hint="default"/>
                <w:lang w:val="en-US" w:eastAsia="zh-CN"/>
              </w:rPr>
              <w:br w:type="textWrapping"/>
            </w:r>
            <w:r>
              <w:rPr>
                <w:rFonts w:hint="default"/>
                <w:lang w:val="en-US" w:eastAsia="zh-CN"/>
              </w:rPr>
              <w:t>当type为2/5/9时，返回相应订单id</w:t>
            </w:r>
            <w:r>
              <w:rPr>
                <w:rFonts w:hint="default"/>
                <w:lang w:val="en-US" w:eastAsia="zh-CN"/>
              </w:rPr>
              <w:br w:type="textWrapping"/>
            </w:r>
            <w:r>
              <w:rPr>
                <w:rFonts w:hint="default"/>
                <w:lang w:val="en-US" w:eastAsia="zh-CN"/>
              </w:rPr>
              <w:t>无订单时，该字段返回 ""</w:t>
            </w:r>
          </w:p>
        </w:tc>
      </w:tr>
      <w:tr w14:paraId="77DAE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7DBC1D">
            <w:pPr>
              <w:bidi w:val="0"/>
              <w:rPr>
                <w:rFonts w:hint="default"/>
              </w:rPr>
            </w:pPr>
            <w:r>
              <w:rPr>
                <w:rFonts w:hint="default"/>
                <w:lang w:val="en-US" w:eastAsia="zh-CN"/>
              </w:rPr>
              <w:t>execType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8F653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0DEB4E">
            <w:pPr>
              <w:bidi w:val="0"/>
              <w:rPr>
                <w:rFonts w:hint="default"/>
              </w:rPr>
            </w:pPr>
            <w:r>
              <w:rPr>
                <w:rFonts w:hint="default"/>
                <w:lang w:val="en-US" w:eastAsia="zh-CN"/>
              </w:rPr>
              <w:t>流动性方向</w:t>
            </w:r>
            <w:r>
              <w:rPr>
                <w:rFonts w:hint="default"/>
                <w:lang w:val="en-US" w:eastAsia="zh-CN"/>
              </w:rPr>
              <w:br w:type="textWrapping"/>
            </w:r>
            <w:r>
              <w:rPr>
                <w:rFonts w:hint="default"/>
                <w:lang w:val="en-US" w:eastAsia="zh-CN"/>
              </w:rPr>
              <w:t>T：taker</w:t>
            </w:r>
            <w:r>
              <w:rPr>
                <w:rFonts w:hint="default"/>
                <w:lang w:val="en-US" w:eastAsia="zh-CN"/>
              </w:rPr>
              <w:br w:type="textWrapping"/>
            </w:r>
            <w:r>
              <w:rPr>
                <w:rFonts w:hint="default"/>
                <w:lang w:val="en-US" w:eastAsia="zh-CN"/>
              </w:rPr>
              <w:t>M：maker</w:t>
            </w:r>
          </w:p>
        </w:tc>
      </w:tr>
      <w:tr w14:paraId="34DAE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C420CD">
            <w:pPr>
              <w:bidi w:val="0"/>
              <w:rPr>
                <w:rFonts w:hint="default"/>
              </w:rPr>
            </w:pPr>
            <w:r>
              <w:rPr>
                <w:rFonts w:hint="default"/>
                <w:lang w:val="en-US" w:eastAsia="zh-CN"/>
              </w:rPr>
              <w:t>from</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B2F7E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C1116A">
            <w:pPr>
              <w:bidi w:val="0"/>
              <w:rPr>
                <w:rFonts w:hint="default"/>
              </w:rPr>
            </w:pPr>
            <w:r>
              <w:rPr>
                <w:rFonts w:hint="default"/>
                <w:lang w:val="en-US" w:eastAsia="zh-CN"/>
              </w:rPr>
              <w:t>转出账户</w:t>
            </w:r>
            <w:r>
              <w:rPr>
                <w:rFonts w:hint="default"/>
                <w:lang w:val="en-US" w:eastAsia="zh-CN"/>
              </w:rPr>
              <w:br w:type="textWrapping"/>
            </w:r>
            <w:r>
              <w:rPr>
                <w:rFonts w:hint="default"/>
                <w:lang w:val="en-US" w:eastAsia="zh-CN"/>
              </w:rPr>
              <w:t>6：资金账户</w:t>
            </w:r>
            <w:r>
              <w:rPr>
                <w:rFonts w:hint="default"/>
                <w:lang w:val="en-US" w:eastAsia="zh-CN"/>
              </w:rPr>
              <w:br w:type="textWrapping"/>
            </w:r>
            <w:r>
              <w:rPr>
                <w:rFonts w:hint="default"/>
                <w:lang w:val="en-US" w:eastAsia="zh-CN"/>
              </w:rPr>
              <w:t>18：交易账户</w:t>
            </w:r>
            <w:r>
              <w:rPr>
                <w:rFonts w:hint="default"/>
                <w:lang w:val="en-US" w:eastAsia="zh-CN"/>
              </w:rPr>
              <w:br w:type="textWrapping"/>
            </w:r>
            <w:r>
              <w:rPr>
                <w:rFonts w:hint="default"/>
                <w:lang w:val="en-US" w:eastAsia="zh-CN"/>
              </w:rPr>
              <w:t>仅适用于资金划转，不是资金划转时，返回 ""</w:t>
            </w:r>
          </w:p>
        </w:tc>
      </w:tr>
      <w:tr w14:paraId="04767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68202C">
            <w:pPr>
              <w:bidi w:val="0"/>
              <w:rPr>
                <w:rFonts w:hint="default"/>
              </w:rPr>
            </w:pPr>
            <w:r>
              <w:rPr>
                <w:rFonts w:hint="default"/>
                <w:lang w:val="en-US" w:eastAsia="zh-CN"/>
              </w:rPr>
              <w:t>to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74CB7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3A73CA">
            <w:pPr>
              <w:bidi w:val="0"/>
              <w:rPr>
                <w:rFonts w:hint="default"/>
              </w:rPr>
            </w:pPr>
            <w:r>
              <w:rPr>
                <w:rFonts w:hint="default"/>
                <w:lang w:val="en-US" w:eastAsia="zh-CN"/>
              </w:rPr>
              <w:t>转入账户</w:t>
            </w:r>
            <w:r>
              <w:rPr>
                <w:rFonts w:hint="default"/>
                <w:lang w:val="en-US" w:eastAsia="zh-CN"/>
              </w:rPr>
              <w:br w:type="textWrapping"/>
            </w:r>
            <w:r>
              <w:rPr>
                <w:rFonts w:hint="default"/>
                <w:lang w:val="en-US" w:eastAsia="zh-CN"/>
              </w:rPr>
              <w:t>6：资金账户</w:t>
            </w:r>
            <w:r>
              <w:rPr>
                <w:rFonts w:hint="default"/>
                <w:lang w:val="en-US" w:eastAsia="zh-CN"/>
              </w:rPr>
              <w:br w:type="textWrapping"/>
            </w:r>
            <w:r>
              <w:rPr>
                <w:rFonts w:hint="default"/>
                <w:lang w:val="en-US" w:eastAsia="zh-CN"/>
              </w:rPr>
              <w:t>18：交易账户</w:t>
            </w:r>
            <w:r>
              <w:rPr>
                <w:rFonts w:hint="default"/>
                <w:lang w:val="en-US" w:eastAsia="zh-CN"/>
              </w:rPr>
              <w:br w:type="textWrapping"/>
            </w:r>
            <w:r>
              <w:rPr>
                <w:rFonts w:hint="default"/>
                <w:lang w:val="en-US" w:eastAsia="zh-CN"/>
              </w:rPr>
              <w:t>仅适用于资金划转，不是资金划转时，返回 ""</w:t>
            </w:r>
          </w:p>
        </w:tc>
      </w:tr>
      <w:tr w14:paraId="75074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5B8700">
            <w:pPr>
              <w:bidi w:val="0"/>
              <w:rPr>
                <w:rFonts w:hint="default"/>
              </w:rPr>
            </w:pPr>
            <w:r>
              <w:rPr>
                <w:rFonts w:hint="default"/>
                <w:lang w:val="en-US" w:eastAsia="zh-CN"/>
              </w:rPr>
              <w:t>notes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D8E2F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6F6B3B">
            <w:pPr>
              <w:bidi w:val="0"/>
              <w:rPr>
                <w:rFonts w:hint="default"/>
              </w:rPr>
            </w:pPr>
            <w:r>
              <w:rPr>
                <w:rFonts w:hint="default"/>
                <w:lang w:val="en-US" w:eastAsia="zh-CN"/>
              </w:rPr>
              <w:t>备注</w:t>
            </w:r>
          </w:p>
        </w:tc>
      </w:tr>
      <w:tr w14:paraId="4CA92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E6E92B">
            <w:pPr>
              <w:bidi w:val="0"/>
              <w:rPr>
                <w:rFonts w:hint="default"/>
              </w:rPr>
            </w:pPr>
            <w:r>
              <w:rPr>
                <w:rFonts w:hint="default"/>
                <w:lang w:val="en-US" w:eastAsia="zh-CN"/>
              </w:rPr>
              <w:t>interest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DC58A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84D192">
            <w:pPr>
              <w:bidi w:val="0"/>
              <w:rPr>
                <w:rFonts w:hint="default"/>
              </w:rPr>
            </w:pPr>
            <w:r>
              <w:rPr>
                <w:rFonts w:hint="default"/>
                <w:lang w:val="en-US" w:eastAsia="zh-CN"/>
              </w:rPr>
              <w:t>利息</w:t>
            </w:r>
          </w:p>
        </w:tc>
      </w:tr>
      <w:tr w14:paraId="273F1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38D5EB9">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18742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AF17F1">
            <w:pPr>
              <w:bidi w:val="0"/>
              <w:rPr>
                <w:rFonts w:hint="default"/>
              </w:rPr>
            </w:pPr>
            <w:r>
              <w:rPr>
                <w:rFonts w:hint="default"/>
                <w:lang w:val="en-US" w:eastAsia="zh-CN"/>
              </w:rPr>
              <w:t>订单标签</w:t>
            </w:r>
          </w:p>
        </w:tc>
      </w:tr>
      <w:tr w14:paraId="5D17C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CBFEB1">
            <w:pPr>
              <w:bidi w:val="0"/>
              <w:rPr>
                <w:rFonts w:hint="default"/>
              </w:rPr>
            </w:pPr>
            <w:r>
              <w:rPr>
                <w:rFonts w:hint="default"/>
                <w:lang w:val="en-US" w:eastAsia="zh-CN"/>
              </w:rPr>
              <w:t>fillTime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82B68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75DE2D">
            <w:pPr>
              <w:bidi w:val="0"/>
              <w:rPr>
                <w:rFonts w:hint="default"/>
              </w:rPr>
            </w:pPr>
            <w:r>
              <w:rPr>
                <w:rFonts w:hint="default"/>
                <w:lang w:val="en-US" w:eastAsia="zh-CN"/>
              </w:rPr>
              <w:t>最新成交时间</w:t>
            </w:r>
          </w:p>
        </w:tc>
      </w:tr>
      <w:tr w14:paraId="11E5E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009AB8">
            <w:pPr>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995E1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2D2249">
            <w:pPr>
              <w:bidi w:val="0"/>
              <w:rPr>
                <w:rFonts w:hint="default"/>
              </w:rPr>
            </w:pPr>
            <w:r>
              <w:rPr>
                <w:rFonts w:hint="default"/>
                <w:lang w:val="en-US" w:eastAsia="zh-CN"/>
              </w:rPr>
              <w:t>最新成交ID</w:t>
            </w:r>
          </w:p>
        </w:tc>
      </w:tr>
      <w:tr w14:paraId="2E84D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54A6E8">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76093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20C081">
            <w:pPr>
              <w:bidi w:val="0"/>
              <w:rPr>
                <w:rFonts w:hint="default"/>
              </w:rPr>
            </w:pPr>
            <w:r>
              <w:rPr>
                <w:rFonts w:hint="default"/>
                <w:lang w:val="en-US" w:eastAsia="zh-CN"/>
              </w:rPr>
              <w:t>客户自定义订单ID</w:t>
            </w:r>
          </w:p>
        </w:tc>
      </w:tr>
      <w:tr w14:paraId="2C65B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2177D4">
            <w:pPr>
              <w:bidi w:val="0"/>
              <w:rPr>
                <w:rFonts w:hint="default"/>
              </w:rPr>
            </w:pPr>
            <w:r>
              <w:rPr>
                <w:rFonts w:hint="default"/>
                <w:lang w:val="en-US" w:eastAsia="zh-CN"/>
              </w:rPr>
              <w:t>fillIdxPx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B7F71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C81770">
            <w:pPr>
              <w:bidi w:val="0"/>
              <w:rPr>
                <w:rFonts w:hint="default"/>
              </w:rPr>
            </w:pPr>
            <w:r>
              <w:rPr>
                <w:rFonts w:hint="default"/>
                <w:lang w:val="en-US" w:eastAsia="zh-CN"/>
              </w:rPr>
              <w:t>交易执行时的指数价格</w:t>
            </w:r>
            <w:r>
              <w:rPr>
                <w:rFonts w:hint="default"/>
                <w:lang w:val="en-US" w:eastAsia="zh-CN"/>
              </w:rPr>
              <w:br w:type="textWrapping"/>
            </w:r>
            <w:r>
              <w:rPr>
                <w:rFonts w:hint="default"/>
                <w:lang w:val="en-US" w:eastAsia="zh-CN"/>
              </w:rPr>
              <w:t>对于交叉现货币对，返回 baseCcy-USDT 的指数价格。 例 LTC-ETH，该字段返回 LTC-USDT 的指数价格。</w:t>
            </w:r>
          </w:p>
        </w:tc>
      </w:tr>
      <w:tr w14:paraId="0B7A8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D59C0D">
            <w:pPr>
              <w:bidi w:val="0"/>
              <w:rPr>
                <w:rFonts w:hint="default"/>
              </w:rPr>
            </w:pPr>
            <w:r>
              <w:rPr>
                <w:rFonts w:hint="default"/>
                <w:lang w:val="en-US" w:eastAsia="zh-CN"/>
              </w:rPr>
              <w:t>fillMarkPx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71D3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A3D604">
            <w:pPr>
              <w:bidi w:val="0"/>
              <w:rPr>
                <w:rFonts w:hint="default"/>
              </w:rPr>
            </w:pPr>
            <w:r>
              <w:rPr>
                <w:rFonts w:hint="default"/>
                <w:lang w:val="en-US" w:eastAsia="zh-CN"/>
              </w:rPr>
              <w:t>成交时的标记价格，仅适用于 交割/永续/期权</w:t>
            </w:r>
          </w:p>
        </w:tc>
      </w:tr>
      <w:tr w14:paraId="55B03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CB4BE1">
            <w:pPr>
              <w:bidi w:val="0"/>
              <w:rPr>
                <w:rFonts w:hint="default"/>
              </w:rPr>
            </w:pPr>
            <w:r>
              <w:rPr>
                <w:rFonts w:hint="default"/>
                <w:lang w:val="en-US" w:eastAsia="zh-CN"/>
              </w:rPr>
              <w:t>fillPxVol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4E893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0E5083">
            <w:pPr>
              <w:bidi w:val="0"/>
              <w:rPr>
                <w:rFonts w:hint="default"/>
              </w:rPr>
            </w:pPr>
            <w:r>
              <w:rPr>
                <w:rFonts w:hint="default"/>
                <w:lang w:val="en-US" w:eastAsia="zh-CN"/>
              </w:rPr>
              <w:t>成交时的隐含波动率，仅适用于 期权，其他业务线返回空字符串""</w:t>
            </w:r>
          </w:p>
        </w:tc>
      </w:tr>
      <w:tr w14:paraId="17755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37375C">
            <w:pPr>
              <w:bidi w:val="0"/>
              <w:rPr>
                <w:rFonts w:hint="default"/>
              </w:rPr>
            </w:pPr>
            <w:r>
              <w:rPr>
                <w:rFonts w:hint="default"/>
                <w:lang w:val="en-US" w:eastAsia="zh-CN"/>
              </w:rPr>
              <w:t>fillPxUsd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ECA5D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718E03">
            <w:pPr>
              <w:bidi w:val="0"/>
              <w:rPr>
                <w:rFonts w:hint="default"/>
              </w:rPr>
            </w:pPr>
            <w:r>
              <w:rPr>
                <w:rFonts w:hint="default"/>
                <w:lang w:val="en-US" w:eastAsia="zh-CN"/>
              </w:rPr>
              <w:t>成交时的期权价格，以USD为单位，仅适用于 期权，其他业务线返回空字符串""</w:t>
            </w:r>
          </w:p>
        </w:tc>
      </w:tr>
      <w:tr w14:paraId="2F0D6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AB70CD">
            <w:pPr>
              <w:bidi w:val="0"/>
              <w:rPr>
                <w:rFonts w:hint="default"/>
              </w:rPr>
            </w:pPr>
            <w:r>
              <w:rPr>
                <w:rFonts w:hint="default"/>
                <w:lang w:val="en-US" w:eastAsia="zh-CN"/>
              </w:rPr>
              <w:t>fillMarkVol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6BEB6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8A5E14">
            <w:pPr>
              <w:bidi w:val="0"/>
              <w:rPr>
                <w:rFonts w:hint="default"/>
              </w:rPr>
            </w:pPr>
            <w:r>
              <w:rPr>
                <w:rFonts w:hint="default"/>
                <w:lang w:val="en-US" w:eastAsia="zh-CN"/>
              </w:rPr>
              <w:t>成交时的标记波动率，仅适用于 期权，其他业务线返回空字符串""</w:t>
            </w:r>
          </w:p>
        </w:tc>
      </w:tr>
      <w:tr w14:paraId="0BDD8A2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6EDA10">
            <w:pPr>
              <w:bidi w:val="0"/>
              <w:rPr>
                <w:rFonts w:hint="default"/>
              </w:rPr>
            </w:pPr>
            <w:r>
              <w:rPr>
                <w:rFonts w:hint="default"/>
                <w:lang w:val="en-US" w:eastAsia="zh-CN"/>
              </w:rPr>
              <w:t>fillFwdPx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ECD99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9798E6">
            <w:pPr>
              <w:bidi w:val="0"/>
              <w:rPr>
                <w:rFonts w:hint="default"/>
              </w:rPr>
            </w:pPr>
            <w:r>
              <w:rPr>
                <w:rFonts w:hint="default"/>
                <w:lang w:val="en-US" w:eastAsia="zh-CN"/>
              </w:rPr>
              <w:t>成交时的远期价格，仅适用于 期权，其他业务线返回空字符串""</w:t>
            </w:r>
          </w:p>
        </w:tc>
      </w:tr>
    </w:tbl>
    <w:p w14:paraId="282FFC7C">
      <w:pPr>
        <w:bidi w:val="0"/>
      </w:pPr>
      <w:r>
        <w:rPr>
          <w:lang w:val="en-US" w:eastAsia="zh-CN"/>
        </w:rPr>
        <w:t> 资金费支出(subType = 173)</w:t>
      </w:r>
      <w:r>
        <w:rPr>
          <w:lang w:val="en-US" w:eastAsia="zh-CN"/>
        </w:rPr>
        <w:br w:type="textWrapping"/>
      </w:r>
      <w:r>
        <w:rPr>
          <w:lang w:val="en-US" w:eastAsia="zh-CN"/>
        </w:rPr>
        <w:t>可以用"pnl"查询资金费的支出总额</w:t>
      </w:r>
    </w:p>
    <w:p w14:paraId="0A0DD984">
      <w:pPr>
        <w:bidi w:val="0"/>
        <w:rPr>
          <w:rFonts w:hint="default"/>
        </w:rPr>
      </w:pPr>
      <w:r>
        <w:rPr>
          <w:rFonts w:hint="default"/>
        </w:rPr>
        <w:t>申请账单流水（自 2021 年）</w:t>
      </w:r>
    </w:p>
    <w:p w14:paraId="2642151C">
      <w:pPr>
        <w:bidi w:val="0"/>
        <w:rPr>
          <w:rFonts w:hint="default"/>
        </w:rPr>
      </w:pPr>
      <w:r>
        <w:rPr>
          <w:rFonts w:hint="default"/>
        </w:rPr>
        <w:t>申请自 2021 年 2 月 1 日以来的账单数据，不包括当前季度。</w:t>
      </w:r>
    </w:p>
    <w:p w14:paraId="47D74356">
      <w:pPr>
        <w:bidi w:val="0"/>
        <w:rPr>
          <w:rFonts w:hint="default"/>
        </w:rPr>
      </w:pPr>
      <w:r>
        <w:rPr>
          <w:rFonts w:hint="default"/>
        </w:rPr>
        <w:t>限速：12 次/天</w:t>
      </w:r>
    </w:p>
    <w:p w14:paraId="0480AC18">
      <w:pPr>
        <w:bidi w:val="0"/>
        <w:rPr>
          <w:rFonts w:hint="default"/>
        </w:rPr>
      </w:pPr>
      <w:r>
        <w:rPr>
          <w:rFonts w:hint="default"/>
        </w:rPr>
        <w:t>限速规则：User ID</w:t>
      </w:r>
    </w:p>
    <w:p w14:paraId="06C3C108">
      <w:pPr>
        <w:bidi w:val="0"/>
        <w:rPr>
          <w:rFonts w:hint="default"/>
        </w:rPr>
      </w:pPr>
      <w:r>
        <w:rPr>
          <w:rFonts w:hint="default"/>
        </w:rPr>
        <w:t>权限：读取</w:t>
      </w:r>
    </w:p>
    <w:p w14:paraId="6E2B0A89">
      <w:pPr>
        <w:bidi w:val="0"/>
        <w:rPr>
          <w:rFonts w:hint="default"/>
        </w:rPr>
      </w:pPr>
      <w:r>
        <w:rPr>
          <w:rFonts w:hint="default"/>
        </w:rPr>
        <w:t>HTTP 请求</w:t>
      </w:r>
    </w:p>
    <w:p w14:paraId="5016C274">
      <w:pPr>
        <w:bidi w:val="0"/>
        <w:rPr>
          <w:rFonts w:hint="default"/>
        </w:rPr>
      </w:pPr>
      <w:r>
        <w:rPr>
          <w:rFonts w:hint="default"/>
        </w:rPr>
        <w:t>POST /api/v5/account/bills-history-archive</w:t>
      </w:r>
    </w:p>
    <w:p w14:paraId="5910F8F3">
      <w:pPr>
        <w:bidi w:val="0"/>
      </w:pPr>
      <w:r>
        <w:rPr>
          <w:rFonts w:hint="default"/>
        </w:rPr>
        <w:t>请求示例</w:t>
      </w:r>
    </w:p>
    <w:p w14:paraId="54A79216">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81"/>
        <w:gridCol w:w="738"/>
        <w:gridCol w:w="958"/>
        <w:gridCol w:w="5969"/>
      </w:tblGrid>
      <w:tr w14:paraId="6409FAD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F0C001D">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FFD733C">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5808A51">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C8F0961">
            <w:pPr>
              <w:bidi w:val="0"/>
              <w:rPr>
                <w:rFonts w:hint="default"/>
              </w:rPr>
            </w:pPr>
            <w:r>
              <w:rPr>
                <w:rFonts w:hint="default"/>
                <w:lang w:val="en-US" w:eastAsia="zh-CN"/>
              </w:rPr>
              <w:t>描述</w:t>
            </w:r>
          </w:p>
        </w:tc>
      </w:tr>
      <w:tr w14:paraId="1A2FA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FE1A05">
            <w:pPr>
              <w:bidi w:val="0"/>
              <w:rPr>
                <w:rFonts w:hint="default"/>
              </w:rPr>
            </w:pPr>
            <w:r>
              <w:rPr>
                <w:rFonts w:hint="default"/>
                <w:lang w:val="en-US" w:eastAsia="zh-CN"/>
              </w:rPr>
              <w:t>year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E9EFB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1A195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59E632">
            <w:pPr>
              <w:bidi w:val="0"/>
              <w:rPr>
                <w:rFonts w:hint="default"/>
              </w:rPr>
            </w:pPr>
            <w:r>
              <w:rPr>
                <w:rFonts w:hint="default"/>
                <w:lang w:val="en-US" w:eastAsia="zh-CN"/>
              </w:rPr>
              <w:t>4位数字的年份，如 2023</w:t>
            </w:r>
          </w:p>
        </w:tc>
      </w:tr>
      <w:tr w14:paraId="7EC3A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B88974">
            <w:pPr>
              <w:bidi w:val="0"/>
              <w:rPr>
                <w:rFonts w:hint="default"/>
              </w:rPr>
            </w:pPr>
            <w:r>
              <w:rPr>
                <w:rFonts w:hint="default"/>
                <w:lang w:val="en-US" w:eastAsia="zh-CN"/>
              </w:rPr>
              <w:t>quarter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2B713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BBEE9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F7A013">
            <w:pPr>
              <w:bidi w:val="0"/>
              <w:rPr>
                <w:rFonts w:hint="default"/>
              </w:rPr>
            </w:pPr>
            <w:r>
              <w:rPr>
                <w:rFonts w:hint="default"/>
                <w:lang w:val="en-US" w:eastAsia="zh-CN"/>
              </w:rPr>
              <w:t>季度，有效值 Q1 Q2 Q3 Q4</w:t>
            </w:r>
          </w:p>
        </w:tc>
      </w:tr>
      <w:tr w14:paraId="67D4FD9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96251D6">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FD772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69F23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A6EEB4">
            <w:pPr>
              <w:bidi w:val="0"/>
              <w:rPr>
                <w:rFonts w:hint="default"/>
              </w:rPr>
            </w:pPr>
            <w:r>
              <w:rPr>
                <w:rFonts w:hint="default"/>
                <w:lang w:val="en-US" w:eastAsia="zh-CN"/>
              </w:rPr>
              <w:t>账单类型，支持多个，用英文逗号分隔，如 1,2,3；不填则返回所有类型。</w:t>
            </w:r>
            <w:r>
              <w:rPr>
                <w:rFonts w:hint="default"/>
                <w:lang w:val="en-US" w:eastAsia="zh-CN"/>
              </w:rPr>
              <w:br w:type="textWrapping"/>
            </w:r>
            <w:r>
              <w:rPr>
                <w:rFonts w:hint="default"/>
                <w:lang w:val="en-US" w:eastAsia="zh-CN"/>
              </w:rPr>
              <w:t>枚举值请通过 </w:t>
            </w:r>
            <w:r>
              <w:rPr>
                <w:rFonts w:hint="default"/>
                <w:lang w:val="en-US" w:eastAsia="zh-CN"/>
              </w:rPr>
              <w:fldChar w:fldCharType="begin"/>
            </w:r>
            <w:r>
              <w:rPr>
                <w:rFonts w:hint="default"/>
                <w:lang w:val="en-US" w:eastAsia="zh-CN"/>
              </w:rPr>
              <w:instrText xml:space="preserve"> HYPERLINK "https://www.okx.com/docs-v5/zh/" \l "trading-account-rest-api-get-bill-types"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获取账单类型</w:t>
            </w:r>
            <w:r>
              <w:rPr>
                <w:rFonts w:hint="default"/>
                <w:lang w:val="en-US" w:eastAsia="zh-CN"/>
              </w:rPr>
              <w:fldChar w:fldCharType="end"/>
            </w:r>
            <w:r>
              <w:rPr>
                <w:rFonts w:hint="default"/>
                <w:lang w:val="en-US" w:eastAsia="zh-CN"/>
              </w:rPr>
              <w:t> 接口查询。</w:t>
            </w:r>
          </w:p>
        </w:tc>
      </w:tr>
    </w:tbl>
    <w:p w14:paraId="419E77CC">
      <w:pPr>
        <w:bidi w:val="0"/>
      </w:pPr>
      <w:r>
        <w:rPr>
          <w:rFonts w:hint="default"/>
        </w:rPr>
        <w:t>返回结果</w:t>
      </w:r>
    </w:p>
    <w:p w14:paraId="783BB394">
      <w:pPr>
        <w:bidi w:val="0"/>
        <w:rPr>
          <w:rFonts w:hint="default"/>
        </w:rPr>
      </w:pPr>
      <w:r>
        <w:rPr>
          <w:rFonts w:hint="default"/>
        </w:rPr>
        <w:t>{</w:t>
      </w:r>
    </w:p>
    <w:p w14:paraId="4ADDCBB2">
      <w:pPr>
        <w:bidi w:val="0"/>
        <w:rPr>
          <w:rFonts w:hint="default"/>
        </w:rPr>
      </w:pPr>
      <w:r>
        <w:rPr>
          <w:rFonts w:hint="default"/>
        </w:rPr>
        <w:t xml:space="preserve">    "code": "0",</w:t>
      </w:r>
    </w:p>
    <w:p w14:paraId="475A0E09">
      <w:pPr>
        <w:bidi w:val="0"/>
        <w:rPr>
          <w:rFonts w:hint="default"/>
        </w:rPr>
      </w:pPr>
      <w:r>
        <w:rPr>
          <w:rFonts w:hint="default"/>
        </w:rPr>
        <w:t xml:space="preserve">    "data": [</w:t>
      </w:r>
    </w:p>
    <w:p w14:paraId="118AAD60">
      <w:pPr>
        <w:bidi w:val="0"/>
        <w:rPr>
          <w:rFonts w:hint="default"/>
        </w:rPr>
      </w:pPr>
      <w:r>
        <w:rPr>
          <w:rFonts w:hint="default"/>
        </w:rPr>
        <w:t xml:space="preserve">        {</w:t>
      </w:r>
    </w:p>
    <w:p w14:paraId="67770541">
      <w:pPr>
        <w:bidi w:val="0"/>
        <w:rPr>
          <w:rFonts w:hint="default"/>
        </w:rPr>
      </w:pPr>
      <w:r>
        <w:rPr>
          <w:rFonts w:hint="default"/>
        </w:rPr>
        <w:t xml:space="preserve">            "result": "true",</w:t>
      </w:r>
    </w:p>
    <w:p w14:paraId="4C9537FC">
      <w:pPr>
        <w:bidi w:val="0"/>
        <w:rPr>
          <w:rFonts w:hint="default"/>
        </w:rPr>
      </w:pPr>
      <w:r>
        <w:rPr>
          <w:rFonts w:hint="default"/>
        </w:rPr>
        <w:t xml:space="preserve">            "ts": "1646892328000"</w:t>
      </w:r>
    </w:p>
    <w:p w14:paraId="174BF8F2">
      <w:pPr>
        <w:bidi w:val="0"/>
        <w:rPr>
          <w:rFonts w:hint="default"/>
        </w:rPr>
      </w:pPr>
      <w:r>
        <w:rPr>
          <w:rFonts w:hint="default"/>
        </w:rPr>
        <w:t xml:space="preserve">        }</w:t>
      </w:r>
    </w:p>
    <w:p w14:paraId="1B4FD377">
      <w:pPr>
        <w:bidi w:val="0"/>
        <w:rPr>
          <w:rFonts w:hint="default"/>
        </w:rPr>
      </w:pPr>
      <w:r>
        <w:rPr>
          <w:rFonts w:hint="default"/>
        </w:rPr>
        <w:t xml:space="preserve">    ],</w:t>
      </w:r>
    </w:p>
    <w:p w14:paraId="359AC90E">
      <w:pPr>
        <w:bidi w:val="0"/>
        <w:rPr>
          <w:rFonts w:hint="default"/>
        </w:rPr>
      </w:pPr>
      <w:r>
        <w:rPr>
          <w:rFonts w:hint="default"/>
        </w:rPr>
        <w:t xml:space="preserve">    "msg": ""}</w:t>
      </w:r>
    </w:p>
    <w:p w14:paraId="3D85E768">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64"/>
        <w:gridCol w:w="738"/>
        <w:gridCol w:w="6944"/>
      </w:tblGrid>
      <w:tr w14:paraId="18529E5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0E5E28E">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DE38B30">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B751C83">
            <w:pPr>
              <w:bidi w:val="0"/>
              <w:rPr>
                <w:rFonts w:hint="default"/>
              </w:rPr>
            </w:pPr>
            <w:r>
              <w:rPr>
                <w:rFonts w:hint="default"/>
                <w:lang w:val="en-US" w:eastAsia="zh-CN"/>
              </w:rPr>
              <w:t>描述</w:t>
            </w:r>
          </w:p>
        </w:tc>
      </w:tr>
      <w:tr w14:paraId="53AB4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0E03F26">
            <w:pPr>
              <w:bidi w:val="0"/>
              <w:rPr>
                <w:rFonts w:hint="default"/>
              </w:rPr>
            </w:pPr>
            <w:r>
              <w:rPr>
                <w:rFonts w:hint="default"/>
                <w:lang w:val="en-US" w:eastAsia="zh-CN"/>
              </w:rPr>
              <w:t>result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958FB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40A027">
            <w:pPr>
              <w:bidi w:val="0"/>
              <w:rPr>
                <w:rFonts w:hint="default"/>
              </w:rPr>
            </w:pPr>
            <w:r>
              <w:rPr>
                <w:rFonts w:hint="default"/>
                <w:lang w:val="en-US" w:eastAsia="zh-CN"/>
              </w:rPr>
              <w:t>是否已经存在该区间的下载链接</w:t>
            </w:r>
            <w:r>
              <w:rPr>
                <w:rFonts w:hint="default"/>
                <w:lang w:val="en-US" w:eastAsia="zh-CN"/>
              </w:rPr>
              <w:br w:type="textWrapping"/>
            </w:r>
            <w:r>
              <w:rPr>
                <w:rFonts w:hint="default"/>
                <w:lang w:val="en-US" w:eastAsia="zh-CN"/>
              </w:rPr>
              <w:t>true：已存在，可以通过"获取账单流水（自 2021 年）"接口获取</w:t>
            </w:r>
            <w:r>
              <w:rPr>
                <w:rFonts w:hint="default"/>
                <w:lang w:val="en-US" w:eastAsia="zh-CN"/>
              </w:rPr>
              <w:br w:type="textWrapping"/>
            </w:r>
            <w:r>
              <w:rPr>
                <w:rFonts w:hint="default"/>
                <w:lang w:val="en-US" w:eastAsia="zh-CN"/>
              </w:rPr>
              <w:t>false：不存在，正在生成，请 2 个小时后查看下载链接</w:t>
            </w:r>
          </w:p>
        </w:tc>
      </w:tr>
      <w:tr w14:paraId="46C9F38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597517">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043A8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2D049C">
            <w:pPr>
              <w:bidi w:val="0"/>
              <w:rPr>
                <w:rFonts w:hint="default"/>
              </w:rPr>
            </w:pPr>
            <w:r>
              <w:rPr>
                <w:rFonts w:hint="default"/>
                <w:lang w:val="en-US" w:eastAsia="zh-CN"/>
              </w:rPr>
              <w:t>服务端首次收到请求的时间，Unix时间戳的毫秒数格式，如 1597026383085</w:t>
            </w:r>
          </w:p>
        </w:tc>
      </w:tr>
    </w:tbl>
    <w:p w14:paraId="6D61EF05">
      <w:pPr>
        <w:bidi w:val="0"/>
      </w:pPr>
      <w:r>
        <w:rPr>
          <w:lang w:val="en-US" w:eastAsia="zh-CN"/>
        </w:rPr>
        <w:t> 规则说明，仅适用于 2024 年 10 月 11 日之后新生成的文件： 1. 以查询 2024 年第 3 季度的数据为例，实际查询的起止日期范围是 [2024-07-01, 2024-10-01)，包含开始日期，不包含结束日期。</w:t>
      </w:r>
      <w:r>
        <w:rPr>
          <w:lang w:val="en-US" w:eastAsia="zh-CN"/>
        </w:rPr>
        <w:br w:type="textWrapping"/>
      </w:r>
      <w:r>
        <w:rPr>
          <w:lang w:val="en-US" w:eastAsia="zh-CN"/>
        </w:rPr>
        <w:t>2. 文件中的数据以 `billId` 倒序排列 平台需求量较多的情况下，生成数据所需要的时间会有所延长，如果超过 3 小时，请联系客服进行反馈。 仅适用于来自统一账户的数据</w:t>
      </w:r>
    </w:p>
    <w:p w14:paraId="26E5D1B6">
      <w:pPr>
        <w:bidi w:val="0"/>
        <w:rPr>
          <w:rFonts w:hint="default"/>
        </w:rPr>
      </w:pPr>
      <w:r>
        <w:rPr>
          <w:rFonts w:hint="default"/>
        </w:rPr>
        <w:t>获取账单流水（自 2021 年）</w:t>
      </w:r>
    </w:p>
    <w:p w14:paraId="3322B98A">
      <w:pPr>
        <w:bidi w:val="0"/>
        <w:rPr>
          <w:rFonts w:hint="default"/>
        </w:rPr>
      </w:pPr>
      <w:r>
        <w:rPr>
          <w:rFonts w:hint="default"/>
        </w:rPr>
        <w:t>获取自 2021 年 2 月 1 日以来的账单数据</w:t>
      </w:r>
    </w:p>
    <w:p w14:paraId="1B007CDD">
      <w:pPr>
        <w:bidi w:val="0"/>
        <w:rPr>
          <w:rFonts w:hint="default"/>
        </w:rPr>
      </w:pPr>
      <w:r>
        <w:rPr>
          <w:rFonts w:hint="default"/>
        </w:rPr>
        <w:t>限速：10 次/2s</w:t>
      </w:r>
    </w:p>
    <w:p w14:paraId="736308C8">
      <w:pPr>
        <w:bidi w:val="0"/>
        <w:rPr>
          <w:rFonts w:hint="default"/>
        </w:rPr>
      </w:pPr>
      <w:r>
        <w:rPr>
          <w:rFonts w:hint="default"/>
        </w:rPr>
        <w:t>限速规则：User ID</w:t>
      </w:r>
    </w:p>
    <w:p w14:paraId="2ED4FE28">
      <w:pPr>
        <w:bidi w:val="0"/>
        <w:rPr>
          <w:rFonts w:hint="default"/>
        </w:rPr>
      </w:pPr>
      <w:r>
        <w:rPr>
          <w:rFonts w:hint="default"/>
        </w:rPr>
        <w:t>权限：读取</w:t>
      </w:r>
    </w:p>
    <w:p w14:paraId="2DB36B63">
      <w:pPr>
        <w:bidi w:val="0"/>
        <w:rPr>
          <w:rFonts w:hint="default"/>
        </w:rPr>
      </w:pPr>
      <w:r>
        <w:rPr>
          <w:rFonts w:hint="default"/>
        </w:rPr>
        <w:t>HTTP 请求</w:t>
      </w:r>
    </w:p>
    <w:p w14:paraId="6BD6D407">
      <w:pPr>
        <w:bidi w:val="0"/>
        <w:rPr>
          <w:rFonts w:hint="default"/>
        </w:rPr>
      </w:pPr>
      <w:r>
        <w:rPr>
          <w:rFonts w:hint="default"/>
        </w:rPr>
        <w:t>GET /api/v5/account/bills-history-archive</w:t>
      </w:r>
    </w:p>
    <w:p w14:paraId="5C9D9427">
      <w:pPr>
        <w:bidi w:val="0"/>
      </w:pPr>
      <w:r>
        <w:rPr>
          <w:rFonts w:hint="default"/>
        </w:rPr>
        <w:t>请求示例</w:t>
      </w:r>
    </w:p>
    <w:p w14:paraId="18709CFE">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81"/>
        <w:gridCol w:w="738"/>
        <w:gridCol w:w="958"/>
        <w:gridCol w:w="5969"/>
      </w:tblGrid>
      <w:tr w14:paraId="43D40EB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CD5C582">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32CE38D">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B659BA3">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859D207">
            <w:pPr>
              <w:bidi w:val="0"/>
              <w:rPr>
                <w:rFonts w:hint="default"/>
              </w:rPr>
            </w:pPr>
            <w:r>
              <w:rPr>
                <w:rFonts w:hint="default"/>
                <w:lang w:val="en-US" w:eastAsia="zh-CN"/>
              </w:rPr>
              <w:t>描述</w:t>
            </w:r>
          </w:p>
        </w:tc>
      </w:tr>
      <w:tr w14:paraId="2BA94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7BEEC6">
            <w:pPr>
              <w:bidi w:val="0"/>
              <w:rPr>
                <w:rFonts w:hint="default"/>
              </w:rPr>
            </w:pPr>
            <w:r>
              <w:rPr>
                <w:rFonts w:hint="default"/>
                <w:lang w:val="en-US" w:eastAsia="zh-CN"/>
              </w:rPr>
              <w:t>year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9A0C2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8289A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34A539">
            <w:pPr>
              <w:bidi w:val="0"/>
              <w:rPr>
                <w:rFonts w:hint="default"/>
              </w:rPr>
            </w:pPr>
            <w:r>
              <w:rPr>
                <w:rFonts w:hint="default"/>
                <w:lang w:val="en-US" w:eastAsia="zh-CN"/>
              </w:rPr>
              <w:t>4位数字的年份，如 2023</w:t>
            </w:r>
          </w:p>
        </w:tc>
      </w:tr>
      <w:tr w14:paraId="20181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090263">
            <w:pPr>
              <w:bidi w:val="0"/>
              <w:rPr>
                <w:rFonts w:hint="default"/>
              </w:rPr>
            </w:pPr>
            <w:r>
              <w:rPr>
                <w:rFonts w:hint="default"/>
                <w:lang w:val="en-US" w:eastAsia="zh-CN"/>
              </w:rPr>
              <w:t>quarter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6646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C8369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8E0398">
            <w:pPr>
              <w:bidi w:val="0"/>
              <w:rPr>
                <w:rFonts w:hint="default"/>
              </w:rPr>
            </w:pPr>
            <w:r>
              <w:rPr>
                <w:rFonts w:hint="default"/>
                <w:lang w:val="en-US" w:eastAsia="zh-CN"/>
              </w:rPr>
              <w:t>季度，有效值 Q1 Q2 Q3 Q4</w:t>
            </w:r>
          </w:p>
        </w:tc>
      </w:tr>
      <w:tr w14:paraId="10A9417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A34893">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6A3EC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03E2D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D2D2BE">
            <w:pPr>
              <w:bidi w:val="0"/>
              <w:rPr>
                <w:rFonts w:hint="default"/>
              </w:rPr>
            </w:pPr>
            <w:r>
              <w:rPr>
                <w:rFonts w:hint="default"/>
                <w:lang w:val="en-US" w:eastAsia="zh-CN"/>
              </w:rPr>
              <w:t>账单类型，支持多个，用英文逗号分隔，如 1,2,3；不填则返回所有类型。</w:t>
            </w:r>
            <w:r>
              <w:rPr>
                <w:rFonts w:hint="default"/>
                <w:lang w:val="en-US" w:eastAsia="zh-CN"/>
              </w:rPr>
              <w:br w:type="textWrapping"/>
            </w:r>
            <w:r>
              <w:rPr>
                <w:rFonts w:hint="default"/>
                <w:lang w:val="en-US" w:eastAsia="zh-CN"/>
              </w:rPr>
              <w:t>枚举值请通过 </w:t>
            </w:r>
            <w:r>
              <w:rPr>
                <w:rFonts w:hint="default"/>
                <w:lang w:val="en-US" w:eastAsia="zh-CN"/>
              </w:rPr>
              <w:fldChar w:fldCharType="begin"/>
            </w:r>
            <w:r>
              <w:rPr>
                <w:rFonts w:hint="default"/>
                <w:lang w:val="en-US" w:eastAsia="zh-CN"/>
              </w:rPr>
              <w:instrText xml:space="preserve"> HYPERLINK "https://www.okx.com/docs-v5/zh/" \l "trading-account-rest-api-get-bill-types"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获取账单类型</w:t>
            </w:r>
            <w:r>
              <w:rPr>
                <w:rFonts w:hint="default"/>
                <w:lang w:val="en-US" w:eastAsia="zh-CN"/>
              </w:rPr>
              <w:fldChar w:fldCharType="end"/>
            </w:r>
            <w:r>
              <w:rPr>
                <w:rFonts w:hint="default"/>
                <w:lang w:val="en-US" w:eastAsia="zh-CN"/>
              </w:rPr>
              <w:t> 接口查询。</w:t>
            </w:r>
          </w:p>
        </w:tc>
      </w:tr>
    </w:tbl>
    <w:p w14:paraId="71EB7A49">
      <w:pPr>
        <w:bidi w:val="0"/>
      </w:pPr>
      <w:r>
        <w:rPr>
          <w:rFonts w:hint="default"/>
        </w:rPr>
        <w:t>返回结果</w:t>
      </w:r>
    </w:p>
    <w:p w14:paraId="12194A3E">
      <w:pPr>
        <w:bidi w:val="0"/>
        <w:rPr>
          <w:rFonts w:hint="default"/>
        </w:rPr>
      </w:pPr>
      <w:r>
        <w:rPr>
          <w:rFonts w:hint="default"/>
        </w:rPr>
        <w:t>{</w:t>
      </w:r>
    </w:p>
    <w:p w14:paraId="0AD4979E">
      <w:pPr>
        <w:bidi w:val="0"/>
        <w:rPr>
          <w:rFonts w:hint="default"/>
        </w:rPr>
      </w:pPr>
      <w:r>
        <w:rPr>
          <w:rFonts w:hint="default"/>
        </w:rPr>
        <w:t xml:space="preserve">    "code": "0",</w:t>
      </w:r>
    </w:p>
    <w:p w14:paraId="3DEF91E6">
      <w:pPr>
        <w:bidi w:val="0"/>
        <w:rPr>
          <w:rFonts w:hint="default"/>
        </w:rPr>
      </w:pPr>
      <w:r>
        <w:rPr>
          <w:rFonts w:hint="default"/>
        </w:rPr>
        <w:t xml:space="preserve">    "data": [</w:t>
      </w:r>
    </w:p>
    <w:p w14:paraId="68AAADD8">
      <w:pPr>
        <w:bidi w:val="0"/>
        <w:rPr>
          <w:rFonts w:hint="default"/>
        </w:rPr>
      </w:pPr>
      <w:r>
        <w:rPr>
          <w:rFonts w:hint="default"/>
        </w:rPr>
        <w:t xml:space="preserve">        {</w:t>
      </w:r>
    </w:p>
    <w:p w14:paraId="16C602E6">
      <w:pPr>
        <w:bidi w:val="0"/>
        <w:rPr>
          <w:rFonts w:hint="default"/>
        </w:rPr>
      </w:pPr>
      <w:r>
        <w:rPr>
          <w:rFonts w:hint="default"/>
        </w:rPr>
        <w:t xml:space="preserve">            "fileHref": "http://xxx",</w:t>
      </w:r>
    </w:p>
    <w:p w14:paraId="62A84AE3">
      <w:pPr>
        <w:bidi w:val="0"/>
        <w:rPr>
          <w:rFonts w:hint="default"/>
        </w:rPr>
      </w:pPr>
      <w:r>
        <w:rPr>
          <w:rFonts w:hint="default"/>
        </w:rPr>
        <w:t xml:space="preserve">            "state": "finished",</w:t>
      </w:r>
    </w:p>
    <w:p w14:paraId="7D2506AC">
      <w:pPr>
        <w:bidi w:val="0"/>
        <w:rPr>
          <w:rFonts w:hint="default"/>
        </w:rPr>
      </w:pPr>
      <w:r>
        <w:rPr>
          <w:rFonts w:hint="default"/>
        </w:rPr>
        <w:t xml:space="preserve">            "ts": "1646892328000"</w:t>
      </w:r>
    </w:p>
    <w:p w14:paraId="7635181D">
      <w:pPr>
        <w:bidi w:val="0"/>
        <w:rPr>
          <w:rFonts w:hint="default"/>
        </w:rPr>
      </w:pPr>
      <w:r>
        <w:rPr>
          <w:rFonts w:hint="default"/>
        </w:rPr>
        <w:t xml:space="preserve">        }</w:t>
      </w:r>
    </w:p>
    <w:p w14:paraId="70DB3BF2">
      <w:pPr>
        <w:bidi w:val="0"/>
        <w:rPr>
          <w:rFonts w:hint="default"/>
        </w:rPr>
      </w:pPr>
      <w:r>
        <w:rPr>
          <w:rFonts w:hint="default"/>
        </w:rPr>
        <w:t xml:space="preserve">    ],</w:t>
      </w:r>
    </w:p>
    <w:p w14:paraId="37456183">
      <w:pPr>
        <w:bidi w:val="0"/>
        <w:rPr>
          <w:rFonts w:hint="default"/>
        </w:rPr>
      </w:pPr>
      <w:r>
        <w:rPr>
          <w:rFonts w:hint="default"/>
        </w:rPr>
        <w:t xml:space="preserve">    "msg": ""}</w:t>
      </w:r>
    </w:p>
    <w:p w14:paraId="2862CF59">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3"/>
        <w:gridCol w:w="738"/>
        <w:gridCol w:w="6935"/>
      </w:tblGrid>
      <w:tr w14:paraId="4CAE555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AD11613">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6B1F46A">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EA78477">
            <w:pPr>
              <w:bidi w:val="0"/>
              <w:rPr>
                <w:rFonts w:hint="default"/>
              </w:rPr>
            </w:pPr>
            <w:r>
              <w:rPr>
                <w:rFonts w:hint="default"/>
                <w:lang w:val="en-US" w:eastAsia="zh-CN"/>
              </w:rPr>
              <w:t>描述</w:t>
            </w:r>
          </w:p>
        </w:tc>
      </w:tr>
      <w:tr w14:paraId="15BE4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C9F2FD">
            <w:pPr>
              <w:bidi w:val="0"/>
              <w:rPr>
                <w:rFonts w:hint="default"/>
              </w:rPr>
            </w:pPr>
            <w:r>
              <w:rPr>
                <w:rFonts w:hint="default"/>
                <w:lang w:val="en-US" w:eastAsia="zh-CN"/>
              </w:rPr>
              <w:t>fileHref</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904CA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DD0C9E">
            <w:pPr>
              <w:bidi w:val="0"/>
              <w:rPr>
                <w:rFonts w:hint="default"/>
              </w:rPr>
            </w:pPr>
            <w:r>
              <w:rPr>
                <w:rFonts w:hint="default"/>
                <w:lang w:val="en-US" w:eastAsia="zh-CN"/>
              </w:rPr>
              <w:t>文件链接。</w:t>
            </w:r>
            <w:r>
              <w:rPr>
                <w:rFonts w:hint="default"/>
                <w:lang w:val="en-US" w:eastAsia="zh-CN"/>
              </w:rPr>
              <w:br w:type="textWrapping"/>
            </w:r>
            <w:r>
              <w:rPr>
                <w:rFonts w:hint="default"/>
                <w:lang w:val="en-US" w:eastAsia="zh-CN"/>
              </w:rPr>
              <w:t>每个链接的有效期为 5 个半小时，如果已经申请过同一季度的数据，则30天内无需再次申请。</w:t>
            </w:r>
          </w:p>
        </w:tc>
      </w:tr>
      <w:tr w14:paraId="7BDB5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F3ED4A">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6A3DB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DB4D9D">
            <w:pPr>
              <w:bidi w:val="0"/>
              <w:rPr>
                <w:rFonts w:hint="default"/>
              </w:rPr>
            </w:pPr>
            <w:r>
              <w:rPr>
                <w:rFonts w:hint="default"/>
                <w:lang w:val="en-US" w:eastAsia="zh-CN"/>
              </w:rPr>
              <w:t>服务端首次收到请求的时间，Unix时间戳的毫秒数格式 ，如 1597026383085</w:t>
            </w:r>
          </w:p>
        </w:tc>
      </w:tr>
      <w:tr w14:paraId="54A30F0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6D8829">
            <w:pPr>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3FAB7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A87160">
            <w:pPr>
              <w:bidi w:val="0"/>
              <w:rPr>
                <w:rFonts w:hint="default"/>
              </w:rPr>
            </w:pPr>
            <w:r>
              <w:rPr>
                <w:rFonts w:hint="default"/>
                <w:lang w:val="en-US" w:eastAsia="zh-CN"/>
              </w:rPr>
              <w:t>下载链接状态</w:t>
            </w:r>
            <w:r>
              <w:rPr>
                <w:rFonts w:hint="default"/>
                <w:lang w:val="en-US" w:eastAsia="zh-CN"/>
              </w:rPr>
              <w:br w:type="textWrapping"/>
            </w:r>
            <w:r>
              <w:rPr>
                <w:rFonts w:hint="default"/>
                <w:lang w:val="en-US" w:eastAsia="zh-CN"/>
              </w:rPr>
              <w:t>finished：已生成</w:t>
            </w:r>
            <w:r>
              <w:rPr>
                <w:rFonts w:hint="default"/>
                <w:lang w:val="en-US" w:eastAsia="zh-CN"/>
              </w:rPr>
              <w:br w:type="textWrapping"/>
            </w:r>
            <w:r>
              <w:rPr>
                <w:rFonts w:hint="default"/>
                <w:lang w:val="en-US" w:eastAsia="zh-CN"/>
              </w:rPr>
              <w:t>ongoing：进行中</w:t>
            </w:r>
            <w:r>
              <w:rPr>
                <w:rFonts w:hint="default"/>
                <w:lang w:val="en-US" w:eastAsia="zh-CN"/>
              </w:rPr>
              <w:br w:type="textWrapping"/>
            </w:r>
            <w:r>
              <w:rPr>
                <w:rFonts w:hint="default"/>
                <w:lang w:val="en-US" w:eastAsia="zh-CN"/>
              </w:rPr>
              <w:t>failed：生成失败，请重新生成</w:t>
            </w:r>
          </w:p>
        </w:tc>
      </w:tr>
    </w:tbl>
    <w:p w14:paraId="6EC64E32">
      <w:pPr>
        <w:bidi w:val="0"/>
        <w:rPr>
          <w:rFonts w:hint="default"/>
        </w:rPr>
      </w:pPr>
      <w:r>
        <w:rPr>
          <w:rFonts w:hint="default"/>
        </w:rPr>
        <w:t>解压后CSV里的字段说明</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67"/>
        <w:gridCol w:w="738"/>
        <w:gridCol w:w="6641"/>
      </w:tblGrid>
      <w:tr w14:paraId="314B76A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5598C25">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AA2FE7B">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FDE008F">
            <w:pPr>
              <w:bidi w:val="0"/>
              <w:rPr>
                <w:rFonts w:hint="default"/>
              </w:rPr>
            </w:pPr>
            <w:r>
              <w:rPr>
                <w:rFonts w:hint="default"/>
                <w:lang w:val="en-US" w:eastAsia="zh-CN"/>
              </w:rPr>
              <w:t>描述</w:t>
            </w:r>
          </w:p>
        </w:tc>
      </w:tr>
      <w:tr w14:paraId="2514D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448F07">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CCC17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B38094">
            <w:pPr>
              <w:bidi w:val="0"/>
              <w:rPr>
                <w:rFonts w:hint="default"/>
              </w:rPr>
            </w:pPr>
            <w:r>
              <w:rPr>
                <w:rFonts w:hint="default"/>
                <w:lang w:val="en-US" w:eastAsia="zh-CN"/>
              </w:rPr>
              <w:t>产品类型</w:t>
            </w:r>
          </w:p>
        </w:tc>
      </w:tr>
      <w:tr w14:paraId="3B4B7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132158">
            <w:pPr>
              <w:bidi w:val="0"/>
              <w:rPr>
                <w:rFonts w:hint="default"/>
              </w:rPr>
            </w:pPr>
            <w:r>
              <w:rPr>
                <w:rFonts w:hint="default"/>
                <w:lang w:val="en-US" w:eastAsia="zh-CN"/>
              </w:rPr>
              <w:t>billId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0E2C1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2B3AA1">
            <w:pPr>
              <w:bidi w:val="0"/>
              <w:rPr>
                <w:rFonts w:hint="default"/>
              </w:rPr>
            </w:pPr>
            <w:r>
              <w:rPr>
                <w:rFonts w:hint="default"/>
                <w:lang w:val="en-US" w:eastAsia="zh-CN"/>
              </w:rPr>
              <w:t>账单ID</w:t>
            </w:r>
          </w:p>
        </w:tc>
      </w:tr>
      <w:tr w14:paraId="33AE8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261413">
            <w:pPr>
              <w:bidi w:val="0"/>
              <w:rPr>
                <w:rFonts w:hint="default"/>
              </w:rPr>
            </w:pPr>
            <w:r>
              <w:rPr>
                <w:rFonts w:hint="default"/>
                <w:lang w:val="en-US" w:eastAsia="zh-CN"/>
              </w:rPr>
              <w:t>subType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7CAF8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1B4030">
            <w:pPr>
              <w:bidi w:val="0"/>
              <w:rPr>
                <w:rFonts w:hint="default"/>
              </w:rPr>
            </w:pPr>
            <w:r>
              <w:rPr>
                <w:rFonts w:hint="default"/>
                <w:lang w:val="en-US" w:eastAsia="zh-CN"/>
              </w:rPr>
              <w:t>账单子类型</w:t>
            </w:r>
          </w:p>
        </w:tc>
      </w:tr>
      <w:tr w14:paraId="022A4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3265A1">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AA385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9ED9F5">
            <w:pPr>
              <w:bidi w:val="0"/>
              <w:rPr>
                <w:rFonts w:hint="default"/>
              </w:rPr>
            </w:pPr>
            <w:r>
              <w:rPr>
                <w:rFonts w:hint="default"/>
                <w:lang w:val="en-US" w:eastAsia="zh-CN"/>
              </w:rPr>
              <w:t>余额更新完成的时间，Unix时间戳的毫秒数格式，如 1597026383085</w:t>
            </w:r>
          </w:p>
        </w:tc>
      </w:tr>
      <w:tr w14:paraId="3F701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C17582">
            <w:pPr>
              <w:bidi w:val="0"/>
              <w:rPr>
                <w:rFonts w:hint="default"/>
              </w:rPr>
            </w:pPr>
            <w:r>
              <w:rPr>
                <w:rFonts w:hint="default"/>
                <w:lang w:val="en-US" w:eastAsia="zh-CN"/>
              </w:rPr>
              <w:t>balChg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DAE40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D41553">
            <w:pPr>
              <w:bidi w:val="0"/>
              <w:rPr>
                <w:rFonts w:hint="default"/>
              </w:rPr>
            </w:pPr>
            <w:r>
              <w:rPr>
                <w:rFonts w:hint="default"/>
                <w:lang w:val="en-US" w:eastAsia="zh-CN"/>
              </w:rPr>
              <w:t>账户层面的余额变动数量</w:t>
            </w:r>
          </w:p>
        </w:tc>
      </w:tr>
      <w:tr w14:paraId="0313A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363C95">
            <w:pPr>
              <w:bidi w:val="0"/>
              <w:rPr>
                <w:rFonts w:hint="default"/>
              </w:rPr>
            </w:pPr>
            <w:r>
              <w:rPr>
                <w:rFonts w:hint="default"/>
                <w:lang w:val="en-US" w:eastAsia="zh-CN"/>
              </w:rPr>
              <w:t>posBalChg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94885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80128F">
            <w:pPr>
              <w:bidi w:val="0"/>
              <w:rPr>
                <w:rFonts w:hint="default"/>
              </w:rPr>
            </w:pPr>
            <w:r>
              <w:rPr>
                <w:rFonts w:hint="default"/>
                <w:lang w:val="en-US" w:eastAsia="zh-CN"/>
              </w:rPr>
              <w:t>仓位层面的余额变动数量</w:t>
            </w:r>
          </w:p>
        </w:tc>
      </w:tr>
      <w:tr w14:paraId="08636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801FC9">
            <w:pPr>
              <w:bidi w:val="0"/>
              <w:rPr>
                <w:rFonts w:hint="default"/>
              </w:rPr>
            </w:pPr>
            <w:r>
              <w:rPr>
                <w:rFonts w:hint="default"/>
                <w:lang w:val="en-US" w:eastAsia="zh-CN"/>
              </w:rPr>
              <w:t>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50F35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4DF4F4">
            <w:pPr>
              <w:bidi w:val="0"/>
              <w:rPr>
                <w:rFonts w:hint="default"/>
              </w:rPr>
            </w:pPr>
            <w:r>
              <w:rPr>
                <w:rFonts w:hint="default"/>
                <w:lang w:val="en-US" w:eastAsia="zh-CN"/>
              </w:rPr>
              <w:t>账户层面的余额数量</w:t>
            </w:r>
          </w:p>
        </w:tc>
      </w:tr>
      <w:tr w14:paraId="1638A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346562">
            <w:pPr>
              <w:bidi w:val="0"/>
              <w:rPr>
                <w:rFonts w:hint="default"/>
              </w:rPr>
            </w:pPr>
            <w:r>
              <w:rPr>
                <w:rFonts w:hint="default"/>
                <w:lang w:val="en-US" w:eastAsia="zh-CN"/>
              </w:rPr>
              <w:t>posBal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1D8B4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D08FDD">
            <w:pPr>
              <w:bidi w:val="0"/>
              <w:rPr>
                <w:rFonts w:hint="default"/>
              </w:rPr>
            </w:pPr>
            <w:r>
              <w:rPr>
                <w:rFonts w:hint="default"/>
                <w:lang w:val="en-US" w:eastAsia="zh-CN"/>
              </w:rPr>
              <w:t>仓位层面的余额数量</w:t>
            </w:r>
          </w:p>
        </w:tc>
      </w:tr>
      <w:tr w14:paraId="32EB2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0577BF">
            <w:pPr>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25DE1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D42B8E">
            <w:pPr>
              <w:bidi w:val="0"/>
              <w:rPr>
                <w:rFonts w:hint="default"/>
              </w:rPr>
            </w:pPr>
            <w:r>
              <w:rPr>
                <w:rFonts w:hint="default"/>
                <w:lang w:val="en-US" w:eastAsia="zh-CN"/>
              </w:rPr>
              <w:t>数量</w:t>
            </w:r>
          </w:p>
        </w:tc>
      </w:tr>
      <w:tr w14:paraId="13585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02AF3F">
            <w:pPr>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AC110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B2CC76">
            <w:pPr>
              <w:bidi w:val="0"/>
              <w:rPr>
                <w:rFonts w:hint="default"/>
              </w:rPr>
            </w:pPr>
            <w:r>
              <w:rPr>
                <w:rFonts w:hint="default"/>
                <w:lang w:val="en-US" w:eastAsia="zh-CN"/>
              </w:rPr>
              <w:t>价格，与 subType 相关</w:t>
            </w:r>
          </w:p>
          <w:p w14:paraId="48CB84B8">
            <w:pPr>
              <w:bidi w:val="0"/>
            </w:pPr>
            <w:r>
              <w:rPr>
                <w:rFonts w:hint="default"/>
              </w:rPr>
              <w:t>·</w:t>
            </w:r>
            <w:r>
              <w:rPr>
                <w:rFonts w:hint="eastAsia"/>
              </w:rPr>
              <w:t xml:space="preserve">  </w:t>
            </w:r>
            <w:r>
              <w:rPr>
                <w:rFonts w:hint="default"/>
              </w:rPr>
              <w:t>为成交价格时有</w:t>
            </w:r>
          </w:p>
          <w:p w14:paraId="5D5F9706">
            <w:pPr>
              <w:bidi w:val="0"/>
            </w:pPr>
            <w:r>
              <w:rPr>
                <w:rFonts w:hint="default"/>
                <w:lang w:val="en-US" w:eastAsia="zh-CN"/>
              </w:rPr>
              <w:t>1：买入</w:t>
            </w:r>
            <w:r>
              <w:rPr>
                <w:rFonts w:hint="default"/>
                <w:lang w:val="en-US" w:eastAsia="zh-CN"/>
              </w:rPr>
              <w:br w:type="textWrapping"/>
            </w:r>
            <w:r>
              <w:rPr>
                <w:rFonts w:hint="default"/>
                <w:lang w:val="en-US" w:eastAsia="zh-CN"/>
              </w:rPr>
              <w:t>2：卖出</w:t>
            </w:r>
            <w:r>
              <w:rPr>
                <w:rFonts w:hint="default"/>
                <w:lang w:val="en-US" w:eastAsia="zh-CN"/>
              </w:rPr>
              <w:br w:type="textWrapping"/>
            </w:r>
            <w:r>
              <w:rPr>
                <w:rFonts w:hint="default"/>
                <w:lang w:val="en-US" w:eastAsia="zh-CN"/>
              </w:rPr>
              <w:t>3：开多</w:t>
            </w:r>
            <w:r>
              <w:rPr>
                <w:rFonts w:hint="default"/>
                <w:lang w:val="en-US" w:eastAsia="zh-CN"/>
              </w:rPr>
              <w:br w:type="textWrapping"/>
            </w:r>
            <w:r>
              <w:rPr>
                <w:rFonts w:hint="default"/>
                <w:lang w:val="en-US" w:eastAsia="zh-CN"/>
              </w:rPr>
              <w:t>4：开空</w:t>
            </w:r>
            <w:r>
              <w:rPr>
                <w:rFonts w:hint="default"/>
                <w:lang w:val="en-US" w:eastAsia="zh-CN"/>
              </w:rPr>
              <w:br w:type="textWrapping"/>
            </w:r>
            <w:r>
              <w:rPr>
                <w:rFonts w:hint="default"/>
                <w:lang w:val="en-US" w:eastAsia="zh-CN"/>
              </w:rPr>
              <w:t>5：平多</w:t>
            </w:r>
            <w:r>
              <w:rPr>
                <w:rFonts w:hint="default"/>
                <w:lang w:val="en-US" w:eastAsia="zh-CN"/>
              </w:rPr>
              <w:br w:type="textWrapping"/>
            </w:r>
            <w:r>
              <w:rPr>
                <w:rFonts w:hint="default"/>
                <w:lang w:val="en-US" w:eastAsia="zh-CN"/>
              </w:rPr>
              <w:t>6：平空</w:t>
            </w:r>
            <w:r>
              <w:rPr>
                <w:rFonts w:hint="default"/>
                <w:lang w:val="en-US" w:eastAsia="zh-CN"/>
              </w:rPr>
              <w:br w:type="textWrapping"/>
            </w:r>
            <w:r>
              <w:rPr>
                <w:rFonts w:hint="default"/>
                <w:lang w:val="en-US" w:eastAsia="zh-CN"/>
              </w:rPr>
              <w:t>204：大宗交易买</w:t>
            </w:r>
            <w:r>
              <w:rPr>
                <w:rFonts w:hint="default"/>
                <w:lang w:val="en-US" w:eastAsia="zh-CN"/>
              </w:rPr>
              <w:br w:type="textWrapping"/>
            </w:r>
            <w:r>
              <w:rPr>
                <w:rFonts w:hint="default"/>
                <w:lang w:val="en-US" w:eastAsia="zh-CN"/>
              </w:rPr>
              <w:t>205：大宗交易卖</w:t>
            </w:r>
            <w:r>
              <w:rPr>
                <w:rFonts w:hint="default"/>
                <w:lang w:val="en-US" w:eastAsia="zh-CN"/>
              </w:rPr>
              <w:br w:type="textWrapping"/>
            </w:r>
            <w:r>
              <w:rPr>
                <w:rFonts w:hint="default"/>
                <w:lang w:val="en-US" w:eastAsia="zh-CN"/>
              </w:rPr>
              <w:t>206：大宗交易开多</w:t>
            </w:r>
            <w:r>
              <w:rPr>
                <w:rFonts w:hint="default"/>
                <w:lang w:val="en-US" w:eastAsia="zh-CN"/>
              </w:rPr>
              <w:br w:type="textWrapping"/>
            </w:r>
            <w:r>
              <w:rPr>
                <w:rFonts w:hint="default"/>
                <w:lang w:val="en-US" w:eastAsia="zh-CN"/>
              </w:rPr>
              <w:t>207：大宗交易开空</w:t>
            </w:r>
            <w:r>
              <w:rPr>
                <w:rFonts w:hint="default"/>
                <w:lang w:val="en-US" w:eastAsia="zh-CN"/>
              </w:rPr>
              <w:br w:type="textWrapping"/>
            </w:r>
            <w:r>
              <w:rPr>
                <w:rFonts w:hint="default"/>
                <w:lang w:val="en-US" w:eastAsia="zh-CN"/>
              </w:rPr>
              <w:t>208：大宗交易平多</w:t>
            </w:r>
            <w:r>
              <w:rPr>
                <w:rFonts w:hint="default"/>
                <w:lang w:val="en-US" w:eastAsia="zh-CN"/>
              </w:rPr>
              <w:br w:type="textWrapping"/>
            </w:r>
            <w:r>
              <w:rPr>
                <w:rFonts w:hint="default"/>
                <w:lang w:val="en-US" w:eastAsia="zh-CN"/>
              </w:rPr>
              <w:t>209：大宗交易平空</w:t>
            </w:r>
            <w:r>
              <w:rPr>
                <w:rFonts w:hint="default"/>
                <w:lang w:val="en-US" w:eastAsia="zh-CN"/>
              </w:rPr>
              <w:br w:type="textWrapping"/>
            </w:r>
            <w:r>
              <w:rPr>
                <w:rFonts w:hint="default"/>
                <w:lang w:val="en-US" w:eastAsia="zh-CN"/>
              </w:rPr>
              <w:t>114：自动换币买入</w:t>
            </w:r>
            <w:r>
              <w:rPr>
                <w:rFonts w:hint="default"/>
                <w:lang w:val="en-US" w:eastAsia="zh-CN"/>
              </w:rPr>
              <w:br w:type="textWrapping"/>
            </w:r>
            <w:r>
              <w:rPr>
                <w:rFonts w:hint="default"/>
                <w:lang w:val="en-US" w:eastAsia="zh-CN"/>
              </w:rPr>
              <w:t>115：自动换币卖出</w:t>
            </w:r>
          </w:p>
          <w:p w14:paraId="4CF3D32B">
            <w:pPr>
              <w:bidi w:val="0"/>
            </w:pPr>
            <w:r>
              <w:rPr>
                <w:rFonts w:hint="default"/>
              </w:rPr>
              <w:t>·</w:t>
            </w:r>
            <w:r>
              <w:rPr>
                <w:rFonts w:hint="eastAsia"/>
              </w:rPr>
              <w:t xml:space="preserve">  </w:t>
            </w:r>
            <w:r>
              <w:rPr>
                <w:rFonts w:hint="default"/>
              </w:rPr>
              <w:t>为强平价格时有</w:t>
            </w:r>
          </w:p>
          <w:p w14:paraId="05360CDE">
            <w:pPr>
              <w:bidi w:val="0"/>
            </w:pPr>
            <w:r>
              <w:rPr>
                <w:rFonts w:hint="default"/>
                <w:lang w:val="en-US" w:eastAsia="zh-CN"/>
              </w:rPr>
              <w:t>100：强减平多 101：强减平空 102：强减买入 103：强减卖出 104：强平平多 105：强平平空 106：强平买入 107：强平卖出 16：强制还币 17：强制借币还息 110：强平换币转入 111：强平换币转出</w:t>
            </w:r>
          </w:p>
          <w:p w14:paraId="5A6D837D">
            <w:pPr>
              <w:bidi w:val="0"/>
            </w:pPr>
            <w:r>
              <w:rPr>
                <w:rFonts w:hint="default"/>
              </w:rPr>
              <w:t>·</w:t>
            </w:r>
            <w:r>
              <w:rPr>
                <w:rFonts w:hint="eastAsia"/>
              </w:rPr>
              <w:t xml:space="preserve">  </w:t>
            </w:r>
            <w:r>
              <w:rPr>
                <w:rFonts w:hint="default"/>
              </w:rPr>
              <w:t>为交割价格时有</w:t>
            </w:r>
          </w:p>
          <w:p w14:paraId="6722C5AD">
            <w:pPr>
              <w:bidi w:val="0"/>
            </w:pPr>
            <w:r>
              <w:rPr>
                <w:rFonts w:hint="default"/>
                <w:lang w:val="en-US" w:eastAsia="zh-CN"/>
              </w:rPr>
              <w:t>112：交割平多 113：交割平空</w:t>
            </w:r>
          </w:p>
          <w:p w14:paraId="223FD0E2">
            <w:pPr>
              <w:bidi w:val="0"/>
            </w:pPr>
            <w:r>
              <w:rPr>
                <w:rFonts w:hint="default"/>
              </w:rPr>
              <w:t>·</w:t>
            </w:r>
            <w:r>
              <w:rPr>
                <w:rFonts w:hint="eastAsia"/>
              </w:rPr>
              <w:t xml:space="preserve">  </w:t>
            </w:r>
            <w:r>
              <w:rPr>
                <w:rFonts w:hint="default"/>
              </w:rPr>
              <w:t>为行权价格时有</w:t>
            </w:r>
          </w:p>
          <w:p w14:paraId="632FE90F">
            <w:pPr>
              <w:bidi w:val="0"/>
            </w:pPr>
            <w:r>
              <w:rPr>
                <w:rFonts w:hint="default"/>
                <w:lang w:val="en-US" w:eastAsia="zh-CN"/>
              </w:rPr>
              <w:t>170：到期行权 171：到期被行权 172：到期作废</w:t>
            </w:r>
          </w:p>
          <w:p w14:paraId="1867C495">
            <w:pPr>
              <w:bidi w:val="0"/>
            </w:pPr>
            <w:r>
              <w:rPr>
                <w:rFonts w:hint="default"/>
              </w:rPr>
              <w:t>·</w:t>
            </w:r>
            <w:r>
              <w:rPr>
                <w:rFonts w:hint="eastAsia"/>
              </w:rPr>
              <w:t xml:space="preserve">  </w:t>
            </w:r>
            <w:r>
              <w:rPr>
                <w:rFonts w:hint="default"/>
              </w:rPr>
              <w:t>为标记价格时有</w:t>
            </w:r>
          </w:p>
          <w:p w14:paraId="7CC7E849">
            <w:pPr>
              <w:bidi w:val="0"/>
            </w:pPr>
            <w:r>
              <w:rPr>
                <w:rFonts w:hint="default"/>
                <w:lang w:val="en-US" w:eastAsia="zh-CN"/>
              </w:rPr>
              <w:t>173：资金费支出 174：资金费收入</w:t>
            </w:r>
          </w:p>
        </w:tc>
      </w:tr>
      <w:tr w14:paraId="4FDA2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2E2AA2">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CE725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7DC831">
            <w:pPr>
              <w:bidi w:val="0"/>
              <w:rPr>
                <w:rFonts w:hint="default"/>
              </w:rPr>
            </w:pPr>
            <w:r>
              <w:rPr>
                <w:rFonts w:hint="default"/>
                <w:lang w:val="en-US" w:eastAsia="zh-CN"/>
              </w:rPr>
              <w:t>账户余额币种</w:t>
            </w:r>
          </w:p>
        </w:tc>
      </w:tr>
      <w:tr w14:paraId="28C54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C5DABA">
            <w:pPr>
              <w:bidi w:val="0"/>
              <w:rPr>
                <w:rFonts w:hint="default"/>
              </w:rPr>
            </w:pPr>
            <w:r>
              <w:rPr>
                <w:rFonts w:hint="default"/>
                <w:lang w:val="en-US" w:eastAsia="zh-CN"/>
              </w:rPr>
              <w:t>pnl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E3F6B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CA8557">
            <w:pPr>
              <w:bidi w:val="0"/>
              <w:rPr>
                <w:rFonts w:hint="default"/>
              </w:rPr>
            </w:pPr>
            <w:r>
              <w:rPr>
                <w:rFonts w:hint="default"/>
                <w:lang w:val="en-US" w:eastAsia="zh-CN"/>
              </w:rPr>
              <w:t>收益</w:t>
            </w:r>
          </w:p>
        </w:tc>
      </w:tr>
      <w:tr w14:paraId="39CD2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433D83">
            <w:pPr>
              <w:bidi w:val="0"/>
              <w:rPr>
                <w:rFonts w:hint="default"/>
              </w:rPr>
            </w:pPr>
            <w:r>
              <w:rPr>
                <w:rFonts w:hint="default"/>
                <w:lang w:val="en-US" w:eastAsia="zh-CN"/>
              </w:rPr>
              <w:t>fee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A90BF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B379EC">
            <w:pPr>
              <w:bidi w:val="0"/>
              <w:rPr>
                <w:rFonts w:hint="default"/>
              </w:rPr>
            </w:pPr>
            <w:r>
              <w:rPr>
                <w:rFonts w:hint="default"/>
                <w:lang w:val="en-US" w:eastAsia="zh-CN"/>
              </w:rPr>
              <w:t>手续费</w:t>
            </w:r>
            <w:r>
              <w:rPr>
                <w:rFonts w:hint="default"/>
                <w:lang w:val="en-US" w:eastAsia="zh-CN"/>
              </w:rPr>
              <w:br w:type="textWrapping"/>
            </w:r>
            <w:r>
              <w:rPr>
                <w:rFonts w:hint="default"/>
                <w:lang w:val="en-US" w:eastAsia="zh-CN"/>
              </w:rPr>
              <w:t>正数代表平台返佣 ，负数代表平台扣除</w:t>
            </w:r>
            <w:r>
              <w:rPr>
                <w:rFonts w:hint="default"/>
                <w:lang w:val="en-US" w:eastAsia="zh-CN"/>
              </w:rPr>
              <w:br w:type="textWrapping"/>
            </w:r>
            <w:r>
              <w:rPr>
                <w:rFonts w:hint="default"/>
                <w:lang w:val="en-US" w:eastAsia="zh-CN"/>
              </w:rPr>
              <w:fldChar w:fldCharType="begin"/>
            </w:r>
            <w:r>
              <w:rPr>
                <w:rFonts w:hint="default"/>
                <w:lang w:val="en-US" w:eastAsia="zh-CN"/>
              </w:rPr>
              <w:instrText xml:space="preserve"> HYPERLINK "https://www.okx.com/cn/fees"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手续费规则</w:t>
            </w:r>
            <w:r>
              <w:rPr>
                <w:rFonts w:hint="default"/>
                <w:lang w:val="en-US" w:eastAsia="zh-CN"/>
              </w:rPr>
              <w:fldChar w:fldCharType="end"/>
            </w:r>
          </w:p>
        </w:tc>
      </w:tr>
      <w:tr w14:paraId="632DF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B5C1C5">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C186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41D86D">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isolated：逐仓</w:t>
            </w:r>
            <w:r>
              <w:rPr>
                <w:rFonts w:hint="default"/>
                <w:lang w:val="en-US" w:eastAsia="zh-CN"/>
              </w:rPr>
              <w:br w:type="textWrapping"/>
            </w:r>
            <w:r>
              <w:rPr>
                <w:rFonts w:hint="default"/>
                <w:lang w:val="en-US" w:eastAsia="zh-CN"/>
              </w:rPr>
              <w:t>cross：全仓</w:t>
            </w:r>
            <w:r>
              <w:rPr>
                <w:rFonts w:hint="default"/>
                <w:lang w:val="en-US" w:eastAsia="zh-CN"/>
              </w:rPr>
              <w:br w:type="textWrapping"/>
            </w:r>
            <w:r>
              <w:rPr>
                <w:rFonts w:hint="default"/>
                <w:lang w:val="en-US" w:eastAsia="zh-CN"/>
              </w:rPr>
              <w:t>cash：非保证金</w:t>
            </w:r>
            <w:r>
              <w:rPr>
                <w:rFonts w:hint="default"/>
                <w:lang w:val="en-US" w:eastAsia="zh-CN"/>
              </w:rPr>
              <w:br w:type="textWrapping"/>
            </w:r>
            <w:r>
              <w:rPr>
                <w:rFonts w:hint="default"/>
                <w:lang w:val="en-US" w:eastAsia="zh-CN"/>
              </w:rPr>
              <w:t>如果账单不是由交易产生的，该字段返回 ""</w:t>
            </w:r>
          </w:p>
        </w:tc>
      </w:tr>
      <w:tr w14:paraId="3F4D9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3F6F94">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01A69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1C33C2">
            <w:pPr>
              <w:bidi w:val="0"/>
              <w:rPr>
                <w:rFonts w:hint="default"/>
              </w:rPr>
            </w:pPr>
            <w:r>
              <w:rPr>
                <w:rFonts w:hint="default"/>
                <w:lang w:val="en-US" w:eastAsia="zh-CN"/>
              </w:rPr>
              <w:t>产品ID，如 BTC-USDT</w:t>
            </w:r>
          </w:p>
        </w:tc>
      </w:tr>
      <w:tr w14:paraId="2DEAB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1AFEE5">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BB8D3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809D40">
            <w:pPr>
              <w:bidi w:val="0"/>
              <w:rPr>
                <w:rFonts w:hint="default"/>
              </w:rPr>
            </w:pPr>
            <w:r>
              <w:rPr>
                <w:rFonts w:hint="default"/>
                <w:lang w:val="en-US" w:eastAsia="zh-CN"/>
              </w:rPr>
              <w:t>订单ID</w:t>
            </w:r>
            <w:r>
              <w:rPr>
                <w:rFonts w:hint="default"/>
                <w:lang w:val="en-US" w:eastAsia="zh-CN"/>
              </w:rPr>
              <w:br w:type="textWrapping"/>
            </w:r>
            <w:r>
              <w:rPr>
                <w:rFonts w:hint="default"/>
                <w:lang w:val="en-US" w:eastAsia="zh-CN"/>
              </w:rPr>
              <w:t>无订单时，该字段返回 ""</w:t>
            </w:r>
          </w:p>
        </w:tc>
      </w:tr>
      <w:tr w14:paraId="34FFD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C581A9">
            <w:pPr>
              <w:bidi w:val="0"/>
              <w:rPr>
                <w:rFonts w:hint="default"/>
              </w:rPr>
            </w:pPr>
            <w:r>
              <w:rPr>
                <w:rFonts w:hint="default"/>
                <w:lang w:val="en-US" w:eastAsia="zh-CN"/>
              </w:rPr>
              <w:t>execType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83447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892E37">
            <w:pPr>
              <w:bidi w:val="0"/>
              <w:rPr>
                <w:rFonts w:hint="default"/>
              </w:rPr>
            </w:pPr>
            <w:r>
              <w:rPr>
                <w:rFonts w:hint="default"/>
                <w:lang w:val="en-US" w:eastAsia="zh-CN"/>
              </w:rPr>
              <w:t>流动性方向</w:t>
            </w:r>
            <w:r>
              <w:rPr>
                <w:rFonts w:hint="default"/>
                <w:lang w:val="en-US" w:eastAsia="zh-CN"/>
              </w:rPr>
              <w:br w:type="textWrapping"/>
            </w:r>
            <w:r>
              <w:rPr>
                <w:rFonts w:hint="default"/>
                <w:lang w:val="en-US" w:eastAsia="zh-CN"/>
              </w:rPr>
              <w:t>T：taker</w:t>
            </w:r>
            <w:r>
              <w:rPr>
                <w:rFonts w:hint="default"/>
                <w:lang w:val="en-US" w:eastAsia="zh-CN"/>
              </w:rPr>
              <w:br w:type="textWrapping"/>
            </w:r>
            <w:r>
              <w:rPr>
                <w:rFonts w:hint="default"/>
                <w:lang w:val="en-US" w:eastAsia="zh-CN"/>
              </w:rPr>
              <w:t>M：maker</w:t>
            </w:r>
          </w:p>
        </w:tc>
      </w:tr>
      <w:tr w14:paraId="772E7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62A314">
            <w:pPr>
              <w:bidi w:val="0"/>
              <w:rPr>
                <w:rFonts w:hint="default"/>
              </w:rPr>
            </w:pPr>
            <w:r>
              <w:rPr>
                <w:rFonts w:hint="default"/>
                <w:lang w:val="en-US" w:eastAsia="zh-CN"/>
              </w:rPr>
              <w:t>interest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E62FB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B859E1">
            <w:pPr>
              <w:bidi w:val="0"/>
              <w:rPr>
                <w:rFonts w:hint="default"/>
              </w:rPr>
            </w:pPr>
            <w:r>
              <w:rPr>
                <w:rFonts w:hint="default"/>
                <w:lang w:val="en-US" w:eastAsia="zh-CN"/>
              </w:rPr>
              <w:t>利息</w:t>
            </w:r>
          </w:p>
        </w:tc>
      </w:tr>
      <w:tr w14:paraId="0AF63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AB36A7">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BEAB5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4C1B1D">
            <w:pPr>
              <w:bidi w:val="0"/>
              <w:rPr>
                <w:rFonts w:hint="default"/>
              </w:rPr>
            </w:pPr>
            <w:r>
              <w:rPr>
                <w:rFonts w:hint="default"/>
                <w:lang w:val="en-US" w:eastAsia="zh-CN"/>
              </w:rPr>
              <w:t>订单标签</w:t>
            </w:r>
          </w:p>
        </w:tc>
      </w:tr>
      <w:tr w14:paraId="75C77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0576A90">
            <w:pPr>
              <w:bidi w:val="0"/>
              <w:rPr>
                <w:rFonts w:hint="default"/>
              </w:rPr>
            </w:pPr>
            <w:r>
              <w:rPr>
                <w:rFonts w:hint="default"/>
                <w:lang w:val="en-US" w:eastAsia="zh-CN"/>
              </w:rPr>
              <w:t>fillTime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9F52F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9EC41D">
            <w:pPr>
              <w:bidi w:val="0"/>
              <w:rPr>
                <w:rFonts w:hint="default"/>
              </w:rPr>
            </w:pPr>
            <w:r>
              <w:rPr>
                <w:rFonts w:hint="default"/>
                <w:lang w:val="en-US" w:eastAsia="zh-CN"/>
              </w:rPr>
              <w:t>最新成交时间</w:t>
            </w:r>
          </w:p>
        </w:tc>
      </w:tr>
      <w:tr w14:paraId="4E34B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8656BE">
            <w:pPr>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A266A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4B923D">
            <w:pPr>
              <w:bidi w:val="0"/>
              <w:rPr>
                <w:rFonts w:hint="default"/>
              </w:rPr>
            </w:pPr>
            <w:r>
              <w:rPr>
                <w:rFonts w:hint="default"/>
                <w:lang w:val="en-US" w:eastAsia="zh-CN"/>
              </w:rPr>
              <w:t>最新成交ID</w:t>
            </w:r>
          </w:p>
        </w:tc>
      </w:tr>
      <w:tr w14:paraId="15292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CC969B">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A84F5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967B1C">
            <w:pPr>
              <w:bidi w:val="0"/>
              <w:rPr>
                <w:rFonts w:hint="default"/>
              </w:rPr>
            </w:pPr>
            <w:r>
              <w:rPr>
                <w:rFonts w:hint="default"/>
                <w:lang w:val="en-US" w:eastAsia="zh-CN"/>
              </w:rPr>
              <w:t>客户自定义订单ID</w:t>
            </w:r>
          </w:p>
        </w:tc>
      </w:tr>
      <w:tr w14:paraId="265CD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3A009D">
            <w:pPr>
              <w:bidi w:val="0"/>
              <w:rPr>
                <w:rFonts w:hint="default"/>
              </w:rPr>
            </w:pPr>
            <w:r>
              <w:rPr>
                <w:rFonts w:hint="default"/>
                <w:lang w:val="en-US" w:eastAsia="zh-CN"/>
              </w:rPr>
              <w:t>fillIdxPx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BF73B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FC169E">
            <w:pPr>
              <w:bidi w:val="0"/>
              <w:rPr>
                <w:rFonts w:hint="default"/>
              </w:rPr>
            </w:pPr>
            <w:r>
              <w:rPr>
                <w:rFonts w:hint="default"/>
                <w:lang w:val="en-US" w:eastAsia="zh-CN"/>
              </w:rPr>
              <w:t>交易执行时的指数价格</w:t>
            </w:r>
            <w:r>
              <w:rPr>
                <w:rFonts w:hint="default"/>
                <w:lang w:val="en-US" w:eastAsia="zh-CN"/>
              </w:rPr>
              <w:br w:type="textWrapping"/>
            </w:r>
            <w:r>
              <w:rPr>
                <w:rFonts w:hint="default"/>
                <w:lang w:val="en-US" w:eastAsia="zh-CN"/>
              </w:rPr>
              <w:t>对于交叉现货币对，返回 baseCcy-USDT 的指数价格。 例 LTC-ETH，该字段返回 LTC-USDT 的指数价格。</w:t>
            </w:r>
          </w:p>
        </w:tc>
      </w:tr>
      <w:tr w14:paraId="22CDD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77CDAD">
            <w:pPr>
              <w:bidi w:val="0"/>
              <w:rPr>
                <w:rFonts w:hint="default"/>
              </w:rPr>
            </w:pPr>
            <w:r>
              <w:rPr>
                <w:rFonts w:hint="default"/>
                <w:lang w:val="en-US" w:eastAsia="zh-CN"/>
              </w:rPr>
              <w:t>fillMarkPx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0BF30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10581C">
            <w:pPr>
              <w:bidi w:val="0"/>
              <w:rPr>
                <w:rFonts w:hint="default"/>
              </w:rPr>
            </w:pPr>
            <w:r>
              <w:rPr>
                <w:rFonts w:hint="default"/>
                <w:lang w:val="en-US" w:eastAsia="zh-CN"/>
              </w:rPr>
              <w:t>成交时的标记价格，仅适用于 交割/永续/期权</w:t>
            </w:r>
          </w:p>
        </w:tc>
      </w:tr>
      <w:tr w14:paraId="0DC64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838F079">
            <w:pPr>
              <w:bidi w:val="0"/>
              <w:rPr>
                <w:rFonts w:hint="default"/>
              </w:rPr>
            </w:pPr>
            <w:r>
              <w:rPr>
                <w:rFonts w:hint="default"/>
                <w:lang w:val="en-US" w:eastAsia="zh-CN"/>
              </w:rPr>
              <w:t>fillPxVol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044AC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0589E9">
            <w:pPr>
              <w:bidi w:val="0"/>
              <w:rPr>
                <w:rFonts w:hint="default"/>
              </w:rPr>
            </w:pPr>
            <w:r>
              <w:rPr>
                <w:rFonts w:hint="default"/>
                <w:lang w:val="en-US" w:eastAsia="zh-CN"/>
              </w:rPr>
              <w:t>成交时的隐含波动率，仅适用于 期权，其他业务线返回空字符串""</w:t>
            </w:r>
          </w:p>
        </w:tc>
      </w:tr>
      <w:tr w14:paraId="05A41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D09F4D">
            <w:pPr>
              <w:bidi w:val="0"/>
              <w:rPr>
                <w:rFonts w:hint="default"/>
              </w:rPr>
            </w:pPr>
            <w:r>
              <w:rPr>
                <w:rFonts w:hint="default"/>
                <w:lang w:val="en-US" w:eastAsia="zh-CN"/>
              </w:rPr>
              <w:t>fillPxUsd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E089E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67004A">
            <w:pPr>
              <w:bidi w:val="0"/>
              <w:rPr>
                <w:rFonts w:hint="default"/>
              </w:rPr>
            </w:pPr>
            <w:r>
              <w:rPr>
                <w:rFonts w:hint="default"/>
                <w:lang w:val="en-US" w:eastAsia="zh-CN"/>
              </w:rPr>
              <w:t>成交时的期权价格，以USD为单位，仅适用于 期权，其他业务线返回空字符串""</w:t>
            </w:r>
          </w:p>
        </w:tc>
      </w:tr>
      <w:tr w14:paraId="4AD9B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493411">
            <w:pPr>
              <w:bidi w:val="0"/>
              <w:rPr>
                <w:rFonts w:hint="default"/>
              </w:rPr>
            </w:pPr>
            <w:r>
              <w:rPr>
                <w:rFonts w:hint="default"/>
                <w:lang w:val="en-US" w:eastAsia="zh-CN"/>
              </w:rPr>
              <w:t>fillMarkVol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D63B9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F39C90">
            <w:pPr>
              <w:bidi w:val="0"/>
              <w:rPr>
                <w:rFonts w:hint="default"/>
              </w:rPr>
            </w:pPr>
            <w:r>
              <w:rPr>
                <w:rFonts w:hint="default"/>
                <w:lang w:val="en-US" w:eastAsia="zh-CN"/>
              </w:rPr>
              <w:t>成交时的标记波动率，仅适用于 期权，其他业务线返回空字符串""</w:t>
            </w:r>
          </w:p>
        </w:tc>
      </w:tr>
      <w:tr w14:paraId="0AE765D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925154">
            <w:pPr>
              <w:bidi w:val="0"/>
              <w:rPr>
                <w:rFonts w:hint="default"/>
              </w:rPr>
            </w:pPr>
            <w:r>
              <w:rPr>
                <w:rFonts w:hint="default"/>
                <w:lang w:val="en-US" w:eastAsia="zh-CN"/>
              </w:rPr>
              <w:t>fillFwdPx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5CFC9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8EB6D8">
            <w:pPr>
              <w:bidi w:val="0"/>
              <w:rPr>
                <w:rFonts w:hint="default"/>
              </w:rPr>
            </w:pPr>
            <w:r>
              <w:rPr>
                <w:rFonts w:hint="default"/>
                <w:lang w:val="en-US" w:eastAsia="zh-CN"/>
              </w:rPr>
              <w:t>成交时的远期价格，仅适用于 期权，其他业务线返回空字符串""</w:t>
            </w:r>
          </w:p>
        </w:tc>
      </w:tr>
    </w:tbl>
    <w:p w14:paraId="70263B56">
      <w:pPr>
        <w:bidi w:val="0"/>
        <w:rPr>
          <w:rFonts w:hint="default"/>
        </w:rPr>
      </w:pPr>
      <w:r>
        <w:rPr>
          <w:rFonts w:hint="default"/>
        </w:rPr>
        <w:t>获取账单类型</w:t>
      </w:r>
    </w:p>
    <w:p w14:paraId="4AFF1290">
      <w:pPr>
        <w:bidi w:val="0"/>
        <w:rPr>
          <w:rFonts w:hint="default"/>
        </w:rPr>
      </w:pPr>
      <w:r>
        <w:rPr>
          <w:rFonts w:hint="default"/>
        </w:rPr>
        <w:t>获取所有账单类型，以及账单类型（type）与子类型（subType）的映射关系。</w:t>
      </w:r>
    </w:p>
    <w:p w14:paraId="199076FC">
      <w:pPr>
        <w:bidi w:val="0"/>
        <w:rPr>
          <w:rFonts w:hint="default"/>
        </w:rPr>
      </w:pPr>
      <w:r>
        <w:rPr>
          <w:rFonts w:hint="default"/>
        </w:rPr>
        <w:t>限速：20次/2s</w:t>
      </w:r>
    </w:p>
    <w:p w14:paraId="2488EACD">
      <w:pPr>
        <w:bidi w:val="0"/>
        <w:rPr>
          <w:rFonts w:hint="default"/>
        </w:rPr>
      </w:pPr>
      <w:r>
        <w:rPr>
          <w:rFonts w:hint="default"/>
        </w:rPr>
        <w:t>限速规则：User ID</w:t>
      </w:r>
    </w:p>
    <w:p w14:paraId="7419D8A0">
      <w:pPr>
        <w:bidi w:val="0"/>
        <w:rPr>
          <w:rFonts w:hint="default"/>
        </w:rPr>
      </w:pPr>
      <w:r>
        <w:rPr>
          <w:rFonts w:hint="default"/>
        </w:rPr>
        <w:t>权限：读取</w:t>
      </w:r>
    </w:p>
    <w:p w14:paraId="73415B62">
      <w:pPr>
        <w:bidi w:val="0"/>
        <w:rPr>
          <w:rFonts w:hint="default"/>
        </w:rPr>
      </w:pPr>
      <w:r>
        <w:rPr>
          <w:rFonts w:hint="default"/>
        </w:rPr>
        <w:t>HTTP请求</w:t>
      </w:r>
    </w:p>
    <w:p w14:paraId="7A1B4B72">
      <w:pPr>
        <w:bidi w:val="0"/>
        <w:rPr>
          <w:rFonts w:hint="default"/>
        </w:rPr>
      </w:pPr>
      <w:r>
        <w:rPr>
          <w:rFonts w:hint="default"/>
        </w:rPr>
        <w:t>GET /api/v5/account/subtypes</w:t>
      </w:r>
    </w:p>
    <w:p w14:paraId="5B6EE2BE">
      <w:pPr>
        <w:bidi w:val="0"/>
      </w:pPr>
      <w:r>
        <w:rPr>
          <w:rFonts w:hint="default"/>
        </w:rPr>
        <w:t>请求示例</w:t>
      </w:r>
    </w:p>
    <w:p w14:paraId="14F8326A">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27"/>
        <w:gridCol w:w="738"/>
        <w:gridCol w:w="972"/>
        <w:gridCol w:w="6009"/>
      </w:tblGrid>
      <w:tr w14:paraId="1F59843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EEEBB14">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A3ACE54">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2265C5D">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90B9E54">
            <w:pPr>
              <w:bidi w:val="0"/>
              <w:rPr>
                <w:rFonts w:hint="default"/>
              </w:rPr>
            </w:pPr>
            <w:r>
              <w:rPr>
                <w:rFonts w:hint="default"/>
                <w:lang w:val="en-US" w:eastAsia="zh-CN"/>
              </w:rPr>
              <w:t>描述</w:t>
            </w:r>
          </w:p>
        </w:tc>
      </w:tr>
      <w:tr w14:paraId="7320329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84ABF5">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0D71E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8C841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85F639">
            <w:pPr>
              <w:bidi w:val="0"/>
              <w:rPr>
                <w:rFonts w:hint="default"/>
              </w:rPr>
            </w:pPr>
            <w:r>
              <w:rPr>
                <w:rFonts w:hint="default"/>
                <w:lang w:val="en-US" w:eastAsia="zh-CN"/>
              </w:rPr>
              <w:t>账单类型，支持多个，用英文逗号分隔，如 1,2,3；不填则返回所有类型。</w:t>
            </w:r>
          </w:p>
        </w:tc>
      </w:tr>
    </w:tbl>
    <w:p w14:paraId="496959D6">
      <w:pPr>
        <w:bidi w:val="0"/>
      </w:pPr>
      <w:r>
        <w:rPr>
          <w:rFonts w:hint="default"/>
        </w:rPr>
        <w:t>返回示例</w:t>
      </w:r>
    </w:p>
    <w:p w14:paraId="7D5F9088">
      <w:pPr>
        <w:bidi w:val="0"/>
        <w:rPr>
          <w:rFonts w:hint="default"/>
        </w:rPr>
      </w:pPr>
      <w:r>
        <w:rPr>
          <w:rFonts w:hint="default"/>
        </w:rPr>
        <w:t>{</w:t>
      </w:r>
    </w:p>
    <w:p w14:paraId="26D90EA1">
      <w:pPr>
        <w:bidi w:val="0"/>
        <w:rPr>
          <w:rFonts w:hint="default"/>
        </w:rPr>
      </w:pPr>
      <w:r>
        <w:rPr>
          <w:rFonts w:hint="default"/>
        </w:rPr>
        <w:t xml:space="preserve">    "code": "0",</w:t>
      </w:r>
    </w:p>
    <w:p w14:paraId="7C24F04E">
      <w:pPr>
        <w:bidi w:val="0"/>
        <w:rPr>
          <w:rFonts w:hint="default"/>
        </w:rPr>
      </w:pPr>
      <w:r>
        <w:rPr>
          <w:rFonts w:hint="default"/>
        </w:rPr>
        <w:t xml:space="preserve">    "data": [</w:t>
      </w:r>
    </w:p>
    <w:p w14:paraId="097219A3">
      <w:pPr>
        <w:bidi w:val="0"/>
        <w:rPr>
          <w:rFonts w:hint="default"/>
        </w:rPr>
      </w:pPr>
      <w:r>
        <w:rPr>
          <w:rFonts w:hint="default"/>
        </w:rPr>
        <w:t xml:space="preserve">        {</w:t>
      </w:r>
    </w:p>
    <w:p w14:paraId="53424CF7">
      <w:pPr>
        <w:bidi w:val="0"/>
        <w:rPr>
          <w:rFonts w:hint="default"/>
        </w:rPr>
      </w:pPr>
      <w:r>
        <w:rPr>
          <w:rFonts w:hint="default"/>
        </w:rPr>
        <w:t xml:space="preserve">            "type": "1",</w:t>
      </w:r>
    </w:p>
    <w:p w14:paraId="7A4DAEA5">
      <w:pPr>
        <w:bidi w:val="0"/>
        <w:rPr>
          <w:rFonts w:hint="default"/>
        </w:rPr>
      </w:pPr>
      <w:r>
        <w:rPr>
          <w:rFonts w:hint="default"/>
        </w:rPr>
        <w:t xml:space="preserve">            "typeDesc": "Transfer",</w:t>
      </w:r>
    </w:p>
    <w:p w14:paraId="09F735E7">
      <w:pPr>
        <w:bidi w:val="0"/>
        <w:rPr>
          <w:rFonts w:hint="default"/>
        </w:rPr>
      </w:pPr>
      <w:r>
        <w:rPr>
          <w:rFonts w:hint="default"/>
        </w:rPr>
        <w:t xml:space="preserve">            "subTypeDetails": [</w:t>
      </w:r>
    </w:p>
    <w:p w14:paraId="605402FA">
      <w:pPr>
        <w:bidi w:val="0"/>
        <w:rPr>
          <w:rFonts w:hint="default"/>
        </w:rPr>
      </w:pPr>
      <w:r>
        <w:rPr>
          <w:rFonts w:hint="default"/>
        </w:rPr>
        <w:t xml:space="preserve">                {</w:t>
      </w:r>
    </w:p>
    <w:p w14:paraId="7CFFD472">
      <w:pPr>
        <w:bidi w:val="0"/>
        <w:rPr>
          <w:rFonts w:hint="default"/>
        </w:rPr>
      </w:pPr>
      <w:r>
        <w:rPr>
          <w:rFonts w:hint="default"/>
        </w:rPr>
        <w:t xml:space="preserve">                    "subType": "11",</w:t>
      </w:r>
    </w:p>
    <w:p w14:paraId="34C3067D">
      <w:pPr>
        <w:bidi w:val="0"/>
        <w:rPr>
          <w:rFonts w:hint="default"/>
        </w:rPr>
      </w:pPr>
      <w:r>
        <w:rPr>
          <w:rFonts w:hint="default"/>
        </w:rPr>
        <w:t xml:space="preserve">                    "subTypeDesc": "Transfer in"</w:t>
      </w:r>
    </w:p>
    <w:p w14:paraId="566C6550">
      <w:pPr>
        <w:bidi w:val="0"/>
        <w:rPr>
          <w:rFonts w:hint="default"/>
        </w:rPr>
      </w:pPr>
      <w:r>
        <w:rPr>
          <w:rFonts w:hint="default"/>
        </w:rPr>
        <w:t xml:space="preserve">                },</w:t>
      </w:r>
    </w:p>
    <w:p w14:paraId="29C56770">
      <w:pPr>
        <w:bidi w:val="0"/>
        <w:rPr>
          <w:rFonts w:hint="default"/>
        </w:rPr>
      </w:pPr>
      <w:r>
        <w:rPr>
          <w:rFonts w:hint="default"/>
        </w:rPr>
        <w:t xml:space="preserve">                {</w:t>
      </w:r>
    </w:p>
    <w:p w14:paraId="0EA99E3E">
      <w:pPr>
        <w:bidi w:val="0"/>
        <w:rPr>
          <w:rFonts w:hint="default"/>
        </w:rPr>
      </w:pPr>
      <w:r>
        <w:rPr>
          <w:rFonts w:hint="default"/>
        </w:rPr>
        <w:t xml:space="preserve">                    "subType": "12",</w:t>
      </w:r>
    </w:p>
    <w:p w14:paraId="04A15E67">
      <w:pPr>
        <w:bidi w:val="0"/>
        <w:rPr>
          <w:rFonts w:hint="default"/>
        </w:rPr>
      </w:pPr>
      <w:r>
        <w:rPr>
          <w:rFonts w:hint="default"/>
        </w:rPr>
        <w:t xml:space="preserve">                    "subTypeDesc": "Transfer out"</w:t>
      </w:r>
    </w:p>
    <w:p w14:paraId="37861C43">
      <w:pPr>
        <w:bidi w:val="0"/>
        <w:rPr>
          <w:rFonts w:hint="default"/>
        </w:rPr>
      </w:pPr>
      <w:r>
        <w:rPr>
          <w:rFonts w:hint="default"/>
        </w:rPr>
        <w:t xml:space="preserve">                }</w:t>
      </w:r>
    </w:p>
    <w:p w14:paraId="22FC0962">
      <w:pPr>
        <w:bidi w:val="0"/>
        <w:rPr>
          <w:rFonts w:hint="default"/>
        </w:rPr>
      </w:pPr>
      <w:r>
        <w:rPr>
          <w:rFonts w:hint="default"/>
        </w:rPr>
        <w:t xml:space="preserve">            ]</w:t>
      </w:r>
    </w:p>
    <w:p w14:paraId="292E2446">
      <w:pPr>
        <w:bidi w:val="0"/>
        <w:rPr>
          <w:rFonts w:hint="default"/>
        </w:rPr>
      </w:pPr>
      <w:r>
        <w:rPr>
          <w:rFonts w:hint="default"/>
        </w:rPr>
        <w:t xml:space="preserve">        }</w:t>
      </w:r>
    </w:p>
    <w:p w14:paraId="1C5908BF">
      <w:pPr>
        <w:bidi w:val="0"/>
        <w:rPr>
          <w:rFonts w:hint="default"/>
        </w:rPr>
      </w:pPr>
      <w:r>
        <w:rPr>
          <w:rFonts w:hint="default"/>
        </w:rPr>
        <w:t xml:space="preserve">    ],</w:t>
      </w:r>
    </w:p>
    <w:p w14:paraId="2395C0A3">
      <w:pPr>
        <w:bidi w:val="0"/>
        <w:rPr>
          <w:rFonts w:hint="default"/>
        </w:rPr>
      </w:pPr>
      <w:r>
        <w:rPr>
          <w:rFonts w:hint="default"/>
        </w:rPr>
        <w:t xml:space="preserve">    "msg": ""}</w:t>
      </w:r>
    </w:p>
    <w:p w14:paraId="1A0CACC3">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525"/>
        <w:gridCol w:w="1583"/>
        <w:gridCol w:w="4189"/>
      </w:tblGrid>
      <w:tr w14:paraId="28B4114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CB8DB41">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15E1FB6">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C283B99">
            <w:pPr>
              <w:bidi w:val="0"/>
              <w:rPr>
                <w:rFonts w:hint="default"/>
              </w:rPr>
            </w:pPr>
            <w:r>
              <w:rPr>
                <w:rFonts w:hint="default"/>
                <w:lang w:val="en-US" w:eastAsia="zh-CN"/>
              </w:rPr>
              <w:t>描述</w:t>
            </w:r>
          </w:p>
        </w:tc>
      </w:tr>
      <w:tr w14:paraId="2E32E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D6942E">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35E9D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2D2931">
            <w:pPr>
              <w:bidi w:val="0"/>
              <w:rPr>
                <w:rFonts w:hint="default"/>
              </w:rPr>
            </w:pPr>
            <w:r>
              <w:rPr>
                <w:rFonts w:hint="default"/>
                <w:lang w:val="en-US" w:eastAsia="zh-CN"/>
              </w:rPr>
              <w:t>账单类型</w:t>
            </w:r>
          </w:p>
        </w:tc>
      </w:tr>
      <w:tr w14:paraId="16076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7A090B">
            <w:pPr>
              <w:bidi w:val="0"/>
              <w:rPr>
                <w:rFonts w:hint="default"/>
              </w:rPr>
            </w:pPr>
            <w:r>
              <w:rPr>
                <w:rFonts w:hint="default"/>
                <w:lang w:val="en-US" w:eastAsia="zh-CN"/>
              </w:rPr>
              <w:t>typeDesc</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FC9B7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3DFDA5">
            <w:pPr>
              <w:bidi w:val="0"/>
              <w:rPr>
                <w:rFonts w:hint="default"/>
              </w:rPr>
            </w:pPr>
            <w:r>
              <w:rPr>
                <w:rFonts w:hint="default"/>
                <w:lang w:val="en-US" w:eastAsia="zh-CN"/>
              </w:rPr>
              <w:t>账单类型描述，为 "" 代表该类型还未启用</w:t>
            </w:r>
          </w:p>
        </w:tc>
      </w:tr>
      <w:tr w14:paraId="63A27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7269EA">
            <w:pPr>
              <w:bidi w:val="0"/>
              <w:rPr>
                <w:rFonts w:hint="default"/>
              </w:rPr>
            </w:pPr>
            <w:r>
              <w:rPr>
                <w:rFonts w:hint="default"/>
                <w:lang w:val="en-US" w:eastAsia="zh-CN"/>
              </w:rPr>
              <w:t>subTypeDetails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A831A6">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6CD3C1">
            <w:pPr>
              <w:bidi w:val="0"/>
              <w:rPr>
                <w:rFonts w:hint="default"/>
              </w:rPr>
            </w:pPr>
            <w:r>
              <w:rPr>
                <w:rFonts w:hint="default"/>
                <w:lang w:val="en-US" w:eastAsia="zh-CN"/>
              </w:rPr>
              <w:t>子类型详情列表</w:t>
            </w:r>
          </w:p>
        </w:tc>
      </w:tr>
      <w:tr w14:paraId="5EDC9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4C1D63">
            <w:pPr>
              <w:bidi w:val="0"/>
              <w:rPr>
                <w:rFonts w:hint="default"/>
              </w:rPr>
            </w:pPr>
            <w:r>
              <w:rPr>
                <w:rFonts w:hint="default"/>
                <w:lang w:val="en-US" w:eastAsia="zh-CN"/>
              </w:rPr>
              <w:t>&gt; subType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8C4A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0FE24F">
            <w:pPr>
              <w:bidi w:val="0"/>
              <w:rPr>
                <w:rFonts w:hint="default"/>
              </w:rPr>
            </w:pPr>
            <w:r>
              <w:rPr>
                <w:rFonts w:hint="default"/>
                <w:lang w:val="en-US" w:eastAsia="zh-CN"/>
              </w:rPr>
              <w:t>子类型</w:t>
            </w:r>
          </w:p>
        </w:tc>
      </w:tr>
      <w:tr w14:paraId="253D503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3DF67C">
            <w:pPr>
              <w:bidi w:val="0"/>
              <w:rPr>
                <w:rFonts w:hint="default"/>
              </w:rPr>
            </w:pPr>
            <w:r>
              <w:rPr>
                <w:rFonts w:hint="default"/>
                <w:lang w:val="en-US" w:eastAsia="zh-CN"/>
              </w:rPr>
              <w:t>&gt; subTypeDesc</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030A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F43886">
            <w:pPr>
              <w:bidi w:val="0"/>
              <w:rPr>
                <w:rFonts w:hint="default"/>
              </w:rPr>
            </w:pPr>
            <w:r>
              <w:rPr>
                <w:rFonts w:hint="default"/>
                <w:lang w:val="en-US" w:eastAsia="zh-CN"/>
              </w:rPr>
              <w:t>子类型描述，为 "" 代表该类型还未启用</w:t>
            </w:r>
          </w:p>
        </w:tc>
      </w:tr>
    </w:tbl>
    <w:p w14:paraId="7CA22257">
      <w:pPr>
        <w:bidi w:val="0"/>
        <w:rPr>
          <w:rFonts w:hint="default"/>
        </w:rPr>
      </w:pPr>
      <w:r>
        <w:rPr>
          <w:rFonts w:hint="default"/>
        </w:rPr>
        <w:t>查看账户配置</w:t>
      </w:r>
    </w:p>
    <w:p w14:paraId="26F80133">
      <w:pPr>
        <w:bidi w:val="0"/>
        <w:rPr>
          <w:rFonts w:hint="default"/>
        </w:rPr>
      </w:pPr>
      <w:r>
        <w:rPr>
          <w:rFonts w:hint="default"/>
        </w:rPr>
        <w:t>查看当前账户的配置信息。</w:t>
      </w:r>
    </w:p>
    <w:p w14:paraId="15FF99A0">
      <w:pPr>
        <w:bidi w:val="0"/>
        <w:rPr>
          <w:rFonts w:hint="default"/>
        </w:rPr>
      </w:pPr>
      <w:r>
        <w:rPr>
          <w:rFonts w:hint="default"/>
        </w:rPr>
        <w:t>限速：5次/2s</w:t>
      </w:r>
    </w:p>
    <w:p w14:paraId="6506D5DA">
      <w:pPr>
        <w:bidi w:val="0"/>
        <w:rPr>
          <w:rFonts w:hint="default"/>
        </w:rPr>
      </w:pPr>
      <w:r>
        <w:rPr>
          <w:rFonts w:hint="default"/>
        </w:rPr>
        <w:t>限速规则：User ID</w:t>
      </w:r>
    </w:p>
    <w:p w14:paraId="2E43D530">
      <w:pPr>
        <w:bidi w:val="0"/>
        <w:rPr>
          <w:rFonts w:hint="default"/>
        </w:rPr>
      </w:pPr>
      <w:r>
        <w:rPr>
          <w:rFonts w:hint="default"/>
        </w:rPr>
        <w:t>权限：读取</w:t>
      </w:r>
    </w:p>
    <w:p w14:paraId="14DF6CF8">
      <w:pPr>
        <w:bidi w:val="0"/>
        <w:rPr>
          <w:rFonts w:hint="default"/>
        </w:rPr>
      </w:pPr>
      <w:r>
        <w:rPr>
          <w:rFonts w:hint="default"/>
        </w:rPr>
        <w:t>HTTP请求</w:t>
      </w:r>
    </w:p>
    <w:p w14:paraId="751A8063">
      <w:pPr>
        <w:bidi w:val="0"/>
        <w:rPr>
          <w:rFonts w:hint="default"/>
        </w:rPr>
      </w:pPr>
      <w:r>
        <w:rPr>
          <w:rFonts w:hint="default"/>
        </w:rPr>
        <w:t>GET /api/v5/account/config</w:t>
      </w:r>
    </w:p>
    <w:p w14:paraId="520E9DCD">
      <w:pPr>
        <w:bidi w:val="0"/>
      </w:pPr>
      <w:r>
        <w:rPr>
          <w:rFonts w:hint="default"/>
        </w:rPr>
        <w:t>请求示例</w:t>
      </w:r>
    </w:p>
    <w:p w14:paraId="52AA2C4D">
      <w:pPr>
        <w:bidi w:val="0"/>
        <w:rPr>
          <w:rFonts w:hint="default"/>
        </w:rPr>
      </w:pPr>
      <w:r>
        <w:rPr>
          <w:rFonts w:hint="default"/>
        </w:rPr>
        <w:t>import okx.Account as Account</w:t>
      </w:r>
    </w:p>
    <w:p w14:paraId="19AA672D">
      <w:pPr>
        <w:bidi w:val="0"/>
        <w:rPr>
          <w:rFonts w:hint="default"/>
        </w:rPr>
      </w:pPr>
      <w:r>
        <w:rPr>
          <w:rFonts w:hint="default"/>
        </w:rPr>
        <w:t># API 初始化apikey = "YOUR_API_KEY"secretkey = "YOUR_SECRET_KEY"passphrase = "YOUR_PASSPHRASE"</w:t>
      </w:r>
    </w:p>
    <w:p w14:paraId="628C21FA">
      <w:pPr>
        <w:bidi w:val="0"/>
        <w:rPr>
          <w:rFonts w:hint="default"/>
        </w:rPr>
      </w:pPr>
      <w:r>
        <w:rPr>
          <w:rFonts w:hint="default"/>
        </w:rPr>
        <w:t>flag = "1"  # 实盘:0 , 模拟盘:1accountAPI = Account.AccountAPI(apikey, secretkey, passphrase, False, flag)</w:t>
      </w:r>
    </w:p>
    <w:p w14:paraId="5AB99EBF">
      <w:pPr>
        <w:bidi w:val="0"/>
        <w:rPr>
          <w:rFonts w:hint="default"/>
        </w:rPr>
      </w:pPr>
      <w:r>
        <w:rPr>
          <w:rFonts w:hint="default"/>
        </w:rPr>
        <w:t># 查看账户配置result = accountAPI.get_account_config()print(result)</w:t>
      </w:r>
    </w:p>
    <w:p w14:paraId="0C197C2B">
      <w:pPr>
        <w:bidi w:val="0"/>
        <w:rPr>
          <w:rFonts w:hint="default"/>
        </w:rPr>
      </w:pPr>
      <w:r>
        <w:rPr>
          <w:rFonts w:hint="default"/>
        </w:rPr>
        <w:t>请求参数</w:t>
      </w:r>
    </w:p>
    <w:p w14:paraId="2921B7BD">
      <w:pPr>
        <w:bidi w:val="0"/>
        <w:rPr>
          <w:rFonts w:hint="default"/>
        </w:rPr>
      </w:pPr>
      <w:r>
        <w:rPr>
          <w:rFonts w:hint="default"/>
        </w:rPr>
        <w:t>无</w:t>
      </w:r>
    </w:p>
    <w:p w14:paraId="46E5EE8B">
      <w:pPr>
        <w:bidi w:val="0"/>
      </w:pPr>
      <w:r>
        <w:rPr>
          <w:rFonts w:hint="default"/>
        </w:rPr>
        <w:t>返回结果</w:t>
      </w:r>
    </w:p>
    <w:p w14:paraId="481B019E">
      <w:pPr>
        <w:bidi w:val="0"/>
        <w:rPr>
          <w:rFonts w:hint="default"/>
        </w:rPr>
      </w:pPr>
      <w:r>
        <w:rPr>
          <w:rFonts w:hint="default"/>
        </w:rPr>
        <w:t>{</w:t>
      </w:r>
    </w:p>
    <w:p w14:paraId="6F2C1961">
      <w:pPr>
        <w:bidi w:val="0"/>
        <w:rPr>
          <w:rFonts w:hint="default"/>
        </w:rPr>
      </w:pPr>
      <w:r>
        <w:rPr>
          <w:rFonts w:hint="default"/>
        </w:rPr>
        <w:t xml:space="preserve">    "code": "0",</w:t>
      </w:r>
    </w:p>
    <w:p w14:paraId="07DF8EA1">
      <w:pPr>
        <w:bidi w:val="0"/>
        <w:rPr>
          <w:rFonts w:hint="default"/>
        </w:rPr>
      </w:pPr>
      <w:r>
        <w:rPr>
          <w:rFonts w:hint="default"/>
        </w:rPr>
        <w:t xml:space="preserve">    "data": [</w:t>
      </w:r>
    </w:p>
    <w:p w14:paraId="61A20467">
      <w:pPr>
        <w:bidi w:val="0"/>
        <w:rPr>
          <w:rFonts w:hint="default"/>
        </w:rPr>
      </w:pPr>
      <w:r>
        <w:rPr>
          <w:rFonts w:hint="default"/>
        </w:rPr>
        <w:t xml:space="preserve">        {</w:t>
      </w:r>
    </w:p>
    <w:p w14:paraId="2F951186">
      <w:pPr>
        <w:bidi w:val="0"/>
        <w:rPr>
          <w:rFonts w:hint="default"/>
        </w:rPr>
      </w:pPr>
      <w:r>
        <w:rPr>
          <w:rFonts w:hint="default"/>
        </w:rPr>
        <w:t xml:space="preserve">            "acctLv": "2",</w:t>
      </w:r>
    </w:p>
    <w:p w14:paraId="32DC0362">
      <w:pPr>
        <w:bidi w:val="0"/>
        <w:rPr>
          <w:rFonts w:hint="default"/>
        </w:rPr>
      </w:pPr>
      <w:r>
        <w:rPr>
          <w:rFonts w:hint="default"/>
        </w:rPr>
        <w:t xml:space="preserve">            "acctStpMode": "cancel_maker",</w:t>
      </w:r>
    </w:p>
    <w:p w14:paraId="26372FC9">
      <w:pPr>
        <w:bidi w:val="0"/>
        <w:rPr>
          <w:rFonts w:hint="default"/>
        </w:rPr>
      </w:pPr>
      <w:r>
        <w:rPr>
          <w:rFonts w:hint="default"/>
        </w:rPr>
        <w:t xml:space="preserve">            "autoLoan": false,</w:t>
      </w:r>
    </w:p>
    <w:p w14:paraId="3C43BAD5">
      <w:pPr>
        <w:bidi w:val="0"/>
        <w:rPr>
          <w:rFonts w:hint="default"/>
        </w:rPr>
      </w:pPr>
      <w:r>
        <w:rPr>
          <w:rFonts w:hint="default"/>
        </w:rPr>
        <w:t xml:space="preserve">            "ctIsoMode": "automatic",</w:t>
      </w:r>
    </w:p>
    <w:p w14:paraId="0956DA84">
      <w:pPr>
        <w:bidi w:val="0"/>
        <w:rPr>
          <w:rFonts w:hint="default"/>
        </w:rPr>
      </w:pPr>
      <w:r>
        <w:rPr>
          <w:rFonts w:hint="default"/>
        </w:rPr>
        <w:t xml:space="preserve">            "enableSpotBorrow": false,</w:t>
      </w:r>
    </w:p>
    <w:p w14:paraId="7DFEE949">
      <w:pPr>
        <w:bidi w:val="0"/>
        <w:rPr>
          <w:rFonts w:hint="default"/>
        </w:rPr>
      </w:pPr>
      <w:r>
        <w:rPr>
          <w:rFonts w:hint="default"/>
        </w:rPr>
        <w:t xml:space="preserve">            "greeksType": "PA",</w:t>
      </w:r>
    </w:p>
    <w:p w14:paraId="4B3CA482">
      <w:pPr>
        <w:bidi w:val="0"/>
        <w:rPr>
          <w:rFonts w:hint="default"/>
        </w:rPr>
      </w:pPr>
      <w:r>
        <w:rPr>
          <w:rFonts w:hint="default"/>
        </w:rPr>
        <w:t xml:space="preserve">            "feeType": "0",</w:t>
      </w:r>
    </w:p>
    <w:p w14:paraId="38CDFCD0">
      <w:pPr>
        <w:bidi w:val="0"/>
        <w:rPr>
          <w:rFonts w:hint="default"/>
        </w:rPr>
      </w:pPr>
      <w:r>
        <w:rPr>
          <w:rFonts w:hint="default"/>
        </w:rPr>
        <w:t xml:space="preserve">            "ip": "",</w:t>
      </w:r>
    </w:p>
    <w:p w14:paraId="7838D7CF">
      <w:pPr>
        <w:bidi w:val="0"/>
        <w:rPr>
          <w:rFonts w:hint="default"/>
        </w:rPr>
      </w:pPr>
      <w:r>
        <w:rPr>
          <w:rFonts w:hint="default"/>
        </w:rPr>
        <w:t xml:space="preserve">            "type": "0",</w:t>
      </w:r>
    </w:p>
    <w:p w14:paraId="130BB992">
      <w:pPr>
        <w:bidi w:val="0"/>
        <w:rPr>
          <w:rFonts w:hint="default"/>
        </w:rPr>
      </w:pPr>
      <w:r>
        <w:rPr>
          <w:rFonts w:hint="default"/>
        </w:rPr>
        <w:t xml:space="preserve">            "kycLv": "3",</w:t>
      </w:r>
    </w:p>
    <w:p w14:paraId="362A544A">
      <w:pPr>
        <w:bidi w:val="0"/>
        <w:rPr>
          <w:rFonts w:hint="default"/>
        </w:rPr>
      </w:pPr>
      <w:r>
        <w:rPr>
          <w:rFonts w:hint="default"/>
        </w:rPr>
        <w:t xml:space="preserve">            "label": "v5 test",</w:t>
      </w:r>
    </w:p>
    <w:p w14:paraId="04548FDD">
      <w:pPr>
        <w:bidi w:val="0"/>
        <w:rPr>
          <w:rFonts w:hint="default"/>
        </w:rPr>
      </w:pPr>
      <w:r>
        <w:rPr>
          <w:rFonts w:hint="default"/>
        </w:rPr>
        <w:t xml:space="preserve">            "level": "Lv1",</w:t>
      </w:r>
    </w:p>
    <w:p w14:paraId="282107BC">
      <w:pPr>
        <w:bidi w:val="0"/>
        <w:rPr>
          <w:rFonts w:hint="default"/>
        </w:rPr>
      </w:pPr>
      <w:r>
        <w:rPr>
          <w:rFonts w:hint="default"/>
        </w:rPr>
        <w:t xml:space="preserve">            "levelTmp": "",</w:t>
      </w:r>
    </w:p>
    <w:p w14:paraId="2C9A3E8E">
      <w:pPr>
        <w:bidi w:val="0"/>
        <w:rPr>
          <w:rFonts w:hint="default"/>
        </w:rPr>
      </w:pPr>
      <w:r>
        <w:rPr>
          <w:rFonts w:hint="default"/>
        </w:rPr>
        <w:t xml:space="preserve">            "liquidationGear": "-1",</w:t>
      </w:r>
    </w:p>
    <w:p w14:paraId="54946735">
      <w:pPr>
        <w:bidi w:val="0"/>
        <w:rPr>
          <w:rFonts w:hint="default"/>
        </w:rPr>
      </w:pPr>
      <w:r>
        <w:rPr>
          <w:rFonts w:hint="default"/>
        </w:rPr>
        <w:t xml:space="preserve">            "mainUid": "44705892343619584",</w:t>
      </w:r>
    </w:p>
    <w:p w14:paraId="4105159A">
      <w:pPr>
        <w:bidi w:val="0"/>
        <w:rPr>
          <w:rFonts w:hint="default"/>
        </w:rPr>
      </w:pPr>
      <w:r>
        <w:rPr>
          <w:rFonts w:hint="default"/>
        </w:rPr>
        <w:t xml:space="preserve">            "mgnIsoMode": "automatic",</w:t>
      </w:r>
    </w:p>
    <w:p w14:paraId="388F44DF">
      <w:pPr>
        <w:bidi w:val="0"/>
        <w:rPr>
          <w:rFonts w:hint="default"/>
        </w:rPr>
      </w:pPr>
      <w:r>
        <w:rPr>
          <w:rFonts w:hint="default"/>
        </w:rPr>
        <w:t xml:space="preserve">            "opAuth": "1",</w:t>
      </w:r>
    </w:p>
    <w:p w14:paraId="5CECBF90">
      <w:pPr>
        <w:bidi w:val="0"/>
        <w:rPr>
          <w:rFonts w:hint="default"/>
        </w:rPr>
      </w:pPr>
      <w:r>
        <w:rPr>
          <w:rFonts w:hint="default"/>
        </w:rPr>
        <w:t xml:space="preserve">            "perm": "read_only,withdraw,trade",</w:t>
      </w:r>
    </w:p>
    <w:p w14:paraId="32CE5A13">
      <w:pPr>
        <w:bidi w:val="0"/>
        <w:rPr>
          <w:rFonts w:hint="default"/>
        </w:rPr>
      </w:pPr>
      <w:r>
        <w:rPr>
          <w:rFonts w:hint="default"/>
        </w:rPr>
        <w:t xml:space="preserve">            "posMode": "long_short_mode",</w:t>
      </w:r>
    </w:p>
    <w:p w14:paraId="744AC3B6">
      <w:pPr>
        <w:bidi w:val="0"/>
        <w:rPr>
          <w:rFonts w:hint="default"/>
        </w:rPr>
      </w:pPr>
      <w:r>
        <w:rPr>
          <w:rFonts w:hint="default"/>
        </w:rPr>
        <w:t xml:space="preserve">            "roleType": "0",</w:t>
      </w:r>
    </w:p>
    <w:p w14:paraId="532404C4">
      <w:pPr>
        <w:bidi w:val="0"/>
        <w:rPr>
          <w:rFonts w:hint="default"/>
        </w:rPr>
      </w:pPr>
      <w:r>
        <w:rPr>
          <w:rFonts w:hint="default"/>
        </w:rPr>
        <w:t xml:space="preserve">            "spotBorrowAutoRepay": false,</w:t>
      </w:r>
    </w:p>
    <w:p w14:paraId="42137A24">
      <w:pPr>
        <w:bidi w:val="0"/>
        <w:rPr>
          <w:rFonts w:hint="default"/>
        </w:rPr>
      </w:pPr>
      <w:r>
        <w:rPr>
          <w:rFonts w:hint="default"/>
        </w:rPr>
        <w:t xml:space="preserve">            "spotOffsetType": "",</w:t>
      </w:r>
    </w:p>
    <w:p w14:paraId="381FA7C3">
      <w:pPr>
        <w:bidi w:val="0"/>
        <w:rPr>
          <w:rFonts w:hint="default"/>
        </w:rPr>
      </w:pPr>
      <w:r>
        <w:rPr>
          <w:rFonts w:hint="default"/>
        </w:rPr>
        <w:t xml:space="preserve">            "spotRoleType": "0",</w:t>
      </w:r>
    </w:p>
    <w:p w14:paraId="136A63F3">
      <w:pPr>
        <w:bidi w:val="0"/>
        <w:rPr>
          <w:rFonts w:hint="default"/>
        </w:rPr>
      </w:pPr>
      <w:r>
        <w:rPr>
          <w:rFonts w:hint="default"/>
        </w:rPr>
        <w:t xml:space="preserve">            "spotTraderInsts": [],</w:t>
      </w:r>
    </w:p>
    <w:p w14:paraId="7AA43062">
      <w:pPr>
        <w:bidi w:val="0"/>
        <w:rPr>
          <w:rFonts w:hint="default"/>
        </w:rPr>
      </w:pPr>
      <w:r>
        <w:rPr>
          <w:rFonts w:hint="default"/>
        </w:rPr>
        <w:t xml:space="preserve">            "stgyType": "0",</w:t>
      </w:r>
    </w:p>
    <w:p w14:paraId="7556B741">
      <w:pPr>
        <w:bidi w:val="0"/>
        <w:rPr>
          <w:rFonts w:hint="default"/>
        </w:rPr>
      </w:pPr>
      <w:r>
        <w:rPr>
          <w:rFonts w:hint="default"/>
        </w:rPr>
        <w:t xml:space="preserve">            "traderInsts": [],</w:t>
      </w:r>
    </w:p>
    <w:p w14:paraId="5809AC39">
      <w:pPr>
        <w:bidi w:val="0"/>
        <w:rPr>
          <w:rFonts w:hint="default"/>
        </w:rPr>
      </w:pPr>
      <w:r>
        <w:rPr>
          <w:rFonts w:hint="default"/>
        </w:rPr>
        <w:t xml:space="preserve">            "uid": "44705892343619584",</w:t>
      </w:r>
    </w:p>
    <w:p w14:paraId="3D8C5479">
      <w:pPr>
        <w:bidi w:val="0"/>
        <w:rPr>
          <w:rFonts w:hint="default"/>
        </w:rPr>
      </w:pPr>
      <w:r>
        <w:rPr>
          <w:rFonts w:hint="default"/>
        </w:rPr>
        <w:t xml:space="preserve">            "settleCcy": "USDC",</w:t>
      </w:r>
    </w:p>
    <w:p w14:paraId="5C400D96">
      <w:pPr>
        <w:bidi w:val="0"/>
        <w:rPr>
          <w:rFonts w:hint="default"/>
        </w:rPr>
      </w:pPr>
      <w:r>
        <w:rPr>
          <w:rFonts w:hint="default"/>
        </w:rPr>
        <w:t xml:space="preserve">            "settleCcyList": ["USD", "USDC", "USDG"]</w:t>
      </w:r>
    </w:p>
    <w:p w14:paraId="3562F4DA">
      <w:pPr>
        <w:bidi w:val="0"/>
        <w:rPr>
          <w:rFonts w:hint="default"/>
        </w:rPr>
      </w:pPr>
      <w:r>
        <w:rPr>
          <w:rFonts w:hint="default"/>
        </w:rPr>
        <w:t xml:space="preserve">        }</w:t>
      </w:r>
    </w:p>
    <w:p w14:paraId="716E8E06">
      <w:pPr>
        <w:bidi w:val="0"/>
        <w:rPr>
          <w:rFonts w:hint="default"/>
        </w:rPr>
      </w:pPr>
      <w:r>
        <w:rPr>
          <w:rFonts w:hint="default"/>
        </w:rPr>
        <w:t xml:space="preserve">    ],</w:t>
      </w:r>
    </w:p>
    <w:p w14:paraId="26315BC3">
      <w:pPr>
        <w:bidi w:val="0"/>
        <w:rPr>
          <w:rFonts w:hint="default"/>
        </w:rPr>
      </w:pPr>
      <w:r>
        <w:rPr>
          <w:rFonts w:hint="default"/>
        </w:rPr>
        <w:t xml:space="preserve">    "msg": ""}</w:t>
      </w:r>
    </w:p>
    <w:p w14:paraId="6127ABB1">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170"/>
        <w:gridCol w:w="1083"/>
        <w:gridCol w:w="5293"/>
      </w:tblGrid>
      <w:tr w14:paraId="6D28765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4901B99">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14138D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03E24A8">
            <w:pPr>
              <w:bidi w:val="0"/>
              <w:rPr>
                <w:rFonts w:hint="default"/>
              </w:rPr>
            </w:pPr>
            <w:r>
              <w:rPr>
                <w:rFonts w:hint="default"/>
                <w:lang w:val="en-US" w:eastAsia="zh-CN"/>
              </w:rPr>
              <w:t>描述</w:t>
            </w:r>
          </w:p>
        </w:tc>
      </w:tr>
      <w:tr w14:paraId="129BE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72FDA7">
            <w:pPr>
              <w:bidi w:val="0"/>
              <w:rPr>
                <w:rFonts w:hint="default"/>
              </w:rPr>
            </w:pPr>
            <w:r>
              <w:rPr>
                <w:rFonts w:hint="default"/>
                <w:lang w:val="en-US" w:eastAsia="zh-CN"/>
              </w:rPr>
              <w:t>uid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252F4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F4796D">
            <w:pPr>
              <w:bidi w:val="0"/>
              <w:rPr>
                <w:rFonts w:hint="default"/>
              </w:rPr>
            </w:pPr>
            <w:r>
              <w:rPr>
                <w:rFonts w:hint="default"/>
                <w:lang w:val="en-US" w:eastAsia="zh-CN"/>
              </w:rPr>
              <w:t>当前请求的账户ID，账户uid和app上的一致</w:t>
            </w:r>
          </w:p>
        </w:tc>
      </w:tr>
      <w:tr w14:paraId="3655E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881D81">
            <w:pPr>
              <w:bidi w:val="0"/>
              <w:rPr>
                <w:rFonts w:hint="default"/>
              </w:rPr>
            </w:pPr>
            <w:r>
              <w:rPr>
                <w:rFonts w:hint="default"/>
                <w:lang w:val="en-US" w:eastAsia="zh-CN"/>
              </w:rPr>
              <w:t>mainUid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64FC2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6AAA3F">
            <w:pPr>
              <w:bidi w:val="0"/>
              <w:rPr>
                <w:rFonts w:hint="default"/>
              </w:rPr>
            </w:pPr>
            <w:r>
              <w:rPr>
                <w:rFonts w:hint="default"/>
                <w:lang w:val="en-US" w:eastAsia="zh-CN"/>
              </w:rPr>
              <w:t>当前请求的母账户ID</w:t>
            </w:r>
            <w:r>
              <w:rPr>
                <w:rFonts w:hint="default"/>
                <w:lang w:val="en-US" w:eastAsia="zh-CN"/>
              </w:rPr>
              <w:br w:type="textWrapping"/>
            </w:r>
            <w:r>
              <w:rPr>
                <w:rFonts w:hint="default"/>
                <w:lang w:val="en-US" w:eastAsia="zh-CN"/>
              </w:rPr>
              <w:t>如果 uid = mainUid，代表当前账号为母账户；如果 uid != mainUid，代表当前账户为子账户。</w:t>
            </w:r>
          </w:p>
        </w:tc>
      </w:tr>
      <w:tr w14:paraId="02625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4912EF6">
            <w:pPr>
              <w:bidi w:val="0"/>
              <w:rPr>
                <w:rFonts w:hint="default"/>
              </w:rPr>
            </w:pPr>
            <w:r>
              <w:rPr>
                <w:rFonts w:hint="default"/>
                <w:lang w:val="en-US" w:eastAsia="zh-CN"/>
              </w:rPr>
              <w:t>acctLv</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0CC54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14E2C8">
            <w:pPr>
              <w:bidi w:val="0"/>
              <w:rPr>
                <w:rFonts w:hint="default"/>
              </w:rPr>
            </w:pPr>
            <w:r>
              <w:rPr>
                <w:rFonts w:hint="default"/>
                <w:lang w:val="en-US" w:eastAsia="zh-CN"/>
              </w:rPr>
              <w:t>账户模式</w:t>
            </w:r>
            <w:r>
              <w:rPr>
                <w:rFonts w:hint="default"/>
                <w:lang w:val="en-US" w:eastAsia="zh-CN"/>
              </w:rPr>
              <w:br w:type="textWrapping"/>
            </w:r>
            <w:r>
              <w:rPr>
                <w:rFonts w:hint="default"/>
                <w:lang w:val="en-US" w:eastAsia="zh-CN"/>
              </w:rPr>
              <w:t>1：现货模式</w:t>
            </w:r>
            <w:r>
              <w:rPr>
                <w:rFonts w:hint="default"/>
                <w:lang w:val="en-US" w:eastAsia="zh-CN"/>
              </w:rPr>
              <w:br w:type="textWrapping"/>
            </w:r>
            <w:r>
              <w:rPr>
                <w:rFonts w:hint="default"/>
                <w:lang w:val="en-US" w:eastAsia="zh-CN"/>
              </w:rPr>
              <w:t>2：合约模式</w:t>
            </w:r>
            <w:r>
              <w:rPr>
                <w:rFonts w:hint="default"/>
                <w:lang w:val="en-US" w:eastAsia="zh-CN"/>
              </w:rPr>
              <w:br w:type="textWrapping"/>
            </w:r>
            <w:r>
              <w:rPr>
                <w:rFonts w:hint="default"/>
                <w:lang w:val="en-US" w:eastAsia="zh-CN"/>
              </w:rPr>
              <w:t>3：跨币种保证金模式</w:t>
            </w:r>
            <w:r>
              <w:rPr>
                <w:rFonts w:hint="default"/>
                <w:lang w:val="en-US" w:eastAsia="zh-CN"/>
              </w:rPr>
              <w:br w:type="textWrapping"/>
            </w:r>
            <w:r>
              <w:rPr>
                <w:rFonts w:hint="default"/>
                <w:lang w:val="en-US" w:eastAsia="zh-CN"/>
              </w:rPr>
              <w:t>4：组合保证金模式</w:t>
            </w:r>
          </w:p>
        </w:tc>
      </w:tr>
      <w:tr w14:paraId="1322C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FEA403">
            <w:pPr>
              <w:bidi w:val="0"/>
              <w:rPr>
                <w:rFonts w:hint="default"/>
              </w:rPr>
            </w:pPr>
            <w:r>
              <w:rPr>
                <w:rFonts w:hint="default"/>
                <w:lang w:val="en-US" w:eastAsia="zh-CN"/>
              </w:rPr>
              <w:t>acctStpMode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282DC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988212">
            <w:pPr>
              <w:bidi w:val="0"/>
              <w:rPr>
                <w:rFonts w:hint="default"/>
              </w:rPr>
            </w:pPr>
            <w:r>
              <w:rPr>
                <w:rFonts w:hint="default"/>
                <w:lang w:val="en-US" w:eastAsia="zh-CN"/>
              </w:rPr>
              <w:t>账户自成交保护模式</w:t>
            </w:r>
            <w:r>
              <w:rPr>
                <w:rFonts w:hint="default"/>
                <w:lang w:val="en-US" w:eastAsia="zh-CN"/>
              </w:rPr>
              <w:br w:type="textWrapping"/>
            </w:r>
            <w:r>
              <w:rPr>
                <w:rFonts w:hint="default"/>
                <w:lang w:val="en-US" w:eastAsia="zh-CN"/>
              </w:rPr>
              <w:t>cancel_maker：撤销挂单</w:t>
            </w:r>
            <w:r>
              <w:rPr>
                <w:rFonts w:hint="default"/>
                <w:lang w:val="en-US" w:eastAsia="zh-CN"/>
              </w:rPr>
              <w:br w:type="textWrapping"/>
            </w:r>
            <w:r>
              <w:rPr>
                <w:rFonts w:hint="default"/>
                <w:lang w:val="en-US" w:eastAsia="zh-CN"/>
              </w:rPr>
              <w:t>cancel_taker：撤销吃单</w:t>
            </w:r>
            <w:r>
              <w:rPr>
                <w:rFonts w:hint="default"/>
                <w:lang w:val="en-US" w:eastAsia="zh-CN"/>
              </w:rPr>
              <w:br w:type="textWrapping"/>
            </w:r>
            <w:r>
              <w:rPr>
                <w:rFonts w:hint="default"/>
                <w:lang w:val="en-US" w:eastAsia="zh-CN"/>
              </w:rPr>
              <w:t>cancel_both：撤销挂单和吃单</w:t>
            </w:r>
            <w:r>
              <w:rPr>
                <w:rFonts w:hint="default"/>
                <w:lang w:val="en-US" w:eastAsia="zh-CN"/>
              </w:rPr>
              <w:br w:type="textWrapping"/>
            </w:r>
            <w:r>
              <w:rPr>
                <w:rFonts w:hint="default"/>
                <w:lang w:val="en-US" w:eastAsia="zh-CN"/>
              </w:rPr>
              <w:t>默认为cancel_maker，用户可通过母账户登录网页修改该配置</w:t>
            </w:r>
          </w:p>
        </w:tc>
      </w:tr>
      <w:tr w14:paraId="3360A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D6DD39">
            <w:pPr>
              <w:bidi w:val="0"/>
              <w:rPr>
                <w:rFonts w:hint="default"/>
              </w:rPr>
            </w:pPr>
            <w:r>
              <w:rPr>
                <w:rFonts w:hint="default"/>
                <w:lang w:val="en-US" w:eastAsia="zh-CN"/>
              </w:rPr>
              <w:t>posMode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369C5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4A6FC0">
            <w:pPr>
              <w:bidi w:val="0"/>
              <w:rPr>
                <w:rFonts w:hint="default"/>
              </w:rPr>
            </w:pPr>
            <w:r>
              <w:rPr>
                <w:rFonts w:hint="default"/>
                <w:lang w:val="en-US" w:eastAsia="zh-CN"/>
              </w:rPr>
              <w:t>持仓方式</w:t>
            </w:r>
            <w:r>
              <w:rPr>
                <w:rFonts w:hint="default"/>
                <w:lang w:val="en-US" w:eastAsia="zh-CN"/>
              </w:rPr>
              <w:br w:type="textWrapping"/>
            </w:r>
            <w:r>
              <w:rPr>
                <w:rFonts w:hint="default"/>
                <w:lang w:val="en-US" w:eastAsia="zh-CN"/>
              </w:rPr>
              <w:t>long_short_mode：开平仓模式</w:t>
            </w:r>
            <w:r>
              <w:rPr>
                <w:rFonts w:hint="default"/>
                <w:lang w:val="en-US" w:eastAsia="zh-CN"/>
              </w:rPr>
              <w:br w:type="textWrapping"/>
            </w:r>
            <w:r>
              <w:rPr>
                <w:rFonts w:hint="default"/>
                <w:lang w:val="en-US" w:eastAsia="zh-CN"/>
              </w:rPr>
              <w:t>net_mode：买卖模式</w:t>
            </w:r>
            <w:r>
              <w:rPr>
                <w:rFonts w:hint="default"/>
                <w:lang w:val="en-US" w:eastAsia="zh-CN"/>
              </w:rPr>
              <w:br w:type="textWrapping"/>
            </w:r>
            <w:r>
              <w:rPr>
                <w:rFonts w:hint="default"/>
                <w:lang w:val="en-US" w:eastAsia="zh-CN"/>
              </w:rPr>
              <w:t>仅适用交割/永续</w:t>
            </w:r>
          </w:p>
        </w:tc>
      </w:tr>
      <w:tr w14:paraId="1B9AB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2FAA85">
            <w:pPr>
              <w:bidi w:val="0"/>
              <w:rPr>
                <w:rFonts w:hint="default"/>
              </w:rPr>
            </w:pPr>
            <w:r>
              <w:rPr>
                <w:rFonts w:hint="default"/>
                <w:lang w:val="en-US" w:eastAsia="zh-CN"/>
              </w:rPr>
              <w:t>autoLoan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DDFF03">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B915D4">
            <w:pPr>
              <w:bidi w:val="0"/>
              <w:rPr>
                <w:rFonts w:hint="default"/>
              </w:rPr>
            </w:pPr>
            <w:r>
              <w:rPr>
                <w:rFonts w:hint="default"/>
                <w:lang w:val="en-US" w:eastAsia="zh-CN"/>
              </w:rPr>
              <w:t>是否自动借币</w:t>
            </w:r>
            <w:r>
              <w:rPr>
                <w:rFonts w:hint="default"/>
                <w:lang w:val="en-US" w:eastAsia="zh-CN"/>
              </w:rPr>
              <w:br w:type="textWrapping"/>
            </w:r>
            <w:r>
              <w:rPr>
                <w:rFonts w:hint="default"/>
                <w:lang w:val="en-US" w:eastAsia="zh-CN"/>
              </w:rPr>
              <w:t>true：自动借币 false：非自动借币</w:t>
            </w:r>
          </w:p>
        </w:tc>
      </w:tr>
      <w:tr w14:paraId="43E4B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47F263">
            <w:pPr>
              <w:bidi w:val="0"/>
              <w:rPr>
                <w:rFonts w:hint="default"/>
              </w:rPr>
            </w:pPr>
            <w:r>
              <w:rPr>
                <w:rFonts w:hint="default"/>
                <w:lang w:val="en-US" w:eastAsia="zh-CN"/>
              </w:rPr>
              <w:t>greeksType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4C19F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A157FE">
            <w:pPr>
              <w:bidi w:val="0"/>
              <w:rPr>
                <w:rFonts w:hint="default"/>
              </w:rPr>
            </w:pPr>
            <w:r>
              <w:rPr>
                <w:rFonts w:hint="default"/>
                <w:lang w:val="en-US" w:eastAsia="zh-CN"/>
              </w:rPr>
              <w:t>当前希腊字母展示方式</w:t>
            </w:r>
            <w:r>
              <w:rPr>
                <w:rFonts w:hint="default"/>
                <w:lang w:val="en-US" w:eastAsia="zh-CN"/>
              </w:rPr>
              <w:br w:type="textWrapping"/>
            </w:r>
            <w:r>
              <w:rPr>
                <w:rFonts w:hint="default"/>
                <w:lang w:val="en-US" w:eastAsia="zh-CN"/>
              </w:rPr>
              <w:t>PA：币本位 BS：美元本位</w:t>
            </w:r>
          </w:p>
        </w:tc>
      </w:tr>
      <w:tr w14:paraId="2A0E6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4D1376">
            <w:pPr>
              <w:bidi w:val="0"/>
              <w:rPr>
                <w:rFonts w:hint="default"/>
              </w:rPr>
            </w:pPr>
            <w:r>
              <w:rPr>
                <w:rFonts w:hint="default"/>
                <w:lang w:val="en-US" w:eastAsia="zh-CN"/>
              </w:rPr>
              <w:t>feeType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FCE81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3A0937">
            <w:pPr>
              <w:bidi w:val="0"/>
              <w:rPr>
                <w:rFonts w:hint="default"/>
              </w:rPr>
            </w:pPr>
            <w:r>
              <w:rPr>
                <w:rFonts w:hint="default"/>
                <w:lang w:val="en-US" w:eastAsia="zh-CN"/>
              </w:rPr>
              <w:t>手续费类型</w:t>
            </w:r>
            <w:r>
              <w:rPr>
                <w:rFonts w:hint="default"/>
                <w:lang w:val="en-US" w:eastAsia="zh-CN"/>
              </w:rPr>
              <w:br w:type="textWrapping"/>
            </w:r>
            <w:r>
              <w:rPr>
                <w:rFonts w:hint="default"/>
                <w:lang w:val="en-US" w:eastAsia="zh-CN"/>
              </w:rPr>
              <w:t>0：手续费以获取币种收取</w:t>
            </w:r>
            <w:r>
              <w:rPr>
                <w:rFonts w:hint="default"/>
                <w:lang w:val="en-US" w:eastAsia="zh-CN"/>
              </w:rPr>
              <w:br w:type="textWrapping"/>
            </w:r>
            <w:r>
              <w:rPr>
                <w:rFonts w:hint="default"/>
                <w:lang w:val="en-US" w:eastAsia="zh-CN"/>
              </w:rPr>
              <w:t>1：手续费以计价币种收取</w:t>
            </w:r>
          </w:p>
        </w:tc>
      </w:tr>
      <w:tr w14:paraId="59C4F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34543A">
            <w:pPr>
              <w:bidi w:val="0"/>
              <w:rPr>
                <w:rFonts w:hint="default"/>
              </w:rPr>
            </w:pPr>
            <w:r>
              <w:rPr>
                <w:rFonts w:hint="default"/>
                <w:lang w:val="en-US" w:eastAsia="zh-CN"/>
              </w:rPr>
              <w:t>level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BCED1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D81450">
            <w:pPr>
              <w:bidi w:val="0"/>
              <w:rPr>
                <w:rFonts w:hint="default"/>
              </w:rPr>
            </w:pPr>
            <w:r>
              <w:rPr>
                <w:rFonts w:hint="default"/>
                <w:lang w:val="en-US" w:eastAsia="zh-CN"/>
              </w:rPr>
              <w:t>当前在平台上真实交易量的用户等级，如 Lv1，代表普通用户等级。</w:t>
            </w:r>
          </w:p>
        </w:tc>
      </w:tr>
      <w:tr w14:paraId="328BE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B802E9">
            <w:pPr>
              <w:bidi w:val="0"/>
              <w:rPr>
                <w:rFonts w:hint="default"/>
              </w:rPr>
            </w:pPr>
            <w:r>
              <w:rPr>
                <w:rFonts w:hint="default"/>
                <w:lang w:val="en-US" w:eastAsia="zh-CN"/>
              </w:rPr>
              <w:t>levelTmp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F3C0B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A01DD0">
            <w:pPr>
              <w:bidi w:val="0"/>
              <w:rPr>
                <w:rFonts w:hint="default"/>
              </w:rPr>
            </w:pPr>
            <w:r>
              <w:rPr>
                <w:rFonts w:hint="default"/>
                <w:lang w:val="en-US" w:eastAsia="zh-CN"/>
              </w:rPr>
              <w:t>特约用户的临时体验用户等级，如 Lv1</w:t>
            </w:r>
          </w:p>
        </w:tc>
      </w:tr>
      <w:tr w14:paraId="28409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F6DD31">
            <w:pPr>
              <w:bidi w:val="0"/>
              <w:rPr>
                <w:rFonts w:hint="default"/>
              </w:rPr>
            </w:pPr>
            <w:r>
              <w:rPr>
                <w:rFonts w:hint="default"/>
                <w:lang w:val="en-US" w:eastAsia="zh-CN"/>
              </w:rPr>
              <w:t>ctIsoMode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3323F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E9A6DF">
            <w:pPr>
              <w:bidi w:val="0"/>
              <w:rPr>
                <w:rFonts w:hint="default"/>
              </w:rPr>
            </w:pPr>
            <w:r>
              <w:rPr>
                <w:rFonts w:hint="default"/>
                <w:lang w:val="en-US" w:eastAsia="zh-CN"/>
              </w:rPr>
              <w:t>衍生品的逐仓保证金划转模式</w:t>
            </w:r>
            <w:r>
              <w:rPr>
                <w:rFonts w:hint="default"/>
                <w:lang w:val="en-US" w:eastAsia="zh-CN"/>
              </w:rPr>
              <w:br w:type="textWrapping"/>
            </w:r>
            <w:r>
              <w:rPr>
                <w:rFonts w:hint="default"/>
                <w:lang w:val="en-US" w:eastAsia="zh-CN"/>
              </w:rPr>
              <w:t>automatic：开仓划转</w:t>
            </w:r>
            <w:r>
              <w:rPr>
                <w:rFonts w:hint="default"/>
                <w:lang w:val="en-US" w:eastAsia="zh-CN"/>
              </w:rPr>
              <w:br w:type="textWrapping"/>
            </w:r>
            <w:r>
              <w:rPr>
                <w:rFonts w:hint="default"/>
                <w:lang w:val="en-US" w:eastAsia="zh-CN"/>
              </w:rPr>
              <w:t>autonomy：自主划转</w:t>
            </w:r>
          </w:p>
        </w:tc>
      </w:tr>
      <w:tr w14:paraId="198D5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F3194D">
            <w:pPr>
              <w:bidi w:val="0"/>
              <w:rPr>
                <w:rFonts w:hint="default"/>
              </w:rPr>
            </w:pPr>
            <w:r>
              <w:rPr>
                <w:rFonts w:hint="default"/>
                <w:lang w:val="en-US" w:eastAsia="zh-CN"/>
              </w:rPr>
              <w:t>mgnIsoMode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4E3ED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ED195D">
            <w:pPr>
              <w:bidi w:val="0"/>
              <w:rPr>
                <w:rFonts w:hint="default"/>
              </w:rPr>
            </w:pPr>
            <w:r>
              <w:rPr>
                <w:rFonts w:hint="default"/>
                <w:lang w:val="en-US" w:eastAsia="zh-CN"/>
              </w:rPr>
              <w:t>币币杠杆的逐仓保证金划转模式</w:t>
            </w:r>
            <w:r>
              <w:rPr>
                <w:rFonts w:hint="default"/>
                <w:lang w:val="en-US" w:eastAsia="zh-CN"/>
              </w:rPr>
              <w:br w:type="textWrapping"/>
            </w:r>
            <w:r>
              <w:rPr>
                <w:rFonts w:hint="default"/>
                <w:lang w:val="en-US" w:eastAsia="zh-CN"/>
              </w:rPr>
              <w:t>automatic：开仓划转</w:t>
            </w:r>
            <w:r>
              <w:rPr>
                <w:rFonts w:hint="default"/>
                <w:lang w:val="en-US" w:eastAsia="zh-CN"/>
              </w:rPr>
              <w:br w:type="textWrapping"/>
            </w:r>
            <w:r>
              <w:rPr>
                <w:rFonts w:hint="default"/>
                <w:lang w:val="en-US" w:eastAsia="zh-CN"/>
              </w:rPr>
              <w:t>autonomy：自主划转</w:t>
            </w:r>
          </w:p>
        </w:tc>
      </w:tr>
      <w:tr w14:paraId="58F02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C647A2">
            <w:pPr>
              <w:bidi w:val="0"/>
              <w:rPr>
                <w:rFonts w:hint="default"/>
              </w:rPr>
            </w:pPr>
            <w:r>
              <w:rPr>
                <w:rFonts w:hint="default"/>
                <w:lang w:val="en-US" w:eastAsia="zh-CN"/>
              </w:rPr>
              <w:t>spotOffsetType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91C65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3E4A4B">
            <w:pPr>
              <w:bidi w:val="0"/>
              <w:rPr>
                <w:rFonts w:hint="default"/>
              </w:rPr>
            </w:pPr>
            <w:del w:id="16">
              <w:r>
                <w:rPr>
                  <w:rFonts w:hint="default"/>
                  <w:lang w:val="en-US" w:eastAsia="zh-CN"/>
                </w:rPr>
                <w:delText>现货对冲类型</w:delText>
              </w:r>
            </w:del>
            <w:del w:id="17">
              <w:r>
                <w:rPr>
                  <w:rFonts w:hint="default"/>
                  <w:lang w:val="en-US" w:eastAsia="zh-CN"/>
                </w:rPr>
                <w:br w:type="textWrapping"/>
              </w:r>
            </w:del>
            <w:del w:id="18">
              <w:r>
                <w:rPr>
                  <w:rFonts w:hint="default"/>
                  <w:lang w:val="en-US" w:eastAsia="zh-CN"/>
                </w:rPr>
                <w:delText>1：现货对冲模式U模式</w:delText>
              </w:r>
            </w:del>
            <w:del w:id="19">
              <w:r>
                <w:rPr>
                  <w:rFonts w:hint="default"/>
                  <w:lang w:val="en-US" w:eastAsia="zh-CN"/>
                </w:rPr>
                <w:br w:type="textWrapping"/>
              </w:r>
            </w:del>
            <w:del w:id="20">
              <w:r>
                <w:rPr>
                  <w:rFonts w:hint="default"/>
                  <w:lang w:val="en-US" w:eastAsia="zh-CN"/>
                </w:rPr>
                <w:delText>2：现货对冲模式币模式</w:delText>
              </w:r>
            </w:del>
            <w:del w:id="21">
              <w:r>
                <w:rPr>
                  <w:rFonts w:hint="default"/>
                  <w:lang w:val="en-US" w:eastAsia="zh-CN"/>
                </w:rPr>
                <w:br w:type="textWrapping"/>
              </w:r>
            </w:del>
            <w:del w:id="22">
              <w:r>
                <w:rPr>
                  <w:rFonts w:hint="default"/>
                  <w:lang w:val="en-US" w:eastAsia="zh-CN"/>
                </w:rPr>
                <w:delText>3：非现货对冲模式</w:delText>
              </w:r>
            </w:del>
            <w:del w:id="23">
              <w:r>
                <w:rPr>
                  <w:rFonts w:hint="default"/>
                  <w:lang w:val="en-US" w:eastAsia="zh-CN"/>
                </w:rPr>
                <w:br w:type="textWrapping"/>
              </w:r>
            </w:del>
            <w:del w:id="24">
              <w:r>
                <w:rPr>
                  <w:rFonts w:hint="default"/>
                  <w:lang w:val="en-US" w:eastAsia="zh-CN"/>
                </w:rPr>
                <w:delText>适用于组合保证金模式</w:delText>
              </w:r>
            </w:del>
            <w:r>
              <w:rPr>
                <w:rFonts w:hint="default"/>
                <w:lang w:val="en-US" w:eastAsia="zh-CN"/>
              </w:rPr>
              <w:br w:type="textWrapping"/>
            </w:r>
            <w:r>
              <w:rPr>
                <w:rFonts w:hint="default"/>
                <w:lang w:val="en-US" w:eastAsia="zh-CN"/>
              </w:rPr>
              <w:t>已废弃</w:t>
            </w:r>
          </w:p>
        </w:tc>
      </w:tr>
      <w:tr w14:paraId="5010B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55DB1C">
            <w:pPr>
              <w:bidi w:val="0"/>
              <w:rPr>
                <w:rFonts w:hint="default"/>
              </w:rPr>
            </w:pPr>
            <w:r>
              <w:rPr>
                <w:rFonts w:hint="default"/>
                <w:lang w:val="en-US" w:eastAsia="zh-CN"/>
              </w:rPr>
              <w:t>stgyType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384D9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810A04">
            <w:pPr>
              <w:bidi w:val="0"/>
              <w:rPr>
                <w:rFonts w:hint="default"/>
              </w:rPr>
            </w:pPr>
            <w:r>
              <w:rPr>
                <w:rFonts w:hint="default"/>
                <w:lang w:val="en-US" w:eastAsia="zh-CN"/>
              </w:rPr>
              <w:t>策略类型</w:t>
            </w:r>
            <w:r>
              <w:rPr>
                <w:rFonts w:hint="default"/>
                <w:lang w:val="en-US" w:eastAsia="zh-CN"/>
              </w:rPr>
              <w:br w:type="textWrapping"/>
            </w:r>
            <w:r>
              <w:rPr>
                <w:rFonts w:hint="default"/>
                <w:lang w:val="en-US" w:eastAsia="zh-CN"/>
              </w:rPr>
              <w:t>0：普通策略模式</w:t>
            </w:r>
            <w:r>
              <w:rPr>
                <w:rFonts w:hint="default"/>
                <w:lang w:val="en-US" w:eastAsia="zh-CN"/>
              </w:rPr>
              <w:br w:type="textWrapping"/>
            </w:r>
            <w:r>
              <w:rPr>
                <w:rFonts w:hint="default"/>
                <w:lang w:val="en-US" w:eastAsia="zh-CN"/>
              </w:rPr>
              <w:t>1：delta 中性策略模式</w:t>
            </w:r>
          </w:p>
        </w:tc>
      </w:tr>
      <w:tr w14:paraId="65D86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E8B6BB">
            <w:pPr>
              <w:bidi w:val="0"/>
              <w:rPr>
                <w:rFonts w:hint="default"/>
              </w:rPr>
            </w:pPr>
            <w:r>
              <w:rPr>
                <w:rFonts w:hint="default"/>
                <w:lang w:val="en-US" w:eastAsia="zh-CN"/>
              </w:rPr>
              <w:t>roleType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035EF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207DF6">
            <w:pPr>
              <w:bidi w:val="0"/>
              <w:rPr>
                <w:rFonts w:hint="default"/>
              </w:rPr>
            </w:pPr>
            <w:r>
              <w:rPr>
                <w:rFonts w:hint="default"/>
                <w:lang w:val="en-US" w:eastAsia="zh-CN"/>
              </w:rPr>
              <w:t>用户角色</w:t>
            </w:r>
            <w:r>
              <w:rPr>
                <w:rFonts w:hint="default"/>
                <w:lang w:val="en-US" w:eastAsia="zh-CN"/>
              </w:rPr>
              <w:br w:type="textWrapping"/>
            </w:r>
            <w:r>
              <w:rPr>
                <w:rFonts w:hint="default"/>
                <w:lang w:val="en-US" w:eastAsia="zh-CN"/>
              </w:rPr>
              <w:t>0：普通用户</w:t>
            </w:r>
            <w:r>
              <w:rPr>
                <w:rFonts w:hint="default"/>
                <w:lang w:val="en-US" w:eastAsia="zh-CN"/>
              </w:rPr>
              <w:br w:type="textWrapping"/>
            </w:r>
            <w:r>
              <w:rPr>
                <w:rFonts w:hint="default"/>
                <w:lang w:val="en-US" w:eastAsia="zh-CN"/>
              </w:rPr>
              <w:t>1：带单者</w:t>
            </w:r>
            <w:r>
              <w:rPr>
                <w:rFonts w:hint="default"/>
                <w:lang w:val="en-US" w:eastAsia="zh-CN"/>
              </w:rPr>
              <w:br w:type="textWrapping"/>
            </w:r>
            <w:r>
              <w:rPr>
                <w:rFonts w:hint="default"/>
                <w:lang w:val="en-US" w:eastAsia="zh-CN"/>
              </w:rPr>
              <w:t>2：跟单者</w:t>
            </w:r>
          </w:p>
        </w:tc>
      </w:tr>
      <w:tr w14:paraId="78E66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B6BB0C">
            <w:pPr>
              <w:bidi w:val="0"/>
              <w:rPr>
                <w:rFonts w:hint="default"/>
              </w:rPr>
            </w:pPr>
            <w:r>
              <w:rPr>
                <w:rFonts w:hint="default"/>
                <w:lang w:val="en-US" w:eastAsia="zh-CN"/>
              </w:rPr>
              <w:t>traderInsts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35BAAF">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2EA6B2">
            <w:pPr>
              <w:bidi w:val="0"/>
              <w:rPr>
                <w:rFonts w:hint="default"/>
              </w:rPr>
            </w:pPr>
            <w:r>
              <w:rPr>
                <w:rFonts w:hint="default"/>
                <w:lang w:val="en-US" w:eastAsia="zh-CN"/>
              </w:rPr>
              <w:t>当前账号已经设置的带单合约，仅适用于带单者</w:t>
            </w:r>
          </w:p>
        </w:tc>
      </w:tr>
      <w:tr w14:paraId="2C1CE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E9533C">
            <w:pPr>
              <w:bidi w:val="0"/>
              <w:rPr>
                <w:rFonts w:hint="default"/>
              </w:rPr>
            </w:pPr>
            <w:r>
              <w:rPr>
                <w:rFonts w:hint="default"/>
                <w:lang w:val="en-US" w:eastAsia="zh-CN"/>
              </w:rPr>
              <w:t>spotRoleType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E3421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9DF375">
            <w:pPr>
              <w:bidi w:val="0"/>
              <w:rPr>
                <w:rFonts w:hint="default"/>
              </w:rPr>
            </w:pPr>
            <w:r>
              <w:rPr>
                <w:rFonts w:hint="default"/>
                <w:lang w:val="en-US" w:eastAsia="zh-CN"/>
              </w:rPr>
              <w:t>现货跟单角色。</w:t>
            </w:r>
            <w:r>
              <w:rPr>
                <w:rFonts w:hint="default"/>
                <w:lang w:val="en-US" w:eastAsia="zh-CN"/>
              </w:rPr>
              <w:br w:type="textWrapping"/>
            </w:r>
            <w:r>
              <w:rPr>
                <w:rFonts w:hint="default"/>
                <w:lang w:val="en-US" w:eastAsia="zh-CN"/>
              </w:rPr>
              <w:t>0：普通用户；1：带单者；2：跟单者</w:t>
            </w:r>
          </w:p>
        </w:tc>
      </w:tr>
      <w:tr w14:paraId="3BBD8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A5CF69">
            <w:pPr>
              <w:bidi w:val="0"/>
              <w:rPr>
                <w:rFonts w:hint="default"/>
              </w:rPr>
            </w:pPr>
            <w:r>
              <w:rPr>
                <w:rFonts w:hint="default"/>
                <w:lang w:val="en-US" w:eastAsia="zh-CN"/>
              </w:rPr>
              <w:t>spotTraderInsts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D2D496">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A3042E">
            <w:pPr>
              <w:bidi w:val="0"/>
              <w:rPr>
                <w:rFonts w:hint="default"/>
              </w:rPr>
            </w:pPr>
            <w:r>
              <w:rPr>
                <w:rFonts w:hint="default"/>
                <w:lang w:val="en-US" w:eastAsia="zh-CN"/>
              </w:rPr>
              <w:t>当前账号已经设置的带单币对，仅适用于带单者</w:t>
            </w:r>
          </w:p>
        </w:tc>
      </w:tr>
      <w:tr w14:paraId="19036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412FE1">
            <w:pPr>
              <w:bidi w:val="0"/>
              <w:rPr>
                <w:rFonts w:hint="default"/>
              </w:rPr>
            </w:pPr>
            <w:r>
              <w:rPr>
                <w:rFonts w:hint="default"/>
                <w:lang w:val="en-US" w:eastAsia="zh-CN"/>
              </w:rPr>
              <w:t>opAuth</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1A5E3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A69D4E">
            <w:pPr>
              <w:bidi w:val="0"/>
              <w:rPr>
                <w:rFonts w:hint="default"/>
              </w:rPr>
            </w:pPr>
            <w:r>
              <w:rPr>
                <w:rFonts w:hint="default"/>
                <w:lang w:val="en-US" w:eastAsia="zh-CN"/>
              </w:rPr>
              <w:t>是否开通期权交易</w:t>
            </w:r>
            <w:r>
              <w:rPr>
                <w:rFonts w:hint="default"/>
                <w:lang w:val="en-US" w:eastAsia="zh-CN"/>
              </w:rPr>
              <w:br w:type="textWrapping"/>
            </w:r>
            <w:r>
              <w:rPr>
                <w:rFonts w:hint="default"/>
                <w:lang w:val="en-US" w:eastAsia="zh-CN"/>
              </w:rPr>
              <w:t>0：未开通</w:t>
            </w:r>
            <w:r>
              <w:rPr>
                <w:rFonts w:hint="default"/>
                <w:lang w:val="en-US" w:eastAsia="zh-CN"/>
              </w:rPr>
              <w:br w:type="textWrapping"/>
            </w:r>
            <w:r>
              <w:rPr>
                <w:rFonts w:hint="default"/>
                <w:lang w:val="en-US" w:eastAsia="zh-CN"/>
              </w:rPr>
              <w:t>1：已经开通</w:t>
            </w:r>
          </w:p>
        </w:tc>
      </w:tr>
      <w:tr w14:paraId="2F503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DC1F12">
            <w:pPr>
              <w:bidi w:val="0"/>
              <w:rPr>
                <w:rFonts w:hint="default"/>
              </w:rPr>
            </w:pPr>
            <w:r>
              <w:rPr>
                <w:rFonts w:hint="default"/>
                <w:lang w:val="en-US" w:eastAsia="zh-CN"/>
              </w:rPr>
              <w:t>kycLv</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D3279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88F752">
            <w:pPr>
              <w:bidi w:val="0"/>
              <w:rPr>
                <w:rFonts w:hint="default"/>
              </w:rPr>
            </w:pPr>
            <w:r>
              <w:rPr>
                <w:rFonts w:hint="default"/>
                <w:lang w:val="en-US" w:eastAsia="zh-CN"/>
              </w:rPr>
              <w:t>母账户KYC等级</w:t>
            </w:r>
            <w:r>
              <w:rPr>
                <w:rFonts w:hint="default"/>
                <w:lang w:val="en-US" w:eastAsia="zh-CN"/>
              </w:rPr>
              <w:br w:type="textWrapping"/>
            </w:r>
            <w:r>
              <w:rPr>
                <w:rFonts w:hint="default"/>
                <w:lang w:val="en-US" w:eastAsia="zh-CN"/>
              </w:rPr>
              <w:t>0: 未认证</w:t>
            </w:r>
            <w:r>
              <w:rPr>
                <w:rFonts w:hint="default"/>
                <w:lang w:val="en-US" w:eastAsia="zh-CN"/>
              </w:rPr>
              <w:br w:type="textWrapping"/>
            </w:r>
            <w:r>
              <w:rPr>
                <w:rFonts w:hint="default"/>
                <w:lang w:val="en-US" w:eastAsia="zh-CN"/>
              </w:rPr>
              <w:t>1: 已完成 level 1 认证</w:t>
            </w:r>
            <w:r>
              <w:rPr>
                <w:rFonts w:hint="default"/>
                <w:lang w:val="en-US" w:eastAsia="zh-CN"/>
              </w:rPr>
              <w:br w:type="textWrapping"/>
            </w:r>
            <w:r>
              <w:rPr>
                <w:rFonts w:hint="default"/>
                <w:lang w:val="en-US" w:eastAsia="zh-CN"/>
              </w:rPr>
              <w:t>2: 已完成 level 2 认证</w:t>
            </w:r>
            <w:r>
              <w:rPr>
                <w:rFonts w:hint="default"/>
                <w:lang w:val="en-US" w:eastAsia="zh-CN"/>
              </w:rPr>
              <w:br w:type="textWrapping"/>
            </w:r>
            <w:r>
              <w:rPr>
                <w:rFonts w:hint="default"/>
                <w:lang w:val="en-US" w:eastAsia="zh-CN"/>
              </w:rPr>
              <w:t>3: 已完成 level 3认证</w:t>
            </w:r>
            <w:r>
              <w:rPr>
                <w:rFonts w:hint="default"/>
                <w:lang w:val="en-US" w:eastAsia="zh-CN"/>
              </w:rPr>
              <w:br w:type="textWrapping"/>
            </w:r>
            <w:r>
              <w:rPr>
                <w:rFonts w:hint="default"/>
                <w:lang w:val="en-US" w:eastAsia="zh-CN"/>
              </w:rPr>
              <w:t>如果请求来自子账户, kycLv 为其母账户的等级</w:t>
            </w:r>
            <w:r>
              <w:rPr>
                <w:rFonts w:hint="default"/>
                <w:lang w:val="en-US" w:eastAsia="zh-CN"/>
              </w:rPr>
              <w:br w:type="textWrapping"/>
            </w:r>
            <w:r>
              <w:rPr>
                <w:rFonts w:hint="default"/>
                <w:lang w:val="en-US" w:eastAsia="zh-CN"/>
              </w:rPr>
              <w:t>如果请求来自母账户, kycLv 为当前请求的母账户等级</w:t>
            </w:r>
          </w:p>
        </w:tc>
      </w:tr>
      <w:tr w14:paraId="46071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F2B8AA">
            <w:pPr>
              <w:bidi w:val="0"/>
              <w:rPr>
                <w:rFonts w:hint="default"/>
              </w:rPr>
            </w:pPr>
            <w:r>
              <w:rPr>
                <w:rFonts w:hint="default"/>
                <w:lang w:val="en-US" w:eastAsia="zh-CN"/>
              </w:rPr>
              <w:t>label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DEB17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2BCCBA">
            <w:pPr>
              <w:bidi w:val="0"/>
              <w:rPr>
                <w:rFonts w:hint="default"/>
              </w:rPr>
            </w:pPr>
            <w:r>
              <w:rPr>
                <w:rFonts w:hint="default"/>
                <w:lang w:val="en-US" w:eastAsia="zh-CN"/>
              </w:rPr>
              <w:t>当前请求API key的备注名，不超过50位字母（区分大小写）或数字，可以是纯字母或纯数字。</w:t>
            </w:r>
          </w:p>
        </w:tc>
      </w:tr>
      <w:tr w14:paraId="1B460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0576A7">
            <w:pPr>
              <w:bidi w:val="0"/>
              <w:rPr>
                <w:rFonts w:hint="default"/>
              </w:rPr>
            </w:pPr>
            <w:r>
              <w:rPr>
                <w:rFonts w:hint="default"/>
                <w:lang w:val="en-US" w:eastAsia="zh-CN"/>
              </w:rPr>
              <w:t>ip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C39F7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15D5CA">
            <w:pPr>
              <w:bidi w:val="0"/>
              <w:rPr>
                <w:rFonts w:hint="default"/>
              </w:rPr>
            </w:pPr>
            <w:r>
              <w:rPr>
                <w:rFonts w:hint="default"/>
                <w:lang w:val="en-US" w:eastAsia="zh-CN"/>
              </w:rPr>
              <w:t>当前请求API key绑定的ip地址，多个ip用半角逗号隔开，如：117.37.203.58,117.37.203.57。</w:t>
            </w:r>
            <w:r>
              <w:rPr>
                <w:rFonts w:hint="default"/>
                <w:lang w:val="en-US" w:eastAsia="zh-CN"/>
              </w:rPr>
              <w:br w:type="textWrapping"/>
            </w:r>
            <w:r>
              <w:rPr>
                <w:rFonts w:hint="default"/>
                <w:lang w:val="en-US" w:eastAsia="zh-CN"/>
              </w:rPr>
              <w:t>如果没有绑定ip，会返回空字符串""</w:t>
            </w:r>
          </w:p>
        </w:tc>
      </w:tr>
      <w:tr w14:paraId="63418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743304">
            <w:pPr>
              <w:bidi w:val="0"/>
              <w:rPr>
                <w:rFonts w:hint="default"/>
              </w:rPr>
            </w:pPr>
            <w:r>
              <w:rPr>
                <w:rFonts w:hint="default"/>
                <w:lang w:val="en-US" w:eastAsia="zh-CN"/>
              </w:rPr>
              <w:t>perm</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750D1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E61B9B">
            <w:pPr>
              <w:bidi w:val="0"/>
              <w:rPr>
                <w:rFonts w:hint="default"/>
              </w:rPr>
            </w:pPr>
            <w:r>
              <w:rPr>
                <w:rFonts w:hint="default"/>
                <w:lang w:val="en-US" w:eastAsia="zh-CN"/>
              </w:rPr>
              <w:t>当前请求的 API key 或 Access token 的权限</w:t>
            </w:r>
            <w:r>
              <w:rPr>
                <w:rFonts w:hint="default"/>
                <w:lang w:val="en-US" w:eastAsia="zh-CN"/>
              </w:rPr>
              <w:br w:type="textWrapping"/>
            </w:r>
            <w:r>
              <w:rPr>
                <w:rFonts w:hint="default"/>
                <w:lang w:val="en-US" w:eastAsia="zh-CN"/>
              </w:rPr>
              <w:t>read_only：读取</w:t>
            </w:r>
            <w:r>
              <w:rPr>
                <w:rFonts w:hint="default"/>
                <w:lang w:val="en-US" w:eastAsia="zh-CN"/>
              </w:rPr>
              <w:br w:type="textWrapping"/>
            </w:r>
            <w:r>
              <w:rPr>
                <w:rFonts w:hint="default"/>
                <w:lang w:val="en-US" w:eastAsia="zh-CN"/>
              </w:rPr>
              <w:t>trade：交易</w:t>
            </w:r>
            <w:r>
              <w:rPr>
                <w:rFonts w:hint="default"/>
                <w:lang w:val="en-US" w:eastAsia="zh-CN"/>
              </w:rPr>
              <w:br w:type="textWrapping"/>
            </w:r>
            <w:r>
              <w:rPr>
                <w:rFonts w:hint="default"/>
                <w:lang w:val="en-US" w:eastAsia="zh-CN"/>
              </w:rPr>
              <w:t>withdraw：提币</w:t>
            </w:r>
          </w:p>
        </w:tc>
      </w:tr>
      <w:tr w14:paraId="21258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727EFC">
            <w:pPr>
              <w:bidi w:val="0"/>
              <w:rPr>
                <w:rFonts w:hint="default"/>
              </w:rPr>
            </w:pPr>
            <w:r>
              <w:rPr>
                <w:rFonts w:hint="default"/>
                <w:lang w:val="en-US" w:eastAsia="zh-CN"/>
              </w:rPr>
              <w:t>liquidationGear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16F7D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C28607">
            <w:pPr>
              <w:bidi w:val="0"/>
              <w:rPr>
                <w:rFonts w:hint="default"/>
              </w:rPr>
            </w:pPr>
            <w:r>
              <w:rPr>
                <w:rFonts w:hint="default"/>
                <w:lang w:val="en-US" w:eastAsia="zh-CN"/>
              </w:rPr>
              <w:t>强平提醒的维持保证金率水平</w:t>
            </w:r>
            <w:r>
              <w:rPr>
                <w:rFonts w:hint="default"/>
                <w:lang w:val="en-US" w:eastAsia="zh-CN"/>
              </w:rPr>
              <w:br w:type="textWrapping"/>
            </w:r>
            <w:r>
              <w:rPr>
                <w:rFonts w:hint="default"/>
                <w:lang w:val="en-US" w:eastAsia="zh-CN"/>
              </w:rPr>
              <w:t>3 和 -1 代表维持保证金率达到 300% 时，每隔 1 小时 app 和 ”爆仓风险预警推送频道“会推送通知。-1 是初始值，与-3有着同样效果</w:t>
            </w:r>
            <w:r>
              <w:rPr>
                <w:rFonts w:hint="default"/>
                <w:lang w:val="en-US" w:eastAsia="zh-CN"/>
              </w:rPr>
              <w:br w:type="textWrapping"/>
            </w:r>
            <w:r>
              <w:rPr>
                <w:rFonts w:hint="default"/>
                <w:lang w:val="en-US" w:eastAsia="zh-CN"/>
              </w:rPr>
              <w:t>0 代表不提醒</w:t>
            </w:r>
          </w:p>
        </w:tc>
      </w:tr>
      <w:tr w14:paraId="2D808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DF0D9A">
            <w:pPr>
              <w:bidi w:val="0"/>
              <w:rPr>
                <w:rFonts w:hint="default"/>
              </w:rPr>
            </w:pPr>
            <w:r>
              <w:rPr>
                <w:rFonts w:hint="default"/>
                <w:lang w:val="en-US" w:eastAsia="zh-CN"/>
              </w:rPr>
              <w:t>enableSpotBorrow</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9CFB62">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07A36C">
            <w:pPr>
              <w:bidi w:val="0"/>
              <w:rPr>
                <w:rFonts w:hint="default"/>
              </w:rPr>
            </w:pPr>
            <w:r>
              <w:rPr>
                <w:rFonts w:hint="default"/>
                <w:lang w:val="en-US" w:eastAsia="zh-CN"/>
              </w:rPr>
              <w:t>现货模式下是否支持借币</w:t>
            </w:r>
            <w:r>
              <w:rPr>
                <w:rFonts w:hint="default"/>
                <w:lang w:val="en-US" w:eastAsia="zh-CN"/>
              </w:rPr>
              <w:br w:type="textWrapping"/>
            </w:r>
            <w:r>
              <w:rPr>
                <w:rFonts w:hint="default"/>
                <w:lang w:val="en-US" w:eastAsia="zh-CN"/>
              </w:rPr>
              <w:t>true：支持</w:t>
            </w:r>
            <w:r>
              <w:rPr>
                <w:rFonts w:hint="default"/>
                <w:lang w:val="en-US" w:eastAsia="zh-CN"/>
              </w:rPr>
              <w:br w:type="textWrapping"/>
            </w:r>
            <w:r>
              <w:rPr>
                <w:rFonts w:hint="default"/>
                <w:lang w:val="en-US" w:eastAsia="zh-CN"/>
              </w:rPr>
              <w:t>false：不支持</w:t>
            </w:r>
          </w:p>
        </w:tc>
      </w:tr>
      <w:tr w14:paraId="30CDF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D29D56">
            <w:pPr>
              <w:bidi w:val="0"/>
              <w:rPr>
                <w:rFonts w:hint="default"/>
              </w:rPr>
            </w:pPr>
            <w:r>
              <w:rPr>
                <w:rFonts w:hint="default"/>
                <w:lang w:val="en-US" w:eastAsia="zh-CN"/>
              </w:rPr>
              <w:t>spotBorrowAutoRepay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20232F">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AB284F">
            <w:pPr>
              <w:bidi w:val="0"/>
              <w:rPr>
                <w:rFonts w:hint="default"/>
              </w:rPr>
            </w:pPr>
            <w:r>
              <w:rPr>
                <w:rFonts w:hint="default"/>
                <w:lang w:val="en-US" w:eastAsia="zh-CN"/>
              </w:rPr>
              <w:t>现货模式下是否支持自动还币</w:t>
            </w:r>
            <w:r>
              <w:rPr>
                <w:rFonts w:hint="default"/>
                <w:lang w:val="en-US" w:eastAsia="zh-CN"/>
              </w:rPr>
              <w:br w:type="textWrapping"/>
            </w:r>
            <w:r>
              <w:rPr>
                <w:rFonts w:hint="default"/>
                <w:lang w:val="en-US" w:eastAsia="zh-CN"/>
              </w:rPr>
              <w:t>true：支持</w:t>
            </w:r>
            <w:r>
              <w:rPr>
                <w:rFonts w:hint="default"/>
                <w:lang w:val="en-US" w:eastAsia="zh-CN"/>
              </w:rPr>
              <w:br w:type="textWrapping"/>
            </w:r>
            <w:r>
              <w:rPr>
                <w:rFonts w:hint="default"/>
                <w:lang w:val="en-US" w:eastAsia="zh-CN"/>
              </w:rPr>
              <w:t>false：不支持</w:t>
            </w:r>
          </w:p>
        </w:tc>
      </w:tr>
      <w:tr w14:paraId="66E2E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810443E">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40B12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5AFB4D">
            <w:pPr>
              <w:bidi w:val="0"/>
              <w:rPr>
                <w:rFonts w:hint="default"/>
              </w:rPr>
            </w:pPr>
            <w:r>
              <w:rPr>
                <w:rFonts w:hint="default"/>
                <w:lang w:val="en-US" w:eastAsia="zh-CN"/>
              </w:rPr>
              <w:t>账户类型</w:t>
            </w:r>
            <w:r>
              <w:rPr>
                <w:rFonts w:hint="default"/>
                <w:lang w:val="en-US" w:eastAsia="zh-CN"/>
              </w:rPr>
              <w:br w:type="textWrapping"/>
            </w:r>
            <w:r>
              <w:rPr>
                <w:rFonts w:hint="default"/>
                <w:lang w:val="en-US" w:eastAsia="zh-CN"/>
              </w:rPr>
              <w:t>0：母账户</w:t>
            </w:r>
            <w:r>
              <w:rPr>
                <w:rFonts w:hint="default"/>
                <w:lang w:val="en-US" w:eastAsia="zh-CN"/>
              </w:rPr>
              <w:br w:type="textWrapping"/>
            </w:r>
            <w:r>
              <w:rPr>
                <w:rFonts w:hint="default"/>
                <w:lang w:val="en-US" w:eastAsia="zh-CN"/>
              </w:rPr>
              <w:t>1：普通子账户</w:t>
            </w:r>
            <w:r>
              <w:rPr>
                <w:rFonts w:hint="default"/>
                <w:lang w:val="en-US" w:eastAsia="zh-CN"/>
              </w:rPr>
              <w:br w:type="textWrapping"/>
            </w:r>
            <w:r>
              <w:rPr>
                <w:rFonts w:hint="default"/>
                <w:lang w:val="en-US" w:eastAsia="zh-CN"/>
              </w:rPr>
              <w:t>2：资管子账户</w:t>
            </w:r>
            <w:r>
              <w:rPr>
                <w:rFonts w:hint="default"/>
                <w:lang w:val="en-US" w:eastAsia="zh-CN"/>
              </w:rPr>
              <w:br w:type="textWrapping"/>
            </w:r>
            <w:r>
              <w:rPr>
                <w:rFonts w:hint="default"/>
                <w:lang w:val="en-US" w:eastAsia="zh-CN"/>
              </w:rPr>
              <w:t>5：托管交易子账户 - Copper</w:t>
            </w:r>
            <w:r>
              <w:rPr>
                <w:rFonts w:hint="default"/>
                <w:lang w:val="en-US" w:eastAsia="zh-CN"/>
              </w:rPr>
              <w:br w:type="textWrapping"/>
            </w:r>
            <w:r>
              <w:rPr>
                <w:rFonts w:hint="default"/>
                <w:lang w:val="en-US" w:eastAsia="zh-CN"/>
              </w:rPr>
              <w:t>9：资管交易子账户 - Copper</w:t>
            </w:r>
            <w:r>
              <w:rPr>
                <w:rFonts w:hint="default"/>
                <w:lang w:val="en-US" w:eastAsia="zh-CN"/>
              </w:rPr>
              <w:br w:type="textWrapping"/>
            </w:r>
            <w:r>
              <w:rPr>
                <w:rFonts w:hint="default"/>
                <w:lang w:val="en-US" w:eastAsia="zh-CN"/>
              </w:rPr>
              <w:t>12：托管交易子账户 - Komainu</w:t>
            </w:r>
          </w:p>
        </w:tc>
      </w:tr>
      <w:tr w14:paraId="544C0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17F293">
            <w:pPr>
              <w:bidi w:val="0"/>
              <w:rPr>
                <w:rFonts w:hint="default"/>
              </w:rPr>
            </w:pPr>
            <w:r>
              <w:rPr>
                <w:rFonts w:hint="default"/>
                <w:lang w:val="en-US" w:eastAsia="zh-CN"/>
              </w:rPr>
              <w:t>settleCcy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CDC1E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113CB2">
            <w:pPr>
              <w:bidi w:val="0"/>
              <w:rPr>
                <w:rFonts w:hint="default"/>
              </w:rPr>
            </w:pPr>
            <w:r>
              <w:rPr>
                <w:rFonts w:hint="default"/>
                <w:lang w:val="en-US" w:eastAsia="zh-CN"/>
              </w:rPr>
              <w:t>当前账户的 USD 本位合约结算币种</w:t>
            </w:r>
          </w:p>
        </w:tc>
      </w:tr>
      <w:tr w14:paraId="1CBA1A1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9E348B">
            <w:pPr>
              <w:bidi w:val="0"/>
              <w:rPr>
                <w:rFonts w:hint="default"/>
              </w:rPr>
            </w:pPr>
            <w:r>
              <w:rPr>
                <w:rFonts w:hint="default"/>
                <w:lang w:val="en-US" w:eastAsia="zh-CN"/>
              </w:rPr>
              <w:t>settleCcyList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0CB18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C1009C">
            <w:pPr>
              <w:bidi w:val="0"/>
              <w:rPr>
                <w:rFonts w:hint="default"/>
              </w:rPr>
            </w:pPr>
            <w:r>
              <w:rPr>
                <w:rFonts w:hint="default"/>
                <w:lang w:val="en-US" w:eastAsia="zh-CN"/>
              </w:rPr>
              <w:t>当前账户的 USD 本位合约结算币种列表，如 ["USD", "USDC", "USDG"]。</w:t>
            </w:r>
          </w:p>
        </w:tc>
      </w:tr>
    </w:tbl>
    <w:p w14:paraId="16CA8789">
      <w:pPr>
        <w:bidi w:val="0"/>
        <w:rPr>
          <w:rFonts w:hint="default"/>
        </w:rPr>
      </w:pPr>
      <w:r>
        <w:rPr>
          <w:rFonts w:hint="default"/>
        </w:rPr>
        <w:t>设置持仓模式</w:t>
      </w:r>
    </w:p>
    <w:p w14:paraId="1485109A">
      <w:pPr>
        <w:bidi w:val="0"/>
        <w:rPr>
          <w:rFonts w:hint="default"/>
        </w:rPr>
      </w:pPr>
      <w:r>
        <w:rPr>
          <w:rFonts w:hint="default"/>
        </w:rPr>
        <w:t>合约模式和跨币种保证金模式：交割和永续合约支持开平仓模式和买卖模式。买卖模式只会有一个方向的仓位；开平仓模式可以分别持有多、空2个方向的仓位。</w:t>
      </w:r>
      <w:r>
        <w:rPr>
          <w:rFonts w:hint="default"/>
        </w:rPr>
        <w:br w:type="textWrapping"/>
      </w:r>
      <w:r>
        <w:rPr>
          <w:rFonts w:hint="default"/>
        </w:rPr>
        <w:t>组合保证金模式：交割和永续仅支持买卖模式</w:t>
      </w:r>
    </w:p>
    <w:p w14:paraId="291293F4">
      <w:pPr>
        <w:bidi w:val="0"/>
        <w:rPr>
          <w:rFonts w:hint="default"/>
        </w:rPr>
      </w:pPr>
      <w:r>
        <w:rPr>
          <w:rFonts w:hint="default"/>
        </w:rPr>
        <w:t>限速：5次/2s</w:t>
      </w:r>
    </w:p>
    <w:p w14:paraId="3B949DF7">
      <w:pPr>
        <w:bidi w:val="0"/>
        <w:rPr>
          <w:rFonts w:hint="default"/>
        </w:rPr>
      </w:pPr>
      <w:r>
        <w:rPr>
          <w:rFonts w:hint="default"/>
        </w:rPr>
        <w:t>限速规则：User ID</w:t>
      </w:r>
    </w:p>
    <w:p w14:paraId="4F8BB062">
      <w:pPr>
        <w:bidi w:val="0"/>
        <w:rPr>
          <w:rFonts w:hint="default"/>
        </w:rPr>
      </w:pPr>
      <w:r>
        <w:rPr>
          <w:rFonts w:hint="default"/>
        </w:rPr>
        <w:t>权限：交易</w:t>
      </w:r>
    </w:p>
    <w:p w14:paraId="0E402BC9">
      <w:pPr>
        <w:bidi w:val="0"/>
        <w:rPr>
          <w:rFonts w:hint="default"/>
        </w:rPr>
      </w:pPr>
      <w:r>
        <w:rPr>
          <w:rFonts w:hint="default"/>
        </w:rPr>
        <w:t>HTTP请求</w:t>
      </w:r>
    </w:p>
    <w:p w14:paraId="382E9CE3">
      <w:pPr>
        <w:bidi w:val="0"/>
        <w:rPr>
          <w:rFonts w:hint="default"/>
        </w:rPr>
      </w:pPr>
      <w:r>
        <w:rPr>
          <w:rFonts w:hint="default"/>
        </w:rPr>
        <w:t>POST /api/v5/account/set-position-mode</w:t>
      </w:r>
    </w:p>
    <w:p w14:paraId="605268A1">
      <w:pPr>
        <w:bidi w:val="0"/>
      </w:pPr>
      <w:r>
        <w:rPr>
          <w:rFonts w:hint="default"/>
        </w:rPr>
        <w:t>请求示例</w:t>
      </w:r>
    </w:p>
    <w:p w14:paraId="2A4E551E">
      <w:pPr>
        <w:bidi w:val="0"/>
        <w:rPr>
          <w:rFonts w:hint="default"/>
        </w:rPr>
      </w:pPr>
      <w:r>
        <w:rPr>
          <w:rFonts w:hint="default"/>
        </w:rPr>
        <w:t>import okx.Account as Account</w:t>
      </w:r>
    </w:p>
    <w:p w14:paraId="56A67FFA">
      <w:pPr>
        <w:bidi w:val="0"/>
        <w:rPr>
          <w:rFonts w:hint="default"/>
        </w:rPr>
      </w:pPr>
      <w:r>
        <w:rPr>
          <w:rFonts w:hint="default"/>
        </w:rPr>
        <w:t># API 初始化apikey = "YOUR_API_KEY"secretkey = "YOUR_SECRET_KEY"passphrase = "YOUR_PASSPHRASE"</w:t>
      </w:r>
    </w:p>
    <w:p w14:paraId="5C48C793">
      <w:pPr>
        <w:bidi w:val="0"/>
        <w:rPr>
          <w:rFonts w:hint="default"/>
        </w:rPr>
      </w:pPr>
      <w:r>
        <w:rPr>
          <w:rFonts w:hint="default"/>
        </w:rPr>
        <w:t>flag = "1"  # 实盘:0 , 模拟盘:1accountAPI = Account.AccountAPI(apikey, secretkey, passphrase, False, flag)</w:t>
      </w:r>
    </w:p>
    <w:p w14:paraId="2440D84A">
      <w:pPr>
        <w:bidi w:val="0"/>
        <w:rPr>
          <w:rFonts w:hint="default"/>
        </w:rPr>
      </w:pPr>
      <w:r>
        <w:rPr>
          <w:rFonts w:hint="default"/>
        </w:rPr>
        <w:t># 设置持仓模式result = accountAPI.set_position_mode(</w:t>
      </w:r>
    </w:p>
    <w:p w14:paraId="730C1635">
      <w:pPr>
        <w:bidi w:val="0"/>
        <w:rPr>
          <w:rFonts w:hint="default"/>
        </w:rPr>
      </w:pPr>
      <w:r>
        <w:rPr>
          <w:rFonts w:hint="default"/>
        </w:rPr>
        <w:t xml:space="preserve">    posMode="long_short_mode")print(result)</w:t>
      </w:r>
    </w:p>
    <w:p w14:paraId="297F1F01">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49"/>
        <w:gridCol w:w="738"/>
        <w:gridCol w:w="1080"/>
        <w:gridCol w:w="4997"/>
      </w:tblGrid>
      <w:tr w14:paraId="3B3D7D6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749AD5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9DEE4ED">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CC0CD3E">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992CDB8">
            <w:pPr>
              <w:bidi w:val="0"/>
              <w:rPr>
                <w:rFonts w:hint="default"/>
              </w:rPr>
            </w:pPr>
            <w:r>
              <w:rPr>
                <w:rFonts w:hint="default"/>
                <w:lang w:val="en-US" w:eastAsia="zh-CN"/>
              </w:rPr>
              <w:t>描述</w:t>
            </w:r>
          </w:p>
        </w:tc>
      </w:tr>
      <w:tr w14:paraId="52C5235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728D8D">
            <w:pPr>
              <w:bidi w:val="0"/>
              <w:rPr>
                <w:rFonts w:hint="default"/>
              </w:rPr>
            </w:pPr>
            <w:r>
              <w:rPr>
                <w:rFonts w:hint="default"/>
                <w:lang w:val="en-US" w:eastAsia="zh-CN"/>
              </w:rPr>
              <w:t>posMode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C2750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52C9F4">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828AF2">
            <w:pPr>
              <w:bidi w:val="0"/>
              <w:rPr>
                <w:rFonts w:hint="default"/>
              </w:rPr>
            </w:pPr>
            <w:r>
              <w:rPr>
                <w:rFonts w:hint="default"/>
                <w:lang w:val="en-US" w:eastAsia="zh-CN"/>
              </w:rPr>
              <w:t>持仓方式</w:t>
            </w:r>
            <w:r>
              <w:rPr>
                <w:rFonts w:hint="default"/>
                <w:lang w:val="en-US" w:eastAsia="zh-CN"/>
              </w:rPr>
              <w:br w:type="textWrapping"/>
            </w:r>
            <w:r>
              <w:rPr>
                <w:rFonts w:hint="default"/>
                <w:lang w:val="en-US" w:eastAsia="zh-CN"/>
              </w:rPr>
              <w:t>long_short_mode：开平仓模式 net_mode：买卖模式</w:t>
            </w:r>
            <w:r>
              <w:rPr>
                <w:rFonts w:hint="default"/>
                <w:lang w:val="en-US" w:eastAsia="zh-CN"/>
              </w:rPr>
              <w:br w:type="textWrapping"/>
            </w:r>
            <w:r>
              <w:rPr>
                <w:rFonts w:hint="default"/>
                <w:lang w:val="en-US" w:eastAsia="zh-CN"/>
              </w:rPr>
              <w:t>仅适用交割/永续</w:t>
            </w:r>
          </w:p>
        </w:tc>
      </w:tr>
    </w:tbl>
    <w:p w14:paraId="7238D248">
      <w:pPr>
        <w:bidi w:val="0"/>
      </w:pPr>
      <w:r>
        <w:rPr>
          <w:rFonts w:hint="default"/>
        </w:rPr>
        <w:t>返回结果</w:t>
      </w:r>
    </w:p>
    <w:p w14:paraId="53EE6D20">
      <w:pPr>
        <w:bidi w:val="0"/>
        <w:rPr>
          <w:rFonts w:hint="default"/>
        </w:rPr>
      </w:pPr>
      <w:r>
        <w:rPr>
          <w:rFonts w:hint="default"/>
        </w:rPr>
        <w:t>{</w:t>
      </w:r>
    </w:p>
    <w:p w14:paraId="7784156F">
      <w:pPr>
        <w:bidi w:val="0"/>
        <w:rPr>
          <w:rFonts w:hint="default"/>
        </w:rPr>
      </w:pPr>
      <w:r>
        <w:rPr>
          <w:rFonts w:hint="default"/>
        </w:rPr>
        <w:t xml:space="preserve">    "code": "0",</w:t>
      </w:r>
    </w:p>
    <w:p w14:paraId="61B7CA1C">
      <w:pPr>
        <w:bidi w:val="0"/>
        <w:rPr>
          <w:rFonts w:hint="default"/>
        </w:rPr>
      </w:pPr>
      <w:r>
        <w:rPr>
          <w:rFonts w:hint="default"/>
        </w:rPr>
        <w:t xml:space="preserve">    "msg": "",</w:t>
      </w:r>
    </w:p>
    <w:p w14:paraId="5EF47490">
      <w:pPr>
        <w:bidi w:val="0"/>
        <w:rPr>
          <w:rFonts w:hint="default"/>
        </w:rPr>
      </w:pPr>
      <w:r>
        <w:rPr>
          <w:rFonts w:hint="default"/>
        </w:rPr>
        <w:t xml:space="preserve">    "data": [{</w:t>
      </w:r>
    </w:p>
    <w:p w14:paraId="139A68B6">
      <w:pPr>
        <w:bidi w:val="0"/>
        <w:rPr>
          <w:rFonts w:hint="default"/>
        </w:rPr>
      </w:pPr>
      <w:r>
        <w:rPr>
          <w:rFonts w:hint="default"/>
        </w:rPr>
        <w:t xml:space="preserve">        "posMode": "long_short_mode"</w:t>
      </w:r>
    </w:p>
    <w:p w14:paraId="2FA0DDB8">
      <w:pPr>
        <w:bidi w:val="0"/>
        <w:rPr>
          <w:rFonts w:hint="default"/>
        </w:rPr>
      </w:pPr>
      <w:r>
        <w:rPr>
          <w:rFonts w:hint="default"/>
        </w:rPr>
        <w:t xml:space="preserve">    }]}</w:t>
      </w:r>
    </w:p>
    <w:p w14:paraId="5CF7B69B">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49"/>
        <w:gridCol w:w="738"/>
        <w:gridCol w:w="1080"/>
      </w:tblGrid>
      <w:tr w14:paraId="28C41F8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70A755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BCA24E8">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71271BD">
            <w:pPr>
              <w:bidi w:val="0"/>
              <w:rPr>
                <w:rFonts w:hint="default"/>
              </w:rPr>
            </w:pPr>
            <w:r>
              <w:rPr>
                <w:rFonts w:hint="default"/>
                <w:lang w:val="en-US" w:eastAsia="zh-CN"/>
              </w:rPr>
              <w:t>描述</w:t>
            </w:r>
          </w:p>
        </w:tc>
      </w:tr>
      <w:tr w14:paraId="6C232E3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E30746">
            <w:pPr>
              <w:bidi w:val="0"/>
              <w:rPr>
                <w:rFonts w:hint="default"/>
              </w:rPr>
            </w:pPr>
            <w:r>
              <w:rPr>
                <w:rFonts w:hint="default"/>
                <w:lang w:val="en-US" w:eastAsia="zh-CN"/>
              </w:rPr>
              <w:t>posMode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7BF43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8B11CC">
            <w:pPr>
              <w:bidi w:val="0"/>
              <w:rPr>
                <w:rFonts w:hint="default"/>
              </w:rPr>
            </w:pPr>
            <w:r>
              <w:rPr>
                <w:rFonts w:hint="default"/>
                <w:lang w:val="en-US" w:eastAsia="zh-CN"/>
              </w:rPr>
              <w:t>持仓方式</w:t>
            </w:r>
          </w:p>
        </w:tc>
      </w:tr>
    </w:tbl>
    <w:p w14:paraId="771EB315">
      <w:pPr>
        <w:bidi w:val="0"/>
        <w:rPr>
          <w:rFonts w:hint="default"/>
        </w:rPr>
      </w:pPr>
      <w:r>
        <w:rPr>
          <w:rFonts w:hint="default"/>
        </w:rPr>
        <w:t>设置杠杆倍数</w:t>
      </w:r>
    </w:p>
    <w:p w14:paraId="5C4C0707">
      <w:pPr>
        <w:bidi w:val="0"/>
        <w:rPr>
          <w:rFonts w:hint="default"/>
        </w:rPr>
      </w:pPr>
      <w:r>
        <w:rPr>
          <w:rFonts w:hint="default"/>
        </w:rPr>
        <w:br w:type="textWrapping"/>
      </w:r>
      <w:r>
        <w:rPr>
          <w:rFonts w:hint="default"/>
        </w:rPr>
        <w:t>一个产品可以有如下10种杠杆倍数的设置场景：</w:t>
      </w:r>
    </w:p>
    <w:p w14:paraId="1F7DDC9F">
      <w:pPr>
        <w:bidi w:val="0"/>
      </w:pPr>
      <w:r>
        <w:rPr>
          <w:rFonts w:hint="default"/>
        </w:rPr>
        <w:t>在逐仓交易模式下，设置币币杠杆的杠杆倍数（币对层面）；</w:t>
      </w:r>
    </w:p>
    <w:p w14:paraId="10225273">
      <w:pPr>
        <w:bidi w:val="0"/>
      </w:pPr>
      <w:r>
        <w:rPr>
          <w:rFonts w:hint="default"/>
        </w:rPr>
        <w:t>现货模式账户已开通借币功能，在全仓交易模式下，设置币币杠杆的杠杆倍数（币种层面）；</w:t>
      </w:r>
    </w:p>
    <w:p w14:paraId="313714A4">
      <w:pPr>
        <w:bidi w:val="0"/>
      </w:pPr>
      <w:r>
        <w:rPr>
          <w:rFonts w:hint="default"/>
        </w:rPr>
        <w:t>合约模式账户在全仓交易模式下，设置币币杠杆的杠杆倍数（币对层面）；</w:t>
      </w:r>
    </w:p>
    <w:p w14:paraId="7DCE7390">
      <w:pPr>
        <w:bidi w:val="0"/>
      </w:pPr>
      <w:r>
        <w:rPr>
          <w:rFonts w:hint="default"/>
        </w:rPr>
        <w:t>跨币种保证金模式账户在全仓交易模式下，设置币币杠杆的杠杆倍数（币种层面）；</w:t>
      </w:r>
    </w:p>
    <w:p w14:paraId="72ACE8B5">
      <w:pPr>
        <w:bidi w:val="0"/>
      </w:pPr>
      <w:r>
        <w:rPr>
          <w:rFonts w:hint="default"/>
        </w:rPr>
        <w:t>组合保证金模式账户在全仓交易模式下，设置币币杠杆的杠杆倍数（币种层面）；</w:t>
      </w:r>
    </w:p>
    <w:p w14:paraId="0C46A4F8">
      <w:pPr>
        <w:bidi w:val="0"/>
      </w:pPr>
      <w:r>
        <w:rPr>
          <w:rFonts w:hint="default"/>
        </w:rPr>
        <w:t>在全仓交易模式下，设置交割的杠杆倍数（指数层面）；</w:t>
      </w:r>
    </w:p>
    <w:p w14:paraId="2C6924FC">
      <w:pPr>
        <w:bidi w:val="0"/>
      </w:pPr>
      <w:r>
        <w:rPr>
          <w:rFonts w:hint="default"/>
        </w:rPr>
        <w:t>在逐仓交易模式、买卖持仓模式下，设置交割的杠杆倍数（合约层面）；</w:t>
      </w:r>
    </w:p>
    <w:p w14:paraId="5E231F6B">
      <w:pPr>
        <w:bidi w:val="0"/>
      </w:pPr>
      <w:r>
        <w:rPr>
          <w:rFonts w:hint="default"/>
        </w:rPr>
        <w:t>在逐仓交易模式、开平仓持仓模式下，设置交割的杠杆倍数（合约与持仓方向层面）；</w:t>
      </w:r>
    </w:p>
    <w:p w14:paraId="16A1EF54">
      <w:pPr>
        <w:bidi w:val="0"/>
      </w:pPr>
      <w:r>
        <w:rPr>
          <w:rFonts w:hint="default"/>
        </w:rPr>
        <w:t>在全仓交易模式下，设置永续的杠杆倍数（合约层面）；</w:t>
      </w:r>
    </w:p>
    <w:p w14:paraId="4A7D286E">
      <w:pPr>
        <w:bidi w:val="0"/>
      </w:pPr>
      <w:r>
        <w:rPr>
          <w:rFonts w:hint="default"/>
        </w:rPr>
        <w:t>在逐仓交易模式、买卖持仓模式下，设置永续的杠杆倍数（合约层面）；</w:t>
      </w:r>
    </w:p>
    <w:p w14:paraId="3A71FAD7">
      <w:pPr>
        <w:bidi w:val="0"/>
      </w:pPr>
      <w:r>
        <w:rPr>
          <w:rFonts w:hint="default"/>
        </w:rPr>
        <w:t>在逐仓交易模式、开平仓持仓模式下，设置永续的杠杆倍数（合约与持仓方向层面）；</w:t>
      </w:r>
    </w:p>
    <w:p w14:paraId="7ACF0CBB">
      <w:pPr>
        <w:bidi w:val="0"/>
        <w:rPr>
          <w:rFonts w:hint="default"/>
        </w:rPr>
      </w:pPr>
      <w:r>
        <w:rPr>
          <w:rFonts w:hint="default"/>
        </w:rPr>
        <w:t>注意请求参数 posSide 仅在交割/永续的开平仓持仓模式下才需要填写（参见场景8和11）。</w:t>
      </w:r>
      <w:r>
        <w:rPr>
          <w:rFonts w:hint="default"/>
        </w:rPr>
        <w:br w:type="textWrapping"/>
      </w:r>
      <w:r>
        <w:rPr>
          <w:rFonts w:hint="default"/>
        </w:rPr>
        <w:t>请参阅右侧对应的每个案例的请求示例。</w:t>
      </w:r>
    </w:p>
    <w:p w14:paraId="7DEC8289">
      <w:pPr>
        <w:bidi w:val="0"/>
        <w:rPr>
          <w:rFonts w:hint="default"/>
        </w:rPr>
      </w:pPr>
      <w:r>
        <w:rPr>
          <w:rFonts w:hint="default"/>
        </w:rPr>
        <w:t>限速：20次/2s</w:t>
      </w:r>
    </w:p>
    <w:p w14:paraId="1C1F5CB5">
      <w:pPr>
        <w:bidi w:val="0"/>
        <w:rPr>
          <w:rFonts w:hint="default"/>
        </w:rPr>
      </w:pPr>
      <w:r>
        <w:rPr>
          <w:rFonts w:hint="default"/>
        </w:rPr>
        <w:t>限速规则：User ID</w:t>
      </w:r>
    </w:p>
    <w:p w14:paraId="28CA8024">
      <w:pPr>
        <w:bidi w:val="0"/>
        <w:rPr>
          <w:rFonts w:hint="default"/>
        </w:rPr>
      </w:pPr>
      <w:r>
        <w:rPr>
          <w:rFonts w:hint="default"/>
        </w:rPr>
        <w:t>权限：交易</w:t>
      </w:r>
    </w:p>
    <w:p w14:paraId="6E4A9C4C">
      <w:pPr>
        <w:bidi w:val="0"/>
        <w:rPr>
          <w:rFonts w:hint="default"/>
        </w:rPr>
      </w:pPr>
      <w:r>
        <w:rPr>
          <w:rFonts w:hint="default"/>
        </w:rPr>
        <w:t>HTTP请求</w:t>
      </w:r>
    </w:p>
    <w:p w14:paraId="30037ED2">
      <w:pPr>
        <w:bidi w:val="0"/>
        <w:rPr>
          <w:rFonts w:hint="default"/>
        </w:rPr>
      </w:pPr>
      <w:r>
        <w:rPr>
          <w:rFonts w:hint="default"/>
        </w:rPr>
        <w:t>POST /api/v5/account/set-leverage</w:t>
      </w:r>
    </w:p>
    <w:p w14:paraId="5C797332">
      <w:pPr>
        <w:bidi w:val="0"/>
      </w:pPr>
      <w:r>
        <w:rPr>
          <w:rFonts w:hint="default"/>
        </w:rPr>
        <w:t>请求示例</w:t>
      </w:r>
    </w:p>
    <w:p w14:paraId="51ED8721">
      <w:pPr>
        <w:bidi w:val="0"/>
        <w:rPr>
          <w:rFonts w:hint="default"/>
        </w:rPr>
      </w:pPr>
      <w:r>
        <w:rPr>
          <w:rFonts w:hint="default"/>
        </w:rPr>
        <w:t>import okx.Account as Account</w:t>
      </w:r>
    </w:p>
    <w:p w14:paraId="6337BF6E">
      <w:pPr>
        <w:bidi w:val="0"/>
        <w:rPr>
          <w:rFonts w:hint="default"/>
        </w:rPr>
      </w:pPr>
      <w:r>
        <w:rPr>
          <w:rFonts w:hint="default"/>
        </w:rPr>
        <w:t># API 初始化apikey = "YOUR_API_KEY"secretkey = "YOUR_SECRET_KEY"passphrase = "YOUR_PASSPHRASE"</w:t>
      </w:r>
    </w:p>
    <w:p w14:paraId="439F2F85">
      <w:pPr>
        <w:bidi w:val="0"/>
        <w:rPr>
          <w:rFonts w:hint="default"/>
        </w:rPr>
      </w:pPr>
      <w:r>
        <w:rPr>
          <w:rFonts w:hint="default"/>
        </w:rPr>
        <w:t>flag = "1"  # 实盘:0 , 模拟盘:1accountAPI = Account.AccountAPI(apikey, secretkey, passphrase, False, flag)</w:t>
      </w:r>
    </w:p>
    <w:p w14:paraId="0F7914C4">
      <w:pPr>
        <w:bidi w:val="0"/>
        <w:rPr>
          <w:rFonts w:hint="default"/>
        </w:rPr>
      </w:pPr>
      <w:r>
        <w:rPr>
          <w:rFonts w:hint="default"/>
        </w:rPr>
        <w:t># 在逐仓交易模式下，设置币币杠杆的杠杆倍数（币对层面）result = accountAPI.set_leverage(</w:t>
      </w:r>
    </w:p>
    <w:p w14:paraId="43984BF9">
      <w:pPr>
        <w:bidi w:val="0"/>
        <w:rPr>
          <w:rFonts w:hint="default"/>
        </w:rPr>
      </w:pPr>
      <w:r>
        <w:rPr>
          <w:rFonts w:hint="default"/>
        </w:rPr>
        <w:t xml:space="preserve">    instId="BTC-USDT",</w:t>
      </w:r>
    </w:p>
    <w:p w14:paraId="0C4A92EE">
      <w:pPr>
        <w:bidi w:val="0"/>
        <w:rPr>
          <w:rFonts w:hint="default"/>
        </w:rPr>
      </w:pPr>
      <w:r>
        <w:rPr>
          <w:rFonts w:hint="default"/>
        </w:rPr>
        <w:t xml:space="preserve">    lever="5",</w:t>
      </w:r>
    </w:p>
    <w:p w14:paraId="34EC27B2">
      <w:pPr>
        <w:bidi w:val="0"/>
        <w:rPr>
          <w:rFonts w:hint="default"/>
        </w:rPr>
      </w:pPr>
      <w:r>
        <w:rPr>
          <w:rFonts w:hint="default"/>
        </w:rPr>
        <w:t xml:space="preserve">    mgnMode="isolated")print(result)</w:t>
      </w:r>
    </w:p>
    <w:p w14:paraId="029E91A0">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3"/>
        <w:gridCol w:w="738"/>
        <w:gridCol w:w="752"/>
        <w:gridCol w:w="5933"/>
      </w:tblGrid>
      <w:tr w14:paraId="64E1635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1317152">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D77152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E516A89">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E3A2CC2">
            <w:pPr>
              <w:bidi w:val="0"/>
              <w:rPr>
                <w:rFonts w:hint="default"/>
              </w:rPr>
            </w:pPr>
            <w:r>
              <w:rPr>
                <w:rFonts w:hint="default"/>
                <w:lang w:val="en-US" w:eastAsia="zh-CN"/>
              </w:rPr>
              <w:t>描述</w:t>
            </w:r>
          </w:p>
        </w:tc>
      </w:tr>
      <w:tr w14:paraId="57406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E86713">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4598E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BF0463">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47674F">
            <w:pPr>
              <w:bidi w:val="0"/>
              <w:rPr>
                <w:rFonts w:hint="default"/>
              </w:rPr>
            </w:pPr>
            <w:r>
              <w:rPr>
                <w:rFonts w:hint="default"/>
                <w:lang w:val="en-US" w:eastAsia="zh-CN"/>
              </w:rPr>
              <w:t>产品ID：币对、合约</w:t>
            </w:r>
            <w:r>
              <w:rPr>
                <w:rFonts w:hint="default"/>
                <w:lang w:val="en-US" w:eastAsia="zh-CN"/>
              </w:rPr>
              <w:br w:type="textWrapping"/>
            </w:r>
            <w:r>
              <w:rPr>
                <w:rFonts w:hint="default"/>
                <w:lang w:val="en-US" w:eastAsia="zh-CN"/>
              </w:rPr>
              <w:t>仅适用于现货模式/跨币种保证金模式/组合保证金模式的全仓交割永续，合约模式的全仓币币杠杆交割永续 以及逐仓。</w:t>
            </w:r>
            <w:r>
              <w:rPr>
                <w:rFonts w:hint="default"/>
                <w:lang w:val="en-US" w:eastAsia="zh-CN"/>
              </w:rPr>
              <w:br w:type="textWrapping"/>
            </w:r>
            <w:r>
              <w:rPr>
                <w:rFonts w:hint="default"/>
                <w:lang w:val="en-US" w:eastAsia="zh-CN"/>
              </w:rPr>
              <w:t>且在适用场景下必填。</w:t>
            </w:r>
          </w:p>
        </w:tc>
      </w:tr>
      <w:tr w14:paraId="0580B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F1A0ED">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1F90F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B23DC4">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20B84C">
            <w:pPr>
              <w:bidi w:val="0"/>
              <w:rPr>
                <w:rFonts w:hint="default"/>
              </w:rPr>
            </w:pPr>
            <w:r>
              <w:rPr>
                <w:rFonts w:hint="default"/>
                <w:lang w:val="en-US" w:eastAsia="zh-CN"/>
              </w:rPr>
              <w:t>保证金币种，用于设置开启自动借币模式下币种维度的杠杆。</w:t>
            </w:r>
            <w:r>
              <w:rPr>
                <w:rFonts w:hint="default"/>
                <w:lang w:val="en-US" w:eastAsia="zh-CN"/>
              </w:rPr>
              <w:br w:type="textWrapping"/>
            </w:r>
            <w:r>
              <w:rPr>
                <w:rFonts w:hint="default"/>
                <w:lang w:val="en-US" w:eastAsia="zh-CN"/>
              </w:rPr>
              <w:t>仅适用于现货模式/跨币种保证金模式/组合保证金模式的全仓币币杠杆。</w:t>
            </w:r>
            <w:r>
              <w:rPr>
                <w:rFonts w:hint="default"/>
                <w:lang w:val="en-US" w:eastAsia="zh-CN"/>
              </w:rPr>
              <w:br w:type="textWrapping"/>
            </w:r>
            <w:r>
              <w:rPr>
                <w:rFonts w:hint="default"/>
                <w:lang w:val="en-US" w:eastAsia="zh-CN"/>
              </w:rPr>
              <w:t>且在适用场景下必填。</w:t>
            </w:r>
          </w:p>
        </w:tc>
      </w:tr>
      <w:tr w14:paraId="6942A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824BEAB">
            <w:pPr>
              <w:bidi w:val="0"/>
              <w:rPr>
                <w:rFonts w:hint="default"/>
              </w:rPr>
            </w:pPr>
            <w:r>
              <w:rPr>
                <w:rFonts w:hint="default"/>
                <w:lang w:val="en-US" w:eastAsia="zh-CN"/>
              </w:rPr>
              <w:t>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CF611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38061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C24946">
            <w:pPr>
              <w:bidi w:val="0"/>
              <w:rPr>
                <w:rFonts w:hint="default"/>
              </w:rPr>
            </w:pPr>
            <w:r>
              <w:rPr>
                <w:rFonts w:hint="default"/>
                <w:lang w:val="en-US" w:eastAsia="zh-CN"/>
              </w:rPr>
              <w:t>杠杆倍数</w:t>
            </w:r>
          </w:p>
        </w:tc>
      </w:tr>
      <w:tr w14:paraId="7023C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BDC43E">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8877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54730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9D35E6">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isolated：逐仓</w:t>
            </w:r>
            <w:r>
              <w:rPr>
                <w:rFonts w:hint="default"/>
                <w:lang w:val="en-US" w:eastAsia="zh-CN"/>
              </w:rPr>
              <w:br w:type="textWrapping"/>
            </w:r>
            <w:r>
              <w:rPr>
                <w:rFonts w:hint="default"/>
                <w:lang w:val="en-US" w:eastAsia="zh-CN"/>
              </w:rPr>
              <w:t>cross：全仓</w:t>
            </w:r>
            <w:r>
              <w:rPr>
                <w:rFonts w:hint="default"/>
                <w:lang w:val="en-US" w:eastAsia="zh-CN"/>
              </w:rPr>
              <w:br w:type="textWrapping"/>
            </w:r>
            <w:r>
              <w:rPr>
                <w:rFonts w:hint="default"/>
                <w:lang w:val="en-US" w:eastAsia="zh-CN"/>
              </w:rPr>
              <w:t>如果ccy有效传值，该参数值只能为cross。</w:t>
            </w:r>
          </w:p>
        </w:tc>
      </w:tr>
      <w:tr w14:paraId="7487F2D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1CCF7C">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77331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53C539">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B94A28">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long：开平仓模式开多</w:t>
            </w:r>
            <w:r>
              <w:rPr>
                <w:rFonts w:hint="default"/>
                <w:lang w:val="en-US" w:eastAsia="zh-CN"/>
              </w:rPr>
              <w:br w:type="textWrapping"/>
            </w:r>
            <w:r>
              <w:rPr>
                <w:rFonts w:hint="default"/>
                <w:lang w:val="en-US" w:eastAsia="zh-CN"/>
              </w:rPr>
              <w:t>short：开平仓模式开空</w:t>
            </w:r>
            <w:r>
              <w:rPr>
                <w:rFonts w:hint="default"/>
                <w:lang w:val="en-US" w:eastAsia="zh-CN"/>
              </w:rPr>
              <w:br w:type="textWrapping"/>
            </w:r>
            <w:r>
              <w:rPr>
                <w:rFonts w:hint="default"/>
                <w:lang w:val="en-US" w:eastAsia="zh-CN"/>
              </w:rPr>
              <w:t>仅适用于逐仓交割/永续</w:t>
            </w:r>
            <w:r>
              <w:rPr>
                <w:rFonts w:hint="default"/>
                <w:lang w:val="en-US" w:eastAsia="zh-CN"/>
              </w:rPr>
              <w:br w:type="textWrapping"/>
            </w:r>
            <w:r>
              <w:rPr>
                <w:rFonts w:hint="default"/>
                <w:lang w:val="en-US" w:eastAsia="zh-CN"/>
              </w:rPr>
              <w:t>在开平仓模式且保证金模式为逐仓条件下必填</w:t>
            </w:r>
          </w:p>
        </w:tc>
      </w:tr>
    </w:tbl>
    <w:p w14:paraId="0DAD4EB5">
      <w:pPr>
        <w:bidi w:val="0"/>
      </w:pPr>
      <w:r>
        <w:rPr>
          <w:rFonts w:hint="default"/>
        </w:rPr>
        <w:t>返回结果</w:t>
      </w:r>
    </w:p>
    <w:p w14:paraId="0C31F5B5">
      <w:pPr>
        <w:bidi w:val="0"/>
        <w:rPr>
          <w:rFonts w:hint="default"/>
        </w:rPr>
      </w:pPr>
      <w:r>
        <w:rPr>
          <w:rFonts w:hint="default"/>
        </w:rPr>
        <w:t>{</w:t>
      </w:r>
    </w:p>
    <w:p w14:paraId="308C8CB0">
      <w:pPr>
        <w:bidi w:val="0"/>
        <w:rPr>
          <w:rFonts w:hint="default"/>
        </w:rPr>
      </w:pPr>
      <w:r>
        <w:rPr>
          <w:rFonts w:hint="default"/>
        </w:rPr>
        <w:t xml:space="preserve">    "code": "0",</w:t>
      </w:r>
    </w:p>
    <w:p w14:paraId="32E099A8">
      <w:pPr>
        <w:bidi w:val="0"/>
        <w:rPr>
          <w:rFonts w:hint="default"/>
        </w:rPr>
      </w:pPr>
      <w:r>
        <w:rPr>
          <w:rFonts w:hint="default"/>
        </w:rPr>
        <w:t xml:space="preserve">    "msg": "",</w:t>
      </w:r>
    </w:p>
    <w:p w14:paraId="1AA6106C">
      <w:pPr>
        <w:bidi w:val="0"/>
        <w:rPr>
          <w:rFonts w:hint="default"/>
        </w:rPr>
      </w:pPr>
      <w:r>
        <w:rPr>
          <w:rFonts w:hint="default"/>
        </w:rPr>
        <w:t xml:space="preserve">    "data": [{</w:t>
      </w:r>
    </w:p>
    <w:p w14:paraId="24A58A61">
      <w:pPr>
        <w:bidi w:val="0"/>
        <w:rPr>
          <w:rFonts w:hint="default"/>
        </w:rPr>
      </w:pPr>
      <w:r>
        <w:rPr>
          <w:rFonts w:hint="default"/>
        </w:rPr>
        <w:t xml:space="preserve">        "lever": "30",</w:t>
      </w:r>
    </w:p>
    <w:p w14:paraId="12EADCE4">
      <w:pPr>
        <w:bidi w:val="0"/>
        <w:rPr>
          <w:rFonts w:hint="default"/>
        </w:rPr>
      </w:pPr>
      <w:r>
        <w:rPr>
          <w:rFonts w:hint="default"/>
        </w:rPr>
        <w:t xml:space="preserve">        "mgnMode": "isolated",</w:t>
      </w:r>
    </w:p>
    <w:p w14:paraId="0F7486F0">
      <w:pPr>
        <w:bidi w:val="0"/>
        <w:rPr>
          <w:rFonts w:hint="default"/>
        </w:rPr>
      </w:pPr>
      <w:r>
        <w:rPr>
          <w:rFonts w:hint="default"/>
        </w:rPr>
        <w:t xml:space="preserve">        "instId": "BTC-USDT-SWAP",</w:t>
      </w:r>
    </w:p>
    <w:p w14:paraId="3508C6E3">
      <w:pPr>
        <w:bidi w:val="0"/>
        <w:rPr>
          <w:rFonts w:hint="default"/>
        </w:rPr>
      </w:pPr>
      <w:r>
        <w:rPr>
          <w:rFonts w:hint="default"/>
        </w:rPr>
        <w:t xml:space="preserve">        "posSide": "long"</w:t>
      </w:r>
    </w:p>
    <w:p w14:paraId="072B4D31">
      <w:pPr>
        <w:bidi w:val="0"/>
        <w:rPr>
          <w:rFonts w:hint="default"/>
        </w:rPr>
      </w:pPr>
      <w:r>
        <w:rPr>
          <w:rFonts w:hint="default"/>
        </w:rPr>
        <w:t xml:space="preserve">    }]}</w:t>
      </w:r>
    </w:p>
    <w:p w14:paraId="72159210">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3"/>
        <w:gridCol w:w="738"/>
        <w:gridCol w:w="1541"/>
      </w:tblGrid>
      <w:tr w14:paraId="0F68D75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E44294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801271D">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657A0E5">
            <w:pPr>
              <w:bidi w:val="0"/>
              <w:rPr>
                <w:rFonts w:hint="default"/>
              </w:rPr>
            </w:pPr>
            <w:r>
              <w:rPr>
                <w:rFonts w:hint="default"/>
                <w:lang w:val="en-US" w:eastAsia="zh-CN"/>
              </w:rPr>
              <w:t>描述</w:t>
            </w:r>
          </w:p>
        </w:tc>
      </w:tr>
      <w:tr w14:paraId="57D8B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7F44BE">
            <w:pPr>
              <w:bidi w:val="0"/>
              <w:rPr>
                <w:rFonts w:hint="default"/>
              </w:rPr>
            </w:pPr>
            <w:r>
              <w:rPr>
                <w:rFonts w:hint="default"/>
                <w:lang w:val="en-US" w:eastAsia="zh-CN"/>
              </w:rPr>
              <w:t>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22195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6E3F54">
            <w:pPr>
              <w:bidi w:val="0"/>
              <w:rPr>
                <w:rFonts w:hint="default"/>
              </w:rPr>
            </w:pPr>
            <w:r>
              <w:rPr>
                <w:rFonts w:hint="default"/>
                <w:lang w:val="en-US" w:eastAsia="zh-CN"/>
              </w:rPr>
              <w:t>杠杆倍数</w:t>
            </w:r>
          </w:p>
        </w:tc>
      </w:tr>
      <w:tr w14:paraId="22392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7C3B964">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2567E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CBECCB">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isolated：逐仓</w:t>
            </w:r>
            <w:r>
              <w:rPr>
                <w:rFonts w:hint="default"/>
                <w:lang w:val="en-US" w:eastAsia="zh-CN"/>
              </w:rPr>
              <w:br w:type="textWrapping"/>
            </w:r>
            <w:r>
              <w:rPr>
                <w:rFonts w:hint="default"/>
                <w:lang w:val="en-US" w:eastAsia="zh-CN"/>
              </w:rPr>
              <w:t>cross：全仓</w:t>
            </w:r>
          </w:p>
        </w:tc>
      </w:tr>
      <w:tr w14:paraId="107A8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668BC7">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D87D3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F09575">
            <w:pPr>
              <w:bidi w:val="0"/>
              <w:rPr>
                <w:rFonts w:hint="default"/>
              </w:rPr>
            </w:pPr>
            <w:r>
              <w:rPr>
                <w:rFonts w:hint="default"/>
                <w:lang w:val="en-US" w:eastAsia="zh-CN"/>
              </w:rPr>
              <w:t>产品ID</w:t>
            </w:r>
          </w:p>
        </w:tc>
      </w:tr>
      <w:tr w14:paraId="126E1CE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2371CC">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99D06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07867B">
            <w:pPr>
              <w:bidi w:val="0"/>
              <w:rPr>
                <w:rFonts w:hint="default"/>
              </w:rPr>
            </w:pPr>
            <w:r>
              <w:rPr>
                <w:rFonts w:hint="default"/>
                <w:lang w:val="en-US" w:eastAsia="zh-CN"/>
              </w:rPr>
              <w:t>持仓方向</w:t>
            </w:r>
          </w:p>
        </w:tc>
      </w:tr>
    </w:tbl>
    <w:p w14:paraId="5BE02E9C">
      <w:pPr>
        <w:bidi w:val="0"/>
      </w:pPr>
      <w:r>
        <w:rPr>
          <w:lang w:val="en-US" w:eastAsia="zh-CN"/>
        </w:rPr>
        <w:t> 当希望在指数层面设置交割/永续的全仓杠杆倍数时，传入任意产品ID 和保证金模式（全仓）即可。 组合保证金账户下交割和永续的全仓不能调整杠杆倍数。</w:t>
      </w:r>
    </w:p>
    <w:p w14:paraId="4BD6F853">
      <w:pPr>
        <w:bidi w:val="0"/>
        <w:rPr>
          <w:rFonts w:hint="default"/>
        </w:rPr>
      </w:pPr>
      <w:r>
        <w:rPr>
          <w:rFonts w:hint="default"/>
        </w:rPr>
        <w:t>获取最大可下单数量</w:t>
      </w:r>
    </w:p>
    <w:p w14:paraId="4F0AB50D">
      <w:pPr>
        <w:bidi w:val="0"/>
        <w:rPr>
          <w:rFonts w:hint="default"/>
        </w:rPr>
      </w:pPr>
      <w:r>
        <w:rPr>
          <w:rFonts w:hint="default"/>
        </w:rPr>
        <w:t>获取最大可下单数量，可对应下单时的 "sz" 字段</w:t>
      </w:r>
    </w:p>
    <w:p w14:paraId="5A919749">
      <w:pPr>
        <w:bidi w:val="0"/>
      </w:pPr>
      <w:r>
        <w:rPr>
          <w:lang w:val="en-US" w:eastAsia="zh-CN"/>
        </w:rPr>
        <w:t> Portfolio Margin 账户下，衍生品的全仓模式不支持最大可买卖/开仓数量的计算。</w:t>
      </w:r>
    </w:p>
    <w:p w14:paraId="52BCCE4D">
      <w:pPr>
        <w:bidi w:val="0"/>
        <w:rPr>
          <w:rFonts w:hint="default"/>
        </w:rPr>
      </w:pPr>
      <w:r>
        <w:rPr>
          <w:rFonts w:hint="default"/>
        </w:rPr>
        <w:t>限速：20次/2s</w:t>
      </w:r>
    </w:p>
    <w:p w14:paraId="7FCC2F22">
      <w:pPr>
        <w:bidi w:val="0"/>
        <w:rPr>
          <w:rFonts w:hint="default"/>
        </w:rPr>
      </w:pPr>
      <w:r>
        <w:rPr>
          <w:rFonts w:hint="default"/>
        </w:rPr>
        <w:t>限速规则：User ID</w:t>
      </w:r>
    </w:p>
    <w:p w14:paraId="2BB6EE03">
      <w:pPr>
        <w:bidi w:val="0"/>
        <w:rPr>
          <w:rFonts w:hint="default"/>
        </w:rPr>
      </w:pPr>
      <w:r>
        <w:rPr>
          <w:rFonts w:hint="default"/>
        </w:rPr>
        <w:t>权限：读取</w:t>
      </w:r>
    </w:p>
    <w:p w14:paraId="5A0C23AD">
      <w:pPr>
        <w:bidi w:val="0"/>
        <w:rPr>
          <w:rFonts w:hint="default"/>
        </w:rPr>
      </w:pPr>
      <w:r>
        <w:rPr>
          <w:rFonts w:hint="default"/>
        </w:rPr>
        <w:t>HTTP请求</w:t>
      </w:r>
    </w:p>
    <w:p w14:paraId="26108BDE">
      <w:pPr>
        <w:bidi w:val="0"/>
        <w:rPr>
          <w:rFonts w:hint="default"/>
        </w:rPr>
      </w:pPr>
      <w:r>
        <w:rPr>
          <w:rFonts w:hint="default"/>
        </w:rPr>
        <w:t>GET /api/v5/account/max-size</w:t>
      </w:r>
    </w:p>
    <w:p w14:paraId="77382D0D">
      <w:pPr>
        <w:bidi w:val="0"/>
      </w:pPr>
      <w:r>
        <w:rPr>
          <w:rFonts w:hint="default"/>
        </w:rPr>
        <w:t>请求示例</w:t>
      </w:r>
    </w:p>
    <w:p w14:paraId="23133919">
      <w:pPr>
        <w:bidi w:val="0"/>
        <w:rPr>
          <w:rFonts w:hint="default"/>
        </w:rPr>
      </w:pPr>
      <w:r>
        <w:rPr>
          <w:rFonts w:hint="default"/>
        </w:rPr>
        <w:t>import okx.Account as Account</w:t>
      </w:r>
    </w:p>
    <w:p w14:paraId="289B326E">
      <w:pPr>
        <w:bidi w:val="0"/>
        <w:rPr>
          <w:rFonts w:hint="default"/>
        </w:rPr>
      </w:pPr>
      <w:r>
        <w:rPr>
          <w:rFonts w:hint="default"/>
        </w:rPr>
        <w:t># API 初始化apikey = "YOUR_API_KEY"secretkey = "YOUR_SECRET_KEY"passphrase = "YOUR_PASSPHRASE"</w:t>
      </w:r>
    </w:p>
    <w:p w14:paraId="74C327B4">
      <w:pPr>
        <w:bidi w:val="0"/>
        <w:rPr>
          <w:rFonts w:hint="default"/>
        </w:rPr>
      </w:pPr>
      <w:r>
        <w:rPr>
          <w:rFonts w:hint="default"/>
        </w:rPr>
        <w:t>flag = "1"  # 实盘:0 , 模拟盘:1accountAPI = Account.AccountAPI(apikey, secretkey, passphrase, False, flag)</w:t>
      </w:r>
    </w:p>
    <w:p w14:paraId="37939341">
      <w:pPr>
        <w:bidi w:val="0"/>
        <w:rPr>
          <w:rFonts w:hint="default"/>
        </w:rPr>
      </w:pPr>
      <w:r>
        <w:rPr>
          <w:rFonts w:hint="default"/>
        </w:rPr>
        <w:t># 获取最大可买卖/开仓数量result = accountAPI.get_max_order_size(</w:t>
      </w:r>
    </w:p>
    <w:p w14:paraId="3C7B3513">
      <w:pPr>
        <w:bidi w:val="0"/>
        <w:rPr>
          <w:rFonts w:hint="default"/>
        </w:rPr>
      </w:pPr>
      <w:r>
        <w:rPr>
          <w:rFonts w:hint="default"/>
        </w:rPr>
        <w:t xml:space="preserve">    instId="BTC-USDT",</w:t>
      </w:r>
    </w:p>
    <w:p w14:paraId="33999626">
      <w:pPr>
        <w:bidi w:val="0"/>
        <w:rPr>
          <w:rFonts w:hint="default"/>
        </w:rPr>
      </w:pPr>
      <w:r>
        <w:rPr>
          <w:rFonts w:hint="default"/>
        </w:rPr>
        <w:t xml:space="preserve">    tdMode="isolated")print(result)</w:t>
      </w:r>
    </w:p>
    <w:p w14:paraId="272B46EC">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526"/>
        <w:gridCol w:w="738"/>
        <w:gridCol w:w="818"/>
        <w:gridCol w:w="5464"/>
      </w:tblGrid>
      <w:tr w14:paraId="4CE34F3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0FB7531">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A1CB6D1">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1912168">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2DAD3B5">
            <w:pPr>
              <w:bidi w:val="0"/>
              <w:rPr>
                <w:rFonts w:hint="default"/>
              </w:rPr>
            </w:pPr>
            <w:r>
              <w:rPr>
                <w:rFonts w:hint="default"/>
                <w:lang w:val="en-US" w:eastAsia="zh-CN"/>
              </w:rPr>
              <w:t>描述</w:t>
            </w:r>
          </w:p>
        </w:tc>
      </w:tr>
      <w:tr w14:paraId="1FF64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5BD40D">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4B76F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3762C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55AEC8">
            <w:pPr>
              <w:bidi w:val="0"/>
              <w:rPr>
                <w:rFonts w:hint="default"/>
              </w:rPr>
            </w:pPr>
            <w:r>
              <w:rPr>
                <w:rFonts w:hint="default"/>
                <w:lang w:val="en-US" w:eastAsia="zh-CN"/>
              </w:rPr>
              <w:t>产品ID，如 BTC-USDT</w:t>
            </w:r>
            <w:r>
              <w:rPr>
                <w:rFonts w:hint="default"/>
                <w:lang w:val="en-US" w:eastAsia="zh-CN"/>
              </w:rPr>
              <w:br w:type="textWrapping"/>
            </w:r>
            <w:r>
              <w:rPr>
                <w:rFonts w:hint="default"/>
                <w:lang w:val="en-US" w:eastAsia="zh-CN"/>
              </w:rPr>
              <w:t>支持同一业务线下的多产品ID查询（不超过5个），半角逗号分隔</w:t>
            </w:r>
          </w:p>
        </w:tc>
      </w:tr>
      <w:tr w14:paraId="2BCE5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9514FD">
            <w:pPr>
              <w:bidi w:val="0"/>
              <w:rPr>
                <w:rFonts w:hint="default"/>
              </w:rPr>
            </w:pPr>
            <w:r>
              <w:rPr>
                <w:rFonts w:hint="default"/>
                <w:lang w:val="en-US" w:eastAsia="zh-CN"/>
              </w:rPr>
              <w:t>tdMode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369DE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4763F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296F27">
            <w:pPr>
              <w:bidi w:val="0"/>
              <w:rPr>
                <w:rFonts w:hint="default"/>
              </w:rPr>
            </w:pPr>
            <w:r>
              <w:rPr>
                <w:rFonts w:hint="default"/>
                <w:lang w:val="en-US" w:eastAsia="zh-CN"/>
              </w:rPr>
              <w:t>交易模式</w:t>
            </w:r>
            <w:r>
              <w:rPr>
                <w:rFonts w:hint="default"/>
                <w:lang w:val="en-US" w:eastAsia="zh-CN"/>
              </w:rPr>
              <w:br w:type="textWrapping"/>
            </w:r>
            <w:r>
              <w:rPr>
                <w:rFonts w:hint="default"/>
                <w:lang w:val="en-US" w:eastAsia="zh-CN"/>
              </w:rPr>
              <w:t>cross：全仓</w:t>
            </w:r>
            <w:r>
              <w:rPr>
                <w:rFonts w:hint="default"/>
                <w:lang w:val="en-US" w:eastAsia="zh-CN"/>
              </w:rPr>
              <w:br w:type="textWrapping"/>
            </w:r>
            <w:r>
              <w:rPr>
                <w:rFonts w:hint="default"/>
                <w:lang w:val="en-US" w:eastAsia="zh-CN"/>
              </w:rPr>
              <w:t>isolated：逐仓</w:t>
            </w:r>
            <w:r>
              <w:rPr>
                <w:rFonts w:hint="default"/>
                <w:lang w:val="en-US" w:eastAsia="zh-CN"/>
              </w:rPr>
              <w:br w:type="textWrapping"/>
            </w:r>
            <w:r>
              <w:rPr>
                <w:rFonts w:hint="default"/>
                <w:lang w:val="en-US" w:eastAsia="zh-CN"/>
              </w:rPr>
              <w:t>cash：非保证金</w:t>
            </w:r>
            <w:r>
              <w:rPr>
                <w:rFonts w:hint="default"/>
                <w:lang w:val="en-US" w:eastAsia="zh-CN"/>
              </w:rPr>
              <w:br w:type="textWrapping"/>
            </w:r>
            <w:r>
              <w:rPr>
                <w:rFonts w:hint="default"/>
                <w:lang w:val="en-US" w:eastAsia="zh-CN"/>
              </w:rPr>
              <w:t>spot_isolated：现货逐仓，仅适用于合约模式</w:t>
            </w:r>
          </w:p>
        </w:tc>
      </w:tr>
      <w:tr w14:paraId="494CD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A662480">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1A5DE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9DB249">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885BFC">
            <w:pPr>
              <w:bidi w:val="0"/>
              <w:rPr>
                <w:rFonts w:hint="default"/>
              </w:rPr>
            </w:pPr>
            <w:r>
              <w:rPr>
                <w:rFonts w:hint="default"/>
                <w:lang w:val="en-US" w:eastAsia="zh-CN"/>
              </w:rPr>
              <w:t>保证金币种，适用于逐仓杠杆及合约模式下的全仓杠杆订单</w:t>
            </w:r>
          </w:p>
        </w:tc>
      </w:tr>
      <w:tr w14:paraId="5D72C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002AF9">
            <w:pPr>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F7E95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741FA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F711CF">
            <w:pPr>
              <w:bidi w:val="0"/>
              <w:rPr>
                <w:rFonts w:hint="default"/>
              </w:rPr>
            </w:pPr>
            <w:r>
              <w:rPr>
                <w:rFonts w:hint="default"/>
                <w:lang w:val="en-US" w:eastAsia="zh-CN"/>
              </w:rPr>
              <w:t>委托价格</w:t>
            </w:r>
            <w:r>
              <w:rPr>
                <w:rFonts w:hint="default"/>
                <w:lang w:val="en-US" w:eastAsia="zh-CN"/>
              </w:rPr>
              <w:br w:type="textWrapping"/>
            </w:r>
            <w:r>
              <w:rPr>
                <w:rFonts w:hint="default"/>
                <w:lang w:val="en-US" w:eastAsia="zh-CN"/>
              </w:rPr>
              <w:t>当不填委托价时，交割和永续会取当前限价计算，其他业务线会按当前最新成交价计算</w:t>
            </w:r>
            <w:r>
              <w:rPr>
                <w:rFonts w:hint="default"/>
                <w:lang w:val="en-US" w:eastAsia="zh-CN"/>
              </w:rPr>
              <w:br w:type="textWrapping"/>
            </w:r>
            <w:r>
              <w:rPr>
                <w:rFonts w:hint="default"/>
                <w:lang w:val="en-US" w:eastAsia="zh-CN"/>
              </w:rPr>
              <w:t>当指定多个产品ID查询时，忽略该参数，当未填写处理</w:t>
            </w:r>
          </w:p>
        </w:tc>
      </w:tr>
      <w:tr w14:paraId="6DCA2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346D90B">
            <w:pPr>
              <w:bidi w:val="0"/>
              <w:rPr>
                <w:rFonts w:hint="default"/>
              </w:rPr>
            </w:pPr>
            <w:r>
              <w:rPr>
                <w:rFonts w:hint="default"/>
                <w:lang w:val="en-US" w:eastAsia="zh-CN"/>
              </w:rPr>
              <w:t>leverage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3C2F8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D03DB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ED6CEF">
            <w:pPr>
              <w:bidi w:val="0"/>
              <w:rPr>
                <w:rFonts w:hint="default"/>
              </w:rPr>
            </w:pPr>
            <w:r>
              <w:rPr>
                <w:rFonts w:hint="default"/>
                <w:lang w:val="en-US" w:eastAsia="zh-CN"/>
              </w:rPr>
              <w:t>开仓杠杆倍数</w:t>
            </w:r>
            <w:r>
              <w:rPr>
                <w:rFonts w:hint="default"/>
                <w:lang w:val="en-US" w:eastAsia="zh-CN"/>
              </w:rPr>
              <w:br w:type="textWrapping"/>
            </w:r>
            <w:r>
              <w:rPr>
                <w:rFonts w:hint="default"/>
                <w:lang w:val="en-US" w:eastAsia="zh-CN"/>
              </w:rPr>
              <w:t>默认为当前杠杆倍数</w:t>
            </w:r>
            <w:r>
              <w:rPr>
                <w:rFonts w:hint="default"/>
                <w:lang w:val="en-US" w:eastAsia="zh-CN"/>
              </w:rPr>
              <w:br w:type="textWrapping"/>
            </w:r>
            <w:r>
              <w:rPr>
                <w:rFonts w:hint="default"/>
                <w:lang w:val="en-US" w:eastAsia="zh-CN"/>
              </w:rPr>
              <w:t>仅适用于币币杠杆/交割/永续</w:t>
            </w:r>
          </w:p>
        </w:tc>
      </w:tr>
      <w:tr w14:paraId="29543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5002BF">
            <w:pPr>
              <w:bidi w:val="0"/>
              <w:rPr>
                <w:rFonts w:hint="default"/>
              </w:rPr>
            </w:pPr>
            <w:r>
              <w:rPr>
                <w:rFonts w:hint="default"/>
                <w:lang w:val="en-US" w:eastAsia="zh-CN"/>
              </w:rPr>
              <w:t>tradeQuoteCcy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37DCE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9D030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EF6A36">
            <w:pPr>
              <w:bidi w:val="0"/>
              <w:rPr>
                <w:rFonts w:hint="default"/>
              </w:rPr>
            </w:pPr>
            <w:r>
              <w:rPr>
                <w:rFonts w:hint="default"/>
                <w:lang w:val="en-US" w:eastAsia="zh-CN"/>
              </w:rPr>
              <w:t>用于交易的计价币种。仅适用于币币。</w:t>
            </w:r>
            <w:r>
              <w:rPr>
                <w:rFonts w:hint="default"/>
                <w:lang w:val="en-US" w:eastAsia="zh-CN"/>
              </w:rPr>
              <w:br w:type="textWrapping"/>
            </w:r>
            <w:r>
              <w:rPr>
                <w:rFonts w:hint="default"/>
                <w:lang w:val="en-US" w:eastAsia="zh-CN"/>
              </w:rPr>
              <w:t>默认值为 instId 的计价币种，比如：对于 BTC-USD，默认取 USD。</w:t>
            </w:r>
          </w:p>
        </w:tc>
      </w:tr>
      <w:tr w14:paraId="26835BB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BE6AE81">
            <w:pPr>
              <w:bidi w:val="0"/>
              <w:rPr>
                <w:rFonts w:hint="default"/>
              </w:rPr>
            </w:pPr>
            <w:r>
              <w:rPr>
                <w:rFonts w:hint="default"/>
                <w:lang w:val="en-US" w:eastAsia="zh-CN"/>
              </w:rPr>
              <w:t>outcome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D6778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220946">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363AE9">
            <w:pPr>
              <w:bidi w:val="0"/>
              <w:rPr>
                <w:rFonts w:hint="default"/>
              </w:rPr>
            </w:pPr>
            <w:r>
              <w:rPr>
                <w:rFonts w:hint="default"/>
                <w:lang w:val="en-US" w:eastAsia="zh-CN"/>
              </w:rPr>
              <w:t>交易的市场结果方向。</w:t>
            </w:r>
            <w:r>
              <w:rPr>
                <w:rFonts w:hint="default"/>
                <w:lang w:val="en-US" w:eastAsia="zh-CN"/>
              </w:rPr>
              <w:br w:type="textWrapping"/>
            </w:r>
            <w:r>
              <w:rPr>
                <w:rFonts w:hint="default"/>
                <w:lang w:val="en-US" w:eastAsia="zh-CN"/>
              </w:rPr>
              <w:t>yes</w:t>
            </w:r>
            <w:r>
              <w:rPr>
                <w:rFonts w:hint="default"/>
                <w:lang w:val="en-US" w:eastAsia="zh-CN"/>
              </w:rPr>
              <w:br w:type="textWrapping"/>
            </w:r>
            <w:r>
              <w:rPr>
                <w:rFonts w:hint="default"/>
                <w:lang w:val="en-US" w:eastAsia="zh-CN"/>
              </w:rPr>
              <w:t>no</w:t>
            </w:r>
            <w:r>
              <w:rPr>
                <w:rFonts w:hint="default"/>
                <w:lang w:val="en-US" w:eastAsia="zh-CN"/>
              </w:rPr>
              <w:br w:type="textWrapping"/>
            </w:r>
            <w:r>
              <w:rPr>
                <w:rFonts w:hint="default"/>
                <w:lang w:val="en-US" w:eastAsia="zh-CN"/>
              </w:rPr>
              <w:t>仅适用于 EVENTS，选填，默认值为yes</w:t>
            </w:r>
          </w:p>
        </w:tc>
      </w:tr>
    </w:tbl>
    <w:p w14:paraId="43717A55">
      <w:pPr>
        <w:bidi w:val="0"/>
      </w:pPr>
      <w:r>
        <w:rPr>
          <w:rFonts w:hint="default"/>
        </w:rPr>
        <w:t>返回结果</w:t>
      </w:r>
    </w:p>
    <w:p w14:paraId="3056AD29">
      <w:pPr>
        <w:bidi w:val="0"/>
        <w:rPr>
          <w:rFonts w:hint="default"/>
        </w:rPr>
      </w:pPr>
      <w:r>
        <w:rPr>
          <w:rFonts w:hint="default"/>
        </w:rPr>
        <w:t>{</w:t>
      </w:r>
    </w:p>
    <w:p w14:paraId="5DAC0CF4">
      <w:pPr>
        <w:bidi w:val="0"/>
        <w:rPr>
          <w:rFonts w:hint="default"/>
        </w:rPr>
      </w:pPr>
      <w:r>
        <w:rPr>
          <w:rFonts w:hint="default"/>
        </w:rPr>
        <w:t xml:space="preserve">    "code": "0",</w:t>
      </w:r>
    </w:p>
    <w:p w14:paraId="0E9B3CBA">
      <w:pPr>
        <w:bidi w:val="0"/>
        <w:rPr>
          <w:rFonts w:hint="default"/>
        </w:rPr>
      </w:pPr>
      <w:r>
        <w:rPr>
          <w:rFonts w:hint="default"/>
        </w:rPr>
        <w:t xml:space="preserve">    "msg": "",</w:t>
      </w:r>
    </w:p>
    <w:p w14:paraId="3A1511D4">
      <w:pPr>
        <w:bidi w:val="0"/>
        <w:rPr>
          <w:rFonts w:hint="default"/>
        </w:rPr>
      </w:pPr>
      <w:r>
        <w:rPr>
          <w:rFonts w:hint="default"/>
        </w:rPr>
        <w:t xml:space="preserve">    "data": [{</w:t>
      </w:r>
    </w:p>
    <w:p w14:paraId="2211C96C">
      <w:pPr>
        <w:bidi w:val="0"/>
        <w:rPr>
          <w:rFonts w:hint="default"/>
        </w:rPr>
      </w:pPr>
      <w:r>
        <w:rPr>
          <w:rFonts w:hint="default"/>
        </w:rPr>
        <w:t xml:space="preserve">        "ccy": "BTC",</w:t>
      </w:r>
    </w:p>
    <w:p w14:paraId="6B6527E1">
      <w:pPr>
        <w:bidi w:val="0"/>
        <w:rPr>
          <w:rFonts w:hint="default"/>
        </w:rPr>
      </w:pPr>
      <w:r>
        <w:rPr>
          <w:rFonts w:hint="default"/>
        </w:rPr>
        <w:t xml:space="preserve">        "instId": "BTC-USDT",</w:t>
      </w:r>
    </w:p>
    <w:p w14:paraId="274AF743">
      <w:pPr>
        <w:bidi w:val="0"/>
        <w:rPr>
          <w:rFonts w:hint="default"/>
        </w:rPr>
      </w:pPr>
      <w:r>
        <w:rPr>
          <w:rFonts w:hint="default"/>
        </w:rPr>
        <w:t xml:space="preserve">        "maxBuy": "0.0500695098559788",</w:t>
      </w:r>
    </w:p>
    <w:p w14:paraId="14B364CF">
      <w:pPr>
        <w:bidi w:val="0"/>
        <w:rPr>
          <w:rFonts w:hint="default"/>
        </w:rPr>
      </w:pPr>
      <w:r>
        <w:rPr>
          <w:rFonts w:hint="default"/>
        </w:rPr>
        <w:t xml:space="preserve">        "maxSell": "64.4798671570072269"</w:t>
      </w:r>
    </w:p>
    <w:p w14:paraId="00D90A02">
      <w:pPr>
        <w:bidi w:val="0"/>
        <w:rPr>
          <w:rFonts w:hint="default"/>
        </w:rPr>
      </w:pPr>
      <w:r>
        <w:rPr>
          <w:rFonts w:hint="default"/>
        </w:rPr>
        <w:t xml:space="preserve">    }]}</w:t>
      </w:r>
    </w:p>
    <w:p w14:paraId="1CA74AAE">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17"/>
        <w:gridCol w:w="738"/>
        <w:gridCol w:w="4230"/>
      </w:tblGrid>
      <w:tr w14:paraId="7CD8B55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5DDD1D3">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1619873">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51A67B2">
            <w:pPr>
              <w:bidi w:val="0"/>
              <w:rPr>
                <w:rFonts w:hint="default"/>
              </w:rPr>
            </w:pPr>
            <w:r>
              <w:rPr>
                <w:rFonts w:hint="default"/>
                <w:lang w:val="en-US" w:eastAsia="zh-CN"/>
              </w:rPr>
              <w:t>描述</w:t>
            </w:r>
          </w:p>
        </w:tc>
      </w:tr>
      <w:tr w14:paraId="2604D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BB5EC7">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3B831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959E10">
            <w:pPr>
              <w:bidi w:val="0"/>
              <w:rPr>
                <w:rFonts w:hint="default"/>
              </w:rPr>
            </w:pPr>
            <w:r>
              <w:rPr>
                <w:rFonts w:hint="default"/>
                <w:lang w:val="en-US" w:eastAsia="zh-CN"/>
              </w:rPr>
              <w:t>产品ID</w:t>
            </w:r>
          </w:p>
        </w:tc>
      </w:tr>
      <w:tr w14:paraId="38C7A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2019A2">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6234A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401F47">
            <w:pPr>
              <w:bidi w:val="0"/>
              <w:rPr>
                <w:rFonts w:hint="default"/>
              </w:rPr>
            </w:pPr>
            <w:r>
              <w:rPr>
                <w:rFonts w:hint="default"/>
                <w:lang w:val="en-US" w:eastAsia="zh-CN"/>
              </w:rPr>
              <w:t>保证金币种</w:t>
            </w:r>
          </w:p>
        </w:tc>
      </w:tr>
      <w:tr w14:paraId="1BD13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1C48EA">
            <w:pPr>
              <w:bidi w:val="0"/>
              <w:rPr>
                <w:rFonts w:hint="default"/>
              </w:rPr>
            </w:pPr>
            <w:r>
              <w:rPr>
                <w:rFonts w:hint="default"/>
                <w:lang w:val="en-US" w:eastAsia="zh-CN"/>
              </w:rPr>
              <w:t>maxBuy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15317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37133C">
            <w:pPr>
              <w:bidi w:val="0"/>
              <w:rPr>
                <w:rFonts w:hint="default"/>
              </w:rPr>
            </w:pPr>
            <w:r>
              <w:rPr>
                <w:rFonts w:hint="default"/>
                <w:lang w:val="en-US" w:eastAsia="zh-CN"/>
              </w:rPr>
              <w:t>币币/币币杠杆：最大可买的交易币数量</w:t>
            </w:r>
            <w:r>
              <w:rPr>
                <w:rFonts w:hint="default"/>
                <w:lang w:val="en-US" w:eastAsia="zh-CN"/>
              </w:rPr>
              <w:br w:type="textWrapping"/>
            </w:r>
            <w:r>
              <w:rPr>
                <w:rFonts w:hint="default"/>
                <w:lang w:val="en-US" w:eastAsia="zh-CN"/>
              </w:rPr>
              <w:t>合约模式下的全仓杠杆订单，为交易币数量</w:t>
            </w:r>
            <w:r>
              <w:rPr>
                <w:rFonts w:hint="default"/>
                <w:lang w:val="en-US" w:eastAsia="zh-CN"/>
              </w:rPr>
              <w:br w:type="textWrapping"/>
            </w:r>
            <w:r>
              <w:rPr>
                <w:rFonts w:hint="default"/>
                <w:lang w:val="en-US" w:eastAsia="zh-CN"/>
              </w:rPr>
              <w:t>交割/永续/期权：最大可开多的合约张数</w:t>
            </w:r>
          </w:p>
        </w:tc>
      </w:tr>
      <w:tr w14:paraId="72EFC83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49F8AF">
            <w:pPr>
              <w:bidi w:val="0"/>
              <w:rPr>
                <w:rFonts w:hint="default"/>
              </w:rPr>
            </w:pPr>
            <w:r>
              <w:rPr>
                <w:rFonts w:hint="default"/>
                <w:lang w:val="en-US" w:eastAsia="zh-CN"/>
              </w:rPr>
              <w:t>maxSell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C50FC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A8AA21">
            <w:pPr>
              <w:bidi w:val="0"/>
              <w:rPr>
                <w:rFonts w:hint="default"/>
              </w:rPr>
            </w:pPr>
            <w:r>
              <w:rPr>
                <w:rFonts w:hint="default"/>
                <w:lang w:val="en-US" w:eastAsia="zh-CN"/>
              </w:rPr>
              <w:t>币币/币币杠杆：最大可卖的计价币数量</w:t>
            </w:r>
            <w:r>
              <w:rPr>
                <w:rFonts w:hint="default"/>
                <w:lang w:val="en-US" w:eastAsia="zh-CN"/>
              </w:rPr>
              <w:br w:type="textWrapping"/>
            </w:r>
            <w:r>
              <w:rPr>
                <w:rFonts w:hint="default"/>
                <w:lang w:val="en-US" w:eastAsia="zh-CN"/>
              </w:rPr>
              <w:t>合约模式下的全仓杠杆订单，为交易币数量</w:t>
            </w:r>
            <w:r>
              <w:rPr>
                <w:rFonts w:hint="default"/>
                <w:lang w:val="en-US" w:eastAsia="zh-CN"/>
              </w:rPr>
              <w:br w:type="textWrapping"/>
            </w:r>
            <w:r>
              <w:rPr>
                <w:rFonts w:hint="default"/>
                <w:lang w:val="en-US" w:eastAsia="zh-CN"/>
              </w:rPr>
              <w:t>交割/永续/期权：最大可开空的合约张数</w:t>
            </w:r>
          </w:p>
        </w:tc>
      </w:tr>
    </w:tbl>
    <w:p w14:paraId="1607F6F3">
      <w:pPr>
        <w:bidi w:val="0"/>
        <w:rPr>
          <w:rFonts w:hint="default"/>
        </w:rPr>
      </w:pPr>
      <w:r>
        <w:rPr>
          <w:rFonts w:hint="default"/>
        </w:rPr>
        <w:t>获取最大可用余额/保证金</w:t>
      </w:r>
    </w:p>
    <w:p w14:paraId="2A5A2C01">
      <w:pPr>
        <w:bidi w:val="0"/>
        <w:rPr>
          <w:rFonts w:hint="default"/>
        </w:rPr>
      </w:pPr>
      <w:r>
        <w:rPr>
          <w:rFonts w:hint="default"/>
        </w:rPr>
        <w:t>币币和逐仓时为可用余额，全仓时为可用保证金</w:t>
      </w:r>
    </w:p>
    <w:p w14:paraId="3A6822EB">
      <w:pPr>
        <w:bidi w:val="0"/>
        <w:rPr>
          <w:rFonts w:hint="default"/>
        </w:rPr>
      </w:pPr>
      <w:r>
        <w:rPr>
          <w:rFonts w:hint="default"/>
        </w:rPr>
        <w:t>限速：20次/2s</w:t>
      </w:r>
    </w:p>
    <w:p w14:paraId="2F58E611">
      <w:pPr>
        <w:bidi w:val="0"/>
        <w:rPr>
          <w:rFonts w:hint="default"/>
        </w:rPr>
      </w:pPr>
      <w:r>
        <w:rPr>
          <w:rFonts w:hint="default"/>
        </w:rPr>
        <w:t>限速规则：User ID</w:t>
      </w:r>
    </w:p>
    <w:p w14:paraId="054A6355">
      <w:pPr>
        <w:bidi w:val="0"/>
        <w:rPr>
          <w:rFonts w:hint="default"/>
        </w:rPr>
      </w:pPr>
      <w:r>
        <w:rPr>
          <w:rFonts w:hint="default"/>
        </w:rPr>
        <w:t>权限：读取</w:t>
      </w:r>
    </w:p>
    <w:p w14:paraId="0440CBF3">
      <w:pPr>
        <w:bidi w:val="0"/>
        <w:rPr>
          <w:rFonts w:hint="default"/>
        </w:rPr>
      </w:pPr>
      <w:r>
        <w:rPr>
          <w:rFonts w:hint="default"/>
        </w:rPr>
        <w:t>HTTP请求</w:t>
      </w:r>
    </w:p>
    <w:p w14:paraId="402A56FF">
      <w:pPr>
        <w:bidi w:val="0"/>
        <w:rPr>
          <w:rFonts w:hint="default"/>
        </w:rPr>
      </w:pPr>
      <w:r>
        <w:rPr>
          <w:rFonts w:hint="default"/>
        </w:rPr>
        <w:t>GET /api/v5/account/max-avail-size</w:t>
      </w:r>
    </w:p>
    <w:p w14:paraId="0366E9BB">
      <w:pPr>
        <w:bidi w:val="0"/>
      </w:pPr>
      <w:r>
        <w:rPr>
          <w:rFonts w:hint="default"/>
        </w:rPr>
        <w:t>请求示例</w:t>
      </w:r>
    </w:p>
    <w:p w14:paraId="392597A1">
      <w:pPr>
        <w:bidi w:val="0"/>
        <w:rPr>
          <w:rFonts w:hint="default"/>
        </w:rPr>
      </w:pPr>
      <w:r>
        <w:rPr>
          <w:rFonts w:hint="default"/>
        </w:rPr>
        <w:t>import okx.Account as Account</w:t>
      </w:r>
    </w:p>
    <w:p w14:paraId="579A8025">
      <w:pPr>
        <w:bidi w:val="0"/>
        <w:rPr>
          <w:rFonts w:hint="default"/>
        </w:rPr>
      </w:pPr>
      <w:r>
        <w:rPr>
          <w:rFonts w:hint="default"/>
        </w:rPr>
        <w:t># API 初始化apikey = "YOUR_API_KEY"secretkey = "YOUR_SECRET_KEY"passphrase = "YOUR_PASSPHRASE"</w:t>
      </w:r>
    </w:p>
    <w:p w14:paraId="7B789D67">
      <w:pPr>
        <w:bidi w:val="0"/>
        <w:rPr>
          <w:rFonts w:hint="default"/>
        </w:rPr>
      </w:pPr>
      <w:r>
        <w:rPr>
          <w:rFonts w:hint="default"/>
        </w:rPr>
        <w:t>flag = "1"  # 实盘:0 , 模拟盘:1accountAPI = Account.AccountAPI(apikey, secretkey, passphrase, False, flag)</w:t>
      </w:r>
    </w:p>
    <w:p w14:paraId="3F6239C1">
      <w:pPr>
        <w:bidi w:val="0"/>
        <w:rPr>
          <w:rFonts w:hint="default"/>
        </w:rPr>
      </w:pPr>
      <w:r>
        <w:rPr>
          <w:rFonts w:hint="default"/>
        </w:rPr>
        <w:t># 获取BTC-USDT币币最大可用数量result = accountAPI.get_max_avail_size(</w:t>
      </w:r>
    </w:p>
    <w:p w14:paraId="70F8DF8C">
      <w:pPr>
        <w:bidi w:val="0"/>
        <w:rPr>
          <w:rFonts w:hint="default"/>
        </w:rPr>
      </w:pPr>
      <w:r>
        <w:rPr>
          <w:rFonts w:hint="default"/>
        </w:rPr>
        <w:t xml:space="preserve">    instId="BTC-USDT",</w:t>
      </w:r>
    </w:p>
    <w:p w14:paraId="656FF81A">
      <w:pPr>
        <w:bidi w:val="0"/>
        <w:rPr>
          <w:rFonts w:hint="default"/>
        </w:rPr>
      </w:pPr>
      <w:r>
        <w:rPr>
          <w:rFonts w:hint="default"/>
        </w:rPr>
        <w:t xml:space="preserve">    tdMode="cash")print(result)</w:t>
      </w:r>
    </w:p>
    <w:p w14:paraId="1D6A77DA">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526"/>
        <w:gridCol w:w="940"/>
        <w:gridCol w:w="935"/>
        <w:gridCol w:w="5145"/>
      </w:tblGrid>
      <w:tr w14:paraId="38CB61E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662BF89">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DCEA986">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34784F0">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DF48EF1">
            <w:pPr>
              <w:bidi w:val="0"/>
              <w:rPr>
                <w:rFonts w:hint="default"/>
              </w:rPr>
            </w:pPr>
            <w:r>
              <w:rPr>
                <w:rFonts w:hint="default"/>
                <w:lang w:val="en-US" w:eastAsia="zh-CN"/>
              </w:rPr>
              <w:t>描述</w:t>
            </w:r>
          </w:p>
        </w:tc>
      </w:tr>
      <w:tr w14:paraId="02CC1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4DA4F6">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8C278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2417D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85371E">
            <w:pPr>
              <w:bidi w:val="0"/>
              <w:rPr>
                <w:rFonts w:hint="default"/>
              </w:rPr>
            </w:pPr>
            <w:r>
              <w:rPr>
                <w:rFonts w:hint="default"/>
                <w:lang w:val="en-US" w:eastAsia="zh-CN"/>
              </w:rPr>
              <w:t>产品ID，如 BTC-USDT</w:t>
            </w:r>
            <w:r>
              <w:rPr>
                <w:rFonts w:hint="default"/>
                <w:lang w:val="en-US" w:eastAsia="zh-CN"/>
              </w:rPr>
              <w:br w:type="textWrapping"/>
            </w:r>
            <w:r>
              <w:rPr>
                <w:rFonts w:hint="default"/>
                <w:lang w:val="en-US" w:eastAsia="zh-CN"/>
              </w:rPr>
              <w:t>支持多产品ID查询（不超过5个），半角逗号分隔</w:t>
            </w:r>
          </w:p>
        </w:tc>
      </w:tr>
      <w:tr w14:paraId="204B8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0FD4B2">
            <w:pPr>
              <w:bidi w:val="0"/>
              <w:rPr>
                <w:rFonts w:hint="default"/>
              </w:rPr>
            </w:pPr>
            <w:r>
              <w:rPr>
                <w:rFonts w:hint="default"/>
                <w:lang w:val="en-US" w:eastAsia="zh-CN"/>
              </w:rPr>
              <w:t>tdMode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2C964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5EE27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4A745A">
            <w:pPr>
              <w:bidi w:val="0"/>
              <w:rPr>
                <w:rFonts w:hint="default"/>
              </w:rPr>
            </w:pPr>
            <w:r>
              <w:rPr>
                <w:rFonts w:hint="default"/>
                <w:lang w:val="en-US" w:eastAsia="zh-CN"/>
              </w:rPr>
              <w:t>交易模式</w:t>
            </w:r>
            <w:r>
              <w:rPr>
                <w:rFonts w:hint="default"/>
                <w:lang w:val="en-US" w:eastAsia="zh-CN"/>
              </w:rPr>
              <w:br w:type="textWrapping"/>
            </w:r>
            <w:r>
              <w:rPr>
                <w:rFonts w:hint="default"/>
                <w:lang w:val="en-US" w:eastAsia="zh-CN"/>
              </w:rPr>
              <w:t>cross：全仓</w:t>
            </w:r>
            <w:r>
              <w:rPr>
                <w:rFonts w:hint="default"/>
                <w:lang w:val="en-US" w:eastAsia="zh-CN"/>
              </w:rPr>
              <w:br w:type="textWrapping"/>
            </w:r>
            <w:r>
              <w:rPr>
                <w:rFonts w:hint="default"/>
                <w:lang w:val="en-US" w:eastAsia="zh-CN"/>
              </w:rPr>
              <w:t>isolated：逐仓</w:t>
            </w:r>
            <w:r>
              <w:rPr>
                <w:rFonts w:hint="default"/>
                <w:lang w:val="en-US" w:eastAsia="zh-CN"/>
              </w:rPr>
              <w:br w:type="textWrapping"/>
            </w:r>
            <w:r>
              <w:rPr>
                <w:rFonts w:hint="default"/>
                <w:lang w:val="en-US" w:eastAsia="zh-CN"/>
              </w:rPr>
              <w:t>cash：非保证金</w:t>
            </w:r>
            <w:r>
              <w:rPr>
                <w:rFonts w:hint="default"/>
                <w:lang w:val="en-US" w:eastAsia="zh-CN"/>
              </w:rPr>
              <w:br w:type="textWrapping"/>
            </w:r>
            <w:r>
              <w:rPr>
                <w:rFonts w:hint="default"/>
                <w:lang w:val="en-US" w:eastAsia="zh-CN"/>
              </w:rPr>
              <w:t>spot_isolated：现货逐仓，仅适用于合约模式</w:t>
            </w:r>
          </w:p>
        </w:tc>
      </w:tr>
      <w:tr w14:paraId="2679B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0F1947">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5D514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C0FBE6">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53D144">
            <w:pPr>
              <w:bidi w:val="0"/>
              <w:rPr>
                <w:rFonts w:hint="default"/>
              </w:rPr>
            </w:pPr>
            <w:r>
              <w:rPr>
                <w:rFonts w:hint="default"/>
                <w:lang w:val="en-US" w:eastAsia="zh-CN"/>
              </w:rPr>
              <w:t>保证金币种，适用于逐仓杠杆及合约模式下的全仓杠杆</w:t>
            </w:r>
          </w:p>
        </w:tc>
      </w:tr>
      <w:tr w14:paraId="2C0E5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02B462">
            <w:pPr>
              <w:bidi w:val="0"/>
              <w:rPr>
                <w:rFonts w:hint="default"/>
              </w:rPr>
            </w:pPr>
            <w:r>
              <w:rPr>
                <w:rFonts w:hint="default"/>
                <w:lang w:val="en-US" w:eastAsia="zh-CN"/>
              </w:rPr>
              <w:t>reduceOnly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010302">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AE6BC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B300E9">
            <w:pPr>
              <w:bidi w:val="0"/>
              <w:rPr>
                <w:rFonts w:hint="default"/>
              </w:rPr>
            </w:pPr>
            <w:r>
              <w:rPr>
                <w:rFonts w:hint="default"/>
                <w:lang w:val="en-US" w:eastAsia="zh-CN"/>
              </w:rPr>
              <w:t>是否为只减仓模式，仅适用于币币杠杆</w:t>
            </w:r>
          </w:p>
        </w:tc>
      </w:tr>
      <w:tr w14:paraId="4C02F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161291">
            <w:pPr>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3A992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33726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FD6C37">
            <w:pPr>
              <w:bidi w:val="0"/>
              <w:rPr>
                <w:rFonts w:hint="default"/>
              </w:rPr>
            </w:pPr>
            <w:r>
              <w:rPr>
                <w:rFonts w:hint="default"/>
                <w:lang w:val="en-US" w:eastAsia="zh-CN"/>
              </w:rPr>
              <w:t>平仓价格，默认为市价。</w:t>
            </w:r>
            <w:r>
              <w:rPr>
                <w:rFonts w:hint="default"/>
                <w:lang w:val="en-US" w:eastAsia="zh-CN"/>
              </w:rPr>
              <w:br w:type="textWrapping"/>
            </w:r>
            <w:r>
              <w:rPr>
                <w:rFonts w:hint="default"/>
                <w:lang w:val="en-US" w:eastAsia="zh-CN"/>
              </w:rPr>
              <w:t>仅适用于杠杆只减仓</w:t>
            </w:r>
          </w:p>
        </w:tc>
      </w:tr>
      <w:tr w14:paraId="546DE3F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508FDB4">
            <w:pPr>
              <w:bidi w:val="0"/>
              <w:rPr>
                <w:rFonts w:hint="default"/>
              </w:rPr>
            </w:pPr>
            <w:r>
              <w:rPr>
                <w:rFonts w:hint="default"/>
                <w:lang w:val="en-US" w:eastAsia="zh-CN"/>
              </w:rPr>
              <w:t>tradeQuoteCcy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2D9B0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96C4D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01A33E">
            <w:pPr>
              <w:bidi w:val="0"/>
              <w:rPr>
                <w:rFonts w:hint="default"/>
              </w:rPr>
            </w:pPr>
            <w:r>
              <w:rPr>
                <w:rFonts w:hint="default"/>
                <w:lang w:val="en-US" w:eastAsia="zh-CN"/>
              </w:rPr>
              <w:t>用于交易的计价币种。仅适用于币币。</w:t>
            </w:r>
            <w:r>
              <w:rPr>
                <w:rFonts w:hint="default"/>
                <w:lang w:val="en-US" w:eastAsia="zh-CN"/>
              </w:rPr>
              <w:br w:type="textWrapping"/>
            </w:r>
            <w:r>
              <w:rPr>
                <w:rFonts w:hint="default"/>
                <w:lang w:val="en-US" w:eastAsia="zh-CN"/>
              </w:rPr>
              <w:t>默认值为 instId 的计价币种，比如：对于 BTC-USD，默认取 USD。</w:t>
            </w:r>
          </w:p>
        </w:tc>
      </w:tr>
    </w:tbl>
    <w:p w14:paraId="7E648F08">
      <w:pPr>
        <w:bidi w:val="0"/>
      </w:pPr>
      <w:r>
        <w:rPr>
          <w:rFonts w:hint="default"/>
        </w:rPr>
        <w:t>返回结果</w:t>
      </w:r>
    </w:p>
    <w:p w14:paraId="2DC7213A">
      <w:pPr>
        <w:bidi w:val="0"/>
        <w:rPr>
          <w:rFonts w:hint="default"/>
        </w:rPr>
      </w:pPr>
      <w:r>
        <w:rPr>
          <w:rFonts w:hint="default"/>
        </w:rPr>
        <w:t>{</w:t>
      </w:r>
    </w:p>
    <w:p w14:paraId="120B44B0">
      <w:pPr>
        <w:bidi w:val="0"/>
        <w:rPr>
          <w:rFonts w:hint="default"/>
        </w:rPr>
      </w:pPr>
      <w:r>
        <w:rPr>
          <w:rFonts w:hint="default"/>
        </w:rPr>
        <w:t xml:space="preserve">    "code": "0",</w:t>
      </w:r>
    </w:p>
    <w:p w14:paraId="33B34133">
      <w:pPr>
        <w:bidi w:val="0"/>
        <w:rPr>
          <w:rFonts w:hint="default"/>
        </w:rPr>
      </w:pPr>
      <w:r>
        <w:rPr>
          <w:rFonts w:hint="default"/>
        </w:rPr>
        <w:t xml:space="preserve">    "msg": "",</w:t>
      </w:r>
    </w:p>
    <w:p w14:paraId="15F0F93B">
      <w:pPr>
        <w:bidi w:val="0"/>
        <w:rPr>
          <w:rFonts w:hint="default"/>
        </w:rPr>
      </w:pPr>
      <w:r>
        <w:rPr>
          <w:rFonts w:hint="default"/>
        </w:rPr>
        <w:t xml:space="preserve">    "data": [{</w:t>
      </w:r>
    </w:p>
    <w:p w14:paraId="4E805B36">
      <w:pPr>
        <w:bidi w:val="0"/>
        <w:rPr>
          <w:rFonts w:hint="default"/>
        </w:rPr>
      </w:pPr>
      <w:r>
        <w:rPr>
          <w:rFonts w:hint="default"/>
        </w:rPr>
        <w:t xml:space="preserve">        "instId": "BTC-USDT",</w:t>
      </w:r>
    </w:p>
    <w:p w14:paraId="7F16486F">
      <w:pPr>
        <w:bidi w:val="0"/>
        <w:rPr>
          <w:rFonts w:hint="default"/>
        </w:rPr>
      </w:pPr>
      <w:r>
        <w:rPr>
          <w:rFonts w:hint="default"/>
        </w:rPr>
        <w:t xml:space="preserve">        "availBuy": "100",</w:t>
      </w:r>
    </w:p>
    <w:p w14:paraId="06C29F6D">
      <w:pPr>
        <w:bidi w:val="0"/>
        <w:rPr>
          <w:rFonts w:hint="default"/>
        </w:rPr>
      </w:pPr>
      <w:r>
        <w:rPr>
          <w:rFonts w:hint="default"/>
        </w:rPr>
        <w:t xml:space="preserve">        "availSell": "1"</w:t>
      </w:r>
    </w:p>
    <w:p w14:paraId="5CCBF1F5">
      <w:pPr>
        <w:bidi w:val="0"/>
        <w:rPr>
          <w:rFonts w:hint="default"/>
        </w:rPr>
      </w:pPr>
      <w:r>
        <w:rPr>
          <w:rFonts w:hint="default"/>
        </w:rPr>
        <w:t xml:space="preserve">    }]}</w:t>
      </w:r>
    </w:p>
    <w:p w14:paraId="316D6A4E">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46"/>
        <w:gridCol w:w="738"/>
        <w:gridCol w:w="2632"/>
      </w:tblGrid>
      <w:tr w14:paraId="277B843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2688E19">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69A69D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C51B31F">
            <w:pPr>
              <w:bidi w:val="0"/>
              <w:rPr>
                <w:rFonts w:hint="default"/>
              </w:rPr>
            </w:pPr>
            <w:r>
              <w:rPr>
                <w:rFonts w:hint="default"/>
                <w:lang w:val="en-US" w:eastAsia="zh-CN"/>
              </w:rPr>
              <w:t>描述</w:t>
            </w:r>
          </w:p>
        </w:tc>
      </w:tr>
      <w:tr w14:paraId="5DBA9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DE57AD">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46482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F442C1">
            <w:pPr>
              <w:bidi w:val="0"/>
              <w:rPr>
                <w:rFonts w:hint="default"/>
              </w:rPr>
            </w:pPr>
            <w:r>
              <w:rPr>
                <w:rFonts w:hint="default"/>
                <w:lang w:val="en-US" w:eastAsia="zh-CN"/>
              </w:rPr>
              <w:t>产品ID</w:t>
            </w:r>
          </w:p>
        </w:tc>
      </w:tr>
      <w:tr w14:paraId="65B0D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4B1D4C">
            <w:pPr>
              <w:bidi w:val="0"/>
              <w:rPr>
                <w:rFonts w:hint="default"/>
              </w:rPr>
            </w:pPr>
            <w:r>
              <w:rPr>
                <w:rFonts w:hint="default"/>
                <w:lang w:val="en-US" w:eastAsia="zh-CN"/>
              </w:rPr>
              <w:t>availBuy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EAD76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71C7CB">
            <w:pPr>
              <w:bidi w:val="0"/>
              <w:rPr>
                <w:rFonts w:hint="default"/>
              </w:rPr>
            </w:pPr>
            <w:r>
              <w:rPr>
                <w:rFonts w:hint="default"/>
                <w:lang w:val="en-US" w:eastAsia="zh-CN"/>
              </w:rPr>
              <w:t>最大买入可用余额/保证金</w:t>
            </w:r>
          </w:p>
        </w:tc>
      </w:tr>
      <w:tr w14:paraId="531C3E8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C153F1">
            <w:pPr>
              <w:bidi w:val="0"/>
              <w:rPr>
                <w:rFonts w:hint="default"/>
              </w:rPr>
            </w:pPr>
            <w:r>
              <w:rPr>
                <w:rFonts w:hint="default"/>
                <w:lang w:val="en-US" w:eastAsia="zh-CN"/>
              </w:rPr>
              <w:t>availSell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1878A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DAF1F3">
            <w:pPr>
              <w:bidi w:val="0"/>
              <w:rPr>
                <w:rFonts w:hint="default"/>
              </w:rPr>
            </w:pPr>
            <w:r>
              <w:rPr>
                <w:rFonts w:hint="default"/>
                <w:lang w:val="en-US" w:eastAsia="zh-CN"/>
              </w:rPr>
              <w:t>最大卖出可用余额/保证金</w:t>
            </w:r>
          </w:p>
        </w:tc>
      </w:tr>
    </w:tbl>
    <w:p w14:paraId="17BB50E2">
      <w:pPr>
        <w:bidi w:val="0"/>
      </w:pPr>
      <w:r>
        <w:rPr>
          <w:lang w:val="en-US" w:eastAsia="zh-CN"/>
        </w:rPr>
        <w:t> 币币/币币杠杆时availBuy为计价货币，availSell为交易货币。</w:t>
      </w:r>
      <w:r>
        <w:rPr>
          <w:lang w:val="en-US" w:eastAsia="zh-CN"/>
        </w:rPr>
        <w:br w:type="textWrapping"/>
      </w:r>
      <w:r>
        <w:rPr>
          <w:lang w:val="en-US" w:eastAsia="zh-CN"/>
        </w:rPr>
        <w:t>全仓币币杠杆时，availBuy和availSell均为指定保证金的币种。</w:t>
      </w:r>
    </w:p>
    <w:p w14:paraId="19C4DDC7">
      <w:pPr>
        <w:bidi w:val="0"/>
        <w:rPr>
          <w:rFonts w:hint="default"/>
        </w:rPr>
      </w:pPr>
      <w:r>
        <w:rPr>
          <w:rFonts w:hint="default"/>
        </w:rPr>
        <w:t>调整保证金</w:t>
      </w:r>
    </w:p>
    <w:p w14:paraId="563C10D6">
      <w:pPr>
        <w:bidi w:val="0"/>
        <w:rPr>
          <w:rFonts w:hint="default"/>
        </w:rPr>
      </w:pPr>
      <w:r>
        <w:rPr>
          <w:rFonts w:hint="default"/>
        </w:rPr>
        <w:t>增加或者减少逐仓保证金。减少保证金可能会导致实际杠杆倍数发生变化。</w:t>
      </w:r>
    </w:p>
    <w:p w14:paraId="7AAD41AD">
      <w:pPr>
        <w:bidi w:val="0"/>
        <w:rPr>
          <w:rFonts w:hint="default"/>
        </w:rPr>
      </w:pPr>
      <w:r>
        <w:rPr>
          <w:rFonts w:hint="default"/>
        </w:rPr>
        <w:t>限速：20次/2s</w:t>
      </w:r>
    </w:p>
    <w:p w14:paraId="59E8DB67">
      <w:pPr>
        <w:bidi w:val="0"/>
        <w:rPr>
          <w:rFonts w:hint="default"/>
        </w:rPr>
      </w:pPr>
      <w:r>
        <w:rPr>
          <w:rFonts w:hint="default"/>
        </w:rPr>
        <w:t>限速规则：User ID</w:t>
      </w:r>
    </w:p>
    <w:p w14:paraId="06080778">
      <w:pPr>
        <w:bidi w:val="0"/>
        <w:rPr>
          <w:rFonts w:hint="default"/>
        </w:rPr>
      </w:pPr>
      <w:r>
        <w:rPr>
          <w:rFonts w:hint="default"/>
        </w:rPr>
        <w:t>权限：交易</w:t>
      </w:r>
    </w:p>
    <w:p w14:paraId="3427605D">
      <w:pPr>
        <w:bidi w:val="0"/>
        <w:rPr>
          <w:rFonts w:hint="default"/>
        </w:rPr>
      </w:pPr>
      <w:r>
        <w:rPr>
          <w:rFonts w:hint="default"/>
        </w:rPr>
        <w:t>HTTP请求</w:t>
      </w:r>
    </w:p>
    <w:p w14:paraId="5A29A215">
      <w:pPr>
        <w:bidi w:val="0"/>
        <w:rPr>
          <w:rFonts w:hint="default"/>
        </w:rPr>
      </w:pPr>
      <w:r>
        <w:rPr>
          <w:rFonts w:hint="default"/>
        </w:rPr>
        <w:t>POST /api/v5/account/position/margin-balance</w:t>
      </w:r>
    </w:p>
    <w:p w14:paraId="5EB765CA">
      <w:pPr>
        <w:bidi w:val="0"/>
      </w:pPr>
      <w:r>
        <w:rPr>
          <w:rFonts w:hint="default"/>
        </w:rPr>
        <w:t>请求示例</w:t>
      </w:r>
    </w:p>
    <w:p w14:paraId="676BF7F1">
      <w:pPr>
        <w:bidi w:val="0"/>
        <w:rPr>
          <w:rFonts w:hint="default"/>
        </w:rPr>
      </w:pPr>
      <w:r>
        <w:rPr>
          <w:rFonts w:hint="default"/>
        </w:rPr>
        <w:t>import okx.Account as Account</w:t>
      </w:r>
    </w:p>
    <w:p w14:paraId="2D00EED0">
      <w:pPr>
        <w:bidi w:val="0"/>
        <w:rPr>
          <w:rFonts w:hint="default"/>
        </w:rPr>
      </w:pPr>
      <w:r>
        <w:rPr>
          <w:rFonts w:hint="default"/>
        </w:rPr>
        <w:t># API 初始化apikey = "YOUR_API_KEY"secretkey = "YOUR_SECRET_KEY"passphrase = "YOUR_PASSPHRASE"</w:t>
      </w:r>
    </w:p>
    <w:p w14:paraId="471D1C81">
      <w:pPr>
        <w:bidi w:val="0"/>
        <w:rPr>
          <w:rFonts w:hint="default"/>
        </w:rPr>
      </w:pPr>
      <w:r>
        <w:rPr>
          <w:rFonts w:hint="default"/>
        </w:rPr>
        <w:t>flag = "1"  # 实盘:0 , 模拟盘:1accountAPI = Account.AccountAPI(apikey, secretkey, passphrase, False, flag)</w:t>
      </w:r>
    </w:p>
    <w:p w14:paraId="5B2BB9CD">
      <w:pPr>
        <w:bidi w:val="0"/>
        <w:rPr>
          <w:rFonts w:hint="default"/>
        </w:rPr>
      </w:pPr>
      <w:r>
        <w:rPr>
          <w:rFonts w:hint="default"/>
        </w:rPr>
        <w:t># 调整保证金result = accountAPI.adjustment_margin(</w:t>
      </w:r>
    </w:p>
    <w:p w14:paraId="7DD6579A">
      <w:pPr>
        <w:bidi w:val="0"/>
        <w:rPr>
          <w:rFonts w:hint="default"/>
        </w:rPr>
      </w:pPr>
      <w:r>
        <w:rPr>
          <w:rFonts w:hint="default"/>
        </w:rPr>
        <w:t xml:space="preserve">    instId="BTC-USDT-SWAP",</w:t>
      </w:r>
    </w:p>
    <w:p w14:paraId="163B7070">
      <w:pPr>
        <w:bidi w:val="0"/>
        <w:rPr>
          <w:rFonts w:hint="default"/>
        </w:rPr>
      </w:pPr>
      <w:r>
        <w:rPr>
          <w:rFonts w:hint="default"/>
        </w:rPr>
        <w:t xml:space="preserve">    posSide="short",</w:t>
      </w:r>
    </w:p>
    <w:p w14:paraId="6B6BE3D8">
      <w:pPr>
        <w:bidi w:val="0"/>
        <w:rPr>
          <w:rFonts w:hint="default"/>
        </w:rPr>
      </w:pPr>
      <w:r>
        <w:rPr>
          <w:rFonts w:hint="default"/>
        </w:rPr>
        <w:t xml:space="preserve">    type= "add",</w:t>
      </w:r>
    </w:p>
    <w:p w14:paraId="365C5484">
      <w:pPr>
        <w:bidi w:val="0"/>
        <w:rPr>
          <w:rFonts w:hint="default"/>
        </w:rPr>
      </w:pPr>
      <w:r>
        <w:rPr>
          <w:rFonts w:hint="default"/>
        </w:rPr>
        <w:t xml:space="preserve">    amt="1")print(result)</w:t>
      </w:r>
    </w:p>
    <w:p w14:paraId="6762CF7B">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03"/>
        <w:gridCol w:w="738"/>
        <w:gridCol w:w="1080"/>
        <w:gridCol w:w="2970"/>
      </w:tblGrid>
      <w:tr w14:paraId="7A0E45C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945389B">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0B42379">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F2B269A">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8A8E966">
            <w:pPr>
              <w:bidi w:val="0"/>
              <w:rPr>
                <w:rFonts w:hint="default"/>
              </w:rPr>
            </w:pPr>
            <w:r>
              <w:rPr>
                <w:rFonts w:hint="default"/>
                <w:lang w:val="en-US" w:eastAsia="zh-CN"/>
              </w:rPr>
              <w:t>描述</w:t>
            </w:r>
          </w:p>
        </w:tc>
      </w:tr>
      <w:tr w14:paraId="31E75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02C9DD">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D8835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B5D8E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B5075D">
            <w:pPr>
              <w:bidi w:val="0"/>
              <w:rPr>
                <w:rFonts w:hint="default"/>
              </w:rPr>
            </w:pPr>
            <w:r>
              <w:rPr>
                <w:rFonts w:hint="default"/>
                <w:lang w:val="en-US" w:eastAsia="zh-CN"/>
              </w:rPr>
              <w:t>产品ID</w:t>
            </w:r>
          </w:p>
        </w:tc>
      </w:tr>
      <w:tr w14:paraId="75BF0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2D431F">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5F00E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57CFA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0BD28A">
            <w:pPr>
              <w:bidi w:val="0"/>
              <w:rPr>
                <w:rFonts w:hint="default"/>
              </w:rPr>
            </w:pPr>
            <w:r>
              <w:rPr>
                <w:rFonts w:hint="default"/>
                <w:lang w:val="en-US" w:eastAsia="zh-CN"/>
              </w:rPr>
              <w:t>持仓方向，默认值是net</w:t>
            </w:r>
            <w:r>
              <w:rPr>
                <w:rFonts w:hint="default"/>
                <w:lang w:val="en-US" w:eastAsia="zh-CN"/>
              </w:rPr>
              <w:br w:type="textWrapping"/>
            </w:r>
            <w:r>
              <w:rPr>
                <w:rFonts w:hint="default"/>
                <w:lang w:val="en-US" w:eastAsia="zh-CN"/>
              </w:rPr>
              <w:t>long：开平仓模式开多</w:t>
            </w:r>
            <w:r>
              <w:rPr>
                <w:rFonts w:hint="default"/>
                <w:lang w:val="en-US" w:eastAsia="zh-CN"/>
              </w:rPr>
              <w:br w:type="textWrapping"/>
            </w:r>
            <w:r>
              <w:rPr>
                <w:rFonts w:hint="default"/>
                <w:lang w:val="en-US" w:eastAsia="zh-CN"/>
              </w:rPr>
              <w:t>short：开平仓模式开空</w:t>
            </w:r>
            <w:r>
              <w:rPr>
                <w:rFonts w:hint="default"/>
                <w:lang w:val="en-US" w:eastAsia="zh-CN"/>
              </w:rPr>
              <w:br w:type="textWrapping"/>
            </w:r>
            <w:r>
              <w:rPr>
                <w:rFonts w:hint="default"/>
                <w:lang w:val="en-US" w:eastAsia="zh-CN"/>
              </w:rPr>
              <w:t>net：买卖模式</w:t>
            </w:r>
          </w:p>
        </w:tc>
      </w:tr>
      <w:tr w14:paraId="2BB99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18EC73">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CA595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106D1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643D44">
            <w:pPr>
              <w:bidi w:val="0"/>
              <w:rPr>
                <w:rFonts w:hint="default"/>
              </w:rPr>
            </w:pPr>
            <w:r>
              <w:rPr>
                <w:rFonts w:hint="default"/>
                <w:lang w:val="en-US" w:eastAsia="zh-CN"/>
              </w:rPr>
              <w:t>增加/减少保证金</w:t>
            </w:r>
            <w:r>
              <w:rPr>
                <w:rFonts w:hint="default"/>
                <w:lang w:val="en-US" w:eastAsia="zh-CN"/>
              </w:rPr>
              <w:br w:type="textWrapping"/>
            </w:r>
            <w:r>
              <w:rPr>
                <w:rFonts w:hint="default"/>
                <w:lang w:val="en-US" w:eastAsia="zh-CN"/>
              </w:rPr>
              <w:t>add：增加</w:t>
            </w:r>
            <w:r>
              <w:rPr>
                <w:rFonts w:hint="default"/>
                <w:lang w:val="en-US" w:eastAsia="zh-CN"/>
              </w:rPr>
              <w:br w:type="textWrapping"/>
            </w:r>
            <w:r>
              <w:rPr>
                <w:rFonts w:hint="default"/>
                <w:lang w:val="en-US" w:eastAsia="zh-CN"/>
              </w:rPr>
              <w:t>reduce：减少</w:t>
            </w:r>
          </w:p>
        </w:tc>
      </w:tr>
      <w:tr w14:paraId="089A5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EF14C7">
            <w:pPr>
              <w:bidi w:val="0"/>
              <w:rPr>
                <w:rFonts w:hint="default"/>
              </w:rPr>
            </w:pPr>
            <w:r>
              <w:rPr>
                <w:rFonts w:hint="default"/>
                <w:lang w:val="en-US" w:eastAsia="zh-CN"/>
              </w:rPr>
              <w:t>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3D5E7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739FF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B77037">
            <w:pPr>
              <w:bidi w:val="0"/>
              <w:rPr>
                <w:rFonts w:hint="default"/>
              </w:rPr>
            </w:pPr>
            <w:r>
              <w:rPr>
                <w:rFonts w:hint="default"/>
                <w:lang w:val="en-US" w:eastAsia="zh-CN"/>
              </w:rPr>
              <w:t>增加或减少的保证金数量</w:t>
            </w:r>
          </w:p>
        </w:tc>
      </w:tr>
      <w:tr w14:paraId="0AFBAA7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E749BC">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5E87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5DD36D">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A0989C">
            <w:pPr>
              <w:bidi w:val="0"/>
              <w:rPr>
                <w:rFonts w:hint="default"/>
              </w:rPr>
            </w:pPr>
            <w:r>
              <w:rPr>
                <w:rFonts w:hint="default"/>
                <w:lang w:val="en-US" w:eastAsia="zh-CN"/>
              </w:rPr>
              <w:t>增加或减少的保证金的币种，</w:t>
            </w:r>
            <w:r>
              <w:rPr>
                <w:rFonts w:hint="default"/>
                <w:lang w:val="en-US" w:eastAsia="zh-CN"/>
              </w:rPr>
              <w:br w:type="textWrapping"/>
            </w:r>
            <w:r>
              <w:rPr>
                <w:rFonts w:hint="default"/>
                <w:lang w:val="en-US" w:eastAsia="zh-CN"/>
              </w:rPr>
              <w:t>适用于逐仓杠杆仓位</w:t>
            </w:r>
          </w:p>
        </w:tc>
      </w:tr>
    </w:tbl>
    <w:p w14:paraId="1EFE9BF7">
      <w:pPr>
        <w:bidi w:val="0"/>
      </w:pPr>
      <w:r>
        <w:rPr>
          <w:rFonts w:hint="default"/>
        </w:rPr>
        <w:t>返回结果</w:t>
      </w:r>
    </w:p>
    <w:p w14:paraId="5B6AEEBC">
      <w:pPr>
        <w:bidi w:val="0"/>
        <w:rPr>
          <w:rFonts w:hint="default"/>
        </w:rPr>
      </w:pPr>
      <w:r>
        <w:rPr>
          <w:rFonts w:hint="default"/>
        </w:rPr>
        <w:t>{</w:t>
      </w:r>
    </w:p>
    <w:p w14:paraId="077EE5E0">
      <w:pPr>
        <w:bidi w:val="0"/>
        <w:rPr>
          <w:rFonts w:hint="default"/>
        </w:rPr>
      </w:pPr>
      <w:r>
        <w:rPr>
          <w:rFonts w:hint="default"/>
        </w:rPr>
        <w:t xml:space="preserve">    "code": "0",</w:t>
      </w:r>
    </w:p>
    <w:p w14:paraId="4A89B752">
      <w:pPr>
        <w:bidi w:val="0"/>
        <w:rPr>
          <w:rFonts w:hint="default"/>
        </w:rPr>
      </w:pPr>
      <w:r>
        <w:rPr>
          <w:rFonts w:hint="default"/>
        </w:rPr>
        <w:t xml:space="preserve">    "data": [</w:t>
      </w:r>
    </w:p>
    <w:p w14:paraId="662A191B">
      <w:pPr>
        <w:bidi w:val="0"/>
        <w:rPr>
          <w:rFonts w:hint="default"/>
        </w:rPr>
      </w:pPr>
      <w:r>
        <w:rPr>
          <w:rFonts w:hint="default"/>
        </w:rPr>
        <w:t xml:space="preserve">        {</w:t>
      </w:r>
    </w:p>
    <w:p w14:paraId="6FE4C572">
      <w:pPr>
        <w:bidi w:val="0"/>
        <w:rPr>
          <w:rFonts w:hint="default"/>
        </w:rPr>
      </w:pPr>
      <w:r>
        <w:rPr>
          <w:rFonts w:hint="default"/>
        </w:rPr>
        <w:t xml:space="preserve">            "amt": "0.3",</w:t>
      </w:r>
    </w:p>
    <w:p w14:paraId="14B52485">
      <w:pPr>
        <w:bidi w:val="0"/>
        <w:rPr>
          <w:rFonts w:hint="default"/>
        </w:rPr>
      </w:pPr>
      <w:r>
        <w:rPr>
          <w:rFonts w:hint="default"/>
        </w:rPr>
        <w:t xml:space="preserve">            "ccy": "BTC",</w:t>
      </w:r>
    </w:p>
    <w:p w14:paraId="66C4F27E">
      <w:pPr>
        <w:bidi w:val="0"/>
        <w:rPr>
          <w:rFonts w:hint="default"/>
        </w:rPr>
      </w:pPr>
      <w:r>
        <w:rPr>
          <w:rFonts w:hint="default"/>
        </w:rPr>
        <w:t xml:space="preserve">            "instId": "BTC-USDT",</w:t>
      </w:r>
    </w:p>
    <w:p w14:paraId="421CD5C1">
      <w:pPr>
        <w:bidi w:val="0"/>
        <w:rPr>
          <w:rFonts w:hint="default"/>
        </w:rPr>
      </w:pPr>
      <w:r>
        <w:rPr>
          <w:rFonts w:hint="default"/>
        </w:rPr>
        <w:t xml:space="preserve">            "leverage": "",</w:t>
      </w:r>
    </w:p>
    <w:p w14:paraId="31F381DB">
      <w:pPr>
        <w:bidi w:val="0"/>
        <w:rPr>
          <w:rFonts w:hint="default"/>
        </w:rPr>
      </w:pPr>
      <w:r>
        <w:rPr>
          <w:rFonts w:hint="default"/>
        </w:rPr>
        <w:t xml:space="preserve">            "posSide": "net",</w:t>
      </w:r>
    </w:p>
    <w:p w14:paraId="04CD12D7">
      <w:pPr>
        <w:bidi w:val="0"/>
        <w:rPr>
          <w:rFonts w:hint="default"/>
        </w:rPr>
      </w:pPr>
      <w:r>
        <w:rPr>
          <w:rFonts w:hint="default"/>
        </w:rPr>
        <w:t xml:space="preserve">            "type": "add"</w:t>
      </w:r>
    </w:p>
    <w:p w14:paraId="4D800DC9">
      <w:pPr>
        <w:bidi w:val="0"/>
        <w:rPr>
          <w:rFonts w:hint="default"/>
        </w:rPr>
      </w:pPr>
      <w:r>
        <w:rPr>
          <w:rFonts w:hint="default"/>
        </w:rPr>
        <w:t xml:space="preserve">        }</w:t>
      </w:r>
    </w:p>
    <w:p w14:paraId="77C600D2">
      <w:pPr>
        <w:bidi w:val="0"/>
        <w:rPr>
          <w:rFonts w:hint="default"/>
        </w:rPr>
      </w:pPr>
      <w:r>
        <w:rPr>
          <w:rFonts w:hint="default"/>
        </w:rPr>
        <w:t xml:space="preserve">    ],</w:t>
      </w:r>
    </w:p>
    <w:p w14:paraId="0009C4B8">
      <w:pPr>
        <w:bidi w:val="0"/>
        <w:rPr>
          <w:rFonts w:hint="default"/>
        </w:rPr>
      </w:pPr>
      <w:r>
        <w:rPr>
          <w:rFonts w:hint="default"/>
        </w:rPr>
        <w:t xml:space="preserve">    "msg": ""}</w:t>
      </w:r>
    </w:p>
    <w:p w14:paraId="2A08AF33">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1"/>
        <w:gridCol w:w="738"/>
        <w:gridCol w:w="2970"/>
      </w:tblGrid>
      <w:tr w14:paraId="0F86B78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566B661">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76340D9">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D8051B9">
            <w:pPr>
              <w:bidi w:val="0"/>
              <w:rPr>
                <w:rFonts w:hint="default"/>
              </w:rPr>
            </w:pPr>
            <w:r>
              <w:rPr>
                <w:rFonts w:hint="default"/>
                <w:lang w:val="en-US" w:eastAsia="zh-CN"/>
              </w:rPr>
              <w:t>描述</w:t>
            </w:r>
          </w:p>
        </w:tc>
      </w:tr>
      <w:tr w14:paraId="7CBDB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083145">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9BF5C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414C92">
            <w:pPr>
              <w:bidi w:val="0"/>
              <w:rPr>
                <w:rFonts w:hint="default"/>
              </w:rPr>
            </w:pPr>
            <w:r>
              <w:rPr>
                <w:rFonts w:hint="default"/>
                <w:lang w:val="en-US" w:eastAsia="zh-CN"/>
              </w:rPr>
              <w:t>产品ID</w:t>
            </w:r>
          </w:p>
        </w:tc>
      </w:tr>
      <w:tr w14:paraId="23A19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84D274">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F4923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95113B">
            <w:pPr>
              <w:bidi w:val="0"/>
              <w:rPr>
                <w:rFonts w:hint="default"/>
              </w:rPr>
            </w:pPr>
            <w:r>
              <w:rPr>
                <w:rFonts w:hint="default"/>
                <w:lang w:val="en-US" w:eastAsia="zh-CN"/>
              </w:rPr>
              <w:t>持仓方向</w:t>
            </w:r>
          </w:p>
        </w:tc>
      </w:tr>
      <w:tr w14:paraId="6B528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7BBBAD">
            <w:pPr>
              <w:bidi w:val="0"/>
              <w:rPr>
                <w:rFonts w:hint="default"/>
              </w:rPr>
            </w:pPr>
            <w:r>
              <w:rPr>
                <w:rFonts w:hint="default"/>
                <w:lang w:val="en-US" w:eastAsia="zh-CN"/>
              </w:rPr>
              <w:t>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F1CC6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067785">
            <w:pPr>
              <w:bidi w:val="0"/>
              <w:rPr>
                <w:rFonts w:hint="default"/>
              </w:rPr>
            </w:pPr>
            <w:r>
              <w:rPr>
                <w:rFonts w:hint="default"/>
                <w:lang w:val="en-US" w:eastAsia="zh-CN"/>
              </w:rPr>
              <w:t>已增加/减少的保证金数量</w:t>
            </w:r>
          </w:p>
        </w:tc>
      </w:tr>
      <w:tr w14:paraId="24E76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397994">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85BFF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8F717C">
            <w:pPr>
              <w:bidi w:val="0"/>
              <w:rPr>
                <w:rFonts w:hint="default"/>
              </w:rPr>
            </w:pPr>
            <w:r>
              <w:rPr>
                <w:rFonts w:hint="default"/>
                <w:lang w:val="en-US" w:eastAsia="zh-CN"/>
              </w:rPr>
              <w:t>增加/减少保证金</w:t>
            </w:r>
          </w:p>
        </w:tc>
      </w:tr>
      <w:tr w14:paraId="30BFF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55F1AD">
            <w:pPr>
              <w:bidi w:val="0"/>
              <w:rPr>
                <w:rFonts w:hint="default"/>
              </w:rPr>
            </w:pPr>
            <w:r>
              <w:rPr>
                <w:rFonts w:hint="default"/>
                <w:lang w:val="en-US" w:eastAsia="zh-CN"/>
              </w:rPr>
              <w:t>leverage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3C67B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7F181D">
            <w:pPr>
              <w:bidi w:val="0"/>
              <w:rPr>
                <w:rFonts w:hint="default"/>
              </w:rPr>
            </w:pPr>
            <w:r>
              <w:rPr>
                <w:rFonts w:hint="default"/>
                <w:lang w:val="en-US" w:eastAsia="zh-CN"/>
              </w:rPr>
              <w:t>调整保证金后的实际杠杆倍数</w:t>
            </w:r>
          </w:p>
        </w:tc>
      </w:tr>
      <w:tr w14:paraId="2261374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4E6B7C">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C9480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E07EE4">
            <w:pPr>
              <w:bidi w:val="0"/>
              <w:rPr>
                <w:rFonts w:hint="default"/>
              </w:rPr>
            </w:pPr>
            <w:r>
              <w:rPr>
                <w:rFonts w:hint="default"/>
                <w:lang w:val="en-US" w:eastAsia="zh-CN"/>
              </w:rPr>
              <w:t>增加或减少的保证金的币种</w:t>
            </w:r>
          </w:p>
        </w:tc>
      </w:tr>
    </w:tbl>
    <w:p w14:paraId="40CB52F5">
      <w:pPr>
        <w:bidi w:val="0"/>
      </w:pPr>
      <w:r>
        <w:rPr>
          <w:lang w:val="en-US" w:eastAsia="zh-CN"/>
        </w:rPr>
        <w:t> 自主划转模式</w:t>
      </w:r>
      <w:r>
        <w:rPr>
          <w:lang w:val="en-US" w:eastAsia="zh-CN"/>
        </w:rPr>
        <w:br w:type="textWrapping"/>
      </w:r>
      <w:r>
        <w:rPr>
          <w:lang w:val="en-US" w:eastAsia="zh-CN"/>
        </w:rPr>
        <w:t>初始划入逐仓仓位的保证金价值必须大于等于1万USDT,账户上会产生一个仓位。</w:t>
      </w:r>
    </w:p>
    <w:p w14:paraId="31DC4FDA">
      <w:pPr>
        <w:bidi w:val="0"/>
        <w:rPr>
          <w:rFonts w:hint="default"/>
        </w:rPr>
      </w:pPr>
      <w:r>
        <w:rPr>
          <w:rFonts w:hint="default"/>
        </w:rPr>
        <w:t>获取杠杆倍数</w:t>
      </w:r>
    </w:p>
    <w:p w14:paraId="43F5F681">
      <w:pPr>
        <w:bidi w:val="0"/>
        <w:rPr>
          <w:rFonts w:hint="default"/>
        </w:rPr>
      </w:pPr>
      <w:r>
        <w:rPr>
          <w:rFonts w:hint="default"/>
        </w:rPr>
        <w:t>限速：20次/2s</w:t>
      </w:r>
    </w:p>
    <w:p w14:paraId="07C03D8C">
      <w:pPr>
        <w:bidi w:val="0"/>
        <w:rPr>
          <w:rFonts w:hint="default"/>
        </w:rPr>
      </w:pPr>
      <w:r>
        <w:rPr>
          <w:rFonts w:hint="default"/>
        </w:rPr>
        <w:t>限速规则：User ID</w:t>
      </w:r>
    </w:p>
    <w:p w14:paraId="4AE0E36A">
      <w:pPr>
        <w:bidi w:val="0"/>
        <w:rPr>
          <w:rFonts w:hint="default"/>
        </w:rPr>
      </w:pPr>
      <w:r>
        <w:rPr>
          <w:rFonts w:hint="default"/>
        </w:rPr>
        <w:t>权限：读取</w:t>
      </w:r>
    </w:p>
    <w:p w14:paraId="18B398DF">
      <w:pPr>
        <w:bidi w:val="0"/>
        <w:rPr>
          <w:rFonts w:hint="default"/>
        </w:rPr>
      </w:pPr>
      <w:r>
        <w:rPr>
          <w:rFonts w:hint="default"/>
        </w:rPr>
        <w:t>HTTP请求</w:t>
      </w:r>
    </w:p>
    <w:p w14:paraId="447873E0">
      <w:pPr>
        <w:bidi w:val="0"/>
        <w:rPr>
          <w:rFonts w:hint="default"/>
        </w:rPr>
      </w:pPr>
      <w:r>
        <w:rPr>
          <w:rFonts w:hint="default"/>
        </w:rPr>
        <w:t>GET /api/v5/account/leverage-info</w:t>
      </w:r>
    </w:p>
    <w:p w14:paraId="19568B0C">
      <w:pPr>
        <w:bidi w:val="0"/>
      </w:pPr>
      <w:r>
        <w:rPr>
          <w:rFonts w:hint="default"/>
        </w:rPr>
        <w:t>请求示例</w:t>
      </w:r>
    </w:p>
    <w:p w14:paraId="5F37D8FA">
      <w:pPr>
        <w:bidi w:val="0"/>
        <w:rPr>
          <w:rFonts w:hint="default"/>
        </w:rPr>
      </w:pPr>
      <w:r>
        <w:rPr>
          <w:rFonts w:hint="default"/>
        </w:rPr>
        <w:t>import okx.Account as Account</w:t>
      </w:r>
    </w:p>
    <w:p w14:paraId="10FE2C81">
      <w:pPr>
        <w:bidi w:val="0"/>
        <w:rPr>
          <w:rFonts w:hint="default"/>
        </w:rPr>
      </w:pPr>
      <w:r>
        <w:rPr>
          <w:rFonts w:hint="default"/>
        </w:rPr>
        <w:t># API 初始化apikey = "YOUR_API_KEY"secretkey = "YOUR_SECRET_KEY"passphrase = "YOUR_PASSPHRASE"</w:t>
      </w:r>
    </w:p>
    <w:p w14:paraId="36D708CE">
      <w:pPr>
        <w:bidi w:val="0"/>
        <w:rPr>
          <w:rFonts w:hint="default"/>
        </w:rPr>
      </w:pPr>
      <w:r>
        <w:rPr>
          <w:rFonts w:hint="default"/>
        </w:rPr>
        <w:t>flag = "1"  # 实盘:0 , 模拟盘:1accountAPI = Account.AccountAPI(apikey, secretkey, passphrase, False, flag)</w:t>
      </w:r>
    </w:p>
    <w:p w14:paraId="553CA3FE">
      <w:pPr>
        <w:bidi w:val="0"/>
        <w:rPr>
          <w:rFonts w:hint="default"/>
        </w:rPr>
      </w:pPr>
      <w:r>
        <w:rPr>
          <w:rFonts w:hint="default"/>
        </w:rPr>
        <w:t># 获取杠杆倍数result = accountAPI.get_leverage(</w:t>
      </w:r>
    </w:p>
    <w:p w14:paraId="51D2E68E">
      <w:pPr>
        <w:bidi w:val="0"/>
        <w:rPr>
          <w:rFonts w:hint="default"/>
        </w:rPr>
      </w:pPr>
      <w:r>
        <w:rPr>
          <w:rFonts w:hint="default"/>
        </w:rPr>
        <w:t xml:space="preserve">    instId="BTC-USDT-SWAP",</w:t>
      </w:r>
    </w:p>
    <w:p w14:paraId="1A718541">
      <w:pPr>
        <w:bidi w:val="0"/>
        <w:rPr>
          <w:rFonts w:hint="default"/>
        </w:rPr>
      </w:pPr>
      <w:r>
        <w:rPr>
          <w:rFonts w:hint="default"/>
        </w:rPr>
        <w:t xml:space="preserve">    mgnMode="cross")print(result)</w:t>
      </w:r>
    </w:p>
    <w:p w14:paraId="1C225B63">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3"/>
        <w:gridCol w:w="738"/>
        <w:gridCol w:w="952"/>
        <w:gridCol w:w="5733"/>
      </w:tblGrid>
      <w:tr w14:paraId="0319BC1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4C48741">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5DFECE2">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251778A">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7A5E965">
            <w:pPr>
              <w:bidi w:val="0"/>
              <w:rPr>
                <w:rFonts w:hint="default"/>
              </w:rPr>
            </w:pPr>
            <w:r>
              <w:rPr>
                <w:rFonts w:hint="default"/>
                <w:lang w:val="en-US" w:eastAsia="zh-CN"/>
              </w:rPr>
              <w:t>描述</w:t>
            </w:r>
          </w:p>
        </w:tc>
      </w:tr>
      <w:tr w14:paraId="446BF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0C87C9">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499E5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144629">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F6D0C4">
            <w:pPr>
              <w:bidi w:val="0"/>
              <w:rPr>
                <w:rFonts w:hint="default"/>
              </w:rPr>
            </w:pPr>
            <w:r>
              <w:rPr>
                <w:rFonts w:hint="default"/>
                <w:lang w:val="en-US" w:eastAsia="zh-CN"/>
              </w:rPr>
              <w:t>产品ID</w:t>
            </w:r>
            <w:r>
              <w:rPr>
                <w:rFonts w:hint="default"/>
                <w:lang w:val="en-US" w:eastAsia="zh-CN"/>
              </w:rPr>
              <w:br w:type="textWrapping"/>
            </w:r>
            <w:r>
              <w:rPr>
                <w:rFonts w:hint="default"/>
                <w:lang w:val="en-US" w:eastAsia="zh-CN"/>
              </w:rPr>
              <w:t>支持多个instId查询，半角逗号分隔。instId个数不超过20个。</w:t>
            </w:r>
          </w:p>
        </w:tc>
      </w:tr>
      <w:tr w14:paraId="41593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166F40">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605F1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877F34">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DF0BB2">
            <w:pPr>
              <w:bidi w:val="0"/>
              <w:rPr>
                <w:rFonts w:hint="default"/>
              </w:rPr>
            </w:pPr>
            <w:r>
              <w:rPr>
                <w:rFonts w:hint="default"/>
                <w:lang w:val="en-US" w:eastAsia="zh-CN"/>
              </w:rPr>
              <w:t>币种，用于币种维度的杠杆。</w:t>
            </w:r>
            <w:r>
              <w:rPr>
                <w:rFonts w:hint="default"/>
                <w:lang w:val="en-US" w:eastAsia="zh-CN"/>
              </w:rPr>
              <w:br w:type="textWrapping"/>
            </w:r>
            <w:r>
              <w:rPr>
                <w:rFonts w:hint="default"/>
                <w:lang w:val="en-US" w:eastAsia="zh-CN"/>
              </w:rPr>
              <w:t>仅适用于现货模式/跨币种保证金模式/组合保证金模式的全仓币币杠杆。</w:t>
            </w:r>
            <w:r>
              <w:rPr>
                <w:rFonts w:hint="default"/>
                <w:lang w:val="en-US" w:eastAsia="zh-CN"/>
              </w:rPr>
              <w:br w:type="textWrapping"/>
            </w:r>
            <w:r>
              <w:rPr>
                <w:rFonts w:hint="default"/>
                <w:lang w:val="en-US" w:eastAsia="zh-CN"/>
              </w:rPr>
              <w:t>支持多ccy查询，半角逗号分隔。ccy个数不超过20个。</w:t>
            </w:r>
          </w:p>
        </w:tc>
      </w:tr>
      <w:tr w14:paraId="4CE5144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542202">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5338E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A0374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6ACCD6">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isolated：逐仓</w:t>
            </w:r>
            <w:r>
              <w:rPr>
                <w:rFonts w:hint="default"/>
                <w:lang w:val="en-US" w:eastAsia="zh-CN"/>
              </w:rPr>
              <w:br w:type="textWrapping"/>
            </w:r>
            <w:r>
              <w:rPr>
                <w:rFonts w:hint="default"/>
                <w:lang w:val="en-US" w:eastAsia="zh-CN"/>
              </w:rPr>
              <w:t>cross：全仓</w:t>
            </w:r>
          </w:p>
        </w:tc>
      </w:tr>
    </w:tbl>
    <w:p w14:paraId="180AA4DC">
      <w:pPr>
        <w:bidi w:val="0"/>
      </w:pPr>
      <w:r>
        <w:rPr>
          <w:rFonts w:hint="default"/>
        </w:rPr>
        <w:t>返回结果</w:t>
      </w:r>
    </w:p>
    <w:p w14:paraId="39E5C663">
      <w:pPr>
        <w:bidi w:val="0"/>
        <w:rPr>
          <w:rFonts w:hint="default"/>
        </w:rPr>
      </w:pPr>
      <w:r>
        <w:rPr>
          <w:rFonts w:hint="default"/>
        </w:rPr>
        <w:t>{</w:t>
      </w:r>
    </w:p>
    <w:p w14:paraId="6EB4C577">
      <w:pPr>
        <w:bidi w:val="0"/>
        <w:rPr>
          <w:rFonts w:hint="default"/>
        </w:rPr>
      </w:pPr>
      <w:r>
        <w:rPr>
          <w:rFonts w:hint="default"/>
        </w:rPr>
        <w:t xml:space="preserve">    "code": "0",</w:t>
      </w:r>
    </w:p>
    <w:p w14:paraId="193BD416">
      <w:pPr>
        <w:bidi w:val="0"/>
        <w:rPr>
          <w:rFonts w:hint="default"/>
        </w:rPr>
      </w:pPr>
      <w:r>
        <w:rPr>
          <w:rFonts w:hint="default"/>
        </w:rPr>
        <w:t xml:space="preserve">    "msg": "",</w:t>
      </w:r>
    </w:p>
    <w:p w14:paraId="2A93A912">
      <w:pPr>
        <w:bidi w:val="0"/>
        <w:rPr>
          <w:rFonts w:hint="default"/>
        </w:rPr>
      </w:pPr>
      <w:r>
        <w:rPr>
          <w:rFonts w:hint="default"/>
        </w:rPr>
        <w:t xml:space="preserve">    "data": [{</w:t>
      </w:r>
    </w:p>
    <w:p w14:paraId="3370DB2A">
      <w:pPr>
        <w:bidi w:val="0"/>
        <w:rPr>
          <w:rFonts w:hint="default"/>
        </w:rPr>
      </w:pPr>
      <w:r>
        <w:rPr>
          <w:rFonts w:hint="default"/>
        </w:rPr>
        <w:t xml:space="preserve">        "ccy":"",</w:t>
      </w:r>
    </w:p>
    <w:p w14:paraId="71360472">
      <w:pPr>
        <w:bidi w:val="0"/>
        <w:rPr>
          <w:rFonts w:hint="default"/>
        </w:rPr>
      </w:pPr>
      <w:r>
        <w:rPr>
          <w:rFonts w:hint="default"/>
        </w:rPr>
        <w:t xml:space="preserve">        "instId": "BTC-USDT-SWAP",</w:t>
      </w:r>
    </w:p>
    <w:p w14:paraId="7205E827">
      <w:pPr>
        <w:bidi w:val="0"/>
        <w:rPr>
          <w:rFonts w:hint="default"/>
        </w:rPr>
      </w:pPr>
      <w:r>
        <w:rPr>
          <w:rFonts w:hint="default"/>
        </w:rPr>
        <w:t xml:space="preserve">        "mgnMode": "cross",</w:t>
      </w:r>
    </w:p>
    <w:p w14:paraId="17C4F1F1">
      <w:pPr>
        <w:bidi w:val="0"/>
        <w:rPr>
          <w:rFonts w:hint="default"/>
        </w:rPr>
      </w:pPr>
      <w:r>
        <w:rPr>
          <w:rFonts w:hint="default"/>
        </w:rPr>
        <w:t xml:space="preserve">        "posSide": "long",</w:t>
      </w:r>
    </w:p>
    <w:p w14:paraId="40A140C1">
      <w:pPr>
        <w:bidi w:val="0"/>
        <w:rPr>
          <w:rFonts w:hint="default"/>
        </w:rPr>
      </w:pPr>
      <w:r>
        <w:rPr>
          <w:rFonts w:hint="default"/>
        </w:rPr>
        <w:t xml:space="preserve">        "lever": "10"</w:t>
      </w:r>
    </w:p>
    <w:p w14:paraId="7582F1EC">
      <w:pPr>
        <w:bidi w:val="0"/>
        <w:rPr>
          <w:rFonts w:hint="default"/>
        </w:rPr>
      </w:pPr>
      <w:r>
        <w:rPr>
          <w:rFonts w:hint="default"/>
        </w:rPr>
        <w:t xml:space="preserve">    },{</w:t>
      </w:r>
    </w:p>
    <w:p w14:paraId="4CB5A130">
      <w:pPr>
        <w:bidi w:val="0"/>
        <w:rPr>
          <w:rFonts w:hint="default"/>
        </w:rPr>
      </w:pPr>
      <w:r>
        <w:rPr>
          <w:rFonts w:hint="default"/>
        </w:rPr>
        <w:t xml:space="preserve">        "ccy":"",</w:t>
      </w:r>
    </w:p>
    <w:p w14:paraId="7A8A57FD">
      <w:pPr>
        <w:bidi w:val="0"/>
        <w:rPr>
          <w:rFonts w:hint="default"/>
        </w:rPr>
      </w:pPr>
      <w:r>
        <w:rPr>
          <w:rFonts w:hint="default"/>
        </w:rPr>
        <w:t xml:space="preserve">        "instId": "BTC-USDT-SWAP",</w:t>
      </w:r>
    </w:p>
    <w:p w14:paraId="628F1225">
      <w:pPr>
        <w:bidi w:val="0"/>
        <w:rPr>
          <w:rFonts w:hint="default"/>
        </w:rPr>
      </w:pPr>
      <w:r>
        <w:rPr>
          <w:rFonts w:hint="default"/>
        </w:rPr>
        <w:t xml:space="preserve">        "mgnMode": "cross",</w:t>
      </w:r>
    </w:p>
    <w:p w14:paraId="301D8760">
      <w:pPr>
        <w:bidi w:val="0"/>
        <w:rPr>
          <w:rFonts w:hint="default"/>
        </w:rPr>
      </w:pPr>
      <w:r>
        <w:rPr>
          <w:rFonts w:hint="default"/>
        </w:rPr>
        <w:t xml:space="preserve">        "posSide": "short",</w:t>
      </w:r>
    </w:p>
    <w:p w14:paraId="04C6D1D4">
      <w:pPr>
        <w:bidi w:val="0"/>
        <w:rPr>
          <w:rFonts w:hint="default"/>
        </w:rPr>
      </w:pPr>
      <w:r>
        <w:rPr>
          <w:rFonts w:hint="default"/>
        </w:rPr>
        <w:t xml:space="preserve">        "lever": "10"</w:t>
      </w:r>
    </w:p>
    <w:p w14:paraId="2DB48B33">
      <w:pPr>
        <w:bidi w:val="0"/>
        <w:rPr>
          <w:rFonts w:hint="default"/>
        </w:rPr>
      </w:pPr>
      <w:r>
        <w:rPr>
          <w:rFonts w:hint="default"/>
        </w:rPr>
        <w:t xml:space="preserve">    }]}</w:t>
      </w:r>
    </w:p>
    <w:p w14:paraId="199A250D">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3"/>
        <w:gridCol w:w="738"/>
        <w:gridCol w:w="6685"/>
      </w:tblGrid>
      <w:tr w14:paraId="40BA964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653711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9781EDC">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280E27F">
            <w:pPr>
              <w:bidi w:val="0"/>
              <w:rPr>
                <w:rFonts w:hint="default"/>
              </w:rPr>
            </w:pPr>
            <w:r>
              <w:rPr>
                <w:rFonts w:hint="default"/>
                <w:lang w:val="en-US" w:eastAsia="zh-CN"/>
              </w:rPr>
              <w:t>描述</w:t>
            </w:r>
          </w:p>
        </w:tc>
      </w:tr>
      <w:tr w14:paraId="1749B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C1F1A5">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C9025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9A4A6B">
            <w:pPr>
              <w:bidi w:val="0"/>
              <w:rPr>
                <w:rFonts w:hint="default"/>
              </w:rPr>
            </w:pPr>
            <w:r>
              <w:rPr>
                <w:rFonts w:hint="default"/>
                <w:lang w:val="en-US" w:eastAsia="zh-CN"/>
              </w:rPr>
              <w:t>产品ID</w:t>
            </w:r>
          </w:p>
        </w:tc>
      </w:tr>
      <w:tr w14:paraId="2EF45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29029F">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58F21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E71231">
            <w:pPr>
              <w:bidi w:val="0"/>
              <w:rPr>
                <w:rFonts w:hint="default"/>
              </w:rPr>
            </w:pPr>
            <w:r>
              <w:rPr>
                <w:rFonts w:hint="default"/>
                <w:lang w:val="en-US" w:eastAsia="zh-CN"/>
              </w:rPr>
              <w:t>币种，用于币种维度的杠杆。</w:t>
            </w:r>
            <w:r>
              <w:rPr>
                <w:rFonts w:hint="default"/>
                <w:lang w:val="en-US" w:eastAsia="zh-CN"/>
              </w:rPr>
              <w:br w:type="textWrapping"/>
            </w:r>
            <w:r>
              <w:rPr>
                <w:rFonts w:hint="default"/>
                <w:lang w:val="en-US" w:eastAsia="zh-CN"/>
              </w:rPr>
              <w:t>仅适用于现货模式/跨币种保证金模式/组合保证金模式的全仓币币杠杆。</w:t>
            </w:r>
          </w:p>
        </w:tc>
      </w:tr>
      <w:tr w14:paraId="69102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8F358C">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7157D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BECE39">
            <w:pPr>
              <w:bidi w:val="0"/>
              <w:rPr>
                <w:rFonts w:hint="default"/>
              </w:rPr>
            </w:pPr>
            <w:r>
              <w:rPr>
                <w:rFonts w:hint="default"/>
                <w:lang w:val="en-US" w:eastAsia="zh-CN"/>
              </w:rPr>
              <w:t>保证金模式</w:t>
            </w:r>
          </w:p>
        </w:tc>
      </w:tr>
      <w:tr w14:paraId="27D5D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2AE37B">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BC9C2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88A1D4">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long：开平仓模式开多</w:t>
            </w:r>
            <w:r>
              <w:rPr>
                <w:rFonts w:hint="default"/>
                <w:lang w:val="en-US" w:eastAsia="zh-CN"/>
              </w:rPr>
              <w:br w:type="textWrapping"/>
            </w:r>
            <w:r>
              <w:rPr>
                <w:rFonts w:hint="default"/>
                <w:lang w:val="en-US" w:eastAsia="zh-CN"/>
              </w:rPr>
              <w:t>short：开平仓模式开空</w:t>
            </w:r>
            <w:r>
              <w:rPr>
                <w:rFonts w:hint="default"/>
                <w:lang w:val="en-US" w:eastAsia="zh-CN"/>
              </w:rPr>
              <w:br w:type="textWrapping"/>
            </w:r>
            <w:r>
              <w:rPr>
                <w:rFonts w:hint="default"/>
                <w:lang w:val="en-US" w:eastAsia="zh-CN"/>
              </w:rPr>
              <w:t>net：买卖模式</w:t>
            </w:r>
            <w:r>
              <w:rPr>
                <w:rFonts w:hint="default"/>
                <w:lang w:val="en-US" w:eastAsia="zh-CN"/>
              </w:rPr>
              <w:br w:type="textWrapping"/>
            </w:r>
            <w:r>
              <w:rPr>
                <w:rFonts w:hint="default"/>
                <w:lang w:val="en-US" w:eastAsia="zh-CN"/>
              </w:rPr>
              <w:t>开平仓模式下会返回两个方向的杠杆倍数</w:t>
            </w:r>
          </w:p>
        </w:tc>
      </w:tr>
      <w:tr w14:paraId="17C83B1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7CE8F6">
            <w:pPr>
              <w:bidi w:val="0"/>
              <w:rPr>
                <w:rFonts w:hint="default"/>
              </w:rPr>
            </w:pPr>
            <w:r>
              <w:rPr>
                <w:rFonts w:hint="default"/>
                <w:lang w:val="en-US" w:eastAsia="zh-CN"/>
              </w:rPr>
              <w:t>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13394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32A764">
            <w:pPr>
              <w:bidi w:val="0"/>
              <w:rPr>
                <w:rFonts w:hint="default"/>
              </w:rPr>
            </w:pPr>
            <w:r>
              <w:rPr>
                <w:rFonts w:hint="default"/>
                <w:lang w:val="en-US" w:eastAsia="zh-CN"/>
              </w:rPr>
              <w:t>杠杆倍数</w:t>
            </w:r>
          </w:p>
        </w:tc>
      </w:tr>
    </w:tbl>
    <w:p w14:paraId="41A1DF26">
      <w:pPr>
        <w:bidi w:val="0"/>
      </w:pPr>
      <w:r>
        <w:rPr>
          <w:lang w:val="en-US" w:eastAsia="zh-CN"/>
        </w:rPr>
        <w:t> 组合保证金账户下交割和永续的全仓不能获取杠杆倍数。</w:t>
      </w:r>
    </w:p>
    <w:p w14:paraId="7E3C6508">
      <w:pPr>
        <w:bidi w:val="0"/>
        <w:rPr>
          <w:rFonts w:hint="default"/>
        </w:rPr>
      </w:pPr>
      <w:r>
        <w:rPr>
          <w:rFonts w:hint="default"/>
        </w:rPr>
        <w:t>获取杠杆倍数预估信息</w:t>
      </w:r>
    </w:p>
    <w:p w14:paraId="5EF494DE">
      <w:pPr>
        <w:bidi w:val="0"/>
        <w:rPr>
          <w:rFonts w:hint="default"/>
        </w:rPr>
      </w:pPr>
      <w:r>
        <w:rPr>
          <w:rFonts w:hint="default"/>
        </w:rPr>
        <w:t>获取指定杠杆倍数下，相关的预估信息。</w:t>
      </w:r>
    </w:p>
    <w:p w14:paraId="13E093D6">
      <w:pPr>
        <w:bidi w:val="0"/>
        <w:rPr>
          <w:rFonts w:hint="default"/>
        </w:rPr>
      </w:pPr>
      <w:r>
        <w:rPr>
          <w:rFonts w:hint="default"/>
        </w:rPr>
        <w:t>限速：5次/2s</w:t>
      </w:r>
    </w:p>
    <w:p w14:paraId="7F1CEEA3">
      <w:pPr>
        <w:bidi w:val="0"/>
        <w:rPr>
          <w:rFonts w:hint="default"/>
        </w:rPr>
      </w:pPr>
      <w:r>
        <w:rPr>
          <w:rFonts w:hint="default"/>
        </w:rPr>
        <w:t>限速规则：User ID</w:t>
      </w:r>
    </w:p>
    <w:p w14:paraId="5BE7EDF5">
      <w:pPr>
        <w:bidi w:val="0"/>
        <w:rPr>
          <w:rFonts w:hint="default"/>
        </w:rPr>
      </w:pPr>
      <w:r>
        <w:rPr>
          <w:rFonts w:hint="default"/>
        </w:rPr>
        <w:t>权限：读取</w:t>
      </w:r>
    </w:p>
    <w:p w14:paraId="62085D84">
      <w:pPr>
        <w:bidi w:val="0"/>
        <w:rPr>
          <w:rFonts w:hint="default"/>
        </w:rPr>
      </w:pPr>
      <w:r>
        <w:rPr>
          <w:rFonts w:hint="default"/>
        </w:rPr>
        <w:t>HTTP请求</w:t>
      </w:r>
    </w:p>
    <w:p w14:paraId="5C973FF9">
      <w:pPr>
        <w:bidi w:val="0"/>
        <w:rPr>
          <w:rFonts w:hint="default"/>
        </w:rPr>
      </w:pPr>
      <w:r>
        <w:rPr>
          <w:rFonts w:hint="default"/>
        </w:rPr>
        <w:t>GET /api/v5/account/adjust-leverage-info</w:t>
      </w:r>
    </w:p>
    <w:p w14:paraId="0B63DB13">
      <w:pPr>
        <w:bidi w:val="0"/>
      </w:pPr>
      <w:r>
        <w:rPr>
          <w:rFonts w:hint="default"/>
        </w:rPr>
        <w:t>请求示例</w:t>
      </w:r>
    </w:p>
    <w:p w14:paraId="6358CD05">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3"/>
        <w:gridCol w:w="738"/>
        <w:gridCol w:w="916"/>
        <w:gridCol w:w="5769"/>
      </w:tblGrid>
      <w:tr w14:paraId="68165F5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9411035">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A848295">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9D08854">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BFFC9B3">
            <w:pPr>
              <w:bidi w:val="0"/>
              <w:rPr>
                <w:rFonts w:hint="default"/>
              </w:rPr>
            </w:pPr>
            <w:r>
              <w:rPr>
                <w:rFonts w:hint="default"/>
                <w:lang w:val="en-US" w:eastAsia="zh-CN"/>
              </w:rPr>
              <w:t>描述</w:t>
            </w:r>
          </w:p>
        </w:tc>
      </w:tr>
      <w:tr w14:paraId="2DA7C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DD88067">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E8189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6568B6">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7BC378">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p>
        </w:tc>
      </w:tr>
      <w:tr w14:paraId="43D31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D21FA6">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176C5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6A309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439829">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isolated：逐仓</w:t>
            </w:r>
            <w:r>
              <w:rPr>
                <w:rFonts w:hint="default"/>
                <w:lang w:val="en-US" w:eastAsia="zh-CN"/>
              </w:rPr>
              <w:br w:type="textWrapping"/>
            </w:r>
            <w:r>
              <w:rPr>
                <w:rFonts w:hint="default"/>
                <w:lang w:val="en-US" w:eastAsia="zh-CN"/>
              </w:rPr>
              <w:t>cross：全仓</w:t>
            </w:r>
          </w:p>
        </w:tc>
      </w:tr>
      <w:tr w14:paraId="7E587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D39854">
            <w:pPr>
              <w:bidi w:val="0"/>
              <w:rPr>
                <w:rFonts w:hint="default"/>
              </w:rPr>
            </w:pPr>
            <w:r>
              <w:rPr>
                <w:rFonts w:hint="default"/>
                <w:lang w:val="en-US" w:eastAsia="zh-CN"/>
              </w:rPr>
              <w:t>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62814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1B335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64B0CD">
            <w:pPr>
              <w:bidi w:val="0"/>
              <w:rPr>
                <w:rFonts w:hint="default"/>
              </w:rPr>
            </w:pPr>
            <w:r>
              <w:rPr>
                <w:rFonts w:hint="default"/>
                <w:lang w:val="en-US" w:eastAsia="zh-CN"/>
              </w:rPr>
              <w:t>杠杆倍数</w:t>
            </w:r>
          </w:p>
        </w:tc>
      </w:tr>
      <w:tr w14:paraId="0D14D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E67C50">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D0B65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A4EE9F">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E7D61D">
            <w:pPr>
              <w:bidi w:val="0"/>
              <w:rPr>
                <w:rFonts w:hint="default"/>
              </w:rPr>
            </w:pPr>
            <w:r>
              <w:rPr>
                <w:rFonts w:hint="default"/>
                <w:lang w:val="en-US" w:eastAsia="zh-CN"/>
              </w:rPr>
              <w:t>产品ID，如 BTC-USDT</w:t>
            </w:r>
            <w:r>
              <w:rPr>
                <w:rFonts w:hint="default"/>
                <w:lang w:val="en-US" w:eastAsia="zh-CN"/>
              </w:rPr>
              <w:br w:type="textWrapping"/>
            </w:r>
            <w:r>
              <w:rPr>
                <w:rFonts w:hint="default"/>
                <w:lang w:val="en-US" w:eastAsia="zh-CN"/>
              </w:rPr>
              <w:t>必填的场景有：交割永续，逐仓杠杆，以及合约模式下全仓杠杆。</w:t>
            </w:r>
          </w:p>
        </w:tc>
      </w:tr>
      <w:tr w14:paraId="2BFA3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37D206">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FDAE7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952A9C">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6F0343">
            <w:pPr>
              <w:bidi w:val="0"/>
              <w:rPr>
                <w:rFonts w:hint="default"/>
              </w:rPr>
            </w:pPr>
            <w:r>
              <w:rPr>
                <w:rFonts w:hint="default"/>
                <w:lang w:val="en-US" w:eastAsia="zh-CN"/>
              </w:rPr>
              <w:t>保证金币种，如 BTC</w:t>
            </w:r>
            <w:r>
              <w:rPr>
                <w:rFonts w:hint="default"/>
                <w:lang w:val="en-US" w:eastAsia="zh-CN"/>
              </w:rPr>
              <w:br w:type="textWrapping"/>
            </w:r>
            <w:r>
              <w:rPr>
                <w:rFonts w:hint="default"/>
                <w:lang w:val="en-US" w:eastAsia="zh-CN"/>
              </w:rPr>
              <w:t>逐仓杠杆及合约模式/跨币种保证金模式/组合保证金模式的全仓杠杆时必填。</w:t>
            </w:r>
          </w:p>
        </w:tc>
      </w:tr>
      <w:tr w14:paraId="35CD4DA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FC3CE38">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15406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549EA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B2BB85">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net: 默认值，代表买卖模式</w:t>
            </w:r>
            <w:r>
              <w:rPr>
                <w:rFonts w:hint="default"/>
                <w:lang w:val="en-US" w:eastAsia="zh-CN"/>
              </w:rPr>
              <w:br w:type="textWrapping"/>
            </w:r>
            <w:r>
              <w:rPr>
                <w:rFonts w:hint="default"/>
                <w:lang w:val="en-US" w:eastAsia="zh-CN"/>
              </w:rPr>
              <w:t>long: 开平模式下的多仓</w:t>
            </w:r>
            <w:r>
              <w:rPr>
                <w:rFonts w:hint="default"/>
                <w:lang w:val="en-US" w:eastAsia="zh-CN"/>
              </w:rPr>
              <w:br w:type="textWrapping"/>
            </w:r>
            <w:r>
              <w:rPr>
                <w:rFonts w:hint="default"/>
                <w:lang w:val="en-US" w:eastAsia="zh-CN"/>
              </w:rPr>
              <w:t>short：开平模式下的空仓</w:t>
            </w:r>
            <w:r>
              <w:rPr>
                <w:rFonts w:hint="default"/>
                <w:lang w:val="en-US" w:eastAsia="zh-CN"/>
              </w:rPr>
              <w:br w:type="textWrapping"/>
            </w:r>
            <w:r>
              <w:rPr>
                <w:rFonts w:hint="default"/>
                <w:lang w:val="en-US" w:eastAsia="zh-CN"/>
              </w:rPr>
              <w:t>适用于交割/永续。</w:t>
            </w:r>
          </w:p>
        </w:tc>
      </w:tr>
    </w:tbl>
    <w:p w14:paraId="58383732">
      <w:pPr>
        <w:bidi w:val="0"/>
      </w:pPr>
      <w:r>
        <w:rPr>
          <w:rFonts w:hint="default"/>
        </w:rPr>
        <w:t>返回结果</w:t>
      </w:r>
    </w:p>
    <w:p w14:paraId="77478A72">
      <w:pPr>
        <w:bidi w:val="0"/>
        <w:rPr>
          <w:rFonts w:hint="default"/>
        </w:rPr>
      </w:pPr>
      <w:r>
        <w:rPr>
          <w:rFonts w:hint="default"/>
        </w:rPr>
        <w:t>{</w:t>
      </w:r>
    </w:p>
    <w:p w14:paraId="700DDCEA">
      <w:pPr>
        <w:bidi w:val="0"/>
        <w:rPr>
          <w:rFonts w:hint="default"/>
        </w:rPr>
      </w:pPr>
      <w:r>
        <w:rPr>
          <w:rFonts w:hint="default"/>
        </w:rPr>
        <w:t xml:space="preserve">    "code": "0",</w:t>
      </w:r>
    </w:p>
    <w:p w14:paraId="77881384">
      <w:pPr>
        <w:bidi w:val="0"/>
        <w:rPr>
          <w:rFonts w:hint="default"/>
        </w:rPr>
      </w:pPr>
      <w:r>
        <w:rPr>
          <w:rFonts w:hint="default"/>
        </w:rPr>
        <w:t xml:space="preserve">    "data": [</w:t>
      </w:r>
    </w:p>
    <w:p w14:paraId="296212B0">
      <w:pPr>
        <w:bidi w:val="0"/>
        <w:rPr>
          <w:rFonts w:hint="default"/>
        </w:rPr>
      </w:pPr>
      <w:r>
        <w:rPr>
          <w:rFonts w:hint="default"/>
        </w:rPr>
        <w:t xml:space="preserve">        {</w:t>
      </w:r>
    </w:p>
    <w:p w14:paraId="34F0CE87">
      <w:pPr>
        <w:bidi w:val="0"/>
        <w:rPr>
          <w:rFonts w:hint="default"/>
        </w:rPr>
      </w:pPr>
      <w:r>
        <w:rPr>
          <w:rFonts w:hint="default"/>
        </w:rPr>
        <w:t xml:space="preserve">            "estAvailQuoteTrans": "",</w:t>
      </w:r>
    </w:p>
    <w:p w14:paraId="76E11346">
      <w:pPr>
        <w:bidi w:val="0"/>
        <w:rPr>
          <w:rFonts w:hint="default"/>
        </w:rPr>
      </w:pPr>
      <w:r>
        <w:rPr>
          <w:rFonts w:hint="default"/>
        </w:rPr>
        <w:t xml:space="preserve">            "estAvailTrans": "1.1398040558348279",</w:t>
      </w:r>
    </w:p>
    <w:p w14:paraId="1DFE1290">
      <w:pPr>
        <w:bidi w:val="0"/>
        <w:rPr>
          <w:rFonts w:hint="default"/>
        </w:rPr>
      </w:pPr>
      <w:r>
        <w:rPr>
          <w:rFonts w:hint="default"/>
        </w:rPr>
        <w:t xml:space="preserve">            "estLiqPx": "",</w:t>
      </w:r>
    </w:p>
    <w:p w14:paraId="238C29F8">
      <w:pPr>
        <w:bidi w:val="0"/>
        <w:rPr>
          <w:rFonts w:hint="default"/>
        </w:rPr>
      </w:pPr>
      <w:r>
        <w:rPr>
          <w:rFonts w:hint="default"/>
        </w:rPr>
        <w:t xml:space="preserve">            "estMaxAmt": "10.6095865868904898",</w:t>
      </w:r>
    </w:p>
    <w:p w14:paraId="114973A8">
      <w:pPr>
        <w:bidi w:val="0"/>
        <w:rPr>
          <w:rFonts w:hint="default"/>
        </w:rPr>
      </w:pPr>
      <w:r>
        <w:rPr>
          <w:rFonts w:hint="default"/>
        </w:rPr>
        <w:t xml:space="preserve">            "estMgn": "0.0701959441651721",</w:t>
      </w:r>
    </w:p>
    <w:p w14:paraId="7AEB1A72">
      <w:pPr>
        <w:bidi w:val="0"/>
        <w:rPr>
          <w:rFonts w:hint="default"/>
        </w:rPr>
      </w:pPr>
      <w:r>
        <w:rPr>
          <w:rFonts w:hint="default"/>
        </w:rPr>
        <w:t xml:space="preserve">            "estQuoteMaxAmt": "176889.6871254563042714",</w:t>
      </w:r>
    </w:p>
    <w:p w14:paraId="704E4C61">
      <w:pPr>
        <w:bidi w:val="0"/>
        <w:rPr>
          <w:rFonts w:hint="default"/>
        </w:rPr>
      </w:pPr>
      <w:r>
        <w:rPr>
          <w:rFonts w:hint="default"/>
        </w:rPr>
        <w:t xml:space="preserve">            "estQuoteMgn": "",</w:t>
      </w:r>
    </w:p>
    <w:p w14:paraId="5F5E61AF">
      <w:pPr>
        <w:bidi w:val="0"/>
        <w:rPr>
          <w:rFonts w:hint="default"/>
        </w:rPr>
      </w:pPr>
      <w:r>
        <w:rPr>
          <w:rFonts w:hint="default"/>
        </w:rPr>
        <w:t xml:space="preserve">            "existOrd": false,</w:t>
      </w:r>
    </w:p>
    <w:p w14:paraId="4B638B7A">
      <w:pPr>
        <w:bidi w:val="0"/>
        <w:rPr>
          <w:rFonts w:hint="default"/>
        </w:rPr>
      </w:pPr>
      <w:r>
        <w:rPr>
          <w:rFonts w:hint="default"/>
        </w:rPr>
        <w:t xml:space="preserve">            "maxLever": "10",</w:t>
      </w:r>
    </w:p>
    <w:p w14:paraId="54FC9C1F">
      <w:pPr>
        <w:bidi w:val="0"/>
        <w:rPr>
          <w:rFonts w:hint="default"/>
        </w:rPr>
      </w:pPr>
      <w:r>
        <w:rPr>
          <w:rFonts w:hint="default"/>
        </w:rPr>
        <w:t xml:space="preserve">            "minLever": "0.01"</w:t>
      </w:r>
    </w:p>
    <w:p w14:paraId="115451B3">
      <w:pPr>
        <w:bidi w:val="0"/>
        <w:rPr>
          <w:rFonts w:hint="default"/>
        </w:rPr>
      </w:pPr>
      <w:r>
        <w:rPr>
          <w:rFonts w:hint="default"/>
        </w:rPr>
        <w:t xml:space="preserve">        }</w:t>
      </w:r>
    </w:p>
    <w:p w14:paraId="08D0D84C">
      <w:pPr>
        <w:bidi w:val="0"/>
        <w:rPr>
          <w:rFonts w:hint="default"/>
        </w:rPr>
      </w:pPr>
      <w:r>
        <w:rPr>
          <w:rFonts w:hint="default"/>
        </w:rPr>
        <w:t xml:space="preserve">    ],</w:t>
      </w:r>
    </w:p>
    <w:p w14:paraId="2A8581A1">
      <w:pPr>
        <w:bidi w:val="0"/>
        <w:rPr>
          <w:rFonts w:hint="default"/>
        </w:rPr>
      </w:pPr>
      <w:r>
        <w:rPr>
          <w:rFonts w:hint="default"/>
        </w:rPr>
        <w:t xml:space="preserve">    "msg": ""}</w:t>
      </w:r>
    </w:p>
    <w:p w14:paraId="0D3DE083">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888"/>
        <w:gridCol w:w="940"/>
        <w:gridCol w:w="5700"/>
      </w:tblGrid>
      <w:tr w14:paraId="4A8EA73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BBF8386">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742EBDB">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505F3FF">
            <w:pPr>
              <w:bidi w:val="0"/>
              <w:rPr>
                <w:rFonts w:hint="default"/>
              </w:rPr>
            </w:pPr>
            <w:r>
              <w:rPr>
                <w:rFonts w:hint="default"/>
                <w:lang w:val="en-US" w:eastAsia="zh-CN"/>
              </w:rPr>
              <w:t>描述</w:t>
            </w:r>
          </w:p>
        </w:tc>
      </w:tr>
      <w:tr w14:paraId="7E987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2DE2764">
            <w:pPr>
              <w:bidi w:val="0"/>
              <w:rPr>
                <w:rFonts w:hint="default"/>
              </w:rPr>
            </w:pPr>
            <w:r>
              <w:rPr>
                <w:rFonts w:hint="default"/>
                <w:lang w:val="en-US" w:eastAsia="zh-CN"/>
              </w:rPr>
              <w:t>estAvailQuoteTrans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3AB8A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16DA6E">
            <w:pPr>
              <w:bidi w:val="0"/>
              <w:rPr>
                <w:rFonts w:hint="default"/>
              </w:rPr>
            </w:pPr>
            <w:r>
              <w:rPr>
                <w:rFonts w:hint="default"/>
                <w:lang w:val="en-US" w:eastAsia="zh-CN"/>
              </w:rPr>
              <w:t>对应杠杆倍数下，计价货币预估可转出的保证金数量</w:t>
            </w:r>
            <w:r>
              <w:rPr>
                <w:rFonts w:hint="default"/>
                <w:lang w:val="en-US" w:eastAsia="zh-CN"/>
              </w:rPr>
              <w:br w:type="textWrapping"/>
            </w:r>
            <w:r>
              <w:rPr>
                <w:rFonts w:hint="default"/>
                <w:lang w:val="en-US" w:eastAsia="zh-CN"/>
              </w:rPr>
              <w:t>全仓时，为交易账户最大可转出</w:t>
            </w:r>
            <w:r>
              <w:rPr>
                <w:rFonts w:hint="default"/>
                <w:lang w:val="en-US" w:eastAsia="zh-CN"/>
              </w:rPr>
              <w:br w:type="textWrapping"/>
            </w:r>
            <w:r>
              <w:rPr>
                <w:rFonts w:hint="default"/>
                <w:lang w:val="en-US" w:eastAsia="zh-CN"/>
              </w:rPr>
              <w:t>逐仓时，为逐仓仓位可减少的保证金。</w:t>
            </w:r>
            <w:r>
              <w:rPr>
                <w:rFonts w:hint="default"/>
                <w:lang w:val="en-US" w:eastAsia="zh-CN"/>
              </w:rPr>
              <w:br w:type="textWrapping"/>
            </w:r>
            <w:r>
              <w:rPr>
                <w:rFonts w:hint="default"/>
                <w:lang w:val="en-US" w:eastAsia="zh-CN"/>
              </w:rPr>
              <w:t>仅适用于杠杆</w:t>
            </w:r>
          </w:p>
        </w:tc>
      </w:tr>
      <w:tr w14:paraId="50371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3684460">
            <w:pPr>
              <w:bidi w:val="0"/>
              <w:rPr>
                <w:rFonts w:hint="default"/>
              </w:rPr>
            </w:pPr>
            <w:r>
              <w:rPr>
                <w:rFonts w:hint="default"/>
                <w:lang w:val="en-US" w:eastAsia="zh-CN"/>
              </w:rPr>
              <w:t>estAvailTrans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41491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F9E038">
            <w:pPr>
              <w:bidi w:val="0"/>
              <w:rPr>
                <w:rFonts w:hint="default"/>
              </w:rPr>
            </w:pPr>
            <w:r>
              <w:rPr>
                <w:rFonts w:hint="default"/>
                <w:lang w:val="en-US" w:eastAsia="zh-CN"/>
              </w:rPr>
              <w:t>对应杠杆倍数下，预估可转出的保证金数量</w:t>
            </w:r>
            <w:r>
              <w:rPr>
                <w:rFonts w:hint="default"/>
                <w:lang w:val="en-US" w:eastAsia="zh-CN"/>
              </w:rPr>
              <w:br w:type="textWrapping"/>
            </w:r>
            <w:r>
              <w:rPr>
                <w:rFonts w:hint="default"/>
                <w:lang w:val="en-US" w:eastAsia="zh-CN"/>
              </w:rPr>
              <w:t>全仓时，为交易账户最大可转出</w:t>
            </w:r>
            <w:r>
              <w:rPr>
                <w:rFonts w:hint="default"/>
                <w:lang w:val="en-US" w:eastAsia="zh-CN"/>
              </w:rPr>
              <w:br w:type="textWrapping"/>
            </w:r>
            <w:r>
              <w:rPr>
                <w:rFonts w:hint="default"/>
                <w:lang w:val="en-US" w:eastAsia="zh-CN"/>
              </w:rPr>
              <w:t>逐仓时，为逐仓仓位可减少的保证金</w:t>
            </w:r>
            <w:r>
              <w:rPr>
                <w:rFonts w:hint="default"/>
                <w:lang w:val="en-US" w:eastAsia="zh-CN"/>
              </w:rPr>
              <w:br w:type="textWrapping"/>
            </w:r>
            <w:r>
              <w:rPr>
                <w:rFonts w:hint="default"/>
                <w:lang w:val="en-US" w:eastAsia="zh-CN"/>
              </w:rPr>
              <w:t>对于杠杆，单位为交易货币</w:t>
            </w:r>
            <w:r>
              <w:rPr>
                <w:rFonts w:hint="default"/>
                <w:lang w:val="en-US" w:eastAsia="zh-CN"/>
              </w:rPr>
              <w:br w:type="textWrapping"/>
            </w:r>
            <w:r>
              <w:rPr>
                <w:rFonts w:hint="default"/>
                <w:lang w:val="en-US" w:eastAsia="zh-CN"/>
              </w:rPr>
              <w:t>不适用于交割, 永续的逐仓，调大杠杆的场景</w:t>
            </w:r>
          </w:p>
        </w:tc>
      </w:tr>
      <w:tr w14:paraId="2A3FD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87CBC3">
            <w:pPr>
              <w:bidi w:val="0"/>
              <w:rPr>
                <w:rFonts w:hint="default"/>
              </w:rPr>
            </w:pPr>
            <w:r>
              <w:rPr>
                <w:rFonts w:hint="default"/>
                <w:lang w:val="en-US" w:eastAsia="zh-CN"/>
              </w:rPr>
              <w:t>estLiqPx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6A5AE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C3E453">
            <w:pPr>
              <w:bidi w:val="0"/>
              <w:rPr>
                <w:rFonts w:hint="default"/>
              </w:rPr>
            </w:pPr>
            <w:r>
              <w:rPr>
                <w:rFonts w:hint="default"/>
                <w:lang w:val="en-US" w:eastAsia="zh-CN"/>
              </w:rPr>
              <w:t>对应杠杆倍数下的预估强平价，仅在有仓位时有值</w:t>
            </w:r>
          </w:p>
        </w:tc>
      </w:tr>
      <w:tr w14:paraId="3D170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E556898">
            <w:pPr>
              <w:bidi w:val="0"/>
              <w:rPr>
                <w:rFonts w:hint="default"/>
              </w:rPr>
            </w:pPr>
            <w:r>
              <w:rPr>
                <w:rFonts w:hint="default"/>
                <w:lang w:val="en-US" w:eastAsia="zh-CN"/>
              </w:rPr>
              <w:t>estMgn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7B9D5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8C516C">
            <w:pPr>
              <w:bidi w:val="0"/>
              <w:rPr>
                <w:rFonts w:hint="default"/>
              </w:rPr>
            </w:pPr>
            <w:r>
              <w:rPr>
                <w:rFonts w:hint="default"/>
                <w:lang w:val="en-US" w:eastAsia="zh-CN"/>
              </w:rPr>
              <w:t>对应杠杆倍数下，仓位预估所需的保证金数量</w:t>
            </w:r>
            <w:r>
              <w:rPr>
                <w:rFonts w:hint="default"/>
                <w:lang w:val="en-US" w:eastAsia="zh-CN"/>
              </w:rPr>
              <w:br w:type="textWrapping"/>
            </w:r>
            <w:r>
              <w:rPr>
                <w:rFonts w:hint="default"/>
                <w:lang w:val="en-US" w:eastAsia="zh-CN"/>
              </w:rPr>
              <w:t>对于杠杆仓位，为所需交易货币保证金</w:t>
            </w:r>
            <w:r>
              <w:rPr>
                <w:rFonts w:hint="default"/>
                <w:lang w:val="en-US" w:eastAsia="zh-CN"/>
              </w:rPr>
              <w:br w:type="textWrapping"/>
            </w:r>
            <w:r>
              <w:rPr>
                <w:rFonts w:hint="default"/>
                <w:lang w:val="en-US" w:eastAsia="zh-CN"/>
              </w:rPr>
              <w:t>对于交割或永续仓位，为仓位所需保证金</w:t>
            </w:r>
          </w:p>
        </w:tc>
      </w:tr>
      <w:tr w14:paraId="19D7D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FF1CDD">
            <w:pPr>
              <w:bidi w:val="0"/>
              <w:rPr>
                <w:rFonts w:hint="default"/>
              </w:rPr>
            </w:pPr>
            <w:r>
              <w:rPr>
                <w:rFonts w:hint="default"/>
                <w:lang w:val="en-US" w:eastAsia="zh-CN"/>
              </w:rPr>
              <w:t>estQuoteMgn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0F07F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56C642">
            <w:pPr>
              <w:bidi w:val="0"/>
              <w:rPr>
                <w:rFonts w:hint="default"/>
              </w:rPr>
            </w:pPr>
            <w:r>
              <w:rPr>
                <w:rFonts w:hint="default"/>
                <w:lang w:val="en-US" w:eastAsia="zh-CN"/>
              </w:rPr>
              <w:t>对应杠杆倍数下，仓位预估所需的计价货币保证金数量</w:t>
            </w:r>
          </w:p>
        </w:tc>
      </w:tr>
      <w:tr w14:paraId="57B9E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4ECDF8">
            <w:pPr>
              <w:bidi w:val="0"/>
              <w:rPr>
                <w:rFonts w:hint="default"/>
              </w:rPr>
            </w:pPr>
            <w:r>
              <w:rPr>
                <w:rFonts w:hint="default"/>
                <w:lang w:val="en-US" w:eastAsia="zh-CN"/>
              </w:rPr>
              <w:t>estMaxAmt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BCF78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6C749D">
            <w:pPr>
              <w:bidi w:val="0"/>
              <w:rPr>
                <w:rFonts w:hint="default"/>
              </w:rPr>
            </w:pPr>
            <w:r>
              <w:rPr>
                <w:rFonts w:hint="default"/>
                <w:lang w:val="en-US" w:eastAsia="zh-CN"/>
              </w:rPr>
              <w:t>对于杠杆，为对应杠杆倍数下，交易货币预估最大可借</w:t>
            </w:r>
            <w:r>
              <w:rPr>
                <w:rFonts w:hint="default"/>
                <w:lang w:val="en-US" w:eastAsia="zh-CN"/>
              </w:rPr>
              <w:br w:type="textWrapping"/>
            </w:r>
            <w:r>
              <w:rPr>
                <w:rFonts w:hint="default"/>
                <w:lang w:val="en-US" w:eastAsia="zh-CN"/>
              </w:rPr>
              <w:t>对于交割和永续，为对应杠杆倍数下，预估的最大可开张数</w:t>
            </w:r>
          </w:p>
        </w:tc>
      </w:tr>
      <w:tr w14:paraId="65018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15AEA7">
            <w:pPr>
              <w:bidi w:val="0"/>
              <w:rPr>
                <w:rFonts w:hint="default"/>
              </w:rPr>
            </w:pPr>
            <w:r>
              <w:rPr>
                <w:rFonts w:hint="default"/>
                <w:lang w:val="en-US" w:eastAsia="zh-CN"/>
              </w:rPr>
              <w:t>estQuoteMaxAmt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9823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2C4520">
            <w:pPr>
              <w:bidi w:val="0"/>
              <w:rPr>
                <w:rFonts w:hint="default"/>
              </w:rPr>
            </w:pPr>
            <w:r>
              <w:rPr>
                <w:rFonts w:hint="default"/>
                <w:lang w:val="en-US" w:eastAsia="zh-CN"/>
              </w:rPr>
              <w:t>对应杠杆倍数下，杠杆计价货币预估最大可借</w:t>
            </w:r>
          </w:p>
        </w:tc>
      </w:tr>
      <w:tr w14:paraId="71DC7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F011E7">
            <w:pPr>
              <w:bidi w:val="0"/>
              <w:rPr>
                <w:rFonts w:hint="default"/>
              </w:rPr>
            </w:pPr>
            <w:r>
              <w:rPr>
                <w:rFonts w:hint="default"/>
                <w:lang w:val="en-US" w:eastAsia="zh-CN"/>
              </w:rPr>
              <w:t>existOrd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223B4F">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B4960D">
            <w:pPr>
              <w:bidi w:val="0"/>
              <w:rPr>
                <w:rFonts w:hint="default"/>
              </w:rPr>
            </w:pPr>
            <w:r>
              <w:rPr>
                <w:rFonts w:hint="default"/>
                <w:lang w:val="en-US" w:eastAsia="zh-CN"/>
              </w:rPr>
              <w:t>当前是否存在挂单</w:t>
            </w:r>
            <w:r>
              <w:rPr>
                <w:rFonts w:hint="default"/>
                <w:lang w:val="en-US" w:eastAsia="zh-CN"/>
              </w:rPr>
              <w:br w:type="textWrapping"/>
            </w:r>
            <w:r>
              <w:rPr>
                <w:rFonts w:hint="default"/>
                <w:lang w:val="en-US" w:eastAsia="zh-CN"/>
              </w:rPr>
              <w:t>true：存在挂单</w:t>
            </w:r>
            <w:r>
              <w:rPr>
                <w:rFonts w:hint="default"/>
                <w:lang w:val="en-US" w:eastAsia="zh-CN"/>
              </w:rPr>
              <w:br w:type="textWrapping"/>
            </w:r>
            <w:r>
              <w:rPr>
                <w:rFonts w:hint="default"/>
                <w:lang w:val="en-US" w:eastAsia="zh-CN"/>
              </w:rPr>
              <w:t>false：不存在挂单</w:t>
            </w:r>
          </w:p>
        </w:tc>
      </w:tr>
      <w:tr w14:paraId="17DF7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B5B68E">
            <w:pPr>
              <w:bidi w:val="0"/>
              <w:rPr>
                <w:rFonts w:hint="default"/>
              </w:rPr>
            </w:pPr>
            <w:r>
              <w:rPr>
                <w:rFonts w:hint="default"/>
                <w:lang w:val="en-US" w:eastAsia="zh-CN"/>
              </w:rPr>
              <w:t>maxLever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37F1B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7F7F5D">
            <w:pPr>
              <w:bidi w:val="0"/>
              <w:rPr>
                <w:rFonts w:hint="default"/>
              </w:rPr>
            </w:pPr>
            <w:r>
              <w:rPr>
                <w:rFonts w:hint="default"/>
                <w:lang w:val="en-US" w:eastAsia="zh-CN"/>
              </w:rPr>
              <w:t>最大杠杆倍数</w:t>
            </w:r>
          </w:p>
        </w:tc>
      </w:tr>
      <w:tr w14:paraId="706A0AD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C54CF5">
            <w:pPr>
              <w:bidi w:val="0"/>
              <w:rPr>
                <w:rFonts w:hint="default"/>
              </w:rPr>
            </w:pPr>
            <w:r>
              <w:rPr>
                <w:rFonts w:hint="default"/>
                <w:lang w:val="en-US" w:eastAsia="zh-CN"/>
              </w:rPr>
              <w:t>minLever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1CD1A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09C0CE">
            <w:pPr>
              <w:bidi w:val="0"/>
              <w:rPr>
                <w:rFonts w:hint="default"/>
              </w:rPr>
            </w:pPr>
            <w:r>
              <w:rPr>
                <w:rFonts w:hint="default"/>
                <w:lang w:val="en-US" w:eastAsia="zh-CN"/>
              </w:rPr>
              <w:t>最小杠杆倍数</w:t>
            </w:r>
          </w:p>
        </w:tc>
      </w:tr>
    </w:tbl>
    <w:p w14:paraId="299FD283">
      <w:pPr>
        <w:bidi w:val="0"/>
        <w:rPr>
          <w:rFonts w:hint="default"/>
        </w:rPr>
      </w:pPr>
      <w:r>
        <w:rPr>
          <w:rFonts w:hint="default"/>
        </w:rPr>
        <w:t>获取交易产品最大可借</w:t>
      </w:r>
    </w:p>
    <w:p w14:paraId="48D273DC">
      <w:pPr>
        <w:bidi w:val="0"/>
        <w:rPr>
          <w:rFonts w:hint="default"/>
        </w:rPr>
      </w:pPr>
      <w:r>
        <w:rPr>
          <w:rFonts w:hint="default"/>
        </w:rPr>
        <w:t>限速：20 次/2s</w:t>
      </w:r>
    </w:p>
    <w:p w14:paraId="4EB2471E">
      <w:pPr>
        <w:bidi w:val="0"/>
        <w:rPr>
          <w:rFonts w:hint="default"/>
        </w:rPr>
      </w:pPr>
      <w:r>
        <w:rPr>
          <w:rFonts w:hint="default"/>
        </w:rPr>
        <w:t>限速规则：User ID</w:t>
      </w:r>
    </w:p>
    <w:p w14:paraId="24E3C22B">
      <w:pPr>
        <w:bidi w:val="0"/>
        <w:rPr>
          <w:rFonts w:hint="default"/>
        </w:rPr>
      </w:pPr>
      <w:r>
        <w:rPr>
          <w:rFonts w:hint="default"/>
        </w:rPr>
        <w:t>权限：读取</w:t>
      </w:r>
    </w:p>
    <w:p w14:paraId="5FE9935B">
      <w:pPr>
        <w:bidi w:val="0"/>
        <w:rPr>
          <w:rFonts w:hint="default"/>
        </w:rPr>
      </w:pPr>
      <w:r>
        <w:rPr>
          <w:rFonts w:hint="default"/>
        </w:rPr>
        <w:t>HTTP 请求</w:t>
      </w:r>
    </w:p>
    <w:p w14:paraId="6070FC47">
      <w:pPr>
        <w:bidi w:val="0"/>
        <w:rPr>
          <w:rFonts w:hint="default"/>
        </w:rPr>
      </w:pPr>
      <w:r>
        <w:rPr>
          <w:rFonts w:hint="default"/>
        </w:rPr>
        <w:t>GET /api/v5/account/max-loan</w:t>
      </w:r>
    </w:p>
    <w:p w14:paraId="6B34A27F">
      <w:pPr>
        <w:bidi w:val="0"/>
      </w:pPr>
      <w:r>
        <w:rPr>
          <w:rFonts w:hint="default"/>
        </w:rPr>
        <w:t>请求示例</w:t>
      </w:r>
    </w:p>
    <w:p w14:paraId="387F3CF5">
      <w:pPr>
        <w:bidi w:val="0"/>
        <w:rPr>
          <w:rFonts w:hint="default"/>
        </w:rPr>
      </w:pPr>
      <w:r>
        <w:rPr>
          <w:rFonts w:hint="default"/>
        </w:rPr>
        <w:t>import okx.Account as Account</w:t>
      </w:r>
    </w:p>
    <w:p w14:paraId="0372D783">
      <w:pPr>
        <w:bidi w:val="0"/>
        <w:rPr>
          <w:rFonts w:hint="default"/>
        </w:rPr>
      </w:pPr>
      <w:r>
        <w:rPr>
          <w:rFonts w:hint="default"/>
        </w:rPr>
        <w:t># API 初始化apikey = "YOUR_API_KEY"secretkey = "YOUR_SECRET_KEY"passphrase = "YOUR_PASSPHRASE"</w:t>
      </w:r>
    </w:p>
    <w:p w14:paraId="42E1F017">
      <w:pPr>
        <w:bidi w:val="0"/>
        <w:rPr>
          <w:rFonts w:hint="default"/>
        </w:rPr>
      </w:pPr>
      <w:r>
        <w:rPr>
          <w:rFonts w:hint="default"/>
        </w:rPr>
        <w:t>flag = "1"  # 实盘:0 , 模拟盘:1accountAPI = Account.AccountAPI(apikey, secretkey, passphrase, False, flag)</w:t>
      </w:r>
    </w:p>
    <w:p w14:paraId="23B82D14">
      <w:pPr>
        <w:bidi w:val="0"/>
        <w:rPr>
          <w:rFonts w:hint="default"/>
        </w:rPr>
      </w:pPr>
      <w:r>
        <w:rPr>
          <w:rFonts w:hint="default"/>
        </w:rPr>
        <w:t># 合约模式全仓账户获取币币杠杆最大可借（指定保证金为BTC）result = accountAPI.get_max_loan(</w:t>
      </w:r>
    </w:p>
    <w:p w14:paraId="769B24E3">
      <w:pPr>
        <w:bidi w:val="0"/>
        <w:rPr>
          <w:rFonts w:hint="default"/>
        </w:rPr>
      </w:pPr>
      <w:r>
        <w:rPr>
          <w:rFonts w:hint="default"/>
        </w:rPr>
        <w:t xml:space="preserve">    instId="BTC-USDT",</w:t>
      </w:r>
    </w:p>
    <w:p w14:paraId="637CCC3E">
      <w:pPr>
        <w:bidi w:val="0"/>
        <w:rPr>
          <w:rFonts w:hint="default"/>
        </w:rPr>
      </w:pPr>
      <w:r>
        <w:rPr>
          <w:rFonts w:hint="default"/>
        </w:rPr>
        <w:t xml:space="preserve">    mgnMode="cross",</w:t>
      </w:r>
    </w:p>
    <w:p w14:paraId="58B03644">
      <w:pPr>
        <w:bidi w:val="0"/>
        <w:rPr>
          <w:rFonts w:hint="default"/>
        </w:rPr>
      </w:pPr>
      <w:r>
        <w:rPr>
          <w:rFonts w:hint="default"/>
        </w:rPr>
        <w:t xml:space="preserve">    mgnCcy="BTC")print(result)</w:t>
      </w:r>
    </w:p>
    <w:p w14:paraId="35401877">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526"/>
        <w:gridCol w:w="738"/>
        <w:gridCol w:w="962"/>
        <w:gridCol w:w="5320"/>
      </w:tblGrid>
      <w:tr w14:paraId="370675A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243CF55">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256A089">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6D05997">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2FC51D2">
            <w:pPr>
              <w:bidi w:val="0"/>
              <w:rPr>
                <w:rFonts w:hint="default"/>
              </w:rPr>
            </w:pPr>
            <w:r>
              <w:rPr>
                <w:rFonts w:hint="default"/>
                <w:lang w:val="en-US" w:eastAsia="zh-CN"/>
              </w:rPr>
              <w:t>描述</w:t>
            </w:r>
          </w:p>
        </w:tc>
      </w:tr>
      <w:tr w14:paraId="1A16B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714078">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0D639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3DF91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1662B1">
            <w:pPr>
              <w:bidi w:val="0"/>
              <w:rPr>
                <w:rFonts w:hint="default"/>
              </w:rPr>
            </w:pPr>
            <w:r>
              <w:rPr>
                <w:rFonts w:hint="default"/>
                <w:lang w:val="en-US" w:eastAsia="zh-CN"/>
              </w:rPr>
              <w:t>仓位类型</w:t>
            </w:r>
            <w:r>
              <w:rPr>
                <w:rFonts w:hint="default"/>
                <w:lang w:val="en-US" w:eastAsia="zh-CN"/>
              </w:rPr>
              <w:br w:type="textWrapping"/>
            </w:r>
            <w:r>
              <w:rPr>
                <w:rFonts w:hint="default"/>
                <w:lang w:val="en-US" w:eastAsia="zh-CN"/>
              </w:rPr>
              <w:t>isolated：逐仓</w:t>
            </w:r>
            <w:r>
              <w:rPr>
                <w:rFonts w:hint="default"/>
                <w:lang w:val="en-US" w:eastAsia="zh-CN"/>
              </w:rPr>
              <w:br w:type="textWrapping"/>
            </w:r>
            <w:r>
              <w:rPr>
                <w:rFonts w:hint="default"/>
                <w:lang w:val="en-US" w:eastAsia="zh-CN"/>
              </w:rPr>
              <w:t>cross：全仓</w:t>
            </w:r>
          </w:p>
        </w:tc>
      </w:tr>
      <w:tr w14:paraId="09083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FEE926">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E81EE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A48AEF">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B08373">
            <w:pPr>
              <w:bidi w:val="0"/>
              <w:rPr>
                <w:rFonts w:hint="default"/>
              </w:rPr>
            </w:pPr>
            <w:r>
              <w:rPr>
                <w:rFonts w:hint="default"/>
                <w:lang w:val="en-US" w:eastAsia="zh-CN"/>
              </w:rPr>
              <w:t>产品 ID，如 BTC-USDT</w:t>
            </w:r>
            <w:r>
              <w:rPr>
                <w:rFonts w:hint="default"/>
                <w:lang w:val="en-US" w:eastAsia="zh-CN"/>
              </w:rPr>
              <w:br w:type="textWrapping"/>
            </w:r>
            <w:r>
              <w:rPr>
                <w:rFonts w:hint="default"/>
                <w:lang w:val="en-US" w:eastAsia="zh-CN"/>
              </w:rPr>
              <w:t>支持多产品ID查询（不超过5个），半角逗号分隔</w:t>
            </w:r>
          </w:p>
        </w:tc>
      </w:tr>
      <w:tr w14:paraId="717B0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E4E738">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3B427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C52246">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0FFBC2">
            <w:pPr>
              <w:bidi w:val="0"/>
              <w:rPr>
                <w:rFonts w:hint="default"/>
              </w:rPr>
            </w:pPr>
            <w:r>
              <w:rPr>
                <w:rFonts w:hint="default"/>
                <w:lang w:val="en-US" w:eastAsia="zh-CN"/>
              </w:rPr>
              <w:t>币种</w:t>
            </w:r>
            <w:r>
              <w:rPr>
                <w:rFonts w:hint="default"/>
                <w:lang w:val="en-US" w:eastAsia="zh-CN"/>
              </w:rPr>
              <w:br w:type="textWrapping"/>
            </w:r>
            <w:r>
              <w:rPr>
                <w:rFonts w:hint="default"/>
                <w:lang w:val="en-US" w:eastAsia="zh-CN"/>
              </w:rPr>
              <w:t>仅适用于现货模式下手动借币币种最大可借</w:t>
            </w:r>
          </w:p>
        </w:tc>
      </w:tr>
      <w:tr w14:paraId="2A203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78C218">
            <w:pPr>
              <w:bidi w:val="0"/>
              <w:rPr>
                <w:rFonts w:hint="default"/>
              </w:rPr>
            </w:pPr>
            <w:r>
              <w:rPr>
                <w:rFonts w:hint="default"/>
                <w:lang w:val="en-US" w:eastAsia="zh-CN"/>
              </w:rPr>
              <w:t>mgnCcy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0B896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23EB09">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1436A5">
            <w:pPr>
              <w:bidi w:val="0"/>
              <w:rPr>
                <w:rFonts w:hint="default"/>
              </w:rPr>
            </w:pPr>
            <w:r>
              <w:rPr>
                <w:rFonts w:hint="default"/>
                <w:lang w:val="en-US" w:eastAsia="zh-CN"/>
              </w:rPr>
              <w:t>保证金币种，如 BTC</w:t>
            </w:r>
            <w:r>
              <w:rPr>
                <w:rFonts w:hint="default"/>
                <w:lang w:val="en-US" w:eastAsia="zh-CN"/>
              </w:rPr>
              <w:br w:type="textWrapping"/>
            </w:r>
            <w:r>
              <w:rPr>
                <w:rFonts w:hint="default"/>
                <w:lang w:val="en-US" w:eastAsia="zh-CN"/>
              </w:rPr>
              <w:t>适用于逐仓杠杆及合约模式下的全仓杠杆</w:t>
            </w:r>
          </w:p>
        </w:tc>
      </w:tr>
      <w:tr w14:paraId="44F9A34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4B0871">
            <w:pPr>
              <w:bidi w:val="0"/>
              <w:rPr>
                <w:rFonts w:hint="default"/>
              </w:rPr>
            </w:pPr>
            <w:r>
              <w:rPr>
                <w:rFonts w:hint="default"/>
                <w:lang w:val="en-US" w:eastAsia="zh-CN"/>
              </w:rPr>
              <w:t>tradeQuoteCcy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F5D0D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8DC0E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D03117">
            <w:pPr>
              <w:bidi w:val="0"/>
              <w:rPr>
                <w:rFonts w:hint="default"/>
              </w:rPr>
            </w:pPr>
            <w:r>
              <w:rPr>
                <w:rFonts w:hint="default"/>
                <w:lang w:val="en-US" w:eastAsia="zh-CN"/>
              </w:rPr>
              <w:t>用于交易的计价币种。仅适用于币币。</w:t>
            </w:r>
            <w:r>
              <w:rPr>
                <w:rFonts w:hint="default"/>
                <w:lang w:val="en-US" w:eastAsia="zh-CN"/>
              </w:rPr>
              <w:br w:type="textWrapping"/>
            </w:r>
            <w:r>
              <w:rPr>
                <w:rFonts w:hint="default"/>
                <w:lang w:val="en-US" w:eastAsia="zh-CN"/>
              </w:rPr>
              <w:t>默认值为 instId 的计价币种，比如：对于 BTC-USD，默认取 USD。</w:t>
            </w:r>
          </w:p>
        </w:tc>
      </w:tr>
    </w:tbl>
    <w:p w14:paraId="69353BDE">
      <w:pPr>
        <w:bidi w:val="0"/>
      </w:pPr>
      <w:r>
        <w:rPr>
          <w:rFonts w:hint="default"/>
        </w:rPr>
        <w:t>返回结果</w:t>
      </w:r>
    </w:p>
    <w:p w14:paraId="41D452F2">
      <w:pPr>
        <w:bidi w:val="0"/>
        <w:rPr>
          <w:rFonts w:hint="default"/>
        </w:rPr>
      </w:pPr>
      <w:r>
        <w:rPr>
          <w:rFonts w:hint="default"/>
        </w:rPr>
        <w:t>{</w:t>
      </w:r>
    </w:p>
    <w:p w14:paraId="36CCA249">
      <w:pPr>
        <w:bidi w:val="0"/>
        <w:rPr>
          <w:rFonts w:hint="default"/>
        </w:rPr>
      </w:pPr>
      <w:r>
        <w:rPr>
          <w:rFonts w:hint="default"/>
        </w:rPr>
        <w:t xml:space="preserve">  "code": "0",</w:t>
      </w:r>
    </w:p>
    <w:p w14:paraId="5C973F83">
      <w:pPr>
        <w:bidi w:val="0"/>
        <w:rPr>
          <w:rFonts w:hint="default"/>
        </w:rPr>
      </w:pPr>
      <w:r>
        <w:rPr>
          <w:rFonts w:hint="default"/>
        </w:rPr>
        <w:t xml:space="preserve">  "msg": "",</w:t>
      </w:r>
    </w:p>
    <w:p w14:paraId="50AF8E78">
      <w:pPr>
        <w:bidi w:val="0"/>
        <w:rPr>
          <w:rFonts w:hint="default"/>
        </w:rPr>
      </w:pPr>
      <w:r>
        <w:rPr>
          <w:rFonts w:hint="default"/>
        </w:rPr>
        <w:t xml:space="preserve">  "data": [</w:t>
      </w:r>
    </w:p>
    <w:p w14:paraId="0D8CC880">
      <w:pPr>
        <w:bidi w:val="0"/>
        <w:rPr>
          <w:rFonts w:hint="default"/>
        </w:rPr>
      </w:pPr>
      <w:r>
        <w:rPr>
          <w:rFonts w:hint="default"/>
        </w:rPr>
        <w:t xml:space="preserve">    {</w:t>
      </w:r>
    </w:p>
    <w:p w14:paraId="5B79E7A2">
      <w:pPr>
        <w:bidi w:val="0"/>
        <w:rPr>
          <w:rFonts w:hint="default"/>
        </w:rPr>
      </w:pPr>
      <w:r>
        <w:rPr>
          <w:rFonts w:hint="default"/>
        </w:rPr>
        <w:t xml:space="preserve">      "instId": "BTC-USDT",</w:t>
      </w:r>
    </w:p>
    <w:p w14:paraId="5EC488AF">
      <w:pPr>
        <w:bidi w:val="0"/>
        <w:rPr>
          <w:rFonts w:hint="default"/>
        </w:rPr>
      </w:pPr>
      <w:r>
        <w:rPr>
          <w:rFonts w:hint="default"/>
        </w:rPr>
        <w:t xml:space="preserve">      "mgnMode": "isolated",</w:t>
      </w:r>
    </w:p>
    <w:p w14:paraId="1E01F6DB">
      <w:pPr>
        <w:bidi w:val="0"/>
        <w:rPr>
          <w:rFonts w:hint="default"/>
        </w:rPr>
      </w:pPr>
      <w:r>
        <w:rPr>
          <w:rFonts w:hint="default"/>
        </w:rPr>
        <w:t xml:space="preserve">      "mgnCcy": "",</w:t>
      </w:r>
    </w:p>
    <w:p w14:paraId="268391B1">
      <w:pPr>
        <w:bidi w:val="0"/>
        <w:rPr>
          <w:rFonts w:hint="default"/>
        </w:rPr>
      </w:pPr>
      <w:r>
        <w:rPr>
          <w:rFonts w:hint="default"/>
        </w:rPr>
        <w:t xml:space="preserve">      "maxLoan": "0.1",</w:t>
      </w:r>
    </w:p>
    <w:p w14:paraId="19CE0B99">
      <w:pPr>
        <w:bidi w:val="0"/>
        <w:rPr>
          <w:rFonts w:hint="default"/>
        </w:rPr>
      </w:pPr>
      <w:r>
        <w:rPr>
          <w:rFonts w:hint="default"/>
        </w:rPr>
        <w:t xml:space="preserve">      "ccy": "BTC",</w:t>
      </w:r>
    </w:p>
    <w:p w14:paraId="0548C77D">
      <w:pPr>
        <w:bidi w:val="0"/>
        <w:rPr>
          <w:rFonts w:hint="default"/>
        </w:rPr>
      </w:pPr>
      <w:r>
        <w:rPr>
          <w:rFonts w:hint="default"/>
        </w:rPr>
        <w:t xml:space="preserve">      "side": "sell"</w:t>
      </w:r>
    </w:p>
    <w:p w14:paraId="45CD59EA">
      <w:pPr>
        <w:bidi w:val="0"/>
        <w:rPr>
          <w:rFonts w:hint="default"/>
        </w:rPr>
      </w:pPr>
      <w:r>
        <w:rPr>
          <w:rFonts w:hint="default"/>
        </w:rPr>
        <w:t xml:space="preserve">    },</w:t>
      </w:r>
    </w:p>
    <w:p w14:paraId="172804FD">
      <w:pPr>
        <w:bidi w:val="0"/>
        <w:rPr>
          <w:rFonts w:hint="default"/>
        </w:rPr>
      </w:pPr>
      <w:r>
        <w:rPr>
          <w:rFonts w:hint="default"/>
        </w:rPr>
        <w:t xml:space="preserve">    {</w:t>
      </w:r>
    </w:p>
    <w:p w14:paraId="44096264">
      <w:pPr>
        <w:bidi w:val="0"/>
        <w:rPr>
          <w:rFonts w:hint="default"/>
        </w:rPr>
      </w:pPr>
      <w:r>
        <w:rPr>
          <w:rFonts w:hint="default"/>
        </w:rPr>
        <w:t xml:space="preserve">      "instId": "BTC-USDT",</w:t>
      </w:r>
    </w:p>
    <w:p w14:paraId="32AE1C48">
      <w:pPr>
        <w:bidi w:val="0"/>
        <w:rPr>
          <w:rFonts w:hint="default"/>
        </w:rPr>
      </w:pPr>
      <w:r>
        <w:rPr>
          <w:rFonts w:hint="default"/>
        </w:rPr>
        <w:t xml:space="preserve">      "mgnMode": "isolated",</w:t>
      </w:r>
    </w:p>
    <w:p w14:paraId="2A4E5019">
      <w:pPr>
        <w:bidi w:val="0"/>
        <w:rPr>
          <w:rFonts w:hint="default"/>
        </w:rPr>
      </w:pPr>
      <w:r>
        <w:rPr>
          <w:rFonts w:hint="default"/>
        </w:rPr>
        <w:t xml:space="preserve">      "mgnCcy": "",</w:t>
      </w:r>
    </w:p>
    <w:p w14:paraId="2A0622A5">
      <w:pPr>
        <w:bidi w:val="0"/>
        <w:rPr>
          <w:rFonts w:hint="default"/>
        </w:rPr>
      </w:pPr>
      <w:r>
        <w:rPr>
          <w:rFonts w:hint="default"/>
        </w:rPr>
        <w:t xml:space="preserve">      "maxLoan": "0.2",</w:t>
      </w:r>
    </w:p>
    <w:p w14:paraId="43A1E2E4">
      <w:pPr>
        <w:bidi w:val="0"/>
        <w:rPr>
          <w:rFonts w:hint="default"/>
        </w:rPr>
      </w:pPr>
      <w:r>
        <w:rPr>
          <w:rFonts w:hint="default"/>
        </w:rPr>
        <w:t xml:space="preserve">      "ccy": "USDT",</w:t>
      </w:r>
    </w:p>
    <w:p w14:paraId="6A13BB85">
      <w:pPr>
        <w:bidi w:val="0"/>
        <w:rPr>
          <w:rFonts w:hint="default"/>
        </w:rPr>
      </w:pPr>
      <w:r>
        <w:rPr>
          <w:rFonts w:hint="default"/>
        </w:rPr>
        <w:t xml:space="preserve">      "side": "buy"</w:t>
      </w:r>
    </w:p>
    <w:p w14:paraId="11CBDE19">
      <w:pPr>
        <w:bidi w:val="0"/>
        <w:rPr>
          <w:rFonts w:hint="default"/>
        </w:rPr>
      </w:pPr>
      <w:r>
        <w:rPr>
          <w:rFonts w:hint="default"/>
        </w:rPr>
        <w:t xml:space="preserve">    }</w:t>
      </w:r>
    </w:p>
    <w:p w14:paraId="4C09F698">
      <w:pPr>
        <w:bidi w:val="0"/>
        <w:rPr>
          <w:rFonts w:hint="default"/>
        </w:rPr>
      </w:pPr>
      <w:r>
        <w:rPr>
          <w:rFonts w:hint="default"/>
        </w:rPr>
        <w:t xml:space="preserve">  ]}</w:t>
      </w:r>
    </w:p>
    <w:p w14:paraId="66CF6B50">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3"/>
        <w:gridCol w:w="738"/>
        <w:gridCol w:w="1290"/>
      </w:tblGrid>
      <w:tr w14:paraId="7AE1D1B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59F69FF">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174990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7750DCF">
            <w:pPr>
              <w:bidi w:val="0"/>
              <w:rPr>
                <w:rFonts w:hint="default"/>
              </w:rPr>
            </w:pPr>
            <w:r>
              <w:rPr>
                <w:rFonts w:hint="default"/>
                <w:lang w:val="en-US" w:eastAsia="zh-CN"/>
              </w:rPr>
              <w:t>描述</w:t>
            </w:r>
          </w:p>
        </w:tc>
      </w:tr>
      <w:tr w14:paraId="4BC50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301814">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E6FC7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616249">
            <w:pPr>
              <w:bidi w:val="0"/>
              <w:rPr>
                <w:rFonts w:hint="default"/>
              </w:rPr>
            </w:pPr>
            <w:r>
              <w:rPr>
                <w:rFonts w:hint="default"/>
                <w:lang w:val="en-US" w:eastAsia="zh-CN"/>
              </w:rPr>
              <w:t>产品 ID</w:t>
            </w:r>
          </w:p>
        </w:tc>
      </w:tr>
      <w:tr w14:paraId="494F8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B45165A">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688D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184459">
            <w:pPr>
              <w:bidi w:val="0"/>
              <w:rPr>
                <w:rFonts w:hint="default"/>
              </w:rPr>
            </w:pPr>
            <w:r>
              <w:rPr>
                <w:rFonts w:hint="default"/>
                <w:lang w:val="en-US" w:eastAsia="zh-CN"/>
              </w:rPr>
              <w:t>仓位类型</w:t>
            </w:r>
          </w:p>
        </w:tc>
      </w:tr>
      <w:tr w14:paraId="34956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17B4A05">
            <w:pPr>
              <w:bidi w:val="0"/>
              <w:rPr>
                <w:rFonts w:hint="default"/>
              </w:rPr>
            </w:pPr>
            <w:r>
              <w:rPr>
                <w:rFonts w:hint="default"/>
                <w:lang w:val="en-US" w:eastAsia="zh-CN"/>
              </w:rPr>
              <w:t>mgnCcy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74CF3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34A666">
            <w:pPr>
              <w:bidi w:val="0"/>
              <w:rPr>
                <w:rFonts w:hint="default"/>
              </w:rPr>
            </w:pPr>
            <w:r>
              <w:rPr>
                <w:rFonts w:hint="default"/>
                <w:lang w:val="en-US" w:eastAsia="zh-CN"/>
              </w:rPr>
              <w:t>保证金币种</w:t>
            </w:r>
          </w:p>
        </w:tc>
      </w:tr>
      <w:tr w14:paraId="44F6E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83107C">
            <w:pPr>
              <w:bidi w:val="0"/>
              <w:rPr>
                <w:rFonts w:hint="default"/>
              </w:rPr>
            </w:pPr>
            <w:r>
              <w:rPr>
                <w:rFonts w:hint="default"/>
                <w:lang w:val="en-US" w:eastAsia="zh-CN"/>
              </w:rPr>
              <w:t>maxLoan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2B245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4FAC3E">
            <w:pPr>
              <w:bidi w:val="0"/>
              <w:rPr>
                <w:rFonts w:hint="default"/>
              </w:rPr>
            </w:pPr>
            <w:r>
              <w:rPr>
                <w:rFonts w:hint="default"/>
                <w:lang w:val="en-US" w:eastAsia="zh-CN"/>
              </w:rPr>
              <w:t>最大可借</w:t>
            </w:r>
          </w:p>
        </w:tc>
      </w:tr>
      <w:tr w14:paraId="2B3D4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836D87A">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78420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335E84">
            <w:pPr>
              <w:bidi w:val="0"/>
              <w:rPr>
                <w:rFonts w:hint="default"/>
              </w:rPr>
            </w:pPr>
            <w:r>
              <w:rPr>
                <w:rFonts w:hint="default"/>
                <w:lang w:val="en-US" w:eastAsia="zh-CN"/>
              </w:rPr>
              <w:t>币种</w:t>
            </w:r>
          </w:p>
        </w:tc>
      </w:tr>
      <w:tr w14:paraId="3ADE393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E0F5B9">
            <w:pPr>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76609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916381">
            <w:pPr>
              <w:bidi w:val="0"/>
              <w:rPr>
                <w:rFonts w:hint="default"/>
              </w:rPr>
            </w:pPr>
            <w:r>
              <w:rPr>
                <w:rFonts w:hint="default"/>
                <w:lang w:val="en-US" w:eastAsia="zh-CN"/>
              </w:rPr>
              <w:t>订单方向</w:t>
            </w:r>
          </w:p>
        </w:tc>
      </w:tr>
    </w:tbl>
    <w:p w14:paraId="5EB9364F">
      <w:pPr>
        <w:bidi w:val="0"/>
        <w:rPr>
          <w:rFonts w:hint="default"/>
        </w:rPr>
      </w:pPr>
      <w:r>
        <w:rPr>
          <w:rFonts w:hint="default"/>
        </w:rPr>
        <w:t>获取当前账户交易手续费费率</w:t>
      </w:r>
    </w:p>
    <w:p w14:paraId="1B519719">
      <w:pPr>
        <w:bidi w:val="0"/>
        <w:rPr>
          <w:rFonts w:hint="default"/>
        </w:rPr>
      </w:pPr>
      <w:r>
        <w:rPr>
          <w:rFonts w:hint="default"/>
        </w:rPr>
        <w:t>限速：5次/2s</w:t>
      </w:r>
    </w:p>
    <w:p w14:paraId="6DE339CE">
      <w:pPr>
        <w:bidi w:val="0"/>
        <w:rPr>
          <w:rFonts w:hint="default"/>
        </w:rPr>
      </w:pPr>
      <w:r>
        <w:rPr>
          <w:rFonts w:hint="default"/>
        </w:rPr>
        <w:t>限速规则：User ID</w:t>
      </w:r>
    </w:p>
    <w:p w14:paraId="0D17F9E4">
      <w:pPr>
        <w:bidi w:val="0"/>
        <w:rPr>
          <w:rFonts w:hint="default"/>
        </w:rPr>
      </w:pPr>
      <w:r>
        <w:rPr>
          <w:rFonts w:hint="default"/>
        </w:rPr>
        <w:t>权限：读取</w:t>
      </w:r>
    </w:p>
    <w:p w14:paraId="7361B72F">
      <w:pPr>
        <w:bidi w:val="0"/>
        <w:rPr>
          <w:rFonts w:hint="default"/>
        </w:rPr>
      </w:pPr>
      <w:r>
        <w:rPr>
          <w:rFonts w:hint="default"/>
        </w:rPr>
        <w:t>HTTP请求</w:t>
      </w:r>
    </w:p>
    <w:p w14:paraId="6183CD43">
      <w:pPr>
        <w:bidi w:val="0"/>
        <w:rPr>
          <w:rFonts w:hint="default"/>
        </w:rPr>
      </w:pPr>
      <w:r>
        <w:rPr>
          <w:rFonts w:hint="default"/>
        </w:rPr>
        <w:t>GET /api/v5/account/trade-fee</w:t>
      </w:r>
    </w:p>
    <w:p w14:paraId="2C3A3206">
      <w:pPr>
        <w:bidi w:val="0"/>
      </w:pPr>
      <w:r>
        <w:rPr>
          <w:rFonts w:hint="default"/>
        </w:rPr>
        <w:t>请求示例</w:t>
      </w:r>
    </w:p>
    <w:p w14:paraId="6E67095B">
      <w:pPr>
        <w:bidi w:val="0"/>
        <w:rPr>
          <w:rFonts w:hint="default"/>
        </w:rPr>
      </w:pPr>
      <w:r>
        <w:rPr>
          <w:rFonts w:hint="default"/>
        </w:rPr>
        <w:t>import okx.Account as Account</w:t>
      </w:r>
    </w:p>
    <w:p w14:paraId="5D04D812">
      <w:pPr>
        <w:bidi w:val="0"/>
        <w:rPr>
          <w:rFonts w:hint="default"/>
        </w:rPr>
      </w:pPr>
      <w:r>
        <w:rPr>
          <w:rFonts w:hint="default"/>
        </w:rPr>
        <w:t># API 初始化apikey = "YOUR_API_KEY"secretkey = "YOUR_SECRET_KEY"passphrase = "YOUR_PASSPHRASE"</w:t>
      </w:r>
    </w:p>
    <w:p w14:paraId="112BAABC">
      <w:pPr>
        <w:bidi w:val="0"/>
        <w:rPr>
          <w:rFonts w:hint="default"/>
        </w:rPr>
      </w:pPr>
      <w:r>
        <w:rPr>
          <w:rFonts w:hint="default"/>
        </w:rPr>
        <w:t>flag = "1"  # 实盘:0 , 模拟盘:1accountAPI = Account.AccountAPI(apikey, secretkey, passphrase, False, flag)</w:t>
      </w:r>
    </w:p>
    <w:p w14:paraId="13006433">
      <w:pPr>
        <w:bidi w:val="0"/>
        <w:rPr>
          <w:rFonts w:hint="default"/>
        </w:rPr>
      </w:pPr>
      <w:r>
        <w:rPr>
          <w:rFonts w:hint="default"/>
        </w:rPr>
        <w:t># 获取当前账户交易手续费费率result = accountAPI.get_fee_rates(</w:t>
      </w:r>
    </w:p>
    <w:p w14:paraId="1D691313">
      <w:pPr>
        <w:bidi w:val="0"/>
        <w:rPr>
          <w:rFonts w:hint="default"/>
        </w:rPr>
      </w:pPr>
      <w:r>
        <w:rPr>
          <w:rFonts w:hint="default"/>
        </w:rPr>
        <w:t xml:space="preserve">    instType="SPOT",</w:t>
      </w:r>
    </w:p>
    <w:p w14:paraId="4735251D">
      <w:pPr>
        <w:bidi w:val="0"/>
        <w:rPr>
          <w:rFonts w:hint="default"/>
        </w:rPr>
      </w:pPr>
      <w:r>
        <w:rPr>
          <w:rFonts w:hint="default"/>
        </w:rPr>
        <w:t xml:space="preserve">    instId="BTC-USDT")print(result)</w:t>
      </w:r>
    </w:p>
    <w:p w14:paraId="7E7E88D3">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00"/>
        <w:gridCol w:w="738"/>
        <w:gridCol w:w="896"/>
        <w:gridCol w:w="5812"/>
      </w:tblGrid>
      <w:tr w14:paraId="44D1D01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6D389FD">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42B651C">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094C830">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DCDB11C">
            <w:pPr>
              <w:bidi w:val="0"/>
              <w:rPr>
                <w:rFonts w:hint="default"/>
              </w:rPr>
            </w:pPr>
            <w:r>
              <w:rPr>
                <w:rFonts w:hint="default"/>
                <w:lang w:val="en-US" w:eastAsia="zh-CN"/>
              </w:rPr>
              <w:t>描述</w:t>
            </w:r>
          </w:p>
        </w:tc>
      </w:tr>
      <w:tr w14:paraId="4D192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6FAD95D">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60BAC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0BFBF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16D8CF">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3C230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22C4A4A">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3853D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95B8F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FD168F">
            <w:pPr>
              <w:bidi w:val="0"/>
              <w:rPr>
                <w:rFonts w:hint="default"/>
              </w:rPr>
            </w:pPr>
            <w:r>
              <w:rPr>
                <w:rFonts w:hint="default"/>
                <w:lang w:val="en-US" w:eastAsia="zh-CN"/>
              </w:rPr>
              <w:t>产品ID，如 BTC-USDT</w:t>
            </w:r>
            <w:r>
              <w:rPr>
                <w:rFonts w:hint="default"/>
                <w:lang w:val="en-US" w:eastAsia="zh-CN"/>
              </w:rPr>
              <w:br w:type="textWrapping"/>
            </w:r>
            <w:r>
              <w:rPr>
                <w:rFonts w:hint="default"/>
                <w:lang w:val="en-US" w:eastAsia="zh-CN"/>
              </w:rPr>
              <w:t>仅适用于instType为币币/币币杠杆</w:t>
            </w:r>
          </w:p>
        </w:tc>
      </w:tr>
      <w:tr w14:paraId="06EDC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BA7981">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0CF4B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B2DC7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8A4AB1">
            <w:pPr>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适用于交割/永续/期权，如 BTC-USD</w:t>
            </w:r>
          </w:p>
        </w:tc>
      </w:tr>
      <w:tr w14:paraId="15EC61B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C8A35D">
            <w:pPr>
              <w:bidi w:val="0"/>
              <w:rPr>
                <w:rFonts w:hint="default"/>
              </w:rPr>
            </w:pPr>
            <w:r>
              <w:rPr>
                <w:rFonts w:hint="default"/>
                <w:lang w:val="en-US" w:eastAsia="zh-CN"/>
              </w:rPr>
              <w:t>groupId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B6AD3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94117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41F102">
            <w:pPr>
              <w:bidi w:val="0"/>
              <w:rPr>
                <w:rFonts w:hint="default"/>
              </w:rPr>
            </w:pPr>
            <w:r>
              <w:rPr>
                <w:rFonts w:hint="default"/>
                <w:lang w:val="en-US" w:eastAsia="zh-CN"/>
              </w:rPr>
              <w:t>交易产品手续费分组ID</w:t>
            </w:r>
            <w:r>
              <w:rPr>
                <w:rFonts w:hint="default"/>
                <w:lang w:val="en-US" w:eastAsia="zh-CN"/>
              </w:rPr>
              <w:br w:type="textWrapping"/>
            </w:r>
            <w:r>
              <w:rPr>
                <w:rFonts w:hint="default"/>
                <w:lang w:val="en-US" w:eastAsia="zh-CN"/>
              </w:rPr>
              <w:t>groupId 和 instId/instFamily 只能传入其一</w:t>
            </w:r>
            <w:r>
              <w:rPr>
                <w:rFonts w:hint="default"/>
                <w:lang w:val="en-US" w:eastAsia="zh-CN"/>
              </w:rPr>
              <w:br w:type="textWrapping"/>
            </w:r>
            <w:r>
              <w:rPr>
                <w:rFonts w:hint="default"/>
                <w:lang w:val="en-US" w:eastAsia="zh-CN"/>
              </w:rPr>
              <w:br w:type="textWrapping"/>
            </w:r>
            <w:r>
              <w:rPr>
                <w:rFonts w:hint="default"/>
                <w:lang w:val="en-US" w:eastAsia="zh-CN"/>
              </w:rPr>
              <w:t>用户可以使用交易产品基础信息接口获取产品ID及其手续费分组ID的对应关系</w:t>
            </w:r>
          </w:p>
        </w:tc>
      </w:tr>
    </w:tbl>
    <w:p w14:paraId="5550DCD3">
      <w:pPr>
        <w:bidi w:val="0"/>
      </w:pPr>
      <w:r>
        <w:rPr>
          <w:rFonts w:hint="default"/>
        </w:rPr>
        <w:t>返回结果</w:t>
      </w:r>
    </w:p>
    <w:p w14:paraId="61BBFC7C">
      <w:pPr>
        <w:bidi w:val="0"/>
        <w:rPr>
          <w:rFonts w:hint="default"/>
        </w:rPr>
      </w:pPr>
      <w:r>
        <w:rPr>
          <w:rFonts w:hint="default"/>
        </w:rPr>
        <w:t>{</w:t>
      </w:r>
    </w:p>
    <w:p w14:paraId="58A44E38">
      <w:pPr>
        <w:bidi w:val="0"/>
        <w:rPr>
          <w:rFonts w:hint="default"/>
        </w:rPr>
      </w:pPr>
      <w:r>
        <w:rPr>
          <w:rFonts w:hint="default"/>
        </w:rPr>
        <w:t xml:space="preserve">    "code": "0",</w:t>
      </w:r>
    </w:p>
    <w:p w14:paraId="5B5BC782">
      <w:pPr>
        <w:bidi w:val="0"/>
        <w:rPr>
          <w:rFonts w:hint="default"/>
        </w:rPr>
      </w:pPr>
      <w:r>
        <w:rPr>
          <w:rFonts w:hint="default"/>
        </w:rPr>
        <w:t xml:space="preserve">    "data": [</w:t>
      </w:r>
    </w:p>
    <w:p w14:paraId="4408834E">
      <w:pPr>
        <w:bidi w:val="0"/>
        <w:rPr>
          <w:rFonts w:hint="default"/>
        </w:rPr>
      </w:pPr>
      <w:r>
        <w:rPr>
          <w:rFonts w:hint="default"/>
        </w:rPr>
        <w:t xml:space="preserve">        {</w:t>
      </w:r>
    </w:p>
    <w:p w14:paraId="768C2190">
      <w:pPr>
        <w:bidi w:val="0"/>
        <w:rPr>
          <w:rFonts w:hint="default"/>
        </w:rPr>
      </w:pPr>
      <w:r>
        <w:rPr>
          <w:rFonts w:hint="default"/>
        </w:rPr>
        <w:t xml:space="preserve">            "category": "1",</w:t>
      </w:r>
    </w:p>
    <w:p w14:paraId="5B45DBF5">
      <w:pPr>
        <w:bidi w:val="0"/>
        <w:rPr>
          <w:rFonts w:hint="default"/>
        </w:rPr>
      </w:pPr>
      <w:r>
        <w:rPr>
          <w:rFonts w:hint="default"/>
        </w:rPr>
        <w:t xml:space="preserve">            "delivery": "",</w:t>
      </w:r>
    </w:p>
    <w:p w14:paraId="0925C8A9">
      <w:pPr>
        <w:bidi w:val="0"/>
        <w:rPr>
          <w:rFonts w:hint="default"/>
        </w:rPr>
      </w:pPr>
      <w:r>
        <w:rPr>
          <w:rFonts w:hint="default"/>
        </w:rPr>
        <w:t xml:space="preserve">            "exercise": "",</w:t>
      </w:r>
    </w:p>
    <w:p w14:paraId="3D0D0E7D">
      <w:pPr>
        <w:bidi w:val="0"/>
        <w:rPr>
          <w:rFonts w:hint="default"/>
        </w:rPr>
      </w:pPr>
      <w:r>
        <w:rPr>
          <w:rFonts w:hint="default"/>
        </w:rPr>
        <w:t xml:space="preserve">            "feeGroup": [</w:t>
      </w:r>
    </w:p>
    <w:p w14:paraId="46FE3F74">
      <w:pPr>
        <w:bidi w:val="0"/>
        <w:rPr>
          <w:rFonts w:hint="default"/>
        </w:rPr>
      </w:pPr>
      <w:r>
        <w:rPr>
          <w:rFonts w:hint="default"/>
        </w:rPr>
        <w:t xml:space="preserve">                {</w:t>
      </w:r>
    </w:p>
    <w:p w14:paraId="2104AB12">
      <w:pPr>
        <w:bidi w:val="0"/>
        <w:rPr>
          <w:rFonts w:hint="default"/>
        </w:rPr>
      </w:pPr>
      <w:r>
        <w:rPr>
          <w:rFonts w:hint="default"/>
        </w:rPr>
        <w:t xml:space="preserve">                    "elpMaker": "-0.0008",</w:t>
      </w:r>
    </w:p>
    <w:p w14:paraId="70DD57F2">
      <w:pPr>
        <w:bidi w:val="0"/>
        <w:rPr>
          <w:rFonts w:hint="default"/>
        </w:rPr>
      </w:pPr>
      <w:r>
        <w:rPr>
          <w:rFonts w:hint="default"/>
        </w:rPr>
        <w:t xml:space="preserve">                    "groupId": "1",</w:t>
      </w:r>
    </w:p>
    <w:p w14:paraId="0E58B85D">
      <w:pPr>
        <w:bidi w:val="0"/>
        <w:rPr>
          <w:rFonts w:hint="default"/>
        </w:rPr>
      </w:pPr>
      <w:r>
        <w:rPr>
          <w:rFonts w:hint="default"/>
        </w:rPr>
        <w:t xml:space="preserve">                    "maker": "-0.0008",</w:t>
      </w:r>
    </w:p>
    <w:p w14:paraId="364CAA00">
      <w:pPr>
        <w:bidi w:val="0"/>
        <w:rPr>
          <w:rFonts w:hint="default"/>
        </w:rPr>
      </w:pPr>
      <w:r>
        <w:rPr>
          <w:rFonts w:hint="default"/>
        </w:rPr>
        <w:t xml:space="preserve">                    "taker": "-0.001"</w:t>
      </w:r>
    </w:p>
    <w:p w14:paraId="161215EC">
      <w:pPr>
        <w:bidi w:val="0"/>
        <w:rPr>
          <w:rFonts w:hint="default"/>
        </w:rPr>
      </w:pPr>
      <w:r>
        <w:rPr>
          <w:rFonts w:hint="default"/>
        </w:rPr>
        <w:t xml:space="preserve">                }</w:t>
      </w:r>
    </w:p>
    <w:p w14:paraId="35A2FF25">
      <w:pPr>
        <w:bidi w:val="0"/>
        <w:rPr>
          <w:rFonts w:hint="default"/>
        </w:rPr>
      </w:pPr>
      <w:r>
        <w:rPr>
          <w:rFonts w:hint="default"/>
        </w:rPr>
        <w:t xml:space="preserve">            ],</w:t>
      </w:r>
    </w:p>
    <w:p w14:paraId="20BC0FFF">
      <w:pPr>
        <w:bidi w:val="0"/>
        <w:rPr>
          <w:rFonts w:hint="default"/>
        </w:rPr>
      </w:pPr>
      <w:r>
        <w:rPr>
          <w:rFonts w:hint="default"/>
        </w:rPr>
        <w:t xml:space="preserve">            "fiat": [],</w:t>
      </w:r>
    </w:p>
    <w:p w14:paraId="076C4A70">
      <w:pPr>
        <w:bidi w:val="0"/>
        <w:rPr>
          <w:rFonts w:hint="default"/>
        </w:rPr>
      </w:pPr>
      <w:r>
        <w:rPr>
          <w:rFonts w:hint="default"/>
        </w:rPr>
        <w:t xml:space="preserve">            "instType": "SPOT",</w:t>
      </w:r>
    </w:p>
    <w:p w14:paraId="430D8A06">
      <w:pPr>
        <w:bidi w:val="0"/>
        <w:rPr>
          <w:rFonts w:hint="default"/>
        </w:rPr>
      </w:pPr>
      <w:r>
        <w:rPr>
          <w:rFonts w:hint="default"/>
        </w:rPr>
        <w:t xml:space="preserve">            "level": "Lv1",</w:t>
      </w:r>
    </w:p>
    <w:p w14:paraId="761D5366">
      <w:pPr>
        <w:bidi w:val="0"/>
        <w:rPr>
          <w:rFonts w:hint="default"/>
        </w:rPr>
      </w:pPr>
      <w:r>
        <w:rPr>
          <w:rFonts w:hint="default"/>
        </w:rPr>
        <w:t xml:space="preserve">            "maker": "-0.0008",</w:t>
      </w:r>
    </w:p>
    <w:p w14:paraId="2B05BAE0">
      <w:pPr>
        <w:bidi w:val="0"/>
        <w:rPr>
          <w:rFonts w:hint="default"/>
        </w:rPr>
      </w:pPr>
      <w:r>
        <w:rPr>
          <w:rFonts w:hint="default"/>
        </w:rPr>
        <w:t xml:space="preserve">            "makerU": "",</w:t>
      </w:r>
    </w:p>
    <w:p w14:paraId="6AF9A002">
      <w:pPr>
        <w:bidi w:val="0"/>
        <w:rPr>
          <w:rFonts w:hint="default"/>
        </w:rPr>
      </w:pPr>
      <w:r>
        <w:rPr>
          <w:rFonts w:hint="default"/>
        </w:rPr>
        <w:t xml:space="preserve">            "makerUSDC": "",</w:t>
      </w:r>
    </w:p>
    <w:p w14:paraId="4172BA60">
      <w:pPr>
        <w:bidi w:val="0"/>
        <w:rPr>
          <w:rFonts w:hint="default"/>
        </w:rPr>
      </w:pPr>
      <w:r>
        <w:rPr>
          <w:rFonts w:hint="default"/>
        </w:rPr>
        <w:t xml:space="preserve">            "ruleType": "normal",</w:t>
      </w:r>
    </w:p>
    <w:p w14:paraId="4D7EAEDF">
      <w:pPr>
        <w:bidi w:val="0"/>
        <w:rPr>
          <w:rFonts w:hint="default"/>
        </w:rPr>
      </w:pPr>
      <w:r>
        <w:rPr>
          <w:rFonts w:hint="default"/>
        </w:rPr>
        <w:t xml:space="preserve">            "taker": "-0.001",</w:t>
      </w:r>
    </w:p>
    <w:p w14:paraId="4F47EC78">
      <w:pPr>
        <w:bidi w:val="0"/>
        <w:rPr>
          <w:rFonts w:hint="default"/>
        </w:rPr>
      </w:pPr>
      <w:r>
        <w:rPr>
          <w:rFonts w:hint="default"/>
        </w:rPr>
        <w:t xml:space="preserve">            "takerU": "",</w:t>
      </w:r>
    </w:p>
    <w:p w14:paraId="2849D9B2">
      <w:pPr>
        <w:bidi w:val="0"/>
        <w:rPr>
          <w:rFonts w:hint="default"/>
        </w:rPr>
      </w:pPr>
      <w:r>
        <w:rPr>
          <w:rFonts w:hint="default"/>
        </w:rPr>
        <w:t xml:space="preserve">            "takerUSDC": "",</w:t>
      </w:r>
    </w:p>
    <w:p w14:paraId="23EA5770">
      <w:pPr>
        <w:bidi w:val="0"/>
        <w:rPr>
          <w:rFonts w:hint="default"/>
        </w:rPr>
      </w:pPr>
      <w:r>
        <w:rPr>
          <w:rFonts w:hint="default"/>
        </w:rPr>
        <w:t xml:space="preserve">            "ts": "1763979985847"</w:t>
      </w:r>
    </w:p>
    <w:p w14:paraId="2AFC9785">
      <w:pPr>
        <w:bidi w:val="0"/>
        <w:rPr>
          <w:rFonts w:hint="default"/>
        </w:rPr>
      </w:pPr>
      <w:r>
        <w:rPr>
          <w:rFonts w:hint="default"/>
        </w:rPr>
        <w:t xml:space="preserve">        }</w:t>
      </w:r>
    </w:p>
    <w:p w14:paraId="7A3AE267">
      <w:pPr>
        <w:bidi w:val="0"/>
        <w:rPr>
          <w:rFonts w:hint="default"/>
        </w:rPr>
      </w:pPr>
      <w:r>
        <w:rPr>
          <w:rFonts w:hint="default"/>
        </w:rPr>
        <w:t xml:space="preserve">    ],</w:t>
      </w:r>
    </w:p>
    <w:p w14:paraId="308D6B5D">
      <w:pPr>
        <w:bidi w:val="0"/>
        <w:rPr>
          <w:rFonts w:hint="default"/>
        </w:rPr>
      </w:pPr>
      <w:r>
        <w:rPr>
          <w:rFonts w:hint="default"/>
        </w:rPr>
        <w:t xml:space="preserve">    "msg": ""}</w:t>
      </w:r>
    </w:p>
    <w:p w14:paraId="616E5236">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48"/>
        <w:gridCol w:w="983"/>
        <w:gridCol w:w="6315"/>
      </w:tblGrid>
      <w:tr w14:paraId="7F57983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3D8A9D5">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B6FEC74">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836932E">
            <w:pPr>
              <w:bidi w:val="0"/>
              <w:rPr>
                <w:rFonts w:hint="default"/>
              </w:rPr>
            </w:pPr>
            <w:r>
              <w:rPr>
                <w:rFonts w:hint="default"/>
                <w:lang w:val="en-US" w:eastAsia="zh-CN"/>
              </w:rPr>
              <w:t>描述</w:t>
            </w:r>
          </w:p>
        </w:tc>
      </w:tr>
      <w:tr w14:paraId="7445F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21D6A3">
            <w:pPr>
              <w:bidi w:val="0"/>
              <w:rPr>
                <w:rFonts w:hint="default"/>
              </w:rPr>
            </w:pPr>
            <w:r>
              <w:rPr>
                <w:rFonts w:hint="default"/>
                <w:lang w:val="en-US" w:eastAsia="zh-CN"/>
              </w:rPr>
              <w:t>level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51AE6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128358">
            <w:pPr>
              <w:bidi w:val="0"/>
              <w:rPr>
                <w:rFonts w:hint="default"/>
              </w:rPr>
            </w:pPr>
            <w:r>
              <w:rPr>
                <w:rFonts w:hint="default"/>
                <w:lang w:val="en-US" w:eastAsia="zh-CN"/>
              </w:rPr>
              <w:t>手续费等级</w:t>
            </w:r>
          </w:p>
        </w:tc>
      </w:tr>
      <w:tr w14:paraId="46C20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A566FE">
            <w:pPr>
              <w:bidi w:val="0"/>
              <w:rPr>
                <w:rFonts w:hint="default"/>
              </w:rPr>
            </w:pPr>
            <w:r>
              <w:rPr>
                <w:rFonts w:hint="default"/>
                <w:lang w:val="en-US" w:eastAsia="zh-CN"/>
              </w:rPr>
              <w:t>feeGroup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BDEDA8">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D61A6F">
            <w:pPr>
              <w:bidi w:val="0"/>
              <w:rPr>
                <w:rFonts w:hint="default"/>
              </w:rPr>
            </w:pPr>
            <w:r>
              <w:rPr>
                <w:rFonts w:hint="default"/>
                <w:lang w:val="en-US" w:eastAsia="zh-CN"/>
              </w:rPr>
              <w:t>手续费分组</w:t>
            </w:r>
            <w:r>
              <w:rPr>
                <w:rFonts w:hint="default"/>
                <w:lang w:val="en-US" w:eastAsia="zh-CN"/>
              </w:rPr>
              <w:br w:type="textWrapping"/>
            </w:r>
            <w:r>
              <w:rPr>
                <w:rFonts w:hint="default"/>
                <w:lang w:val="en-US" w:eastAsia="zh-CN"/>
              </w:rPr>
              <w:t>适用于SPOT/MARGIN/SWAP/FUTURES/OPTION/EVENTS</w:t>
            </w:r>
          </w:p>
        </w:tc>
      </w:tr>
      <w:tr w14:paraId="06D02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CE6491">
            <w:pPr>
              <w:bidi w:val="0"/>
              <w:rPr>
                <w:rFonts w:hint="default"/>
              </w:rPr>
            </w:pPr>
            <w:r>
              <w:rPr>
                <w:rFonts w:hint="default"/>
                <w:lang w:val="en-US" w:eastAsia="zh-CN"/>
              </w:rPr>
              <w:t>&gt; taker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38A1C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95409F">
            <w:pPr>
              <w:bidi w:val="0"/>
              <w:rPr>
                <w:rFonts w:hint="default"/>
              </w:rPr>
            </w:pPr>
            <w:r>
              <w:rPr>
                <w:rFonts w:hint="default"/>
                <w:lang w:val="en-US" w:eastAsia="zh-CN"/>
              </w:rPr>
              <w:t>吃单手续费</w:t>
            </w:r>
            <w:r>
              <w:rPr>
                <w:rFonts w:hint="default"/>
                <w:lang w:val="en-US" w:eastAsia="zh-CN"/>
              </w:rPr>
              <w:br w:type="textWrapping"/>
            </w:r>
            <w:r>
              <w:rPr>
                <w:rFonts w:hint="default"/>
                <w:lang w:val="en-US" w:eastAsia="zh-CN"/>
              </w:rPr>
              <w:t>EVENTS 吃单手续费公式的 K1 参数：K1 × C × (P × (1-P))（C = 合约张数，P = 价格）</w:t>
            </w:r>
          </w:p>
        </w:tc>
      </w:tr>
      <w:tr w14:paraId="6DCA7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FC1B3E">
            <w:pPr>
              <w:bidi w:val="0"/>
              <w:rPr>
                <w:rFonts w:hint="default"/>
              </w:rPr>
            </w:pPr>
            <w:r>
              <w:rPr>
                <w:rFonts w:hint="default"/>
                <w:lang w:val="en-US" w:eastAsia="zh-CN"/>
              </w:rPr>
              <w:t>&gt; maker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3B7BF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FE073F">
            <w:pPr>
              <w:bidi w:val="0"/>
              <w:rPr>
                <w:rFonts w:hint="default"/>
              </w:rPr>
            </w:pPr>
            <w:r>
              <w:rPr>
                <w:rFonts w:hint="default"/>
                <w:lang w:val="en-US" w:eastAsia="zh-CN"/>
              </w:rPr>
              <w:t>挂单手续费</w:t>
            </w:r>
            <w:r>
              <w:rPr>
                <w:rFonts w:hint="default"/>
                <w:lang w:val="en-US" w:eastAsia="zh-CN"/>
              </w:rPr>
              <w:br w:type="textWrapping"/>
            </w:r>
            <w:r>
              <w:rPr>
                <w:rFonts w:hint="default"/>
                <w:lang w:val="en-US" w:eastAsia="zh-CN"/>
              </w:rPr>
              <w:t>EVENTS 挂单手续费公式的 K2 参数：K2 × C × (P × (1-P))（C = 合约张数，P = 价格）</w:t>
            </w:r>
          </w:p>
        </w:tc>
      </w:tr>
      <w:tr w14:paraId="3BB83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91D8EA">
            <w:pPr>
              <w:bidi w:val="0"/>
              <w:rPr>
                <w:rFonts w:hint="default"/>
              </w:rPr>
            </w:pPr>
            <w:r>
              <w:rPr>
                <w:rFonts w:hint="default"/>
                <w:lang w:val="en-US" w:eastAsia="zh-CN"/>
              </w:rPr>
              <w:t>&gt; groupId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4B38A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25F12F">
            <w:pPr>
              <w:bidi w:val="0"/>
              <w:rPr>
                <w:rFonts w:hint="default"/>
              </w:rPr>
            </w:pPr>
            <w:r>
              <w:rPr>
                <w:rFonts w:hint="default"/>
                <w:lang w:val="en-US" w:eastAsia="zh-CN"/>
              </w:rPr>
              <w:t>交易产品手续费分组ID</w:t>
            </w:r>
            <w:r>
              <w:rPr>
                <w:rFonts w:hint="default"/>
                <w:lang w:val="en-US" w:eastAsia="zh-CN"/>
              </w:rPr>
              <w:br w:type="textWrapping"/>
            </w:r>
            <w:r>
              <w:rPr>
                <w:rFonts w:hint="default"/>
                <w:lang w:val="en-US" w:eastAsia="zh-CN"/>
              </w:rPr>
              <w:br w:type="textWrapping"/>
            </w:r>
            <w:r>
              <w:rPr>
                <w:rFonts w:hint="default"/>
                <w:lang w:val="en-US" w:eastAsia="zh-CN"/>
              </w:rPr>
              <w:t>用户需要同时使用instType和groupId来确定一个交易产品的交易手续费分组；用户应该将此接口和</w:t>
            </w:r>
            <w:r>
              <w:rPr>
                <w:rFonts w:hint="default"/>
                <w:lang w:val="en-US" w:eastAsia="zh-CN"/>
              </w:rPr>
              <w:fldChar w:fldCharType="begin"/>
            </w:r>
            <w:r>
              <w:rPr>
                <w:rFonts w:hint="default"/>
                <w:lang w:val="en-US" w:eastAsia="zh-CN"/>
              </w:rPr>
              <w:instrText xml:space="preserve"> HYPERLINK "https://www.okx.com/docs-v5/zh/" \l "trading-account-rest-api-get-instruments" </w:instrText>
            </w:r>
            <w:r>
              <w:rPr>
                <w:rFonts w:hint="default"/>
                <w:lang w:val="en-US" w:eastAsia="zh-CN"/>
              </w:rPr>
              <w:fldChar w:fldCharType="separate"/>
            </w:r>
            <w:r>
              <w:rPr>
                <w:rStyle w:val="10"/>
                <w:rFonts w:hint="default" w:ascii="Segoe UI" w:hAnsi="Segoe UI" w:eastAsia="Segoe UI" w:cs="Segoe UI"/>
                <w:b/>
                <w:bCs/>
                <w:i w:val="0"/>
                <w:iCs w:val="0"/>
                <w:caps w:val="0"/>
                <w:spacing w:val="0"/>
                <w:szCs w:val="16"/>
              </w:rPr>
              <w:t>获取交易产品基础信息</w:t>
            </w:r>
            <w:r>
              <w:rPr>
                <w:rFonts w:hint="default"/>
                <w:lang w:val="en-US" w:eastAsia="zh-CN"/>
              </w:rPr>
              <w:fldChar w:fldCharType="end"/>
            </w:r>
            <w:r>
              <w:rPr>
                <w:rFonts w:hint="default"/>
                <w:lang w:val="en-US" w:eastAsia="zh-CN"/>
              </w:rPr>
              <w:t>一起使用，以获取特定交易产品的手续费率</w:t>
            </w:r>
          </w:p>
        </w:tc>
      </w:tr>
      <w:tr w14:paraId="66DE8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892AFE">
            <w:pPr>
              <w:bidi w:val="0"/>
              <w:rPr>
                <w:rFonts w:hint="default"/>
              </w:rPr>
            </w:pPr>
            <w:r>
              <w:rPr>
                <w:rFonts w:hint="default"/>
                <w:lang w:val="en-US" w:eastAsia="zh-CN"/>
              </w:rPr>
              <w:t>&gt; elpMaker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B7314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094936">
            <w:pPr>
              <w:bidi w:val="0"/>
              <w:rPr>
                <w:rFonts w:hint="default"/>
              </w:rPr>
            </w:pPr>
            <w:r>
              <w:rPr>
                <w:rFonts w:hint="default"/>
                <w:lang w:val="en-US" w:eastAsia="zh-CN"/>
              </w:rPr>
              <w:t>ELP Maker 有效费率。若 ELP 不适用于该交易产品，则返回 ""。</w:t>
            </w:r>
          </w:p>
        </w:tc>
      </w:tr>
      <w:tr w14:paraId="3D1FD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5F4607">
            <w:pPr>
              <w:bidi w:val="0"/>
              <w:rPr>
                <w:rFonts w:hint="default"/>
              </w:rPr>
            </w:pPr>
            <w:r>
              <w:rPr>
                <w:rFonts w:hint="default"/>
                <w:lang w:val="en-US" w:eastAsia="zh-CN"/>
              </w:rPr>
              <w:t>delivery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18312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DF5F45">
            <w:pPr>
              <w:bidi w:val="0"/>
              <w:rPr>
                <w:rFonts w:hint="default"/>
              </w:rPr>
            </w:pPr>
            <w:r>
              <w:rPr>
                <w:rFonts w:hint="default"/>
                <w:lang w:val="en-US" w:eastAsia="zh-CN"/>
              </w:rPr>
              <w:t>交割手续费率</w:t>
            </w:r>
          </w:p>
        </w:tc>
      </w:tr>
      <w:tr w14:paraId="54F34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772606">
            <w:pPr>
              <w:bidi w:val="0"/>
              <w:rPr>
                <w:rFonts w:hint="default"/>
              </w:rPr>
            </w:pPr>
            <w:r>
              <w:rPr>
                <w:rFonts w:hint="default"/>
                <w:lang w:val="en-US" w:eastAsia="zh-CN"/>
              </w:rPr>
              <w:t>exercise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91FAD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D41B66">
            <w:pPr>
              <w:bidi w:val="0"/>
              <w:rPr>
                <w:rFonts w:hint="default"/>
              </w:rPr>
            </w:pPr>
            <w:r>
              <w:rPr>
                <w:rFonts w:hint="default"/>
                <w:lang w:val="en-US" w:eastAsia="zh-CN"/>
              </w:rPr>
              <w:t>行权手续费率</w:t>
            </w:r>
          </w:p>
        </w:tc>
      </w:tr>
      <w:tr w14:paraId="06FA2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2023423">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08220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BDF469">
            <w:pPr>
              <w:bidi w:val="0"/>
              <w:rPr>
                <w:rFonts w:hint="default"/>
              </w:rPr>
            </w:pPr>
            <w:r>
              <w:rPr>
                <w:rFonts w:hint="default"/>
                <w:lang w:val="en-US" w:eastAsia="zh-CN"/>
              </w:rPr>
              <w:t>产品类型</w:t>
            </w:r>
          </w:p>
        </w:tc>
      </w:tr>
      <w:tr w14:paraId="72E67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868CC7">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460AB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424685">
            <w:pPr>
              <w:bidi w:val="0"/>
              <w:rPr>
                <w:rFonts w:hint="default"/>
              </w:rPr>
            </w:pPr>
            <w:r>
              <w:rPr>
                <w:rFonts w:hint="default"/>
                <w:lang w:val="en-US" w:eastAsia="zh-CN"/>
              </w:rPr>
              <w:t>数据返回时间，Unix时间戳的毫秒数格式，如 1597026383085</w:t>
            </w:r>
          </w:p>
        </w:tc>
      </w:tr>
      <w:tr w14:paraId="73A0A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435CF5">
            <w:pPr>
              <w:bidi w:val="0"/>
              <w:rPr>
                <w:rFonts w:hint="default"/>
              </w:rPr>
            </w:pPr>
            <w:r>
              <w:rPr>
                <w:rFonts w:hint="default"/>
                <w:lang w:val="en-US" w:eastAsia="zh-CN"/>
              </w:rPr>
              <w:t>taker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EE9F5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F5674D">
            <w:pPr>
              <w:bidi w:val="0"/>
              <w:rPr>
                <w:rFonts w:hint="default"/>
              </w:rPr>
            </w:pPr>
            <w:del w:id="25">
              <w:r>
                <w:rPr>
                  <w:rFonts w:hint="default"/>
                  <w:lang w:val="en-US" w:eastAsia="zh-CN"/>
                </w:rPr>
                <w:delText>对于币币/杠杆，为 USDT 交易区的吃单手续费率；</w:delText>
              </w:r>
            </w:del>
            <w:del w:id="26">
              <w:r>
                <w:rPr>
                  <w:rFonts w:hint="default"/>
                  <w:lang w:val="en-US" w:eastAsia="zh-CN"/>
                </w:rPr>
                <w:br w:type="textWrapping"/>
              </w:r>
            </w:del>
            <w:del w:id="27">
              <w:r>
                <w:rPr>
                  <w:rFonts w:hint="default"/>
                  <w:lang w:val="en-US" w:eastAsia="zh-CN"/>
                </w:rPr>
                <w:delText>对于永续，交割和期权合约，为币本位合约费率</w:delText>
              </w:r>
            </w:del>
            <w:r>
              <w:rPr>
                <w:rFonts w:hint="default"/>
                <w:lang w:val="en-US" w:eastAsia="zh-CN"/>
              </w:rPr>
              <w:t>（已废弃）</w:t>
            </w:r>
          </w:p>
        </w:tc>
      </w:tr>
      <w:tr w14:paraId="4E67B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331C5D">
            <w:pPr>
              <w:bidi w:val="0"/>
              <w:rPr>
                <w:rFonts w:hint="default"/>
              </w:rPr>
            </w:pPr>
            <w:r>
              <w:rPr>
                <w:rFonts w:hint="default"/>
                <w:lang w:val="en-US" w:eastAsia="zh-CN"/>
              </w:rPr>
              <w:t>maker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F6C26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A01936">
            <w:pPr>
              <w:bidi w:val="0"/>
              <w:rPr>
                <w:rFonts w:hint="default"/>
              </w:rPr>
            </w:pPr>
            <w:del w:id="28">
              <w:r>
                <w:rPr>
                  <w:rFonts w:hint="default"/>
                  <w:lang w:val="en-US" w:eastAsia="zh-CN"/>
                </w:rPr>
                <w:delText>对于币币/杠杆，为 USDT 交易区的挂单手续费率；</w:delText>
              </w:r>
            </w:del>
            <w:del w:id="29">
              <w:r>
                <w:rPr>
                  <w:rFonts w:hint="default"/>
                  <w:lang w:val="en-US" w:eastAsia="zh-CN"/>
                </w:rPr>
                <w:br w:type="textWrapping"/>
              </w:r>
            </w:del>
            <w:del w:id="30">
              <w:r>
                <w:rPr>
                  <w:rFonts w:hint="default"/>
                  <w:lang w:val="en-US" w:eastAsia="zh-CN"/>
                </w:rPr>
                <w:delText>对于永续，交割和期权合约，为币本位合约费率</w:delText>
              </w:r>
            </w:del>
            <w:r>
              <w:rPr>
                <w:rFonts w:hint="default"/>
                <w:lang w:val="en-US" w:eastAsia="zh-CN"/>
              </w:rPr>
              <w:t>（已废弃）</w:t>
            </w:r>
          </w:p>
        </w:tc>
      </w:tr>
      <w:tr w14:paraId="2AE1F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D41A09E">
            <w:pPr>
              <w:bidi w:val="0"/>
              <w:rPr>
                <w:rFonts w:hint="default"/>
              </w:rPr>
            </w:pPr>
            <w:r>
              <w:rPr>
                <w:rFonts w:hint="default"/>
                <w:lang w:val="en-US" w:eastAsia="zh-CN"/>
              </w:rPr>
              <w:t>takerU</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7E59F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B3413B">
            <w:pPr>
              <w:bidi w:val="0"/>
              <w:rPr>
                <w:rFonts w:hint="default"/>
              </w:rPr>
            </w:pPr>
            <w:del w:id="31">
              <w:r>
                <w:rPr>
                  <w:rFonts w:hint="default"/>
                  <w:lang w:val="en-US" w:eastAsia="zh-CN"/>
                </w:rPr>
                <w:delText>USDT 合约吃单手续费率，仅适用于交割/永续</w:delText>
              </w:r>
            </w:del>
            <w:r>
              <w:rPr>
                <w:rFonts w:hint="default"/>
                <w:lang w:val="en-US" w:eastAsia="zh-CN"/>
              </w:rPr>
              <w:t>（已废弃）</w:t>
            </w:r>
          </w:p>
        </w:tc>
      </w:tr>
      <w:tr w14:paraId="2101F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738E99">
            <w:pPr>
              <w:bidi w:val="0"/>
              <w:rPr>
                <w:rFonts w:hint="default"/>
              </w:rPr>
            </w:pPr>
            <w:r>
              <w:rPr>
                <w:rFonts w:hint="default"/>
                <w:lang w:val="en-US" w:eastAsia="zh-CN"/>
              </w:rPr>
              <w:t>makerU</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FC984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A88A1F">
            <w:pPr>
              <w:bidi w:val="0"/>
              <w:rPr>
                <w:rFonts w:hint="default"/>
              </w:rPr>
            </w:pPr>
            <w:del w:id="32">
              <w:r>
                <w:rPr>
                  <w:rFonts w:hint="default"/>
                  <w:lang w:val="en-US" w:eastAsia="zh-CN"/>
                </w:rPr>
                <w:delText>USDT 合约挂单手续费率，仅适用于交割/永续</w:delText>
              </w:r>
            </w:del>
            <w:r>
              <w:rPr>
                <w:rFonts w:hint="default"/>
                <w:lang w:val="en-US" w:eastAsia="zh-CN"/>
              </w:rPr>
              <w:t>（已废弃）</w:t>
            </w:r>
          </w:p>
        </w:tc>
      </w:tr>
      <w:tr w14:paraId="73C40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2B178CD">
            <w:pPr>
              <w:bidi w:val="0"/>
              <w:rPr>
                <w:rFonts w:hint="default"/>
              </w:rPr>
            </w:pPr>
            <w:r>
              <w:rPr>
                <w:rFonts w:hint="default"/>
                <w:lang w:val="en-US" w:eastAsia="zh-CN"/>
              </w:rPr>
              <w:t>takerUSDC</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03D19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2FB928">
            <w:pPr>
              <w:bidi w:val="0"/>
              <w:rPr>
                <w:rFonts w:hint="default"/>
              </w:rPr>
            </w:pPr>
            <w:del w:id="33">
              <w:r>
                <w:rPr>
                  <w:rFonts w:hint="default"/>
                  <w:lang w:val="en-US" w:eastAsia="zh-CN"/>
                </w:rPr>
                <w:delText>对于币币/杠杆，为 USDⓈ&amp;Crypto 交易区的吃单手续费率；</w:delText>
              </w:r>
            </w:del>
            <w:del w:id="34">
              <w:r>
                <w:rPr>
                  <w:rFonts w:hint="default"/>
                  <w:lang w:val="en-US" w:eastAsia="zh-CN"/>
                </w:rPr>
                <w:br w:type="textWrapping"/>
              </w:r>
            </w:del>
            <w:del w:id="35">
              <w:r>
                <w:rPr>
                  <w:rFonts w:hint="default"/>
                  <w:lang w:val="en-US" w:eastAsia="zh-CN"/>
                </w:rPr>
                <w:delText>对于永续和交割合约，为 USDC 合约费率</w:delText>
              </w:r>
            </w:del>
            <w:r>
              <w:rPr>
                <w:rFonts w:hint="default"/>
                <w:lang w:val="en-US" w:eastAsia="zh-CN"/>
              </w:rPr>
              <w:t>（已废弃）</w:t>
            </w:r>
          </w:p>
        </w:tc>
      </w:tr>
      <w:tr w14:paraId="4EAE6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FB82A1">
            <w:pPr>
              <w:bidi w:val="0"/>
              <w:rPr>
                <w:rFonts w:hint="default"/>
              </w:rPr>
            </w:pPr>
            <w:r>
              <w:rPr>
                <w:rFonts w:hint="default"/>
                <w:lang w:val="en-US" w:eastAsia="zh-CN"/>
              </w:rPr>
              <w:t>makerUSDC</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AFDC9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1FFD28">
            <w:pPr>
              <w:bidi w:val="0"/>
              <w:rPr>
                <w:rFonts w:hint="default"/>
              </w:rPr>
            </w:pPr>
            <w:del w:id="36">
              <w:r>
                <w:rPr>
                  <w:rFonts w:hint="default"/>
                  <w:lang w:val="en-US" w:eastAsia="zh-CN"/>
                </w:rPr>
                <w:delText>对于币币/杠杆，为 USDⓈ&amp;Crypto 交易区的挂单手续费率；</w:delText>
              </w:r>
            </w:del>
            <w:del w:id="37">
              <w:r>
                <w:rPr>
                  <w:rFonts w:hint="default"/>
                  <w:lang w:val="en-US" w:eastAsia="zh-CN"/>
                </w:rPr>
                <w:br w:type="textWrapping"/>
              </w:r>
            </w:del>
            <w:del w:id="38">
              <w:r>
                <w:rPr>
                  <w:rFonts w:hint="default"/>
                  <w:lang w:val="en-US" w:eastAsia="zh-CN"/>
                </w:rPr>
                <w:delText>对于永续和交割合约，为 USDC 合约费率</w:delText>
              </w:r>
            </w:del>
            <w:r>
              <w:rPr>
                <w:rFonts w:hint="default"/>
                <w:lang w:val="en-US" w:eastAsia="zh-CN"/>
              </w:rPr>
              <w:t>（已废弃）</w:t>
            </w:r>
          </w:p>
        </w:tc>
      </w:tr>
      <w:tr w14:paraId="72205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8B443F">
            <w:pPr>
              <w:bidi w:val="0"/>
              <w:rPr>
                <w:rFonts w:hint="default"/>
              </w:rPr>
            </w:pPr>
            <w:r>
              <w:rPr>
                <w:rFonts w:hint="default"/>
                <w:lang w:val="en-US" w:eastAsia="zh-CN"/>
              </w:rPr>
              <w:t>ruleType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FF285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B4DD4A">
            <w:pPr>
              <w:bidi w:val="0"/>
              <w:rPr>
                <w:rFonts w:hint="default"/>
              </w:rPr>
            </w:pPr>
            <w:del w:id="39">
              <w:r>
                <w:rPr>
                  <w:rFonts w:hint="default"/>
                  <w:lang w:val="en-US" w:eastAsia="zh-CN"/>
                </w:rPr>
                <w:delText>交易规则类型</w:delText>
              </w:r>
            </w:del>
            <w:del w:id="40">
              <w:r>
                <w:rPr>
                  <w:rFonts w:hint="default"/>
                  <w:lang w:val="en-US" w:eastAsia="zh-CN"/>
                </w:rPr>
                <w:br w:type="textWrapping"/>
              </w:r>
            </w:del>
            <w:del w:id="41">
              <w:r>
                <w:rPr>
                  <w:rFonts w:hint="default"/>
                  <w:lang w:val="en-US" w:eastAsia="zh-CN"/>
                </w:rPr>
                <w:delText>normal：普通交易</w:delText>
              </w:r>
            </w:del>
            <w:del w:id="42">
              <w:r>
                <w:rPr>
                  <w:rFonts w:hint="default"/>
                  <w:lang w:val="en-US" w:eastAsia="zh-CN"/>
                </w:rPr>
                <w:br w:type="textWrapping"/>
              </w:r>
            </w:del>
            <w:del w:id="43">
              <w:r>
                <w:rPr>
                  <w:rFonts w:hint="default"/>
                  <w:lang w:val="en-US" w:eastAsia="zh-CN"/>
                </w:rPr>
                <w:delText>pre_market：盘前交易</w:delText>
              </w:r>
            </w:del>
            <w:r>
              <w:rPr>
                <w:rFonts w:hint="default"/>
                <w:lang w:val="en-US" w:eastAsia="zh-CN"/>
              </w:rPr>
              <w:t>（已废弃）</w:t>
            </w:r>
          </w:p>
        </w:tc>
      </w:tr>
      <w:tr w14:paraId="2C360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F759F7B">
            <w:pPr>
              <w:bidi w:val="0"/>
              <w:rPr>
                <w:rFonts w:hint="default"/>
              </w:rPr>
            </w:pPr>
            <w:r>
              <w:rPr>
                <w:rFonts w:hint="default"/>
                <w:lang w:val="en-US" w:eastAsia="zh-CN"/>
              </w:rPr>
              <w:t>category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4B9DD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AA0AA5">
            <w:pPr>
              <w:bidi w:val="0"/>
              <w:rPr>
                <w:rFonts w:hint="default"/>
              </w:rPr>
            </w:pPr>
            <w:del w:id="44">
              <w:r>
                <w:rPr>
                  <w:rFonts w:hint="default"/>
                  <w:lang w:val="en-US" w:eastAsia="zh-CN"/>
                </w:rPr>
                <w:delText>币种类别</w:delText>
              </w:r>
            </w:del>
            <w:r>
              <w:rPr>
                <w:rFonts w:hint="default"/>
                <w:lang w:val="en-US" w:eastAsia="zh-CN"/>
              </w:rPr>
              <w:t>（已废弃）</w:t>
            </w:r>
          </w:p>
        </w:tc>
      </w:tr>
      <w:tr w14:paraId="2D041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4202DC">
            <w:pPr>
              <w:bidi w:val="0"/>
              <w:rPr>
                <w:rFonts w:hint="default"/>
              </w:rPr>
            </w:pPr>
            <w:r>
              <w:rPr>
                <w:rFonts w:hint="default"/>
                <w:lang w:val="en-US" w:eastAsia="zh-CN"/>
              </w:rPr>
              <w:t>fiat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7524E9">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B60F3C">
            <w:pPr>
              <w:bidi w:val="0"/>
              <w:rPr>
                <w:rFonts w:hint="default"/>
              </w:rPr>
            </w:pPr>
            <w:del w:id="45">
              <w:r>
                <w:rPr>
                  <w:rFonts w:hint="default"/>
                  <w:lang w:val="en-US" w:eastAsia="zh-CN"/>
                </w:rPr>
                <w:delText>法币费率</w:delText>
              </w:r>
            </w:del>
            <w:r>
              <w:rPr>
                <w:rFonts w:hint="default"/>
                <w:lang w:val="en-US" w:eastAsia="zh-CN"/>
              </w:rPr>
              <w:t>（已废弃）</w:t>
            </w:r>
          </w:p>
        </w:tc>
      </w:tr>
      <w:tr w14:paraId="3C7F5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BE0079">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485B6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CCF479">
            <w:pPr>
              <w:bidi w:val="0"/>
              <w:rPr>
                <w:rFonts w:hint="default"/>
              </w:rPr>
            </w:pPr>
            <w:r>
              <w:rPr>
                <w:rFonts w:hint="default"/>
                <w:lang w:val="en-US" w:eastAsia="zh-CN"/>
              </w:rPr>
              <w:t>法币币种</w:t>
            </w:r>
          </w:p>
        </w:tc>
      </w:tr>
      <w:tr w14:paraId="44B18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611D2E">
            <w:pPr>
              <w:bidi w:val="0"/>
              <w:rPr>
                <w:rFonts w:hint="default"/>
              </w:rPr>
            </w:pPr>
            <w:r>
              <w:rPr>
                <w:rFonts w:hint="default"/>
                <w:lang w:val="en-US" w:eastAsia="zh-CN"/>
              </w:rPr>
              <w:t>&gt; taker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15D3A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4F0FE1">
            <w:pPr>
              <w:bidi w:val="0"/>
              <w:rPr>
                <w:rFonts w:hint="default"/>
              </w:rPr>
            </w:pPr>
            <w:r>
              <w:rPr>
                <w:rFonts w:hint="default"/>
                <w:lang w:val="en-US" w:eastAsia="zh-CN"/>
              </w:rPr>
              <w:t>吃单手续费率</w:t>
            </w:r>
          </w:p>
        </w:tc>
      </w:tr>
      <w:tr w14:paraId="2931C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D4386B">
            <w:pPr>
              <w:bidi w:val="0"/>
              <w:rPr>
                <w:rFonts w:hint="default"/>
              </w:rPr>
            </w:pPr>
            <w:r>
              <w:rPr>
                <w:rFonts w:hint="default"/>
                <w:lang w:val="en-US" w:eastAsia="zh-CN"/>
              </w:rPr>
              <w:t>&gt; maker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1BF25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EE105B">
            <w:pPr>
              <w:bidi w:val="0"/>
              <w:rPr>
                <w:rFonts w:hint="default"/>
              </w:rPr>
            </w:pPr>
            <w:r>
              <w:rPr>
                <w:rFonts w:hint="default"/>
                <w:lang w:val="en-US" w:eastAsia="zh-CN"/>
              </w:rPr>
              <w:t>挂单手续费率</w:t>
            </w:r>
          </w:p>
        </w:tc>
      </w:tr>
      <w:tr w14:paraId="1CD9881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DFAB28">
            <w:pPr>
              <w:bidi w:val="0"/>
              <w:rPr>
                <w:rFonts w:hint="default"/>
              </w:rPr>
            </w:pPr>
            <w:r>
              <w:rPr>
                <w:rFonts w:hint="default"/>
                <w:lang w:val="en-US" w:eastAsia="zh-CN"/>
              </w:rPr>
              <w:t>settle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DEA5B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76C139">
            <w:pPr>
              <w:bidi w:val="0"/>
              <w:rPr>
                <w:rFonts w:hint="default"/>
              </w:rPr>
            </w:pPr>
            <w:r>
              <w:rPr>
                <w:rFonts w:hint="default"/>
                <w:lang w:val="en-US" w:eastAsia="zh-CN"/>
              </w:rPr>
              <w:t>结算手续费率，适用于持仓方向与事件合约结算结果一致的用户。持反向仓位的用户结算时不收取手续费。仅适用于 EVENTS</w:t>
            </w:r>
          </w:p>
        </w:tc>
      </w:tr>
    </w:tbl>
    <w:p w14:paraId="56E5541A">
      <w:pPr>
        <w:bidi w:val="0"/>
      </w:pPr>
      <w:r>
        <w:rPr>
          <w:lang w:val="en-US" w:eastAsia="zh-CN"/>
        </w:rPr>
        <w:t> 备注：</w:t>
      </w:r>
      <w:r>
        <w:rPr>
          <w:lang w:val="en-US" w:eastAsia="zh-CN"/>
        </w:rPr>
        <w:br w:type="textWrapping"/>
      </w:r>
      <w:r>
        <w:rPr>
          <w:lang w:val="en-US" w:eastAsia="zh-CN"/>
        </w:rPr>
        <w:t>手续费率的值（如 maker/taker）：正数，代表是返佣的费率；负数，代表平台扣除的费率。</w:t>
      </w:r>
      <w:r>
        <w:rPr>
          <w:lang w:val="en-US" w:eastAsia="zh-CN"/>
        </w:rPr>
        <w:br w:type="textWrapping"/>
      </w:r>
      <w:r>
        <w:rPr>
          <w:lang w:val="en-US" w:eastAsia="zh-CN"/>
        </w:rPr>
        <w:t>例外：delivery 和 exercise 为正数，代表平台扣除的费率。 USDⓈ 代表除 USDT 之外的稳定币。 接口不会体现零手续费，零手续费交易对请参考</w:t>
      </w:r>
      <w:r>
        <w:rPr>
          <w:lang w:val="en-US" w:eastAsia="zh-CN"/>
        </w:rPr>
        <w:fldChar w:fldCharType="begin"/>
      </w:r>
      <w:r>
        <w:rPr>
          <w:lang w:val="en-US" w:eastAsia="zh-CN"/>
        </w:rPr>
        <w:instrText xml:space="preserve"> HYPERLINK "https://www.okx.com/zh-hans/fees" </w:instrText>
      </w:r>
      <w:r>
        <w:rPr>
          <w:lang w:val="en-US" w:eastAsia="zh-CN"/>
        </w:rPr>
        <w:fldChar w:fldCharType="separate"/>
      </w:r>
      <w:r>
        <w:rPr>
          <w:rStyle w:val="10"/>
          <w:rFonts w:ascii="宋体" w:hAnsi="宋体" w:eastAsia="宋体" w:cs="宋体"/>
          <w:szCs w:val="24"/>
        </w:rPr>
        <w:t>https://www.okx.com/zh-hans/fees</w:t>
      </w:r>
      <w:r>
        <w:rPr>
          <w:lang w:val="en-US" w:eastAsia="zh-CN"/>
        </w:rPr>
        <w:fldChar w:fldCharType="end"/>
      </w:r>
    </w:p>
    <w:p w14:paraId="5AF2DEC2">
      <w:pPr>
        <w:bidi w:val="0"/>
        <w:rPr>
          <w:rFonts w:hint="default"/>
        </w:rPr>
      </w:pPr>
      <w:r>
        <w:rPr>
          <w:rFonts w:hint="default"/>
        </w:rPr>
        <w:t>获取计息记录</w:t>
      </w:r>
    </w:p>
    <w:p w14:paraId="3E2978AB">
      <w:pPr>
        <w:bidi w:val="0"/>
        <w:rPr>
          <w:rFonts w:hint="default"/>
        </w:rPr>
      </w:pPr>
      <w:r>
        <w:rPr>
          <w:rFonts w:hint="default"/>
        </w:rPr>
        <w:t>获取过去一年的计息记录</w:t>
      </w:r>
    </w:p>
    <w:p w14:paraId="67FB7569">
      <w:pPr>
        <w:bidi w:val="0"/>
        <w:rPr>
          <w:rFonts w:hint="default"/>
        </w:rPr>
      </w:pPr>
      <w:r>
        <w:rPr>
          <w:rFonts w:hint="default"/>
        </w:rPr>
        <w:t>限速：5次/2s</w:t>
      </w:r>
    </w:p>
    <w:p w14:paraId="369448AA">
      <w:pPr>
        <w:bidi w:val="0"/>
        <w:rPr>
          <w:rFonts w:hint="default"/>
        </w:rPr>
      </w:pPr>
      <w:r>
        <w:rPr>
          <w:rFonts w:hint="default"/>
        </w:rPr>
        <w:t>限速规则：User ID</w:t>
      </w:r>
    </w:p>
    <w:p w14:paraId="4B4F1D8C">
      <w:pPr>
        <w:bidi w:val="0"/>
        <w:rPr>
          <w:rFonts w:hint="default"/>
        </w:rPr>
      </w:pPr>
      <w:r>
        <w:rPr>
          <w:rFonts w:hint="default"/>
        </w:rPr>
        <w:t>权限：读取</w:t>
      </w:r>
    </w:p>
    <w:p w14:paraId="2F6FB92A">
      <w:pPr>
        <w:bidi w:val="0"/>
        <w:rPr>
          <w:rFonts w:hint="default"/>
        </w:rPr>
      </w:pPr>
      <w:r>
        <w:rPr>
          <w:rFonts w:hint="default"/>
        </w:rPr>
        <w:t>HTTP请求</w:t>
      </w:r>
    </w:p>
    <w:p w14:paraId="548EDD10">
      <w:pPr>
        <w:bidi w:val="0"/>
        <w:rPr>
          <w:rFonts w:hint="default"/>
        </w:rPr>
      </w:pPr>
      <w:r>
        <w:rPr>
          <w:rFonts w:hint="default"/>
        </w:rPr>
        <w:t>GET /api/v5/account/interest-accrued</w:t>
      </w:r>
    </w:p>
    <w:p w14:paraId="7F3FD7C3">
      <w:pPr>
        <w:bidi w:val="0"/>
      </w:pPr>
      <w:r>
        <w:rPr>
          <w:rFonts w:hint="default"/>
        </w:rPr>
        <w:t>请求示例</w:t>
      </w:r>
    </w:p>
    <w:p w14:paraId="26369427">
      <w:pPr>
        <w:bidi w:val="0"/>
        <w:rPr>
          <w:rFonts w:hint="default"/>
        </w:rPr>
      </w:pPr>
      <w:r>
        <w:rPr>
          <w:rFonts w:hint="default"/>
        </w:rPr>
        <w:t>import okx.Account as Account</w:t>
      </w:r>
    </w:p>
    <w:p w14:paraId="2538500C">
      <w:pPr>
        <w:bidi w:val="0"/>
        <w:rPr>
          <w:rFonts w:hint="default"/>
        </w:rPr>
      </w:pPr>
      <w:r>
        <w:rPr>
          <w:rFonts w:hint="default"/>
        </w:rPr>
        <w:t># API 初始化apikey = "YOUR_API_KEY"secretkey = "YOUR_SECRET_KEY"passphrase = "YOUR_PASSPHRASE"</w:t>
      </w:r>
    </w:p>
    <w:p w14:paraId="19CA9DF2">
      <w:pPr>
        <w:bidi w:val="0"/>
        <w:rPr>
          <w:rFonts w:hint="default"/>
        </w:rPr>
      </w:pPr>
      <w:r>
        <w:rPr>
          <w:rFonts w:hint="default"/>
        </w:rPr>
        <w:t>flag = "1"  # 实盘:0 , 模拟盘:1accountAPI = Account.AccountAPI(apikey, secretkey, passphrase, False, flag)</w:t>
      </w:r>
    </w:p>
    <w:p w14:paraId="46621D70">
      <w:pPr>
        <w:bidi w:val="0"/>
        <w:rPr>
          <w:rFonts w:hint="default"/>
        </w:rPr>
      </w:pPr>
      <w:r>
        <w:rPr>
          <w:rFonts w:hint="default"/>
        </w:rPr>
        <w:t># 获取计息记录result = accountAPI.get_interest_accrued()print(result)</w:t>
      </w:r>
    </w:p>
    <w:p w14:paraId="79322B41">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3"/>
        <w:gridCol w:w="738"/>
        <w:gridCol w:w="812"/>
        <w:gridCol w:w="5873"/>
      </w:tblGrid>
      <w:tr w14:paraId="1D5AB95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9BDAFCE">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900BE00">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44DD3B3">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728120C">
            <w:pPr>
              <w:bidi w:val="0"/>
              <w:rPr>
                <w:rFonts w:hint="default"/>
              </w:rPr>
            </w:pPr>
            <w:r>
              <w:rPr>
                <w:rFonts w:hint="default"/>
                <w:lang w:val="en-US" w:eastAsia="zh-CN"/>
              </w:rPr>
              <w:t>描述</w:t>
            </w:r>
          </w:p>
        </w:tc>
      </w:tr>
      <w:tr w14:paraId="1B54B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AF3DEC">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9584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A73DF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8444C5">
            <w:pPr>
              <w:bidi w:val="0"/>
              <w:rPr>
                <w:rFonts w:hint="default"/>
              </w:rPr>
            </w:pPr>
            <w:r>
              <w:rPr>
                <w:rFonts w:hint="default"/>
                <w:lang w:val="en-US" w:eastAsia="zh-CN"/>
              </w:rPr>
              <w:t>借币类型</w:t>
            </w:r>
            <w:r>
              <w:rPr>
                <w:rFonts w:hint="default"/>
                <w:lang w:val="en-US" w:eastAsia="zh-CN"/>
              </w:rPr>
              <w:br w:type="textWrapping"/>
            </w:r>
            <w:r>
              <w:rPr>
                <w:rFonts w:hint="default"/>
                <w:lang w:val="en-US" w:eastAsia="zh-CN"/>
              </w:rPr>
              <w:t>2：市场借币</w:t>
            </w:r>
            <w:r>
              <w:rPr>
                <w:rFonts w:hint="default"/>
                <w:lang w:val="en-US" w:eastAsia="zh-CN"/>
              </w:rPr>
              <w:br w:type="textWrapping"/>
            </w:r>
            <w:r>
              <w:rPr>
                <w:rFonts w:hint="default"/>
                <w:lang w:val="en-US" w:eastAsia="zh-CN"/>
              </w:rPr>
              <w:t>默认为2</w:t>
            </w:r>
          </w:p>
        </w:tc>
      </w:tr>
      <w:tr w14:paraId="1AEFF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DCEE10">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CC6CE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60B86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1593B0">
            <w:pPr>
              <w:bidi w:val="0"/>
              <w:rPr>
                <w:rFonts w:hint="default"/>
              </w:rPr>
            </w:pPr>
            <w:r>
              <w:rPr>
                <w:rFonts w:hint="default"/>
                <w:lang w:val="en-US" w:eastAsia="zh-CN"/>
              </w:rPr>
              <w:t>借贷币种，如 BTC</w:t>
            </w:r>
            <w:r>
              <w:rPr>
                <w:rFonts w:hint="default"/>
                <w:lang w:val="en-US" w:eastAsia="zh-CN"/>
              </w:rPr>
              <w:br w:type="textWrapping"/>
            </w:r>
            <w:r>
              <w:rPr>
                <w:rFonts w:hint="default"/>
                <w:lang w:val="en-US" w:eastAsia="zh-CN"/>
              </w:rPr>
              <w:t>仅适用于市场借币</w:t>
            </w:r>
            <w:r>
              <w:rPr>
                <w:rFonts w:hint="default"/>
                <w:lang w:val="en-US" w:eastAsia="zh-CN"/>
              </w:rPr>
              <w:br w:type="textWrapping"/>
            </w:r>
            <w:r>
              <w:rPr>
                <w:rFonts w:hint="default"/>
                <w:lang w:val="en-US" w:eastAsia="zh-CN"/>
              </w:rPr>
              <w:t>仅适用于币币杠杆</w:t>
            </w:r>
          </w:p>
        </w:tc>
      </w:tr>
      <w:tr w14:paraId="2CEA8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84D5B2">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799F9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40F5C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6896DB">
            <w:pPr>
              <w:bidi w:val="0"/>
              <w:rPr>
                <w:rFonts w:hint="default"/>
              </w:rPr>
            </w:pPr>
            <w:r>
              <w:rPr>
                <w:rFonts w:hint="default"/>
                <w:lang w:val="en-US" w:eastAsia="zh-CN"/>
              </w:rPr>
              <w:t>产品ID，如 BTC-USDT</w:t>
            </w:r>
            <w:r>
              <w:rPr>
                <w:rFonts w:hint="default"/>
                <w:lang w:val="en-US" w:eastAsia="zh-CN"/>
              </w:rPr>
              <w:br w:type="textWrapping"/>
            </w:r>
            <w:r>
              <w:rPr>
                <w:rFonts w:hint="default"/>
                <w:lang w:val="en-US" w:eastAsia="zh-CN"/>
              </w:rPr>
              <w:t>仅适用于市场借币</w:t>
            </w:r>
          </w:p>
        </w:tc>
      </w:tr>
      <w:tr w14:paraId="714C2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E89A49">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4D7F3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D2495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A397EA">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cross：全仓</w:t>
            </w:r>
            <w:r>
              <w:rPr>
                <w:rFonts w:hint="default"/>
                <w:lang w:val="en-US" w:eastAsia="zh-CN"/>
              </w:rPr>
              <w:br w:type="textWrapping"/>
            </w:r>
            <w:r>
              <w:rPr>
                <w:rFonts w:hint="default"/>
                <w:lang w:val="en-US" w:eastAsia="zh-CN"/>
              </w:rPr>
              <w:t>isolated：逐仓</w:t>
            </w:r>
            <w:r>
              <w:rPr>
                <w:rFonts w:hint="default"/>
                <w:lang w:val="en-US" w:eastAsia="zh-CN"/>
              </w:rPr>
              <w:br w:type="textWrapping"/>
            </w:r>
            <w:r>
              <w:rPr>
                <w:rFonts w:hint="default"/>
                <w:lang w:val="en-US" w:eastAsia="zh-CN"/>
              </w:rPr>
              <w:t>仅适用于市场借币</w:t>
            </w:r>
          </w:p>
        </w:tc>
      </w:tr>
      <w:tr w14:paraId="609D0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84DDDA">
            <w:pPr>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9762C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10444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42B359">
            <w:pPr>
              <w:bidi w:val="0"/>
              <w:rPr>
                <w:rFonts w:hint="default"/>
              </w:rPr>
            </w:pPr>
            <w:r>
              <w:rPr>
                <w:rFonts w:hint="default"/>
                <w:lang w:val="en-US" w:eastAsia="zh-CN"/>
              </w:rPr>
              <w:t>请求此时间戳之前（更旧的数据）的分页内容，Unix时间戳的毫秒数格式，如 1597026383085</w:t>
            </w:r>
          </w:p>
        </w:tc>
      </w:tr>
      <w:tr w14:paraId="54B6B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4AAEBDC">
            <w:pPr>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CFD2A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2C46C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80CA32">
            <w:pPr>
              <w:bidi w:val="0"/>
              <w:rPr>
                <w:rFonts w:hint="default"/>
              </w:rPr>
            </w:pPr>
            <w:r>
              <w:rPr>
                <w:rFonts w:hint="default"/>
                <w:lang w:val="en-US" w:eastAsia="zh-CN"/>
              </w:rPr>
              <w:t>请求此时间戳之后（更新的数据）的分页内容，Unix时间戳的毫秒数格式，如 1597026383085</w:t>
            </w:r>
          </w:p>
        </w:tc>
      </w:tr>
      <w:tr w14:paraId="333FE61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5061A4">
            <w:pPr>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F4436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512F1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B087E7">
            <w:pPr>
              <w:bidi w:val="0"/>
              <w:rPr>
                <w:rFonts w:hint="default"/>
              </w:rPr>
            </w:pPr>
            <w:r>
              <w:rPr>
                <w:rFonts w:hint="default"/>
                <w:lang w:val="en-US" w:eastAsia="zh-CN"/>
              </w:rPr>
              <w:t>分页返回的结果集数量，最大为100，不填默认返回100条</w:t>
            </w:r>
          </w:p>
        </w:tc>
      </w:tr>
    </w:tbl>
    <w:p w14:paraId="6BCDEED3">
      <w:pPr>
        <w:bidi w:val="0"/>
      </w:pPr>
      <w:r>
        <w:rPr>
          <w:rFonts w:hint="default"/>
        </w:rPr>
        <w:t>返回结果</w:t>
      </w:r>
    </w:p>
    <w:p w14:paraId="3513BFB9">
      <w:pPr>
        <w:bidi w:val="0"/>
        <w:rPr>
          <w:rFonts w:hint="default"/>
        </w:rPr>
      </w:pPr>
      <w:r>
        <w:rPr>
          <w:rFonts w:hint="default"/>
        </w:rPr>
        <w:t>{</w:t>
      </w:r>
    </w:p>
    <w:p w14:paraId="116C869D">
      <w:pPr>
        <w:bidi w:val="0"/>
        <w:rPr>
          <w:rFonts w:hint="default"/>
        </w:rPr>
      </w:pPr>
      <w:r>
        <w:rPr>
          <w:rFonts w:hint="default"/>
        </w:rPr>
        <w:t xml:space="preserve">    "code": "0",</w:t>
      </w:r>
    </w:p>
    <w:p w14:paraId="70300BF5">
      <w:pPr>
        <w:bidi w:val="0"/>
        <w:rPr>
          <w:rFonts w:hint="default"/>
        </w:rPr>
      </w:pPr>
      <w:r>
        <w:rPr>
          <w:rFonts w:hint="default"/>
        </w:rPr>
        <w:t xml:space="preserve">    "data": [</w:t>
      </w:r>
    </w:p>
    <w:p w14:paraId="6BE4210F">
      <w:pPr>
        <w:bidi w:val="0"/>
        <w:rPr>
          <w:rFonts w:hint="default"/>
        </w:rPr>
      </w:pPr>
      <w:r>
        <w:rPr>
          <w:rFonts w:hint="default"/>
        </w:rPr>
        <w:t xml:space="preserve">        {</w:t>
      </w:r>
    </w:p>
    <w:p w14:paraId="44B85FDE">
      <w:pPr>
        <w:bidi w:val="0"/>
        <w:rPr>
          <w:rFonts w:hint="default"/>
        </w:rPr>
      </w:pPr>
      <w:r>
        <w:rPr>
          <w:rFonts w:hint="default"/>
        </w:rPr>
        <w:t xml:space="preserve">            "ccy": "USDT",</w:t>
      </w:r>
    </w:p>
    <w:p w14:paraId="61BBD440">
      <w:pPr>
        <w:bidi w:val="0"/>
        <w:rPr>
          <w:rFonts w:hint="default"/>
        </w:rPr>
      </w:pPr>
      <w:r>
        <w:rPr>
          <w:rFonts w:hint="default"/>
        </w:rPr>
        <w:t xml:space="preserve">            "instId": "",</w:t>
      </w:r>
    </w:p>
    <w:p w14:paraId="0CF2B0B8">
      <w:pPr>
        <w:bidi w:val="0"/>
        <w:rPr>
          <w:rFonts w:hint="default"/>
        </w:rPr>
      </w:pPr>
      <w:r>
        <w:rPr>
          <w:rFonts w:hint="default"/>
        </w:rPr>
        <w:t xml:space="preserve">            "interest": "0.0003960833333334",</w:t>
      </w:r>
    </w:p>
    <w:p w14:paraId="6EF5EC26">
      <w:pPr>
        <w:bidi w:val="0"/>
        <w:rPr>
          <w:rFonts w:hint="default"/>
        </w:rPr>
      </w:pPr>
      <w:r>
        <w:rPr>
          <w:rFonts w:hint="default"/>
        </w:rPr>
        <w:t xml:space="preserve">            "interestRate": "0.0000040833333333",</w:t>
      </w:r>
    </w:p>
    <w:p w14:paraId="740A9679">
      <w:pPr>
        <w:bidi w:val="0"/>
        <w:rPr>
          <w:rFonts w:hint="default"/>
        </w:rPr>
      </w:pPr>
      <w:r>
        <w:rPr>
          <w:rFonts w:hint="default"/>
        </w:rPr>
        <w:t xml:space="preserve">            "liab": "97",</w:t>
      </w:r>
    </w:p>
    <w:p w14:paraId="624E53E1">
      <w:pPr>
        <w:bidi w:val="0"/>
        <w:rPr>
          <w:rFonts w:hint="default"/>
        </w:rPr>
      </w:pPr>
      <w:r>
        <w:rPr>
          <w:rFonts w:hint="default"/>
        </w:rPr>
        <w:t xml:space="preserve">            "totalLiab": "",</w:t>
      </w:r>
    </w:p>
    <w:p w14:paraId="3651F427">
      <w:pPr>
        <w:bidi w:val="0"/>
        <w:rPr>
          <w:rFonts w:hint="default"/>
        </w:rPr>
      </w:pPr>
      <w:r>
        <w:rPr>
          <w:rFonts w:hint="default"/>
        </w:rPr>
        <w:t xml:space="preserve">            "interestFreeLiab": "",</w:t>
      </w:r>
    </w:p>
    <w:p w14:paraId="47934290">
      <w:pPr>
        <w:bidi w:val="0"/>
        <w:rPr>
          <w:rFonts w:hint="default"/>
        </w:rPr>
      </w:pPr>
      <w:r>
        <w:rPr>
          <w:rFonts w:hint="default"/>
        </w:rPr>
        <w:t xml:space="preserve">            "mgnMode": "",</w:t>
      </w:r>
    </w:p>
    <w:p w14:paraId="4C4247B8">
      <w:pPr>
        <w:bidi w:val="0"/>
        <w:rPr>
          <w:rFonts w:hint="default"/>
        </w:rPr>
      </w:pPr>
      <w:r>
        <w:rPr>
          <w:rFonts w:hint="default"/>
        </w:rPr>
        <w:t xml:space="preserve">            "ts": "1637312400000",</w:t>
      </w:r>
    </w:p>
    <w:p w14:paraId="733511BB">
      <w:pPr>
        <w:bidi w:val="0"/>
        <w:rPr>
          <w:rFonts w:hint="default"/>
        </w:rPr>
      </w:pPr>
      <w:r>
        <w:rPr>
          <w:rFonts w:hint="default"/>
        </w:rPr>
        <w:t xml:space="preserve">            "type": "1"</w:t>
      </w:r>
    </w:p>
    <w:p w14:paraId="2C6E8E72">
      <w:pPr>
        <w:bidi w:val="0"/>
        <w:rPr>
          <w:rFonts w:hint="default"/>
        </w:rPr>
      </w:pPr>
      <w:r>
        <w:rPr>
          <w:rFonts w:hint="default"/>
        </w:rPr>
        <w:t xml:space="preserve">        },</w:t>
      </w:r>
    </w:p>
    <w:p w14:paraId="446DB37A">
      <w:pPr>
        <w:bidi w:val="0"/>
        <w:rPr>
          <w:rFonts w:hint="default"/>
        </w:rPr>
      </w:pPr>
      <w:r>
        <w:rPr>
          <w:rFonts w:hint="default"/>
        </w:rPr>
        <w:t xml:space="preserve">        {</w:t>
      </w:r>
    </w:p>
    <w:p w14:paraId="668D0EAA">
      <w:pPr>
        <w:bidi w:val="0"/>
        <w:rPr>
          <w:rFonts w:hint="default"/>
        </w:rPr>
      </w:pPr>
      <w:r>
        <w:rPr>
          <w:rFonts w:hint="default"/>
        </w:rPr>
        <w:t xml:space="preserve">            "ccy": "USDT",</w:t>
      </w:r>
    </w:p>
    <w:p w14:paraId="06FB90DD">
      <w:pPr>
        <w:bidi w:val="0"/>
        <w:rPr>
          <w:rFonts w:hint="default"/>
        </w:rPr>
      </w:pPr>
      <w:r>
        <w:rPr>
          <w:rFonts w:hint="default"/>
        </w:rPr>
        <w:t xml:space="preserve">            "instId": "",</w:t>
      </w:r>
    </w:p>
    <w:p w14:paraId="6E02FE63">
      <w:pPr>
        <w:bidi w:val="0"/>
        <w:rPr>
          <w:rFonts w:hint="default"/>
        </w:rPr>
      </w:pPr>
      <w:r>
        <w:rPr>
          <w:rFonts w:hint="default"/>
        </w:rPr>
        <w:t xml:space="preserve">            "interest": "0.0004083333333334",</w:t>
      </w:r>
    </w:p>
    <w:p w14:paraId="529CC0E8">
      <w:pPr>
        <w:bidi w:val="0"/>
        <w:rPr>
          <w:rFonts w:hint="default"/>
        </w:rPr>
      </w:pPr>
      <w:r>
        <w:rPr>
          <w:rFonts w:hint="default"/>
        </w:rPr>
        <w:t xml:space="preserve">            "interestRate": "0.0000040833333333",</w:t>
      </w:r>
    </w:p>
    <w:p w14:paraId="4773F58D">
      <w:pPr>
        <w:bidi w:val="0"/>
        <w:rPr>
          <w:rFonts w:hint="default"/>
        </w:rPr>
      </w:pPr>
      <w:r>
        <w:rPr>
          <w:rFonts w:hint="default"/>
        </w:rPr>
        <w:t xml:space="preserve">            "liab": "100",</w:t>
      </w:r>
    </w:p>
    <w:p w14:paraId="6C3709BF">
      <w:pPr>
        <w:bidi w:val="0"/>
        <w:rPr>
          <w:rFonts w:hint="default"/>
        </w:rPr>
      </w:pPr>
      <w:r>
        <w:rPr>
          <w:rFonts w:hint="default"/>
        </w:rPr>
        <w:t xml:space="preserve">            "totalLiab": "",</w:t>
      </w:r>
    </w:p>
    <w:p w14:paraId="0A9886E3">
      <w:pPr>
        <w:bidi w:val="0"/>
        <w:rPr>
          <w:rFonts w:hint="default"/>
        </w:rPr>
      </w:pPr>
      <w:r>
        <w:rPr>
          <w:rFonts w:hint="default"/>
        </w:rPr>
        <w:t xml:space="preserve">            "interestFreeLiab": "",</w:t>
      </w:r>
    </w:p>
    <w:p w14:paraId="6E3B6F2F">
      <w:pPr>
        <w:bidi w:val="0"/>
        <w:rPr>
          <w:rFonts w:hint="default"/>
        </w:rPr>
      </w:pPr>
      <w:r>
        <w:rPr>
          <w:rFonts w:hint="default"/>
        </w:rPr>
        <w:t xml:space="preserve">            "mgnMode": "",</w:t>
      </w:r>
    </w:p>
    <w:p w14:paraId="4B3B5CC9">
      <w:pPr>
        <w:bidi w:val="0"/>
        <w:rPr>
          <w:rFonts w:hint="default"/>
        </w:rPr>
      </w:pPr>
      <w:r>
        <w:rPr>
          <w:rFonts w:hint="default"/>
        </w:rPr>
        <w:t xml:space="preserve">            "ts": "1637049600000",</w:t>
      </w:r>
    </w:p>
    <w:p w14:paraId="4EB7A5B4">
      <w:pPr>
        <w:bidi w:val="0"/>
        <w:rPr>
          <w:rFonts w:hint="default"/>
        </w:rPr>
      </w:pPr>
      <w:r>
        <w:rPr>
          <w:rFonts w:hint="default"/>
        </w:rPr>
        <w:t xml:space="preserve">            "type": "1"</w:t>
      </w:r>
    </w:p>
    <w:p w14:paraId="2EB67C54">
      <w:pPr>
        <w:bidi w:val="0"/>
        <w:rPr>
          <w:rFonts w:hint="default"/>
        </w:rPr>
      </w:pPr>
      <w:r>
        <w:rPr>
          <w:rFonts w:hint="default"/>
        </w:rPr>
        <w:t xml:space="preserve">        }</w:t>
      </w:r>
    </w:p>
    <w:p w14:paraId="0BC64FEB">
      <w:pPr>
        <w:bidi w:val="0"/>
        <w:rPr>
          <w:rFonts w:hint="default"/>
        </w:rPr>
      </w:pPr>
      <w:r>
        <w:rPr>
          <w:rFonts w:hint="default"/>
        </w:rPr>
        <w:t xml:space="preserve">    ],</w:t>
      </w:r>
    </w:p>
    <w:p w14:paraId="06B1BAEF">
      <w:pPr>
        <w:bidi w:val="0"/>
        <w:rPr>
          <w:rFonts w:hint="default"/>
        </w:rPr>
      </w:pPr>
      <w:r>
        <w:rPr>
          <w:rFonts w:hint="default"/>
        </w:rPr>
        <w:t xml:space="preserve">    "msg": ""}</w:t>
      </w:r>
    </w:p>
    <w:p w14:paraId="24B99CB9">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618"/>
        <w:gridCol w:w="738"/>
        <w:gridCol w:w="5468"/>
      </w:tblGrid>
      <w:tr w14:paraId="6FD0ED6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9C8D169">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28688EA">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060DE0F">
            <w:pPr>
              <w:bidi w:val="0"/>
              <w:rPr>
                <w:rFonts w:hint="default"/>
              </w:rPr>
            </w:pPr>
            <w:r>
              <w:rPr>
                <w:rFonts w:hint="default"/>
                <w:lang w:val="en-US" w:eastAsia="zh-CN"/>
              </w:rPr>
              <w:t>描述</w:t>
            </w:r>
          </w:p>
        </w:tc>
      </w:tr>
      <w:tr w14:paraId="00645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9516A9">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0F121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0AC185">
            <w:pPr>
              <w:bidi w:val="0"/>
              <w:rPr>
                <w:rFonts w:hint="default"/>
              </w:rPr>
            </w:pPr>
            <w:r>
              <w:rPr>
                <w:rFonts w:hint="default"/>
                <w:lang w:val="en-US" w:eastAsia="zh-CN"/>
              </w:rPr>
              <w:t>类型</w:t>
            </w:r>
            <w:r>
              <w:rPr>
                <w:rFonts w:hint="default"/>
                <w:lang w:val="en-US" w:eastAsia="zh-CN"/>
              </w:rPr>
              <w:br w:type="textWrapping"/>
            </w:r>
            <w:r>
              <w:rPr>
                <w:rFonts w:hint="default"/>
                <w:lang w:val="en-US" w:eastAsia="zh-CN"/>
              </w:rPr>
              <w:t>2：市场借币</w:t>
            </w:r>
          </w:p>
        </w:tc>
      </w:tr>
      <w:tr w14:paraId="1AAC6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6F2949">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A4935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59F526">
            <w:pPr>
              <w:bidi w:val="0"/>
              <w:rPr>
                <w:rFonts w:hint="default"/>
              </w:rPr>
            </w:pPr>
            <w:r>
              <w:rPr>
                <w:rFonts w:hint="default"/>
                <w:lang w:val="en-US" w:eastAsia="zh-CN"/>
              </w:rPr>
              <w:t>借贷币种，如 BTC</w:t>
            </w:r>
          </w:p>
        </w:tc>
      </w:tr>
      <w:tr w14:paraId="2078A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1C0DF2">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746F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867B49">
            <w:pPr>
              <w:bidi w:val="0"/>
              <w:rPr>
                <w:rFonts w:hint="default"/>
              </w:rPr>
            </w:pPr>
            <w:r>
              <w:rPr>
                <w:rFonts w:hint="default"/>
                <w:lang w:val="en-US" w:eastAsia="zh-CN"/>
              </w:rPr>
              <w:t>产品ID，如 BTC-USDT</w:t>
            </w:r>
            <w:r>
              <w:rPr>
                <w:rFonts w:hint="default"/>
                <w:lang w:val="en-US" w:eastAsia="zh-CN"/>
              </w:rPr>
              <w:br w:type="textWrapping"/>
            </w:r>
            <w:r>
              <w:rPr>
                <w:rFonts w:hint="default"/>
                <w:lang w:val="en-US" w:eastAsia="zh-CN"/>
              </w:rPr>
              <w:t>仅适用于市场借币</w:t>
            </w:r>
          </w:p>
        </w:tc>
      </w:tr>
      <w:tr w14:paraId="46C5E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147EA3">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57900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C52C7E">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cross：全仓</w:t>
            </w:r>
            <w:r>
              <w:rPr>
                <w:rFonts w:hint="default"/>
                <w:lang w:val="en-US" w:eastAsia="zh-CN"/>
              </w:rPr>
              <w:br w:type="textWrapping"/>
            </w:r>
            <w:r>
              <w:rPr>
                <w:rFonts w:hint="default"/>
                <w:lang w:val="en-US" w:eastAsia="zh-CN"/>
              </w:rPr>
              <w:t>isolated：逐仓</w:t>
            </w:r>
          </w:p>
        </w:tc>
      </w:tr>
      <w:tr w14:paraId="3B9FC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5DAED0">
            <w:pPr>
              <w:bidi w:val="0"/>
              <w:rPr>
                <w:rFonts w:hint="default"/>
              </w:rPr>
            </w:pPr>
            <w:r>
              <w:rPr>
                <w:rFonts w:hint="default"/>
                <w:lang w:val="en-US" w:eastAsia="zh-CN"/>
              </w:rPr>
              <w:t>interest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ABC57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FAAECA">
            <w:pPr>
              <w:bidi w:val="0"/>
              <w:rPr>
                <w:rFonts w:hint="default"/>
              </w:rPr>
            </w:pPr>
            <w:r>
              <w:rPr>
                <w:rFonts w:hint="default"/>
                <w:lang w:val="en-US" w:eastAsia="zh-CN"/>
              </w:rPr>
              <w:t>利息累计</w:t>
            </w:r>
          </w:p>
        </w:tc>
      </w:tr>
      <w:tr w14:paraId="23766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B6F590">
            <w:pPr>
              <w:bidi w:val="0"/>
              <w:rPr>
                <w:rFonts w:hint="default"/>
              </w:rPr>
            </w:pPr>
            <w:r>
              <w:rPr>
                <w:rFonts w:hint="default"/>
                <w:lang w:val="en-US" w:eastAsia="zh-CN"/>
              </w:rPr>
              <w:t>interestRate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05E83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15626E">
            <w:pPr>
              <w:bidi w:val="0"/>
              <w:rPr>
                <w:rFonts w:hint="default"/>
              </w:rPr>
            </w:pPr>
            <w:r>
              <w:rPr>
                <w:rFonts w:hint="default"/>
                <w:lang w:val="en-US" w:eastAsia="zh-CN"/>
              </w:rPr>
              <w:t>借款计息利率(小时)</w:t>
            </w:r>
          </w:p>
        </w:tc>
      </w:tr>
      <w:tr w14:paraId="1C7DA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C549F7">
            <w:pPr>
              <w:bidi w:val="0"/>
              <w:rPr>
                <w:rFonts w:hint="default"/>
              </w:rPr>
            </w:pPr>
            <w:r>
              <w:rPr>
                <w:rFonts w:hint="default"/>
                <w:lang w:val="en-US" w:eastAsia="zh-CN"/>
              </w:rPr>
              <w:t>liab</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81E4A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184ADA">
            <w:pPr>
              <w:bidi w:val="0"/>
              <w:rPr>
                <w:rFonts w:hint="default"/>
              </w:rPr>
            </w:pPr>
            <w:r>
              <w:rPr>
                <w:rFonts w:hint="default"/>
                <w:lang w:val="en-US" w:eastAsia="zh-CN"/>
              </w:rPr>
              <w:t>计息负债</w:t>
            </w:r>
          </w:p>
        </w:tc>
      </w:tr>
      <w:tr w14:paraId="5B4AE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C3FEF4A">
            <w:pPr>
              <w:bidi w:val="0"/>
              <w:rPr>
                <w:rFonts w:hint="default"/>
              </w:rPr>
            </w:pPr>
            <w:r>
              <w:rPr>
                <w:rFonts w:hint="default"/>
                <w:lang w:val="en-US" w:eastAsia="zh-CN"/>
              </w:rPr>
              <w:t>totalLiab</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3E02B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50BE96">
            <w:pPr>
              <w:bidi w:val="0"/>
              <w:rPr>
                <w:rFonts w:hint="default"/>
              </w:rPr>
            </w:pPr>
            <w:r>
              <w:rPr>
                <w:rFonts w:hint="default"/>
                <w:lang w:val="en-US" w:eastAsia="zh-CN"/>
              </w:rPr>
              <w:t>当前账户总负债量</w:t>
            </w:r>
          </w:p>
        </w:tc>
      </w:tr>
      <w:tr w14:paraId="43E73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1B6F09">
            <w:pPr>
              <w:bidi w:val="0"/>
              <w:rPr>
                <w:rFonts w:hint="default"/>
              </w:rPr>
            </w:pPr>
            <w:r>
              <w:rPr>
                <w:rFonts w:hint="default"/>
                <w:lang w:val="en-US" w:eastAsia="zh-CN"/>
              </w:rPr>
              <w:t>interestFreeLiab</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69F76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F56984">
            <w:pPr>
              <w:bidi w:val="0"/>
              <w:rPr>
                <w:rFonts w:hint="default"/>
              </w:rPr>
            </w:pPr>
            <w:r>
              <w:rPr>
                <w:rFonts w:hint="default"/>
                <w:lang w:val="en-US" w:eastAsia="zh-CN"/>
              </w:rPr>
              <w:t>当前账户免息负债量</w:t>
            </w:r>
          </w:p>
        </w:tc>
      </w:tr>
      <w:tr w14:paraId="30CC450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02B05E">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E384E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55600C">
            <w:pPr>
              <w:bidi w:val="0"/>
              <w:rPr>
                <w:rFonts w:hint="default"/>
              </w:rPr>
            </w:pPr>
            <w:r>
              <w:rPr>
                <w:rFonts w:hint="default"/>
                <w:lang w:val="en-US" w:eastAsia="zh-CN"/>
              </w:rPr>
              <w:t>计息时间，Unix时间戳的毫秒数格式，如 1597026383085</w:t>
            </w:r>
          </w:p>
        </w:tc>
      </w:tr>
    </w:tbl>
    <w:p w14:paraId="125CA51D">
      <w:pPr>
        <w:bidi w:val="0"/>
        <w:rPr>
          <w:rFonts w:hint="default"/>
        </w:rPr>
      </w:pPr>
      <w:r>
        <w:rPr>
          <w:rFonts w:hint="default"/>
        </w:rPr>
        <w:t>获取用户当前市场借币利率</w:t>
      </w:r>
    </w:p>
    <w:p w14:paraId="3CE28C6D">
      <w:pPr>
        <w:bidi w:val="0"/>
        <w:rPr>
          <w:rFonts w:hint="default"/>
        </w:rPr>
      </w:pPr>
      <w:r>
        <w:rPr>
          <w:rFonts w:hint="default"/>
        </w:rPr>
        <w:t>限速：5次/2s</w:t>
      </w:r>
    </w:p>
    <w:p w14:paraId="3C573AA0">
      <w:pPr>
        <w:bidi w:val="0"/>
        <w:rPr>
          <w:rFonts w:hint="default"/>
        </w:rPr>
      </w:pPr>
      <w:r>
        <w:rPr>
          <w:rFonts w:hint="default"/>
        </w:rPr>
        <w:t>限速规则：User ID</w:t>
      </w:r>
    </w:p>
    <w:p w14:paraId="372FD3D7">
      <w:pPr>
        <w:bidi w:val="0"/>
        <w:rPr>
          <w:rFonts w:hint="default"/>
        </w:rPr>
      </w:pPr>
      <w:r>
        <w:rPr>
          <w:rFonts w:hint="default"/>
        </w:rPr>
        <w:t>权限：读取</w:t>
      </w:r>
    </w:p>
    <w:p w14:paraId="4BFDBA5E">
      <w:pPr>
        <w:bidi w:val="0"/>
        <w:rPr>
          <w:rFonts w:hint="default"/>
        </w:rPr>
      </w:pPr>
      <w:r>
        <w:rPr>
          <w:rFonts w:hint="default"/>
        </w:rPr>
        <w:t>HTTP请求</w:t>
      </w:r>
    </w:p>
    <w:p w14:paraId="44557FC5">
      <w:pPr>
        <w:bidi w:val="0"/>
        <w:rPr>
          <w:rFonts w:hint="default"/>
        </w:rPr>
      </w:pPr>
      <w:r>
        <w:rPr>
          <w:rFonts w:hint="default"/>
        </w:rPr>
        <w:t>GET /api/v5/account/interest-rate</w:t>
      </w:r>
    </w:p>
    <w:p w14:paraId="4218DED6">
      <w:pPr>
        <w:bidi w:val="0"/>
      </w:pPr>
      <w:r>
        <w:rPr>
          <w:rFonts w:hint="default"/>
        </w:rPr>
        <w:t>请求示例</w:t>
      </w:r>
    </w:p>
    <w:p w14:paraId="7ABEC22A">
      <w:pPr>
        <w:bidi w:val="0"/>
        <w:rPr>
          <w:rFonts w:hint="default"/>
        </w:rPr>
      </w:pPr>
      <w:r>
        <w:rPr>
          <w:rFonts w:hint="default"/>
        </w:rPr>
        <w:t>import okx.Account as Account</w:t>
      </w:r>
    </w:p>
    <w:p w14:paraId="3834D286">
      <w:pPr>
        <w:bidi w:val="0"/>
        <w:rPr>
          <w:rFonts w:hint="default"/>
        </w:rPr>
      </w:pPr>
      <w:r>
        <w:rPr>
          <w:rFonts w:hint="default"/>
        </w:rPr>
        <w:t># API 初始化apikey = "YOUR_API_KEY"secretkey = "YOUR_SECRET_KEY"passphrase = "YOUR_PASSPHRASE"</w:t>
      </w:r>
    </w:p>
    <w:p w14:paraId="6D40E899">
      <w:pPr>
        <w:bidi w:val="0"/>
        <w:rPr>
          <w:rFonts w:hint="default"/>
        </w:rPr>
      </w:pPr>
      <w:r>
        <w:rPr>
          <w:rFonts w:hint="default"/>
        </w:rPr>
        <w:t>flag = "1"  # 实盘:0 , 模拟盘:1accountAPI = Account.AccountAPI(apikey, secretkey, passphrase, False, flag)</w:t>
      </w:r>
    </w:p>
    <w:p w14:paraId="023FAFD2">
      <w:pPr>
        <w:bidi w:val="0"/>
        <w:rPr>
          <w:rFonts w:hint="default"/>
        </w:rPr>
      </w:pPr>
      <w:r>
        <w:rPr>
          <w:rFonts w:hint="default"/>
        </w:rPr>
        <w:t># 获取用户当前市场借币利率result = accountAPI.get_interest_rate()print(result)</w:t>
      </w:r>
    </w:p>
    <w:p w14:paraId="01AC313D">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738"/>
        <w:gridCol w:w="1080"/>
        <w:gridCol w:w="660"/>
      </w:tblGrid>
      <w:tr w14:paraId="0D39FF4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DA5CE43">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B21A28C">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9377D1C">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265B1D7">
            <w:pPr>
              <w:bidi w:val="0"/>
              <w:rPr>
                <w:rFonts w:hint="default"/>
              </w:rPr>
            </w:pPr>
            <w:r>
              <w:rPr>
                <w:rFonts w:hint="default"/>
                <w:lang w:val="en-US" w:eastAsia="zh-CN"/>
              </w:rPr>
              <w:t>描述</w:t>
            </w:r>
          </w:p>
        </w:tc>
      </w:tr>
      <w:tr w14:paraId="04FEDE0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A45564">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8BFFA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3489E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EBF6B7">
            <w:pPr>
              <w:bidi w:val="0"/>
              <w:rPr>
                <w:rFonts w:hint="default"/>
              </w:rPr>
            </w:pPr>
            <w:r>
              <w:rPr>
                <w:rFonts w:hint="default"/>
                <w:lang w:val="en-US" w:eastAsia="zh-CN"/>
              </w:rPr>
              <w:t>币种</w:t>
            </w:r>
          </w:p>
        </w:tc>
      </w:tr>
    </w:tbl>
    <w:p w14:paraId="61A5EC95">
      <w:pPr>
        <w:bidi w:val="0"/>
      </w:pPr>
      <w:r>
        <w:rPr>
          <w:rFonts w:hint="default"/>
        </w:rPr>
        <w:t>返回结果</w:t>
      </w:r>
    </w:p>
    <w:p w14:paraId="782DBD36">
      <w:pPr>
        <w:bidi w:val="0"/>
        <w:rPr>
          <w:rFonts w:hint="default"/>
        </w:rPr>
      </w:pPr>
      <w:r>
        <w:rPr>
          <w:rFonts w:hint="default"/>
        </w:rPr>
        <w:t>{</w:t>
      </w:r>
    </w:p>
    <w:p w14:paraId="2640E4DC">
      <w:pPr>
        <w:bidi w:val="0"/>
        <w:rPr>
          <w:rFonts w:hint="default"/>
        </w:rPr>
      </w:pPr>
      <w:r>
        <w:rPr>
          <w:rFonts w:hint="default"/>
        </w:rPr>
        <w:t xml:space="preserve">    "code":"0",</w:t>
      </w:r>
    </w:p>
    <w:p w14:paraId="5D7377E5">
      <w:pPr>
        <w:bidi w:val="0"/>
        <w:rPr>
          <w:rFonts w:hint="default"/>
        </w:rPr>
      </w:pPr>
      <w:r>
        <w:rPr>
          <w:rFonts w:hint="default"/>
        </w:rPr>
        <w:t xml:space="preserve">    "msg":"",</w:t>
      </w:r>
    </w:p>
    <w:p w14:paraId="0A59C4A0">
      <w:pPr>
        <w:bidi w:val="0"/>
        <w:rPr>
          <w:rFonts w:hint="default"/>
        </w:rPr>
      </w:pPr>
      <w:r>
        <w:rPr>
          <w:rFonts w:hint="default"/>
        </w:rPr>
        <w:t xml:space="preserve">    "data":[</w:t>
      </w:r>
    </w:p>
    <w:p w14:paraId="0221F64E">
      <w:pPr>
        <w:bidi w:val="0"/>
        <w:rPr>
          <w:rFonts w:hint="default"/>
        </w:rPr>
      </w:pPr>
      <w:r>
        <w:rPr>
          <w:rFonts w:hint="default"/>
        </w:rPr>
        <w:t xml:space="preserve">        {</w:t>
      </w:r>
    </w:p>
    <w:p w14:paraId="2049FCE3">
      <w:pPr>
        <w:bidi w:val="0"/>
        <w:rPr>
          <w:rFonts w:hint="default"/>
        </w:rPr>
      </w:pPr>
      <w:r>
        <w:rPr>
          <w:rFonts w:hint="default"/>
        </w:rPr>
        <w:t xml:space="preserve">            "ccy":"BTC",</w:t>
      </w:r>
    </w:p>
    <w:p w14:paraId="0A2E08A2">
      <w:pPr>
        <w:bidi w:val="0"/>
        <w:rPr>
          <w:rFonts w:hint="default"/>
        </w:rPr>
      </w:pPr>
      <w:r>
        <w:rPr>
          <w:rFonts w:hint="default"/>
        </w:rPr>
        <w:t xml:space="preserve">            "interestRate":"0.0001"</w:t>
      </w:r>
    </w:p>
    <w:p w14:paraId="125A0030">
      <w:pPr>
        <w:bidi w:val="0"/>
        <w:rPr>
          <w:rFonts w:hint="default"/>
        </w:rPr>
      </w:pPr>
      <w:r>
        <w:rPr>
          <w:rFonts w:hint="default"/>
        </w:rPr>
        <w:t xml:space="preserve">        },</w:t>
      </w:r>
    </w:p>
    <w:p w14:paraId="6302F853">
      <w:pPr>
        <w:bidi w:val="0"/>
        <w:rPr>
          <w:rFonts w:hint="default"/>
        </w:rPr>
      </w:pPr>
      <w:r>
        <w:rPr>
          <w:rFonts w:hint="default"/>
        </w:rPr>
        <w:t xml:space="preserve">        {</w:t>
      </w:r>
    </w:p>
    <w:p w14:paraId="70AADB79">
      <w:pPr>
        <w:bidi w:val="0"/>
        <w:rPr>
          <w:rFonts w:hint="default"/>
        </w:rPr>
      </w:pPr>
      <w:r>
        <w:rPr>
          <w:rFonts w:hint="default"/>
        </w:rPr>
        <w:t xml:space="preserve">            "ccy":"LTC",</w:t>
      </w:r>
    </w:p>
    <w:p w14:paraId="3447B562">
      <w:pPr>
        <w:bidi w:val="0"/>
        <w:rPr>
          <w:rFonts w:hint="default"/>
        </w:rPr>
      </w:pPr>
      <w:r>
        <w:rPr>
          <w:rFonts w:hint="default"/>
        </w:rPr>
        <w:t xml:space="preserve">            "interestRate":"0.0003"</w:t>
      </w:r>
    </w:p>
    <w:p w14:paraId="3644A39C">
      <w:pPr>
        <w:bidi w:val="0"/>
        <w:rPr>
          <w:rFonts w:hint="default"/>
        </w:rPr>
      </w:pPr>
      <w:r>
        <w:rPr>
          <w:rFonts w:hint="default"/>
        </w:rPr>
        <w:t xml:space="preserve">        }</w:t>
      </w:r>
    </w:p>
    <w:p w14:paraId="7DA56F11">
      <w:pPr>
        <w:bidi w:val="0"/>
        <w:rPr>
          <w:rFonts w:hint="default"/>
        </w:rPr>
      </w:pPr>
      <w:r>
        <w:rPr>
          <w:rFonts w:hint="default"/>
        </w:rPr>
        <w:t xml:space="preserve">    ]}</w:t>
      </w:r>
    </w:p>
    <w:p w14:paraId="5D0283D3">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80"/>
        <w:gridCol w:w="738"/>
        <w:gridCol w:w="1710"/>
      </w:tblGrid>
      <w:tr w14:paraId="15D41BB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7C293EE">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02DB188">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9BFD4BC">
            <w:pPr>
              <w:bidi w:val="0"/>
              <w:rPr>
                <w:rFonts w:hint="default"/>
              </w:rPr>
            </w:pPr>
            <w:r>
              <w:rPr>
                <w:rFonts w:hint="default"/>
                <w:lang w:val="en-US" w:eastAsia="zh-CN"/>
              </w:rPr>
              <w:t>描述</w:t>
            </w:r>
          </w:p>
        </w:tc>
      </w:tr>
      <w:tr w14:paraId="6C169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6C67FF">
            <w:pPr>
              <w:bidi w:val="0"/>
              <w:rPr>
                <w:rFonts w:hint="default"/>
              </w:rPr>
            </w:pPr>
            <w:r>
              <w:rPr>
                <w:rFonts w:hint="default"/>
                <w:lang w:val="en-US" w:eastAsia="zh-CN"/>
              </w:rPr>
              <w:t>interestRate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94307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022EC5">
            <w:pPr>
              <w:bidi w:val="0"/>
              <w:rPr>
                <w:rFonts w:hint="default"/>
              </w:rPr>
            </w:pPr>
            <w:r>
              <w:rPr>
                <w:rFonts w:hint="default"/>
                <w:lang w:val="en-US" w:eastAsia="zh-CN"/>
              </w:rPr>
              <w:t>每小时借币利率</w:t>
            </w:r>
          </w:p>
        </w:tc>
      </w:tr>
      <w:tr w14:paraId="770A5DF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5E8FEF">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59E44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CC5030">
            <w:pPr>
              <w:bidi w:val="0"/>
              <w:rPr>
                <w:rFonts w:hint="default"/>
              </w:rPr>
            </w:pPr>
            <w:r>
              <w:rPr>
                <w:rFonts w:hint="default"/>
                <w:lang w:val="en-US" w:eastAsia="zh-CN"/>
              </w:rPr>
              <w:t>币种</w:t>
            </w:r>
          </w:p>
        </w:tc>
      </w:tr>
    </w:tbl>
    <w:p w14:paraId="0E9CA365">
      <w:pPr>
        <w:bidi w:val="0"/>
        <w:rPr>
          <w:rFonts w:hint="default"/>
        </w:rPr>
      </w:pPr>
      <w:r>
        <w:rPr>
          <w:rFonts w:hint="default"/>
        </w:rPr>
        <w:t>设置手续费计价方式</w:t>
      </w:r>
    </w:p>
    <w:p w14:paraId="25D5EF4D">
      <w:pPr>
        <w:bidi w:val="0"/>
        <w:rPr>
          <w:rFonts w:hint="default"/>
        </w:rPr>
      </w:pPr>
      <w:r>
        <w:rPr>
          <w:rFonts w:hint="default"/>
        </w:rPr>
        <w:t>设置手续费计价方式。</w:t>
      </w:r>
    </w:p>
    <w:p w14:paraId="11B96DC6">
      <w:pPr>
        <w:bidi w:val="0"/>
      </w:pPr>
      <w:r>
        <w:rPr>
          <w:lang w:val="en-US" w:eastAsia="zh-CN"/>
        </w:rPr>
        <w:t> 手續費計價方式選擇對現貨生效。</w:t>
      </w:r>
    </w:p>
    <w:p w14:paraId="18447718">
      <w:pPr>
        <w:bidi w:val="0"/>
        <w:rPr>
          <w:rFonts w:hint="default"/>
        </w:rPr>
      </w:pPr>
      <w:r>
        <w:rPr>
          <w:rFonts w:hint="default"/>
        </w:rPr>
        <w:t>限速：5次/2s</w:t>
      </w:r>
    </w:p>
    <w:p w14:paraId="251B3B1E">
      <w:pPr>
        <w:bidi w:val="0"/>
        <w:rPr>
          <w:rFonts w:hint="default"/>
        </w:rPr>
      </w:pPr>
      <w:r>
        <w:rPr>
          <w:rFonts w:hint="default"/>
        </w:rPr>
        <w:t>限速规则：User ID</w:t>
      </w:r>
    </w:p>
    <w:p w14:paraId="63201012">
      <w:pPr>
        <w:bidi w:val="0"/>
        <w:rPr>
          <w:rFonts w:hint="default"/>
        </w:rPr>
      </w:pPr>
      <w:r>
        <w:rPr>
          <w:rFonts w:hint="default"/>
        </w:rPr>
        <w:t>权限：交易</w:t>
      </w:r>
    </w:p>
    <w:p w14:paraId="3E5EDA24">
      <w:pPr>
        <w:bidi w:val="0"/>
        <w:rPr>
          <w:rFonts w:hint="default"/>
        </w:rPr>
      </w:pPr>
      <w:r>
        <w:rPr>
          <w:rFonts w:hint="default"/>
        </w:rPr>
        <w:t>HTTP 请求</w:t>
      </w:r>
    </w:p>
    <w:p w14:paraId="1832876F">
      <w:pPr>
        <w:bidi w:val="0"/>
        <w:rPr>
          <w:rFonts w:hint="default"/>
        </w:rPr>
      </w:pPr>
      <w:r>
        <w:rPr>
          <w:rFonts w:hint="default"/>
        </w:rPr>
        <w:t>POST /api/v5/account/set-fee-type</w:t>
      </w:r>
    </w:p>
    <w:p w14:paraId="2CC272B3">
      <w:pPr>
        <w:bidi w:val="0"/>
      </w:pPr>
      <w:r>
        <w:rPr>
          <w:rFonts w:hint="default"/>
        </w:rPr>
        <w:t>请求示例</w:t>
      </w:r>
    </w:p>
    <w:p w14:paraId="7EE96D3D">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11"/>
        <w:gridCol w:w="738"/>
        <w:gridCol w:w="1080"/>
        <w:gridCol w:w="5548"/>
      </w:tblGrid>
      <w:tr w14:paraId="1C8202A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A834ED7">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B2219FE">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CD73418">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83ECBFF">
            <w:pPr>
              <w:bidi w:val="0"/>
              <w:rPr>
                <w:rFonts w:hint="default"/>
              </w:rPr>
            </w:pPr>
            <w:r>
              <w:rPr>
                <w:rFonts w:hint="default"/>
                <w:lang w:val="en-US" w:eastAsia="zh-CN"/>
              </w:rPr>
              <w:t>描述</w:t>
            </w:r>
          </w:p>
        </w:tc>
      </w:tr>
      <w:tr w14:paraId="33CDEE8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4F33AE">
            <w:pPr>
              <w:bidi w:val="0"/>
              <w:rPr>
                <w:rFonts w:hint="default"/>
              </w:rPr>
            </w:pPr>
            <w:r>
              <w:rPr>
                <w:rFonts w:hint="default"/>
                <w:lang w:val="en-US" w:eastAsia="zh-CN"/>
              </w:rPr>
              <w:t>feeType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AE9A1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DCAE5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86B4D2">
            <w:pPr>
              <w:bidi w:val="0"/>
              <w:rPr>
                <w:rFonts w:hint="default"/>
              </w:rPr>
            </w:pPr>
            <w:r>
              <w:rPr>
                <w:rFonts w:hint="default"/>
                <w:lang w:val="en-US" w:eastAsia="zh-CN"/>
              </w:rPr>
              <w:t>手续费计价方式</w:t>
            </w:r>
            <w:r>
              <w:rPr>
                <w:rFonts w:hint="default"/>
                <w:lang w:val="en-US" w:eastAsia="zh-CN"/>
              </w:rPr>
              <w:br w:type="textWrapping"/>
            </w:r>
            <w:r>
              <w:rPr>
                <w:rFonts w:hint="default"/>
                <w:lang w:val="en-US" w:eastAsia="zh-CN"/>
              </w:rPr>
              <w:t>0: 按交易获得的币种收取手续费（默认）</w:t>
            </w:r>
            <w:r>
              <w:rPr>
                <w:rFonts w:hint="default"/>
                <w:lang w:val="en-US" w:eastAsia="zh-CN"/>
              </w:rPr>
              <w:br w:type="textWrapping"/>
            </w:r>
            <w:r>
              <w:rPr>
                <w:rFonts w:hint="default"/>
                <w:lang w:val="en-US" w:eastAsia="zh-CN"/>
              </w:rPr>
              <w:t>1: 始终按交易对的计价币种收取手续费（仅适用于现货）</w:t>
            </w:r>
          </w:p>
        </w:tc>
      </w:tr>
    </w:tbl>
    <w:p w14:paraId="1AC32DB2">
      <w:pPr>
        <w:bidi w:val="0"/>
      </w:pPr>
      <w:r>
        <w:rPr>
          <w:rFonts w:hint="default"/>
        </w:rPr>
        <w:t>返回示例</w:t>
      </w:r>
    </w:p>
    <w:p w14:paraId="5BEA9679">
      <w:pPr>
        <w:bidi w:val="0"/>
        <w:rPr>
          <w:rFonts w:hint="default"/>
        </w:rPr>
      </w:pPr>
      <w:r>
        <w:rPr>
          <w:rFonts w:hint="default"/>
        </w:rPr>
        <w:t>{</w:t>
      </w:r>
    </w:p>
    <w:p w14:paraId="730B6B06">
      <w:pPr>
        <w:bidi w:val="0"/>
        <w:rPr>
          <w:rFonts w:hint="default"/>
        </w:rPr>
      </w:pPr>
      <w:r>
        <w:rPr>
          <w:rFonts w:hint="default"/>
        </w:rPr>
        <w:t xml:space="preserve">    "code": "0",</w:t>
      </w:r>
    </w:p>
    <w:p w14:paraId="0516984E">
      <w:pPr>
        <w:bidi w:val="0"/>
        <w:rPr>
          <w:rFonts w:hint="default"/>
        </w:rPr>
      </w:pPr>
      <w:r>
        <w:rPr>
          <w:rFonts w:hint="default"/>
        </w:rPr>
        <w:t xml:space="preserve">    "msg": "",</w:t>
      </w:r>
    </w:p>
    <w:p w14:paraId="0EB9AABC">
      <w:pPr>
        <w:bidi w:val="0"/>
        <w:rPr>
          <w:rFonts w:hint="default"/>
        </w:rPr>
      </w:pPr>
      <w:r>
        <w:rPr>
          <w:rFonts w:hint="default"/>
        </w:rPr>
        <w:t xml:space="preserve">    "data": [</w:t>
      </w:r>
    </w:p>
    <w:p w14:paraId="2C27293C">
      <w:pPr>
        <w:bidi w:val="0"/>
        <w:rPr>
          <w:rFonts w:hint="default"/>
        </w:rPr>
      </w:pPr>
      <w:r>
        <w:rPr>
          <w:rFonts w:hint="default"/>
        </w:rPr>
        <w:t xml:space="preserve">        {</w:t>
      </w:r>
    </w:p>
    <w:p w14:paraId="6774F747">
      <w:pPr>
        <w:bidi w:val="0"/>
        <w:rPr>
          <w:rFonts w:hint="default"/>
        </w:rPr>
      </w:pPr>
      <w:r>
        <w:rPr>
          <w:rFonts w:hint="default"/>
        </w:rPr>
        <w:t xml:space="preserve">            "feeType": "0"</w:t>
      </w:r>
    </w:p>
    <w:p w14:paraId="23B6746A">
      <w:pPr>
        <w:bidi w:val="0"/>
        <w:rPr>
          <w:rFonts w:hint="default"/>
        </w:rPr>
      </w:pPr>
      <w:r>
        <w:rPr>
          <w:rFonts w:hint="default"/>
        </w:rPr>
        <w:t xml:space="preserve">        }</w:t>
      </w:r>
    </w:p>
    <w:p w14:paraId="5707CC98">
      <w:pPr>
        <w:bidi w:val="0"/>
        <w:rPr>
          <w:rFonts w:hint="default"/>
        </w:rPr>
      </w:pPr>
      <w:r>
        <w:rPr>
          <w:rFonts w:hint="default"/>
        </w:rPr>
        <w:t xml:space="preserve">    ]}</w:t>
      </w:r>
    </w:p>
    <w:p w14:paraId="40AD43DF">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11"/>
        <w:gridCol w:w="738"/>
        <w:gridCol w:w="3868"/>
      </w:tblGrid>
      <w:tr w14:paraId="2018F89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BF36F8F">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C04D4C5">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D974B46">
            <w:pPr>
              <w:bidi w:val="0"/>
              <w:rPr>
                <w:rFonts w:hint="default"/>
              </w:rPr>
            </w:pPr>
            <w:r>
              <w:rPr>
                <w:rFonts w:hint="default"/>
                <w:lang w:val="en-US" w:eastAsia="zh-CN"/>
              </w:rPr>
              <w:t>描述</w:t>
            </w:r>
          </w:p>
        </w:tc>
      </w:tr>
      <w:tr w14:paraId="7C4526C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7D63AD7">
            <w:pPr>
              <w:bidi w:val="0"/>
              <w:rPr>
                <w:rFonts w:hint="default"/>
              </w:rPr>
            </w:pPr>
            <w:r>
              <w:rPr>
                <w:rFonts w:hint="default"/>
                <w:lang w:val="en-US" w:eastAsia="zh-CN"/>
              </w:rPr>
              <w:t>feeType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0CDAC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443DEE">
            <w:pPr>
              <w:bidi w:val="0"/>
              <w:rPr>
                <w:rFonts w:hint="default"/>
              </w:rPr>
            </w:pPr>
            <w:r>
              <w:rPr>
                <w:rFonts w:hint="default"/>
                <w:lang w:val="en-US" w:eastAsia="zh-CN"/>
              </w:rPr>
              <w:t>手续费计价方式</w:t>
            </w:r>
            <w:r>
              <w:rPr>
                <w:rFonts w:hint="default"/>
                <w:lang w:val="en-US" w:eastAsia="zh-CN"/>
              </w:rPr>
              <w:br w:type="textWrapping"/>
            </w:r>
            <w:r>
              <w:rPr>
                <w:rFonts w:hint="default"/>
                <w:lang w:val="en-US" w:eastAsia="zh-CN"/>
              </w:rPr>
              <w:t>0: 按交易获得的币种收取手续费</w:t>
            </w:r>
            <w:r>
              <w:rPr>
                <w:rFonts w:hint="default"/>
                <w:lang w:val="en-US" w:eastAsia="zh-CN"/>
              </w:rPr>
              <w:br w:type="textWrapping"/>
            </w:r>
            <w:r>
              <w:rPr>
                <w:rFonts w:hint="default"/>
                <w:lang w:val="en-US" w:eastAsia="zh-CN"/>
              </w:rPr>
              <w:t>1: 始终按交易对的计价币种收取手续费</w:t>
            </w:r>
          </w:p>
        </w:tc>
      </w:tr>
    </w:tbl>
    <w:p w14:paraId="25C9D849">
      <w:pPr>
        <w:bidi w:val="0"/>
        <w:rPr>
          <w:rFonts w:hint="default"/>
        </w:rPr>
      </w:pPr>
      <w:r>
        <w:rPr>
          <w:rFonts w:hint="default"/>
        </w:rPr>
        <w:t>期权greeks的PA/BS切换</w:t>
      </w:r>
    </w:p>
    <w:p w14:paraId="1B233FFD">
      <w:pPr>
        <w:bidi w:val="0"/>
        <w:rPr>
          <w:rFonts w:hint="default"/>
        </w:rPr>
      </w:pPr>
      <w:r>
        <w:rPr>
          <w:rFonts w:hint="default"/>
        </w:rPr>
        <w:t>设置greeks的展示方式。</w:t>
      </w:r>
    </w:p>
    <w:p w14:paraId="19C9E160">
      <w:pPr>
        <w:bidi w:val="0"/>
        <w:rPr>
          <w:rFonts w:hint="default"/>
        </w:rPr>
      </w:pPr>
      <w:r>
        <w:rPr>
          <w:rFonts w:hint="default"/>
        </w:rPr>
        <w:t>限速：5次/2s</w:t>
      </w:r>
    </w:p>
    <w:p w14:paraId="18C1F682">
      <w:pPr>
        <w:bidi w:val="0"/>
        <w:rPr>
          <w:rFonts w:hint="default"/>
        </w:rPr>
      </w:pPr>
      <w:r>
        <w:rPr>
          <w:rFonts w:hint="default"/>
        </w:rPr>
        <w:t>限速规则：User ID</w:t>
      </w:r>
    </w:p>
    <w:p w14:paraId="301CF4F1">
      <w:pPr>
        <w:bidi w:val="0"/>
        <w:rPr>
          <w:rFonts w:hint="default"/>
        </w:rPr>
      </w:pPr>
      <w:r>
        <w:rPr>
          <w:rFonts w:hint="default"/>
        </w:rPr>
        <w:t>权限：交易</w:t>
      </w:r>
    </w:p>
    <w:p w14:paraId="6F46CF4B">
      <w:pPr>
        <w:bidi w:val="0"/>
        <w:rPr>
          <w:rFonts w:hint="default"/>
        </w:rPr>
      </w:pPr>
      <w:r>
        <w:rPr>
          <w:rFonts w:hint="default"/>
        </w:rPr>
        <w:t>HTTP请求</w:t>
      </w:r>
    </w:p>
    <w:p w14:paraId="33DEB29C">
      <w:pPr>
        <w:bidi w:val="0"/>
        <w:rPr>
          <w:rFonts w:hint="default"/>
        </w:rPr>
      </w:pPr>
      <w:r>
        <w:rPr>
          <w:rFonts w:hint="default"/>
        </w:rPr>
        <w:t>POST /api/v5/account/set-greeks</w:t>
      </w:r>
    </w:p>
    <w:p w14:paraId="2F34DC9C">
      <w:pPr>
        <w:bidi w:val="0"/>
      </w:pPr>
      <w:r>
        <w:rPr>
          <w:rFonts w:hint="default"/>
        </w:rPr>
        <w:t>请求示例</w:t>
      </w:r>
    </w:p>
    <w:p w14:paraId="415F60B3">
      <w:pPr>
        <w:bidi w:val="0"/>
        <w:rPr>
          <w:rFonts w:hint="default"/>
        </w:rPr>
      </w:pPr>
      <w:r>
        <w:rPr>
          <w:rFonts w:hint="default"/>
        </w:rPr>
        <w:t>import okx.Account as Account</w:t>
      </w:r>
    </w:p>
    <w:p w14:paraId="66C4253F">
      <w:pPr>
        <w:bidi w:val="0"/>
        <w:rPr>
          <w:rFonts w:hint="default"/>
        </w:rPr>
      </w:pPr>
      <w:r>
        <w:rPr>
          <w:rFonts w:hint="default"/>
        </w:rPr>
        <w:t># API 初始化apikey = "YOUR_API_KEY"secretkey = "YOUR_SECRET_KEY"passphrase = "YOUR_PASSPHRASE"</w:t>
      </w:r>
    </w:p>
    <w:p w14:paraId="31D8D294">
      <w:pPr>
        <w:bidi w:val="0"/>
        <w:rPr>
          <w:rFonts w:hint="default"/>
        </w:rPr>
      </w:pPr>
      <w:r>
        <w:rPr>
          <w:rFonts w:hint="default"/>
        </w:rPr>
        <w:t>flag = "1"  # 实盘:0 , 模拟盘:1accountAPI = Account.AccountAPI(apikey, secretkey, passphrase, False, flag)</w:t>
      </w:r>
    </w:p>
    <w:p w14:paraId="63C18689">
      <w:pPr>
        <w:bidi w:val="0"/>
        <w:rPr>
          <w:rFonts w:hint="default"/>
        </w:rPr>
      </w:pPr>
      <w:r>
        <w:rPr>
          <w:rFonts w:hint="default"/>
        </w:rPr>
        <w:t># 期权greeks的PA/BS切换result = accountAPI.set_greeks(greeksType="PA")print(result)</w:t>
      </w:r>
    </w:p>
    <w:p w14:paraId="24116CDD">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97"/>
        <w:gridCol w:w="738"/>
        <w:gridCol w:w="1080"/>
        <w:gridCol w:w="2766"/>
      </w:tblGrid>
      <w:tr w14:paraId="11B2D0F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246473F">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BBCB8EE">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E8C72A3">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ADE1C21">
            <w:pPr>
              <w:bidi w:val="0"/>
              <w:rPr>
                <w:rFonts w:hint="default"/>
              </w:rPr>
            </w:pPr>
            <w:r>
              <w:rPr>
                <w:rFonts w:hint="default"/>
                <w:lang w:val="en-US" w:eastAsia="zh-CN"/>
              </w:rPr>
              <w:t>描述</w:t>
            </w:r>
          </w:p>
        </w:tc>
      </w:tr>
      <w:tr w14:paraId="455BA4D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CDB66AB">
            <w:pPr>
              <w:bidi w:val="0"/>
              <w:rPr>
                <w:rFonts w:hint="default"/>
              </w:rPr>
            </w:pPr>
            <w:r>
              <w:rPr>
                <w:rFonts w:hint="default"/>
                <w:lang w:val="en-US" w:eastAsia="zh-CN"/>
              </w:rPr>
              <w:t>greeksType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B7812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A8BDE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4E573E">
            <w:pPr>
              <w:bidi w:val="0"/>
              <w:rPr>
                <w:rFonts w:hint="default"/>
              </w:rPr>
            </w:pPr>
            <w:r>
              <w:rPr>
                <w:rFonts w:hint="default"/>
                <w:lang w:val="en-US" w:eastAsia="zh-CN"/>
              </w:rPr>
              <w:t>希腊字母展示方式</w:t>
            </w:r>
            <w:r>
              <w:rPr>
                <w:rFonts w:hint="default"/>
                <w:lang w:val="en-US" w:eastAsia="zh-CN"/>
              </w:rPr>
              <w:br w:type="textWrapping"/>
            </w:r>
            <w:r>
              <w:rPr>
                <w:rFonts w:hint="default"/>
                <w:lang w:val="en-US" w:eastAsia="zh-CN"/>
              </w:rPr>
              <w:t>PA：币本位，BS：美元本位</w:t>
            </w:r>
          </w:p>
        </w:tc>
      </w:tr>
    </w:tbl>
    <w:p w14:paraId="08787626">
      <w:pPr>
        <w:bidi w:val="0"/>
      </w:pPr>
      <w:r>
        <w:rPr>
          <w:rFonts w:hint="default"/>
        </w:rPr>
        <w:t>返回结果</w:t>
      </w:r>
    </w:p>
    <w:p w14:paraId="29E14366">
      <w:pPr>
        <w:bidi w:val="0"/>
        <w:rPr>
          <w:rFonts w:hint="default"/>
        </w:rPr>
      </w:pPr>
      <w:r>
        <w:rPr>
          <w:rFonts w:hint="default"/>
        </w:rPr>
        <w:t>{</w:t>
      </w:r>
    </w:p>
    <w:p w14:paraId="6A270A5A">
      <w:pPr>
        <w:bidi w:val="0"/>
        <w:rPr>
          <w:rFonts w:hint="default"/>
        </w:rPr>
      </w:pPr>
      <w:r>
        <w:rPr>
          <w:rFonts w:hint="default"/>
        </w:rPr>
        <w:t xml:space="preserve">    "code": "0",</w:t>
      </w:r>
    </w:p>
    <w:p w14:paraId="1B22F841">
      <w:pPr>
        <w:bidi w:val="0"/>
        <w:rPr>
          <w:rFonts w:hint="default"/>
        </w:rPr>
      </w:pPr>
      <w:r>
        <w:rPr>
          <w:rFonts w:hint="default"/>
        </w:rPr>
        <w:t xml:space="preserve">    "msg": "",</w:t>
      </w:r>
    </w:p>
    <w:p w14:paraId="2E31358E">
      <w:pPr>
        <w:bidi w:val="0"/>
        <w:rPr>
          <w:rFonts w:hint="default"/>
        </w:rPr>
      </w:pPr>
      <w:r>
        <w:rPr>
          <w:rFonts w:hint="default"/>
        </w:rPr>
        <w:t xml:space="preserve">    "data": [{</w:t>
      </w:r>
    </w:p>
    <w:p w14:paraId="5D3F7F73">
      <w:pPr>
        <w:bidi w:val="0"/>
        <w:rPr>
          <w:rFonts w:hint="default"/>
        </w:rPr>
      </w:pPr>
      <w:r>
        <w:rPr>
          <w:rFonts w:hint="default"/>
        </w:rPr>
        <w:t xml:space="preserve">        "greeksType": "PA"</w:t>
      </w:r>
    </w:p>
    <w:p w14:paraId="45356CFA">
      <w:pPr>
        <w:bidi w:val="0"/>
        <w:rPr>
          <w:rFonts w:hint="default"/>
        </w:rPr>
      </w:pPr>
      <w:r>
        <w:rPr>
          <w:rFonts w:hint="default"/>
        </w:rPr>
        <w:t xml:space="preserve">    }]}</w:t>
      </w:r>
    </w:p>
    <w:p w14:paraId="2F76353E">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97"/>
        <w:gridCol w:w="738"/>
        <w:gridCol w:w="2340"/>
      </w:tblGrid>
      <w:tr w14:paraId="3F5BA5A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0380982">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65232CC">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88AA67D">
            <w:pPr>
              <w:bidi w:val="0"/>
              <w:rPr>
                <w:rFonts w:hint="default"/>
              </w:rPr>
            </w:pPr>
            <w:r>
              <w:rPr>
                <w:rFonts w:hint="default"/>
                <w:lang w:val="en-US" w:eastAsia="zh-CN"/>
              </w:rPr>
              <w:t>描述</w:t>
            </w:r>
          </w:p>
        </w:tc>
      </w:tr>
      <w:tr w14:paraId="378BA60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3597DF">
            <w:pPr>
              <w:bidi w:val="0"/>
              <w:rPr>
                <w:rFonts w:hint="default"/>
              </w:rPr>
            </w:pPr>
            <w:r>
              <w:rPr>
                <w:rFonts w:hint="default"/>
                <w:lang w:val="en-US" w:eastAsia="zh-CN"/>
              </w:rPr>
              <w:t>greeksType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3547B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3D6BB2">
            <w:pPr>
              <w:bidi w:val="0"/>
              <w:rPr>
                <w:rFonts w:hint="default"/>
              </w:rPr>
            </w:pPr>
            <w:r>
              <w:rPr>
                <w:rFonts w:hint="default"/>
                <w:lang w:val="en-US" w:eastAsia="zh-CN"/>
              </w:rPr>
              <w:t>当前希腊字母展示方式</w:t>
            </w:r>
          </w:p>
        </w:tc>
      </w:tr>
    </w:tbl>
    <w:p w14:paraId="718E062C">
      <w:pPr>
        <w:bidi w:val="0"/>
        <w:rPr>
          <w:rFonts w:hint="default"/>
        </w:rPr>
      </w:pPr>
      <w:r>
        <w:rPr>
          <w:rFonts w:hint="default"/>
        </w:rPr>
        <w:t>逐仓交易设置</w:t>
      </w:r>
    </w:p>
    <w:p w14:paraId="6BFBF00A">
      <w:pPr>
        <w:bidi w:val="0"/>
        <w:rPr>
          <w:rFonts w:hint="default"/>
        </w:rPr>
      </w:pPr>
      <w:r>
        <w:rPr>
          <w:rFonts w:hint="default"/>
        </w:rPr>
        <w:t>可以通过该接口设置币币杠杆和交割、永续的逐仓仓位保证金的划转模式</w:t>
      </w:r>
    </w:p>
    <w:p w14:paraId="78AC6CB9">
      <w:pPr>
        <w:bidi w:val="0"/>
        <w:rPr>
          <w:rFonts w:hint="default"/>
        </w:rPr>
      </w:pPr>
      <w:r>
        <w:rPr>
          <w:rFonts w:hint="default"/>
        </w:rPr>
        <w:t>限速：5次/2s</w:t>
      </w:r>
    </w:p>
    <w:p w14:paraId="7EFE1557">
      <w:pPr>
        <w:bidi w:val="0"/>
        <w:rPr>
          <w:rFonts w:hint="default"/>
        </w:rPr>
      </w:pPr>
      <w:r>
        <w:rPr>
          <w:rFonts w:hint="default"/>
        </w:rPr>
        <w:t>限速规则：User ID</w:t>
      </w:r>
    </w:p>
    <w:p w14:paraId="56C4BB8D">
      <w:pPr>
        <w:bidi w:val="0"/>
        <w:rPr>
          <w:rFonts w:hint="default"/>
        </w:rPr>
      </w:pPr>
      <w:r>
        <w:rPr>
          <w:rFonts w:hint="default"/>
        </w:rPr>
        <w:t>权限：交易</w:t>
      </w:r>
    </w:p>
    <w:p w14:paraId="40F1C73C">
      <w:pPr>
        <w:bidi w:val="0"/>
        <w:rPr>
          <w:rFonts w:hint="default"/>
        </w:rPr>
      </w:pPr>
      <w:r>
        <w:rPr>
          <w:rFonts w:hint="default"/>
        </w:rPr>
        <w:t>HTTP请求</w:t>
      </w:r>
    </w:p>
    <w:p w14:paraId="7B33D613">
      <w:pPr>
        <w:bidi w:val="0"/>
        <w:rPr>
          <w:rFonts w:hint="default"/>
        </w:rPr>
      </w:pPr>
      <w:r>
        <w:rPr>
          <w:rFonts w:hint="default"/>
        </w:rPr>
        <w:t>POST /api/v5/account/set-isolated-mode</w:t>
      </w:r>
    </w:p>
    <w:p w14:paraId="566FD6CA">
      <w:pPr>
        <w:bidi w:val="0"/>
      </w:pPr>
      <w:r>
        <w:rPr>
          <w:rFonts w:hint="default"/>
        </w:rPr>
        <w:t>请求示例</w:t>
      </w:r>
    </w:p>
    <w:p w14:paraId="6465347C">
      <w:pPr>
        <w:bidi w:val="0"/>
        <w:rPr>
          <w:rFonts w:hint="default"/>
        </w:rPr>
      </w:pPr>
      <w:r>
        <w:rPr>
          <w:rFonts w:hint="default"/>
        </w:rPr>
        <w:t>import okx.Account as Account</w:t>
      </w:r>
    </w:p>
    <w:p w14:paraId="6BDC655D">
      <w:pPr>
        <w:bidi w:val="0"/>
        <w:rPr>
          <w:rFonts w:hint="default"/>
        </w:rPr>
      </w:pPr>
      <w:r>
        <w:rPr>
          <w:rFonts w:hint="default"/>
        </w:rPr>
        <w:t># API 初始化apikey = "YOUR_API_KEY"secretkey = "YOUR_SECRET_KEY"passphrase = "YOUR_PASSPHRASE"</w:t>
      </w:r>
    </w:p>
    <w:p w14:paraId="06A86C41">
      <w:pPr>
        <w:bidi w:val="0"/>
        <w:rPr>
          <w:rFonts w:hint="default"/>
        </w:rPr>
      </w:pPr>
      <w:r>
        <w:rPr>
          <w:rFonts w:hint="default"/>
        </w:rPr>
        <w:t>flag = "1"  # 实盘:0 , 模拟盘:1accountAPI = Account.AccountAPI(apikey, secretkey, passphrase, False, flag)</w:t>
      </w:r>
    </w:p>
    <w:p w14:paraId="456A4F09">
      <w:pPr>
        <w:bidi w:val="0"/>
        <w:rPr>
          <w:rFonts w:hint="default"/>
        </w:rPr>
      </w:pPr>
      <w:r>
        <w:rPr>
          <w:rFonts w:hint="default"/>
        </w:rPr>
        <w:t># 逐仓交易设置result = accountAPI.set_isolated_mode(</w:t>
      </w:r>
    </w:p>
    <w:p w14:paraId="091DB68A">
      <w:pPr>
        <w:bidi w:val="0"/>
        <w:rPr>
          <w:rFonts w:hint="default"/>
        </w:rPr>
      </w:pPr>
      <w:r>
        <w:rPr>
          <w:rFonts w:hint="default"/>
        </w:rPr>
        <w:t xml:space="preserve">    isoMode="automatic",</w:t>
      </w:r>
    </w:p>
    <w:p w14:paraId="20F00226">
      <w:pPr>
        <w:bidi w:val="0"/>
        <w:rPr>
          <w:rFonts w:hint="default"/>
        </w:rPr>
      </w:pPr>
      <w:r>
        <w:rPr>
          <w:rFonts w:hint="default"/>
        </w:rPr>
        <w:t xml:space="preserve">    type="MARGIN")print(result)</w:t>
      </w:r>
    </w:p>
    <w:p w14:paraId="77AEAD55">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87"/>
        <w:gridCol w:w="738"/>
        <w:gridCol w:w="799"/>
        <w:gridCol w:w="6022"/>
      </w:tblGrid>
      <w:tr w14:paraId="1D7F0A3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947D781">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ABB4628">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2E0FE87">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F466FE1">
            <w:pPr>
              <w:bidi w:val="0"/>
              <w:rPr>
                <w:rFonts w:hint="default"/>
              </w:rPr>
            </w:pPr>
            <w:r>
              <w:rPr>
                <w:rFonts w:hint="default"/>
                <w:lang w:val="en-US" w:eastAsia="zh-CN"/>
              </w:rPr>
              <w:t>描述</w:t>
            </w:r>
          </w:p>
        </w:tc>
      </w:tr>
      <w:tr w14:paraId="2F96E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57FF4D">
            <w:pPr>
              <w:bidi w:val="0"/>
              <w:rPr>
                <w:rFonts w:hint="default"/>
              </w:rPr>
            </w:pPr>
            <w:r>
              <w:rPr>
                <w:rFonts w:hint="default"/>
                <w:lang w:val="en-US" w:eastAsia="zh-CN"/>
              </w:rPr>
              <w:t>isoMode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2A117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CAEE2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67429E">
            <w:pPr>
              <w:bidi w:val="0"/>
              <w:rPr>
                <w:rFonts w:hint="default"/>
              </w:rPr>
            </w:pPr>
            <w:r>
              <w:rPr>
                <w:rFonts w:hint="default"/>
                <w:lang w:val="en-US" w:eastAsia="zh-CN"/>
              </w:rPr>
              <w:t>逐仓保证金划转模式</w:t>
            </w:r>
            <w:r>
              <w:rPr>
                <w:rFonts w:hint="default"/>
                <w:lang w:val="en-US" w:eastAsia="zh-CN"/>
              </w:rPr>
              <w:br w:type="textWrapping"/>
            </w:r>
            <w:r>
              <w:rPr>
                <w:rFonts w:hint="default"/>
                <w:lang w:val="en-US" w:eastAsia="zh-CN"/>
              </w:rPr>
              <w:t>auto_transfers_ccy：新版开仓自动划转，支持交易货币及计价货币作为保证金，仅适用于币币杠杆</w:t>
            </w:r>
            <w:r>
              <w:rPr>
                <w:rFonts w:hint="default"/>
                <w:lang w:val="en-US" w:eastAsia="zh-CN"/>
              </w:rPr>
              <w:br w:type="textWrapping"/>
            </w:r>
            <w:r>
              <w:rPr>
                <w:rFonts w:hint="default"/>
                <w:lang w:val="en-US" w:eastAsia="zh-CN"/>
              </w:rPr>
              <w:t>automatic：开仓自动划转</w:t>
            </w:r>
          </w:p>
        </w:tc>
      </w:tr>
      <w:tr w14:paraId="349E3EA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7C1EDD">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EE928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BF467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42F13E">
            <w:pPr>
              <w:bidi w:val="0"/>
              <w:rPr>
                <w:rFonts w:hint="default"/>
              </w:rPr>
            </w:pPr>
            <w:r>
              <w:rPr>
                <w:rFonts w:hint="default"/>
                <w:lang w:val="en-US" w:eastAsia="zh-CN"/>
              </w:rPr>
              <w:t>业务线类型</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CONTRACTS：合约</w:t>
            </w:r>
          </w:p>
        </w:tc>
      </w:tr>
    </w:tbl>
    <w:p w14:paraId="31CC54F0">
      <w:pPr>
        <w:bidi w:val="0"/>
      </w:pPr>
      <w:r>
        <w:rPr>
          <w:lang w:val="en-US" w:eastAsia="zh-CN"/>
        </w:rPr>
        <w:t> 当前账户内有持仓和挂单时，不能调整逐仓保证金划转模式。</w:t>
      </w:r>
    </w:p>
    <w:p w14:paraId="0A916871">
      <w:pPr>
        <w:bidi w:val="0"/>
      </w:pPr>
      <w:r>
        <w:rPr>
          <w:rFonts w:hint="default"/>
        </w:rPr>
        <w:t>返回结果</w:t>
      </w:r>
    </w:p>
    <w:p w14:paraId="22779AC8">
      <w:pPr>
        <w:bidi w:val="0"/>
        <w:rPr>
          <w:rFonts w:hint="default"/>
        </w:rPr>
      </w:pPr>
      <w:r>
        <w:rPr>
          <w:rFonts w:hint="default"/>
        </w:rPr>
        <w:t>{</w:t>
      </w:r>
    </w:p>
    <w:p w14:paraId="4AAEE77F">
      <w:pPr>
        <w:bidi w:val="0"/>
        <w:rPr>
          <w:rFonts w:hint="default"/>
        </w:rPr>
      </w:pPr>
      <w:r>
        <w:rPr>
          <w:rFonts w:hint="default"/>
        </w:rPr>
        <w:t xml:space="preserve">    "code": "0",</w:t>
      </w:r>
    </w:p>
    <w:p w14:paraId="560CB0B7">
      <w:pPr>
        <w:bidi w:val="0"/>
        <w:rPr>
          <w:rFonts w:hint="default"/>
        </w:rPr>
      </w:pPr>
      <w:r>
        <w:rPr>
          <w:rFonts w:hint="default"/>
        </w:rPr>
        <w:t xml:space="preserve">    "data": [</w:t>
      </w:r>
    </w:p>
    <w:p w14:paraId="632E73AE">
      <w:pPr>
        <w:bidi w:val="0"/>
        <w:rPr>
          <w:rFonts w:hint="default"/>
        </w:rPr>
      </w:pPr>
      <w:r>
        <w:rPr>
          <w:rFonts w:hint="default"/>
        </w:rPr>
        <w:t xml:space="preserve">        {</w:t>
      </w:r>
    </w:p>
    <w:p w14:paraId="3322A1F3">
      <w:pPr>
        <w:bidi w:val="0"/>
        <w:rPr>
          <w:rFonts w:hint="default"/>
        </w:rPr>
      </w:pPr>
      <w:r>
        <w:rPr>
          <w:rFonts w:hint="default"/>
        </w:rPr>
        <w:t xml:space="preserve">            "isoMode": "automatic"</w:t>
      </w:r>
    </w:p>
    <w:p w14:paraId="1CFE669C">
      <w:pPr>
        <w:bidi w:val="0"/>
        <w:rPr>
          <w:rFonts w:hint="default"/>
        </w:rPr>
      </w:pPr>
      <w:r>
        <w:rPr>
          <w:rFonts w:hint="default"/>
        </w:rPr>
        <w:t xml:space="preserve">        }</w:t>
      </w:r>
    </w:p>
    <w:p w14:paraId="7DA4BED1">
      <w:pPr>
        <w:bidi w:val="0"/>
        <w:rPr>
          <w:rFonts w:hint="default"/>
        </w:rPr>
      </w:pPr>
      <w:r>
        <w:rPr>
          <w:rFonts w:hint="default"/>
        </w:rPr>
        <w:t xml:space="preserve">    ],</w:t>
      </w:r>
    </w:p>
    <w:p w14:paraId="588246FD">
      <w:pPr>
        <w:bidi w:val="0"/>
        <w:rPr>
          <w:rFonts w:hint="default"/>
        </w:rPr>
      </w:pPr>
      <w:r>
        <w:rPr>
          <w:rFonts w:hint="default"/>
        </w:rPr>
        <w:t xml:space="preserve">    "msg": ""}</w:t>
      </w:r>
    </w:p>
    <w:p w14:paraId="15AD61F1">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87"/>
        <w:gridCol w:w="738"/>
        <w:gridCol w:w="3748"/>
      </w:tblGrid>
      <w:tr w14:paraId="69EB1D9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0A8BFD9">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EFEFF08">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89C5BB7">
            <w:pPr>
              <w:bidi w:val="0"/>
              <w:rPr>
                <w:rFonts w:hint="default"/>
              </w:rPr>
            </w:pPr>
            <w:r>
              <w:rPr>
                <w:rFonts w:hint="default"/>
                <w:lang w:val="en-US" w:eastAsia="zh-CN"/>
              </w:rPr>
              <w:t>描述</w:t>
            </w:r>
          </w:p>
        </w:tc>
      </w:tr>
      <w:tr w14:paraId="4A91919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E8A5F1">
            <w:pPr>
              <w:bidi w:val="0"/>
              <w:rPr>
                <w:rFonts w:hint="default"/>
              </w:rPr>
            </w:pPr>
            <w:r>
              <w:rPr>
                <w:rFonts w:hint="default"/>
                <w:lang w:val="en-US" w:eastAsia="zh-CN"/>
              </w:rPr>
              <w:t>isoMode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0BCD0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1BE694">
            <w:pPr>
              <w:bidi w:val="0"/>
              <w:rPr>
                <w:rFonts w:hint="default"/>
              </w:rPr>
            </w:pPr>
            <w:r>
              <w:rPr>
                <w:rFonts w:hint="default"/>
                <w:lang w:val="en-US" w:eastAsia="zh-CN"/>
              </w:rPr>
              <w:t>逐仓保证金划转模式</w:t>
            </w:r>
            <w:r>
              <w:rPr>
                <w:rFonts w:hint="default"/>
                <w:lang w:val="en-US" w:eastAsia="zh-CN"/>
              </w:rPr>
              <w:br w:type="textWrapping"/>
            </w:r>
            <w:r>
              <w:rPr>
                <w:rFonts w:hint="default"/>
                <w:lang w:val="en-US" w:eastAsia="zh-CN"/>
              </w:rPr>
              <w:t>auto_transfers_ccy：新版开仓自动划转</w:t>
            </w:r>
            <w:r>
              <w:rPr>
                <w:rFonts w:hint="default"/>
                <w:lang w:val="en-US" w:eastAsia="zh-CN"/>
              </w:rPr>
              <w:br w:type="textWrapping"/>
            </w:r>
            <w:r>
              <w:rPr>
                <w:rFonts w:hint="default"/>
                <w:lang w:val="en-US" w:eastAsia="zh-CN"/>
              </w:rPr>
              <w:t>automatic：开仓自动划转</w:t>
            </w:r>
          </w:p>
        </w:tc>
      </w:tr>
    </w:tbl>
    <w:p w14:paraId="72712E85">
      <w:pPr>
        <w:bidi w:val="0"/>
      </w:pPr>
      <w:r>
        <w:rPr>
          <w:lang w:val="en-US" w:eastAsia="zh-CN"/>
        </w:rPr>
        <w:t> 衍生品</w:t>
      </w:r>
      <w:r>
        <w:rPr>
          <w:lang w:val="en-US" w:eastAsia="zh-CN"/>
        </w:rPr>
        <w:br w:type="textWrapping"/>
      </w:r>
      <w:r>
        <w:rPr>
          <w:lang w:val="en-US" w:eastAsia="zh-CN"/>
        </w:rPr>
        <w:t>开仓划转：在开仓和平仓时自动占用和释放保证金 杠杆</w:t>
      </w:r>
      <w:r>
        <w:rPr>
          <w:lang w:val="en-US" w:eastAsia="zh-CN"/>
        </w:rPr>
        <w:br w:type="textWrapping"/>
      </w:r>
      <w:r>
        <w:rPr>
          <w:lang w:val="en-US" w:eastAsia="zh-CN"/>
        </w:rPr>
        <w:t>开仓划转：在开仓和平仓时自动借币和还币</w:t>
      </w:r>
    </w:p>
    <w:p w14:paraId="4C4E1436">
      <w:pPr>
        <w:bidi w:val="0"/>
        <w:rPr>
          <w:rFonts w:hint="default"/>
        </w:rPr>
      </w:pPr>
      <w:r>
        <w:rPr>
          <w:rFonts w:hint="default"/>
        </w:rPr>
        <w:t>查看账户最大可转余额</w:t>
      </w:r>
    </w:p>
    <w:p w14:paraId="49B85FA9">
      <w:pPr>
        <w:bidi w:val="0"/>
        <w:rPr>
          <w:rFonts w:hint="default"/>
        </w:rPr>
      </w:pPr>
      <w:r>
        <w:rPr>
          <w:rFonts w:hint="default"/>
        </w:rPr>
        <w:t>当指定币种时会返回该币种的交易账户到资金账户的最大可划转数量，不指定币种会返回所有拥有的币种资产可划转数量。</w:t>
      </w:r>
    </w:p>
    <w:p w14:paraId="51D368C9">
      <w:pPr>
        <w:bidi w:val="0"/>
        <w:rPr>
          <w:rFonts w:hint="default"/>
        </w:rPr>
      </w:pPr>
      <w:r>
        <w:rPr>
          <w:rFonts w:hint="default"/>
        </w:rPr>
        <w:t>限速：20次/2s</w:t>
      </w:r>
    </w:p>
    <w:p w14:paraId="64BFBD27">
      <w:pPr>
        <w:bidi w:val="0"/>
        <w:rPr>
          <w:rFonts w:hint="default"/>
        </w:rPr>
      </w:pPr>
      <w:r>
        <w:rPr>
          <w:rFonts w:hint="default"/>
        </w:rPr>
        <w:t>限速规则：User ID</w:t>
      </w:r>
    </w:p>
    <w:p w14:paraId="789AD09A">
      <w:pPr>
        <w:bidi w:val="0"/>
        <w:rPr>
          <w:rFonts w:hint="default"/>
        </w:rPr>
      </w:pPr>
      <w:r>
        <w:rPr>
          <w:rFonts w:hint="default"/>
        </w:rPr>
        <w:t>权限：读取</w:t>
      </w:r>
    </w:p>
    <w:p w14:paraId="57B62ECB">
      <w:pPr>
        <w:bidi w:val="0"/>
        <w:rPr>
          <w:rFonts w:hint="default"/>
        </w:rPr>
      </w:pPr>
      <w:r>
        <w:rPr>
          <w:rFonts w:hint="default"/>
        </w:rPr>
        <w:t>HTTP请求</w:t>
      </w:r>
    </w:p>
    <w:p w14:paraId="17F675D1">
      <w:pPr>
        <w:bidi w:val="0"/>
        <w:rPr>
          <w:rFonts w:hint="default"/>
        </w:rPr>
      </w:pPr>
      <w:r>
        <w:rPr>
          <w:rFonts w:hint="default"/>
        </w:rPr>
        <w:t>GET /api/v5/account/max-withdrawal</w:t>
      </w:r>
    </w:p>
    <w:p w14:paraId="5DFBE45D">
      <w:pPr>
        <w:bidi w:val="0"/>
      </w:pPr>
      <w:r>
        <w:rPr>
          <w:rFonts w:hint="default"/>
        </w:rPr>
        <w:t>请求示例</w:t>
      </w:r>
    </w:p>
    <w:p w14:paraId="330B8015">
      <w:pPr>
        <w:bidi w:val="0"/>
        <w:rPr>
          <w:rFonts w:hint="default"/>
        </w:rPr>
      </w:pPr>
      <w:r>
        <w:rPr>
          <w:rFonts w:hint="default"/>
        </w:rPr>
        <w:t>import okx.Account as Account</w:t>
      </w:r>
    </w:p>
    <w:p w14:paraId="1133B5C1">
      <w:pPr>
        <w:bidi w:val="0"/>
        <w:rPr>
          <w:rFonts w:hint="default"/>
        </w:rPr>
      </w:pPr>
      <w:r>
        <w:rPr>
          <w:rFonts w:hint="default"/>
        </w:rPr>
        <w:t># API 初始化apikey = "YOUR_API_KEY"secretkey = "YOUR_SECRET_KEY"passphrase = "YOUR_PASSPHRASE"</w:t>
      </w:r>
    </w:p>
    <w:p w14:paraId="5637407C">
      <w:pPr>
        <w:bidi w:val="0"/>
        <w:rPr>
          <w:rFonts w:hint="default"/>
        </w:rPr>
      </w:pPr>
      <w:r>
        <w:rPr>
          <w:rFonts w:hint="default"/>
        </w:rPr>
        <w:t>flag = "1"  # 实盘:0 , 模拟盘:1accountAPI = Account.AccountAPI(apikey, secretkey, passphrase, False, flag)</w:t>
      </w:r>
    </w:p>
    <w:p w14:paraId="6FB089F0">
      <w:pPr>
        <w:bidi w:val="0"/>
        <w:rPr>
          <w:rFonts w:hint="default"/>
        </w:rPr>
      </w:pPr>
      <w:r>
        <w:rPr>
          <w:rFonts w:hint="default"/>
        </w:rPr>
        <w:t># 查看账户最大可转余额result = accountAPI.get_max_withdrawal()print(result)</w:t>
      </w:r>
    </w:p>
    <w:p w14:paraId="651E4B53">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738"/>
        <w:gridCol w:w="1080"/>
        <w:gridCol w:w="5598"/>
      </w:tblGrid>
      <w:tr w14:paraId="0E40546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0AA1DE8">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4C1CF25">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78C7772">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C61BFBC">
            <w:pPr>
              <w:bidi w:val="0"/>
              <w:rPr>
                <w:rFonts w:hint="default"/>
              </w:rPr>
            </w:pPr>
            <w:r>
              <w:rPr>
                <w:rFonts w:hint="default"/>
                <w:lang w:val="en-US" w:eastAsia="zh-CN"/>
              </w:rPr>
              <w:t>描述</w:t>
            </w:r>
          </w:p>
        </w:tc>
      </w:tr>
      <w:tr w14:paraId="4465BEB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CEBCD30">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A57E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AAB5B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C9C2B7">
            <w:pPr>
              <w:bidi w:val="0"/>
              <w:rPr>
                <w:rFonts w:hint="default"/>
              </w:rPr>
            </w:pPr>
            <w:r>
              <w:rPr>
                <w:rFonts w:hint="default"/>
                <w:lang w:val="en-US" w:eastAsia="zh-CN"/>
              </w:rPr>
              <w:t>币种，如 BTC</w:t>
            </w:r>
            <w:r>
              <w:rPr>
                <w:rFonts w:hint="default"/>
                <w:lang w:val="en-US" w:eastAsia="zh-CN"/>
              </w:rPr>
              <w:br w:type="textWrapping"/>
            </w:r>
            <w:r>
              <w:rPr>
                <w:rFonts w:hint="default"/>
                <w:lang w:val="en-US" w:eastAsia="zh-CN"/>
              </w:rPr>
              <w:t>支持多币种查询（不超过20个），币种之间半角逗号分隔</w:t>
            </w:r>
          </w:p>
        </w:tc>
      </w:tr>
    </w:tbl>
    <w:p w14:paraId="384238D1">
      <w:pPr>
        <w:bidi w:val="0"/>
      </w:pPr>
      <w:r>
        <w:rPr>
          <w:rFonts w:hint="default"/>
        </w:rPr>
        <w:t>返回结果</w:t>
      </w:r>
    </w:p>
    <w:p w14:paraId="030FD780">
      <w:pPr>
        <w:bidi w:val="0"/>
        <w:rPr>
          <w:rFonts w:hint="default"/>
        </w:rPr>
      </w:pPr>
      <w:r>
        <w:rPr>
          <w:rFonts w:hint="default"/>
        </w:rPr>
        <w:t>{</w:t>
      </w:r>
    </w:p>
    <w:p w14:paraId="428649D9">
      <w:pPr>
        <w:bidi w:val="0"/>
        <w:rPr>
          <w:rFonts w:hint="default"/>
        </w:rPr>
      </w:pPr>
      <w:r>
        <w:rPr>
          <w:rFonts w:hint="default"/>
        </w:rPr>
        <w:t xml:space="preserve">    "code": "0",</w:t>
      </w:r>
    </w:p>
    <w:p w14:paraId="096EE52E">
      <w:pPr>
        <w:bidi w:val="0"/>
        <w:rPr>
          <w:rFonts w:hint="default"/>
        </w:rPr>
      </w:pPr>
      <w:r>
        <w:rPr>
          <w:rFonts w:hint="default"/>
        </w:rPr>
        <w:t xml:space="preserve">    "msg": "",</w:t>
      </w:r>
    </w:p>
    <w:p w14:paraId="584FF4E9">
      <w:pPr>
        <w:bidi w:val="0"/>
        <w:rPr>
          <w:rFonts w:hint="default"/>
        </w:rPr>
      </w:pPr>
      <w:r>
        <w:rPr>
          <w:rFonts w:hint="default"/>
        </w:rPr>
        <w:t xml:space="preserve">    "data": [{</w:t>
      </w:r>
    </w:p>
    <w:p w14:paraId="59D23D55">
      <w:pPr>
        <w:bidi w:val="0"/>
        <w:rPr>
          <w:rFonts w:hint="default"/>
        </w:rPr>
      </w:pPr>
      <w:r>
        <w:rPr>
          <w:rFonts w:hint="default"/>
        </w:rPr>
        <w:t xml:space="preserve">            "ccy": "BTC",</w:t>
      </w:r>
    </w:p>
    <w:p w14:paraId="3CB59B21">
      <w:pPr>
        <w:bidi w:val="0"/>
        <w:rPr>
          <w:rFonts w:hint="default"/>
        </w:rPr>
      </w:pPr>
      <w:r>
        <w:rPr>
          <w:rFonts w:hint="default"/>
        </w:rPr>
        <w:t xml:space="preserve">            "maxWd": "124",</w:t>
      </w:r>
    </w:p>
    <w:p w14:paraId="1E1346F9">
      <w:pPr>
        <w:bidi w:val="0"/>
        <w:rPr>
          <w:rFonts w:hint="default"/>
        </w:rPr>
      </w:pPr>
      <w:r>
        <w:rPr>
          <w:rFonts w:hint="default"/>
        </w:rPr>
        <w:t xml:space="preserve">            "maxWdEx": "125",</w:t>
      </w:r>
    </w:p>
    <w:p w14:paraId="7DDA9EA6">
      <w:pPr>
        <w:bidi w:val="0"/>
        <w:rPr>
          <w:rFonts w:hint="default"/>
        </w:rPr>
      </w:pPr>
      <w:r>
        <w:rPr>
          <w:rFonts w:hint="default"/>
        </w:rPr>
        <w:t xml:space="preserve">            "spotOffsetMaxWd": "",</w:t>
      </w:r>
    </w:p>
    <w:p w14:paraId="21AF2719">
      <w:pPr>
        <w:bidi w:val="0"/>
        <w:rPr>
          <w:rFonts w:hint="default"/>
        </w:rPr>
      </w:pPr>
      <w:r>
        <w:rPr>
          <w:rFonts w:hint="default"/>
        </w:rPr>
        <w:t xml:space="preserve">            "spotOffsetMaxWdEx": ""</w:t>
      </w:r>
    </w:p>
    <w:p w14:paraId="00BBDAFB">
      <w:pPr>
        <w:bidi w:val="0"/>
        <w:rPr>
          <w:rFonts w:hint="default"/>
        </w:rPr>
      </w:pPr>
      <w:r>
        <w:rPr>
          <w:rFonts w:hint="default"/>
        </w:rPr>
        <w:t xml:space="preserve">        },</w:t>
      </w:r>
    </w:p>
    <w:p w14:paraId="287D1DFF">
      <w:pPr>
        <w:bidi w:val="0"/>
        <w:rPr>
          <w:rFonts w:hint="default"/>
        </w:rPr>
      </w:pPr>
      <w:r>
        <w:rPr>
          <w:rFonts w:hint="default"/>
        </w:rPr>
        <w:t xml:space="preserve">        {</w:t>
      </w:r>
    </w:p>
    <w:p w14:paraId="05D7BFD8">
      <w:pPr>
        <w:bidi w:val="0"/>
        <w:rPr>
          <w:rFonts w:hint="default"/>
        </w:rPr>
      </w:pPr>
      <w:r>
        <w:rPr>
          <w:rFonts w:hint="default"/>
        </w:rPr>
        <w:t xml:space="preserve">            "ccy": "ETH",</w:t>
      </w:r>
    </w:p>
    <w:p w14:paraId="18878439">
      <w:pPr>
        <w:bidi w:val="0"/>
        <w:rPr>
          <w:rFonts w:hint="default"/>
        </w:rPr>
      </w:pPr>
      <w:r>
        <w:rPr>
          <w:rFonts w:hint="default"/>
        </w:rPr>
        <w:t xml:space="preserve">            "maxWd": "10",</w:t>
      </w:r>
    </w:p>
    <w:p w14:paraId="6117B7E1">
      <w:pPr>
        <w:bidi w:val="0"/>
        <w:rPr>
          <w:rFonts w:hint="default"/>
        </w:rPr>
      </w:pPr>
      <w:r>
        <w:rPr>
          <w:rFonts w:hint="default"/>
        </w:rPr>
        <w:t xml:space="preserve">            "maxWdEx": "12",</w:t>
      </w:r>
    </w:p>
    <w:p w14:paraId="058CC454">
      <w:pPr>
        <w:bidi w:val="0"/>
        <w:rPr>
          <w:rFonts w:hint="default"/>
        </w:rPr>
      </w:pPr>
      <w:r>
        <w:rPr>
          <w:rFonts w:hint="default"/>
        </w:rPr>
        <w:t xml:space="preserve">            "spotOffsetMaxWd": "",</w:t>
      </w:r>
    </w:p>
    <w:p w14:paraId="58397060">
      <w:pPr>
        <w:bidi w:val="0"/>
        <w:rPr>
          <w:rFonts w:hint="default"/>
        </w:rPr>
      </w:pPr>
      <w:r>
        <w:rPr>
          <w:rFonts w:hint="default"/>
        </w:rPr>
        <w:t xml:space="preserve">            "spotOffsetMaxWdEx": ""</w:t>
      </w:r>
    </w:p>
    <w:p w14:paraId="63487B5B">
      <w:pPr>
        <w:bidi w:val="0"/>
        <w:rPr>
          <w:rFonts w:hint="default"/>
        </w:rPr>
      </w:pPr>
      <w:r>
        <w:rPr>
          <w:rFonts w:hint="default"/>
        </w:rPr>
        <w:t xml:space="preserve">        }</w:t>
      </w:r>
    </w:p>
    <w:p w14:paraId="74835578">
      <w:pPr>
        <w:bidi w:val="0"/>
        <w:rPr>
          <w:rFonts w:hint="default"/>
        </w:rPr>
      </w:pPr>
      <w:r>
        <w:rPr>
          <w:rFonts w:hint="default"/>
        </w:rPr>
        <w:t xml:space="preserve">    ]}</w:t>
      </w:r>
    </w:p>
    <w:p w14:paraId="648F15E0">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985"/>
        <w:gridCol w:w="738"/>
        <w:gridCol w:w="5823"/>
      </w:tblGrid>
      <w:tr w14:paraId="2B29D6A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C6238E8">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F0CBFD1">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FF0EAF8">
            <w:pPr>
              <w:bidi w:val="0"/>
              <w:rPr>
                <w:rFonts w:hint="default"/>
              </w:rPr>
            </w:pPr>
            <w:r>
              <w:rPr>
                <w:rFonts w:hint="default"/>
                <w:lang w:val="en-US" w:eastAsia="zh-CN"/>
              </w:rPr>
              <w:t>描述</w:t>
            </w:r>
          </w:p>
        </w:tc>
      </w:tr>
      <w:tr w14:paraId="2C260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01BF8E">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EE3FA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860853">
            <w:pPr>
              <w:bidi w:val="0"/>
              <w:rPr>
                <w:rFonts w:hint="default"/>
              </w:rPr>
            </w:pPr>
            <w:r>
              <w:rPr>
                <w:rFonts w:hint="default"/>
                <w:lang w:val="en-US" w:eastAsia="zh-CN"/>
              </w:rPr>
              <w:t>币种</w:t>
            </w:r>
          </w:p>
        </w:tc>
      </w:tr>
      <w:tr w14:paraId="7C799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183B09">
            <w:pPr>
              <w:bidi w:val="0"/>
              <w:rPr>
                <w:rFonts w:hint="default"/>
              </w:rPr>
            </w:pPr>
            <w:r>
              <w:rPr>
                <w:rFonts w:hint="default"/>
                <w:lang w:val="en-US" w:eastAsia="zh-CN"/>
              </w:rPr>
              <w:t>maxWd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A024D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ECBE3E">
            <w:pPr>
              <w:bidi w:val="0"/>
              <w:rPr>
                <w:rFonts w:hint="default"/>
              </w:rPr>
            </w:pPr>
            <w:r>
              <w:rPr>
                <w:rFonts w:hint="default"/>
                <w:lang w:val="en-US" w:eastAsia="zh-CN"/>
              </w:rPr>
              <w:t>最大可划转数量（不包含 跨币种保证金模式/组合保证金模式 借币金额）</w:t>
            </w:r>
          </w:p>
        </w:tc>
      </w:tr>
      <w:tr w14:paraId="5037D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4FE4C7">
            <w:pPr>
              <w:bidi w:val="0"/>
              <w:rPr>
                <w:rFonts w:hint="default"/>
              </w:rPr>
            </w:pPr>
            <w:r>
              <w:rPr>
                <w:rFonts w:hint="default"/>
                <w:lang w:val="en-US" w:eastAsia="zh-CN"/>
              </w:rPr>
              <w:t>maxWdEx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987EB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15EB09">
            <w:pPr>
              <w:bidi w:val="0"/>
              <w:rPr>
                <w:rFonts w:hint="default"/>
              </w:rPr>
            </w:pPr>
            <w:r>
              <w:rPr>
                <w:rFonts w:hint="default"/>
                <w:lang w:val="en-US" w:eastAsia="zh-CN"/>
              </w:rPr>
              <w:t>最大可划转数量（包含 跨币种保证金模式/组合保证金模式 借币金额）</w:t>
            </w:r>
          </w:p>
        </w:tc>
      </w:tr>
      <w:tr w14:paraId="6F415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AAB3689">
            <w:pPr>
              <w:bidi w:val="0"/>
              <w:rPr>
                <w:rFonts w:hint="default"/>
              </w:rPr>
            </w:pPr>
            <w:r>
              <w:rPr>
                <w:rFonts w:hint="default"/>
                <w:lang w:val="en-US" w:eastAsia="zh-CN"/>
              </w:rPr>
              <w:t>spotOffsetMaxWd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55345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9AED6A">
            <w:pPr>
              <w:bidi w:val="0"/>
              <w:rPr>
                <w:rFonts w:hint="default"/>
              </w:rPr>
            </w:pPr>
            <w:r>
              <w:rPr>
                <w:rFonts w:hint="default"/>
                <w:lang w:val="en-US" w:eastAsia="zh-CN"/>
              </w:rPr>
              <w:t>现货对冲不支持借币最大可转数量</w:t>
            </w:r>
            <w:r>
              <w:rPr>
                <w:rFonts w:hint="default"/>
                <w:lang w:val="en-US" w:eastAsia="zh-CN"/>
              </w:rPr>
              <w:br w:type="textWrapping"/>
            </w:r>
            <w:r>
              <w:rPr>
                <w:rFonts w:hint="default"/>
                <w:lang w:val="en-US" w:eastAsia="zh-CN"/>
              </w:rPr>
              <w:t>仅适用于组合保证金模式</w:t>
            </w:r>
          </w:p>
        </w:tc>
      </w:tr>
      <w:tr w14:paraId="4A60CBB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963E9D">
            <w:pPr>
              <w:bidi w:val="0"/>
              <w:rPr>
                <w:rFonts w:hint="default"/>
              </w:rPr>
            </w:pPr>
            <w:r>
              <w:rPr>
                <w:rFonts w:hint="default"/>
                <w:lang w:val="en-US" w:eastAsia="zh-CN"/>
              </w:rPr>
              <w:t>spotOffsetMaxWdEx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C05C3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357EF6">
            <w:pPr>
              <w:bidi w:val="0"/>
              <w:rPr>
                <w:rFonts w:hint="default"/>
              </w:rPr>
            </w:pPr>
            <w:r>
              <w:rPr>
                <w:rFonts w:hint="default"/>
                <w:lang w:val="en-US" w:eastAsia="zh-CN"/>
              </w:rPr>
              <w:t>现货对冲支持借币的最大可转数量</w:t>
            </w:r>
            <w:r>
              <w:rPr>
                <w:rFonts w:hint="default"/>
                <w:lang w:val="en-US" w:eastAsia="zh-CN"/>
              </w:rPr>
              <w:br w:type="textWrapping"/>
            </w:r>
            <w:r>
              <w:rPr>
                <w:rFonts w:hint="default"/>
                <w:lang w:val="en-US" w:eastAsia="zh-CN"/>
              </w:rPr>
              <w:t>仅适用于组合保证金模式</w:t>
            </w:r>
          </w:p>
        </w:tc>
      </w:tr>
    </w:tbl>
    <w:p w14:paraId="58430E8A">
      <w:pPr>
        <w:bidi w:val="0"/>
        <w:rPr>
          <w:rFonts w:hint="default"/>
        </w:rPr>
      </w:pPr>
      <w:r>
        <w:rPr>
          <w:rFonts w:hint="default"/>
        </w:rPr>
        <w:t>查看账户特定风险状态</w:t>
      </w:r>
    </w:p>
    <w:p w14:paraId="383E6E19">
      <w:pPr>
        <w:bidi w:val="0"/>
        <w:rPr>
          <w:rFonts w:hint="default"/>
        </w:rPr>
      </w:pPr>
      <w:r>
        <w:rPr>
          <w:rFonts w:hint="default"/>
        </w:rPr>
        <w:t>仅适用于PM账户</w:t>
      </w:r>
    </w:p>
    <w:p w14:paraId="6755EF77">
      <w:pPr>
        <w:bidi w:val="0"/>
        <w:rPr>
          <w:rFonts w:hint="default"/>
        </w:rPr>
      </w:pPr>
      <w:r>
        <w:rPr>
          <w:rFonts w:hint="default"/>
        </w:rPr>
        <w:t>限速：10次/2s</w:t>
      </w:r>
    </w:p>
    <w:p w14:paraId="1035009E">
      <w:pPr>
        <w:bidi w:val="0"/>
        <w:rPr>
          <w:rFonts w:hint="default"/>
        </w:rPr>
      </w:pPr>
      <w:r>
        <w:rPr>
          <w:rFonts w:hint="default"/>
        </w:rPr>
        <w:t>限速规则：User ID</w:t>
      </w:r>
    </w:p>
    <w:p w14:paraId="7B2645C7">
      <w:pPr>
        <w:bidi w:val="0"/>
        <w:rPr>
          <w:rFonts w:hint="default"/>
        </w:rPr>
      </w:pPr>
      <w:r>
        <w:rPr>
          <w:rFonts w:hint="default"/>
        </w:rPr>
        <w:t>权限：读取</w:t>
      </w:r>
    </w:p>
    <w:p w14:paraId="53537870">
      <w:pPr>
        <w:bidi w:val="0"/>
        <w:rPr>
          <w:rFonts w:hint="default"/>
        </w:rPr>
      </w:pPr>
      <w:r>
        <w:rPr>
          <w:rFonts w:hint="default"/>
        </w:rPr>
        <w:t>HTTP请求</w:t>
      </w:r>
    </w:p>
    <w:p w14:paraId="1740BD0C">
      <w:pPr>
        <w:bidi w:val="0"/>
        <w:rPr>
          <w:rFonts w:hint="default"/>
        </w:rPr>
      </w:pPr>
      <w:r>
        <w:rPr>
          <w:rFonts w:hint="default"/>
        </w:rPr>
        <w:t>GET /api/v5/account/risk-state</w:t>
      </w:r>
    </w:p>
    <w:p w14:paraId="313FD725">
      <w:pPr>
        <w:bidi w:val="0"/>
      </w:pPr>
      <w:r>
        <w:rPr>
          <w:rFonts w:hint="default"/>
        </w:rPr>
        <w:t>请求示例</w:t>
      </w:r>
    </w:p>
    <w:p w14:paraId="0F1D1115">
      <w:pPr>
        <w:bidi w:val="0"/>
        <w:rPr>
          <w:rFonts w:hint="default"/>
        </w:rPr>
      </w:pPr>
      <w:r>
        <w:rPr>
          <w:rFonts w:hint="default"/>
        </w:rPr>
        <w:t>import okx.Account as Account</w:t>
      </w:r>
    </w:p>
    <w:p w14:paraId="4987E31F">
      <w:pPr>
        <w:bidi w:val="0"/>
        <w:rPr>
          <w:rFonts w:hint="default"/>
        </w:rPr>
      </w:pPr>
      <w:r>
        <w:rPr>
          <w:rFonts w:hint="default"/>
        </w:rPr>
        <w:t># API 初始化apikey = "YOUR_API_KEY"secretkey = "YOUR_SECRET_KEY"passphrase = "YOUR_PASSPHRASE"</w:t>
      </w:r>
    </w:p>
    <w:p w14:paraId="328B1701">
      <w:pPr>
        <w:bidi w:val="0"/>
        <w:rPr>
          <w:rFonts w:hint="default"/>
        </w:rPr>
      </w:pPr>
      <w:r>
        <w:rPr>
          <w:rFonts w:hint="default"/>
        </w:rPr>
        <w:t>flag = "1"  # 实盘:0 , 模拟盘:1accountAPI = Account.AccountAPI(apikey, secretkey, passphrase, False, flag)</w:t>
      </w:r>
    </w:p>
    <w:p w14:paraId="67363E95">
      <w:pPr>
        <w:bidi w:val="0"/>
        <w:rPr>
          <w:rFonts w:hint="default"/>
        </w:rPr>
      </w:pPr>
      <w:r>
        <w:rPr>
          <w:rFonts w:hint="default"/>
        </w:rPr>
        <w:t># 查看账户持仓风险result = accountAPI.get_account_position_risk()print(result)</w:t>
      </w:r>
    </w:p>
    <w:p w14:paraId="17251E3F">
      <w:pPr>
        <w:bidi w:val="0"/>
      </w:pPr>
      <w:r>
        <w:rPr>
          <w:rFonts w:hint="default"/>
        </w:rPr>
        <w:t>返回结果</w:t>
      </w:r>
    </w:p>
    <w:p w14:paraId="6CBF9886">
      <w:pPr>
        <w:bidi w:val="0"/>
        <w:rPr>
          <w:rFonts w:hint="default"/>
        </w:rPr>
      </w:pPr>
      <w:r>
        <w:rPr>
          <w:rFonts w:hint="default"/>
        </w:rPr>
        <w:t>{</w:t>
      </w:r>
    </w:p>
    <w:p w14:paraId="04144939">
      <w:pPr>
        <w:bidi w:val="0"/>
        <w:rPr>
          <w:rFonts w:hint="default"/>
        </w:rPr>
      </w:pPr>
      <w:r>
        <w:rPr>
          <w:rFonts w:hint="default"/>
        </w:rPr>
        <w:t xml:space="preserve">    "code": "0",</w:t>
      </w:r>
    </w:p>
    <w:p w14:paraId="394EE885">
      <w:pPr>
        <w:bidi w:val="0"/>
        <w:rPr>
          <w:rFonts w:hint="default"/>
        </w:rPr>
      </w:pPr>
      <w:r>
        <w:rPr>
          <w:rFonts w:hint="default"/>
        </w:rPr>
        <w:t xml:space="preserve">    "data": [</w:t>
      </w:r>
    </w:p>
    <w:p w14:paraId="41FB8746">
      <w:pPr>
        <w:bidi w:val="0"/>
        <w:rPr>
          <w:rFonts w:hint="default"/>
        </w:rPr>
      </w:pPr>
      <w:r>
        <w:rPr>
          <w:rFonts w:hint="default"/>
        </w:rPr>
        <w:t xml:space="preserve">        {</w:t>
      </w:r>
    </w:p>
    <w:p w14:paraId="2E5F6CBE">
      <w:pPr>
        <w:bidi w:val="0"/>
        <w:rPr>
          <w:rFonts w:hint="default"/>
        </w:rPr>
      </w:pPr>
      <w:r>
        <w:rPr>
          <w:rFonts w:hint="default"/>
        </w:rPr>
        <w:t xml:space="preserve">            "atRisk": false,</w:t>
      </w:r>
    </w:p>
    <w:p w14:paraId="3318E901">
      <w:pPr>
        <w:bidi w:val="0"/>
        <w:rPr>
          <w:rFonts w:hint="default"/>
        </w:rPr>
      </w:pPr>
      <w:r>
        <w:rPr>
          <w:rFonts w:hint="default"/>
        </w:rPr>
        <w:t xml:space="preserve">            "atRiskIdx": [],</w:t>
      </w:r>
    </w:p>
    <w:p w14:paraId="2271DB46">
      <w:pPr>
        <w:bidi w:val="0"/>
        <w:rPr>
          <w:rFonts w:hint="default"/>
        </w:rPr>
      </w:pPr>
      <w:r>
        <w:rPr>
          <w:rFonts w:hint="default"/>
        </w:rPr>
        <w:t xml:space="preserve">            "atRiskMgn": [],</w:t>
      </w:r>
    </w:p>
    <w:p w14:paraId="2290884B">
      <w:pPr>
        <w:bidi w:val="0"/>
        <w:rPr>
          <w:rFonts w:hint="default"/>
        </w:rPr>
      </w:pPr>
      <w:r>
        <w:rPr>
          <w:rFonts w:hint="default"/>
        </w:rPr>
        <w:t xml:space="preserve">            "ts": "1635745078794"</w:t>
      </w:r>
    </w:p>
    <w:p w14:paraId="23A4F360">
      <w:pPr>
        <w:bidi w:val="0"/>
        <w:rPr>
          <w:rFonts w:hint="default"/>
        </w:rPr>
      </w:pPr>
      <w:r>
        <w:rPr>
          <w:rFonts w:hint="default"/>
        </w:rPr>
        <w:t xml:space="preserve">        }</w:t>
      </w:r>
    </w:p>
    <w:p w14:paraId="641C657A">
      <w:pPr>
        <w:bidi w:val="0"/>
        <w:rPr>
          <w:rFonts w:hint="default"/>
        </w:rPr>
      </w:pPr>
      <w:r>
        <w:rPr>
          <w:rFonts w:hint="default"/>
        </w:rPr>
        <w:t xml:space="preserve">    ],</w:t>
      </w:r>
    </w:p>
    <w:p w14:paraId="481FE267">
      <w:pPr>
        <w:bidi w:val="0"/>
        <w:rPr>
          <w:rFonts w:hint="default"/>
        </w:rPr>
      </w:pPr>
      <w:r>
        <w:rPr>
          <w:rFonts w:hint="default"/>
        </w:rPr>
        <w:t xml:space="preserve">    "msg": ""}</w:t>
      </w:r>
    </w:p>
    <w:p w14:paraId="18722E6D">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38"/>
        <w:gridCol w:w="1467"/>
        <w:gridCol w:w="5941"/>
      </w:tblGrid>
      <w:tr w14:paraId="03638A6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7FFD55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2BBF81B">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5808CC4">
            <w:pPr>
              <w:bidi w:val="0"/>
              <w:rPr>
                <w:rFonts w:hint="default"/>
              </w:rPr>
            </w:pPr>
            <w:r>
              <w:rPr>
                <w:rFonts w:hint="default"/>
                <w:lang w:val="en-US" w:eastAsia="zh-CN"/>
              </w:rPr>
              <w:t>描述</w:t>
            </w:r>
          </w:p>
        </w:tc>
      </w:tr>
      <w:tr w14:paraId="21AC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70E480">
            <w:pPr>
              <w:bidi w:val="0"/>
              <w:rPr>
                <w:rFonts w:hint="default"/>
              </w:rPr>
            </w:pPr>
            <w:r>
              <w:rPr>
                <w:rFonts w:hint="default"/>
                <w:lang w:val="en-US" w:eastAsia="zh-CN"/>
              </w:rPr>
              <w:t>atRisk</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ADC094">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062453">
            <w:pPr>
              <w:bidi w:val="0"/>
              <w:rPr>
                <w:rFonts w:hint="default"/>
              </w:rPr>
            </w:pPr>
            <w:r>
              <w:rPr>
                <w:rFonts w:hint="default"/>
                <w:lang w:val="en-US" w:eastAsia="zh-CN"/>
              </w:rPr>
              <w:t>自动借币模式下的账户风险状态</w:t>
            </w:r>
            <w:r>
              <w:rPr>
                <w:rFonts w:hint="default"/>
                <w:lang w:val="en-US" w:eastAsia="zh-CN"/>
              </w:rPr>
              <w:br w:type="textWrapping"/>
            </w:r>
            <w:r>
              <w:rPr>
                <w:rFonts w:hint="default"/>
                <w:lang w:val="en-US" w:eastAsia="zh-CN"/>
              </w:rPr>
              <w:t>true： 当前账户为特定风险状态</w:t>
            </w:r>
            <w:r>
              <w:rPr>
                <w:rFonts w:hint="default"/>
                <w:lang w:val="en-US" w:eastAsia="zh-CN"/>
              </w:rPr>
              <w:br w:type="textWrapping"/>
            </w:r>
            <w:r>
              <w:rPr>
                <w:rFonts w:hint="default"/>
                <w:lang w:val="en-US" w:eastAsia="zh-CN"/>
              </w:rPr>
              <w:t>false： 当前不是特定风险状态</w:t>
            </w:r>
          </w:p>
        </w:tc>
      </w:tr>
      <w:tr w14:paraId="5D49A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2235434">
            <w:pPr>
              <w:bidi w:val="0"/>
              <w:rPr>
                <w:rFonts w:hint="default"/>
              </w:rPr>
            </w:pPr>
            <w:r>
              <w:rPr>
                <w:rFonts w:hint="default"/>
                <w:lang w:val="en-US" w:eastAsia="zh-CN"/>
              </w:rPr>
              <w:t>atRiskIdx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013567">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0E1D5B">
            <w:pPr>
              <w:bidi w:val="0"/>
              <w:rPr>
                <w:rFonts w:hint="default"/>
              </w:rPr>
            </w:pPr>
            <w:r>
              <w:rPr>
                <w:rFonts w:hint="default"/>
                <w:lang w:val="en-US" w:eastAsia="zh-CN"/>
              </w:rPr>
              <w:t>衍生品的risk unit列表</w:t>
            </w:r>
          </w:p>
        </w:tc>
      </w:tr>
      <w:tr w14:paraId="09583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72A8E9">
            <w:pPr>
              <w:bidi w:val="0"/>
              <w:rPr>
                <w:rFonts w:hint="default"/>
              </w:rPr>
            </w:pPr>
            <w:r>
              <w:rPr>
                <w:rFonts w:hint="default"/>
                <w:lang w:val="en-US" w:eastAsia="zh-CN"/>
              </w:rPr>
              <w:t>atRiskMgn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F45D33">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3F31A0">
            <w:pPr>
              <w:bidi w:val="0"/>
              <w:rPr>
                <w:rFonts w:hint="default"/>
              </w:rPr>
            </w:pPr>
            <w:r>
              <w:rPr>
                <w:rFonts w:hint="default"/>
                <w:lang w:val="en-US" w:eastAsia="zh-CN"/>
              </w:rPr>
              <w:t>杠杆的risk unit列表</w:t>
            </w:r>
          </w:p>
        </w:tc>
      </w:tr>
      <w:tr w14:paraId="46E3E0C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B3F24FE">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580A6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B844CD">
            <w:pPr>
              <w:bidi w:val="0"/>
              <w:rPr>
                <w:rFonts w:hint="default"/>
              </w:rPr>
            </w:pPr>
            <w:r>
              <w:rPr>
                <w:rFonts w:hint="default"/>
                <w:lang w:val="en-US" w:eastAsia="zh-CN"/>
              </w:rPr>
              <w:t>接口数据返回时间 ，Unix时间戳的毫秒数格式，如 1597026383085</w:t>
            </w:r>
          </w:p>
        </w:tc>
      </w:tr>
    </w:tbl>
    <w:p w14:paraId="49047481">
      <w:pPr>
        <w:bidi w:val="0"/>
      </w:pPr>
      <w:r>
        <w:rPr>
          <w:lang w:val="en-US" w:eastAsia="zh-CN"/>
        </w:rPr>
        <w:t> 当账户进入特定风险状态后，仅可以委托降低账户风险方向的IOC类型订单.</w:t>
      </w:r>
    </w:p>
    <w:p w14:paraId="18B2A8EE">
      <w:pPr>
        <w:bidi w:val="0"/>
        <w:rPr>
          <w:rFonts w:hint="default"/>
        </w:rPr>
      </w:pPr>
      <w:r>
        <w:rPr>
          <w:rFonts w:hint="default"/>
        </w:rPr>
        <w:t>获取借币利率与限额</w:t>
      </w:r>
    </w:p>
    <w:p w14:paraId="225E537E">
      <w:pPr>
        <w:bidi w:val="0"/>
        <w:rPr>
          <w:rFonts w:hint="default"/>
        </w:rPr>
      </w:pPr>
      <w:r>
        <w:rPr>
          <w:rFonts w:hint="default"/>
        </w:rPr>
        <w:t>限速：5次/2s</w:t>
      </w:r>
    </w:p>
    <w:p w14:paraId="5AC31481">
      <w:pPr>
        <w:bidi w:val="0"/>
        <w:rPr>
          <w:rFonts w:hint="default"/>
        </w:rPr>
      </w:pPr>
      <w:r>
        <w:rPr>
          <w:rFonts w:hint="default"/>
        </w:rPr>
        <w:t>限速规则：User ID</w:t>
      </w:r>
    </w:p>
    <w:p w14:paraId="4776296B">
      <w:pPr>
        <w:bidi w:val="0"/>
        <w:rPr>
          <w:rFonts w:hint="default"/>
        </w:rPr>
      </w:pPr>
      <w:r>
        <w:rPr>
          <w:rFonts w:hint="default"/>
        </w:rPr>
        <w:t>权限：读取</w:t>
      </w:r>
    </w:p>
    <w:p w14:paraId="4830EA0F">
      <w:pPr>
        <w:bidi w:val="0"/>
        <w:rPr>
          <w:rFonts w:hint="default"/>
        </w:rPr>
      </w:pPr>
      <w:r>
        <w:rPr>
          <w:rFonts w:hint="default"/>
        </w:rPr>
        <w:t>HTTP请求</w:t>
      </w:r>
    </w:p>
    <w:p w14:paraId="7523987B">
      <w:pPr>
        <w:bidi w:val="0"/>
        <w:rPr>
          <w:rFonts w:hint="default"/>
        </w:rPr>
      </w:pPr>
      <w:r>
        <w:rPr>
          <w:rFonts w:hint="default"/>
        </w:rPr>
        <w:t>GET /api/v5/account/interest-limits</w:t>
      </w:r>
    </w:p>
    <w:p w14:paraId="21ED6875">
      <w:pPr>
        <w:bidi w:val="0"/>
      </w:pPr>
      <w:r>
        <w:rPr>
          <w:rFonts w:hint="default"/>
        </w:rPr>
        <w:t>请求示例</w:t>
      </w:r>
    </w:p>
    <w:p w14:paraId="43B8B6A0">
      <w:pPr>
        <w:bidi w:val="0"/>
        <w:rPr>
          <w:rFonts w:hint="default"/>
        </w:rPr>
      </w:pPr>
      <w:r>
        <w:rPr>
          <w:rFonts w:hint="default"/>
        </w:rPr>
        <w:t>import okx.Account as Account</w:t>
      </w:r>
    </w:p>
    <w:p w14:paraId="79831B25">
      <w:pPr>
        <w:bidi w:val="0"/>
        <w:rPr>
          <w:rFonts w:hint="default"/>
        </w:rPr>
      </w:pPr>
      <w:r>
        <w:rPr>
          <w:rFonts w:hint="default"/>
        </w:rPr>
        <w:t># API 初始化apikey = "YOUR_API_KEY"secretkey = "YOUR_SECRET_KEY"passphrase = "YOUR_PASSPHRASE"</w:t>
      </w:r>
    </w:p>
    <w:p w14:paraId="3061EE25">
      <w:pPr>
        <w:bidi w:val="0"/>
        <w:rPr>
          <w:rFonts w:hint="default"/>
        </w:rPr>
      </w:pPr>
      <w:r>
        <w:rPr>
          <w:rFonts w:hint="default"/>
        </w:rPr>
        <w:t>flag = "1"  # 实盘:0 , 模拟盘:1accountAPI = Account.AccountAPI(apikey, secretkey, passphrase, False, flag)</w:t>
      </w:r>
    </w:p>
    <w:p w14:paraId="04B9C992">
      <w:pPr>
        <w:bidi w:val="0"/>
        <w:rPr>
          <w:rFonts w:hint="default"/>
        </w:rPr>
      </w:pPr>
      <w:r>
        <w:rPr>
          <w:rFonts w:hint="default"/>
        </w:rPr>
        <w:t># 获取借币利率与限额result = accountAPI.get_interest_limits(</w:t>
      </w:r>
    </w:p>
    <w:p w14:paraId="36795BCD">
      <w:pPr>
        <w:bidi w:val="0"/>
        <w:rPr>
          <w:rFonts w:hint="default"/>
        </w:rPr>
      </w:pPr>
      <w:r>
        <w:rPr>
          <w:rFonts w:hint="default"/>
        </w:rPr>
        <w:t xml:space="preserve">    ccy="BTC")print(result)</w:t>
      </w:r>
    </w:p>
    <w:p w14:paraId="6B498144">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738"/>
        <w:gridCol w:w="1080"/>
        <w:gridCol w:w="1867"/>
      </w:tblGrid>
      <w:tr w14:paraId="6893801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792FCA0">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79C7C2B">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61E2F35">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FC13F5D">
            <w:pPr>
              <w:bidi w:val="0"/>
              <w:rPr>
                <w:rFonts w:hint="default"/>
              </w:rPr>
            </w:pPr>
            <w:r>
              <w:rPr>
                <w:rFonts w:hint="default"/>
                <w:lang w:val="en-US" w:eastAsia="zh-CN"/>
              </w:rPr>
              <w:t>描述</w:t>
            </w:r>
          </w:p>
        </w:tc>
      </w:tr>
      <w:tr w14:paraId="49F53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F8D790">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70B63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9E19E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2BF65D">
            <w:pPr>
              <w:bidi w:val="0"/>
              <w:rPr>
                <w:rFonts w:hint="default"/>
              </w:rPr>
            </w:pPr>
            <w:r>
              <w:rPr>
                <w:rFonts w:hint="default"/>
                <w:lang w:val="en-US" w:eastAsia="zh-CN"/>
              </w:rPr>
              <w:t>借币类型</w:t>
            </w:r>
            <w:r>
              <w:rPr>
                <w:rFonts w:hint="default"/>
                <w:lang w:val="en-US" w:eastAsia="zh-CN"/>
              </w:rPr>
              <w:br w:type="textWrapping"/>
            </w:r>
            <w:r>
              <w:rPr>
                <w:rFonts w:hint="default"/>
                <w:lang w:val="en-US" w:eastAsia="zh-CN"/>
              </w:rPr>
              <w:t>2：市场借币</w:t>
            </w:r>
            <w:r>
              <w:rPr>
                <w:rFonts w:hint="default"/>
                <w:lang w:val="en-US" w:eastAsia="zh-CN"/>
              </w:rPr>
              <w:br w:type="textWrapping"/>
            </w:r>
            <w:r>
              <w:rPr>
                <w:rFonts w:hint="default"/>
                <w:lang w:val="en-US" w:eastAsia="zh-CN"/>
              </w:rPr>
              <w:t>默认为2</w:t>
            </w:r>
          </w:p>
        </w:tc>
      </w:tr>
      <w:tr w14:paraId="1AE17CC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8D2259">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F23A8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7EDB9A">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F3DE26">
            <w:pPr>
              <w:bidi w:val="0"/>
              <w:rPr>
                <w:rFonts w:hint="default"/>
              </w:rPr>
            </w:pPr>
            <w:r>
              <w:rPr>
                <w:rFonts w:hint="default"/>
                <w:lang w:val="en-US" w:eastAsia="zh-CN"/>
              </w:rPr>
              <w:t>借贷币种，如 BTC</w:t>
            </w:r>
          </w:p>
        </w:tc>
      </w:tr>
    </w:tbl>
    <w:p w14:paraId="18493FFE">
      <w:pPr>
        <w:bidi w:val="0"/>
      </w:pPr>
      <w:r>
        <w:rPr>
          <w:rFonts w:hint="default"/>
        </w:rPr>
        <w:t>返回结果</w:t>
      </w:r>
    </w:p>
    <w:p w14:paraId="36C55AF3">
      <w:pPr>
        <w:bidi w:val="0"/>
        <w:rPr>
          <w:rFonts w:hint="default"/>
        </w:rPr>
      </w:pPr>
      <w:r>
        <w:rPr>
          <w:rFonts w:hint="default"/>
        </w:rPr>
        <w:t>{</w:t>
      </w:r>
    </w:p>
    <w:p w14:paraId="2E6ECCCE">
      <w:pPr>
        <w:bidi w:val="0"/>
        <w:rPr>
          <w:rFonts w:hint="default"/>
        </w:rPr>
      </w:pPr>
      <w:r>
        <w:rPr>
          <w:rFonts w:hint="default"/>
        </w:rPr>
        <w:t xml:space="preserve">    "code": "0",</w:t>
      </w:r>
    </w:p>
    <w:p w14:paraId="15631AD2">
      <w:pPr>
        <w:bidi w:val="0"/>
        <w:rPr>
          <w:rFonts w:hint="default"/>
        </w:rPr>
      </w:pPr>
      <w:r>
        <w:rPr>
          <w:rFonts w:hint="default"/>
        </w:rPr>
        <w:t xml:space="preserve">    "data": [</w:t>
      </w:r>
    </w:p>
    <w:p w14:paraId="477E1C17">
      <w:pPr>
        <w:bidi w:val="0"/>
        <w:rPr>
          <w:rFonts w:hint="default"/>
        </w:rPr>
      </w:pPr>
      <w:r>
        <w:rPr>
          <w:rFonts w:hint="default"/>
        </w:rPr>
        <w:t xml:space="preserve">        {</w:t>
      </w:r>
    </w:p>
    <w:p w14:paraId="6FC9CDD9">
      <w:pPr>
        <w:bidi w:val="0"/>
        <w:rPr>
          <w:rFonts w:hint="default"/>
        </w:rPr>
      </w:pPr>
      <w:r>
        <w:rPr>
          <w:rFonts w:hint="default"/>
        </w:rPr>
        <w:t xml:space="preserve">            "debt": "0.85893159114900247077000000000000",</w:t>
      </w:r>
    </w:p>
    <w:p w14:paraId="0CBF9D2C">
      <w:pPr>
        <w:bidi w:val="0"/>
        <w:rPr>
          <w:rFonts w:hint="default"/>
        </w:rPr>
      </w:pPr>
      <w:r>
        <w:rPr>
          <w:rFonts w:hint="default"/>
        </w:rPr>
        <w:t xml:space="preserve">            "interest": "0.00000000000000000000000000000000",</w:t>
      </w:r>
    </w:p>
    <w:p w14:paraId="23288A7D">
      <w:pPr>
        <w:bidi w:val="0"/>
        <w:rPr>
          <w:rFonts w:hint="default"/>
        </w:rPr>
      </w:pPr>
      <w:r>
        <w:rPr>
          <w:rFonts w:hint="default"/>
        </w:rPr>
        <w:t xml:space="preserve">            "loanAlloc": "",</w:t>
      </w:r>
    </w:p>
    <w:p w14:paraId="6575D667">
      <w:pPr>
        <w:bidi w:val="0"/>
        <w:rPr>
          <w:rFonts w:hint="default"/>
        </w:rPr>
      </w:pPr>
      <w:r>
        <w:rPr>
          <w:rFonts w:hint="default"/>
        </w:rPr>
        <w:t xml:space="preserve">            "nextDiscountTime": "1729490400000",</w:t>
      </w:r>
    </w:p>
    <w:p w14:paraId="1B6C0F2B">
      <w:pPr>
        <w:bidi w:val="0"/>
        <w:rPr>
          <w:rFonts w:hint="default"/>
        </w:rPr>
      </w:pPr>
      <w:r>
        <w:rPr>
          <w:rFonts w:hint="default"/>
        </w:rPr>
        <w:t xml:space="preserve">            "nextInterestTime": "1729490400000",</w:t>
      </w:r>
    </w:p>
    <w:p w14:paraId="42D7EFC4">
      <w:pPr>
        <w:bidi w:val="0"/>
        <w:rPr>
          <w:rFonts w:hint="default"/>
        </w:rPr>
      </w:pPr>
      <w:r>
        <w:rPr>
          <w:rFonts w:hint="default"/>
        </w:rPr>
        <w:t xml:space="preserve">            "records": [</w:t>
      </w:r>
    </w:p>
    <w:p w14:paraId="78632CFB">
      <w:pPr>
        <w:bidi w:val="0"/>
        <w:rPr>
          <w:rFonts w:hint="default"/>
        </w:rPr>
      </w:pPr>
      <w:r>
        <w:rPr>
          <w:rFonts w:hint="default"/>
        </w:rPr>
        <w:t xml:space="preserve">                {</w:t>
      </w:r>
    </w:p>
    <w:p w14:paraId="0F2EA0D2">
      <w:pPr>
        <w:bidi w:val="0"/>
        <w:rPr>
          <w:rFonts w:hint="default"/>
        </w:rPr>
      </w:pPr>
      <w:r>
        <w:rPr>
          <w:rFonts w:hint="default"/>
        </w:rPr>
        <w:t xml:space="preserve">                    "availLoan": "",</w:t>
      </w:r>
    </w:p>
    <w:p w14:paraId="199CA354">
      <w:pPr>
        <w:bidi w:val="0"/>
        <w:rPr>
          <w:rFonts w:hint="default"/>
        </w:rPr>
      </w:pPr>
      <w:r>
        <w:rPr>
          <w:rFonts w:hint="default"/>
        </w:rPr>
        <w:t xml:space="preserve">                    "avgRate": "",</w:t>
      </w:r>
    </w:p>
    <w:p w14:paraId="085EFB75">
      <w:pPr>
        <w:bidi w:val="0"/>
        <w:rPr>
          <w:rFonts w:hint="default"/>
        </w:rPr>
      </w:pPr>
      <w:r>
        <w:rPr>
          <w:rFonts w:hint="default"/>
        </w:rPr>
        <w:t xml:space="preserve">                    "ccy": "BTC",</w:t>
      </w:r>
    </w:p>
    <w:p w14:paraId="57E1680C">
      <w:pPr>
        <w:bidi w:val="0"/>
        <w:rPr>
          <w:rFonts w:hint="default"/>
        </w:rPr>
      </w:pPr>
      <w:r>
        <w:rPr>
          <w:rFonts w:hint="default"/>
        </w:rPr>
        <w:t xml:space="preserve">                    "interest": "0",</w:t>
      </w:r>
    </w:p>
    <w:p w14:paraId="0051F9A3">
      <w:pPr>
        <w:bidi w:val="0"/>
        <w:rPr>
          <w:rFonts w:hint="default"/>
        </w:rPr>
      </w:pPr>
      <w:r>
        <w:rPr>
          <w:rFonts w:hint="default"/>
        </w:rPr>
        <w:t xml:space="preserve">                    "loanQuota": "175.00000000",</w:t>
      </w:r>
    </w:p>
    <w:p w14:paraId="267ADE73">
      <w:pPr>
        <w:bidi w:val="0"/>
        <w:rPr>
          <w:rFonts w:hint="default"/>
        </w:rPr>
      </w:pPr>
      <w:r>
        <w:rPr>
          <w:rFonts w:hint="default"/>
        </w:rPr>
        <w:t xml:space="preserve">                    "posLoan": "",</w:t>
      </w:r>
    </w:p>
    <w:p w14:paraId="11FAC361">
      <w:pPr>
        <w:bidi w:val="0"/>
        <w:rPr>
          <w:rFonts w:hint="default"/>
        </w:rPr>
      </w:pPr>
      <w:r>
        <w:rPr>
          <w:rFonts w:hint="default"/>
        </w:rPr>
        <w:t xml:space="preserve">                    "rate": "0.0000276",</w:t>
      </w:r>
    </w:p>
    <w:p w14:paraId="28630DBD">
      <w:pPr>
        <w:bidi w:val="0"/>
        <w:rPr>
          <w:rFonts w:hint="default"/>
        </w:rPr>
      </w:pPr>
      <w:r>
        <w:rPr>
          <w:rFonts w:hint="default"/>
        </w:rPr>
        <w:t xml:space="preserve">                    "surplusLmt": "175.00000000",</w:t>
      </w:r>
    </w:p>
    <w:p w14:paraId="3ED1CCF1">
      <w:pPr>
        <w:bidi w:val="0"/>
        <w:rPr>
          <w:rFonts w:hint="default"/>
        </w:rPr>
      </w:pPr>
      <w:r>
        <w:rPr>
          <w:rFonts w:hint="default"/>
        </w:rPr>
        <w:t xml:space="preserve">                    "surplusLmtDetails": {},</w:t>
      </w:r>
    </w:p>
    <w:p w14:paraId="1DF64D54">
      <w:pPr>
        <w:bidi w:val="0"/>
        <w:rPr>
          <w:rFonts w:hint="default"/>
        </w:rPr>
      </w:pPr>
      <w:r>
        <w:rPr>
          <w:rFonts w:hint="default"/>
        </w:rPr>
        <w:t xml:space="preserve">                    "usedLmt": "0.00000000",</w:t>
      </w:r>
    </w:p>
    <w:p w14:paraId="366C09A6">
      <w:pPr>
        <w:bidi w:val="0"/>
        <w:rPr>
          <w:rFonts w:hint="default"/>
        </w:rPr>
      </w:pPr>
      <w:r>
        <w:rPr>
          <w:rFonts w:hint="default"/>
        </w:rPr>
        <w:t xml:space="preserve">                    "usedLoan": "",</w:t>
      </w:r>
    </w:p>
    <w:p w14:paraId="7CF24389">
      <w:pPr>
        <w:bidi w:val="0"/>
        <w:rPr>
          <w:rFonts w:hint="default"/>
        </w:rPr>
      </w:pPr>
      <w:r>
        <w:rPr>
          <w:rFonts w:hint="default"/>
        </w:rPr>
        <w:t xml:space="preserve">                    "interestFreeLiab": "",</w:t>
      </w:r>
    </w:p>
    <w:p w14:paraId="415384BC">
      <w:pPr>
        <w:bidi w:val="0"/>
        <w:rPr>
          <w:rFonts w:hint="default"/>
        </w:rPr>
      </w:pPr>
      <w:r>
        <w:rPr>
          <w:rFonts w:hint="default"/>
        </w:rPr>
        <w:t xml:space="preserve">                    "potentialBorrowingAmt": ""</w:t>
      </w:r>
    </w:p>
    <w:p w14:paraId="090998D4">
      <w:pPr>
        <w:bidi w:val="0"/>
        <w:rPr>
          <w:rFonts w:hint="default"/>
        </w:rPr>
      </w:pPr>
      <w:r>
        <w:rPr>
          <w:rFonts w:hint="default"/>
        </w:rPr>
        <w:t xml:space="preserve">                }</w:t>
      </w:r>
    </w:p>
    <w:p w14:paraId="7DC4BF97">
      <w:pPr>
        <w:bidi w:val="0"/>
        <w:rPr>
          <w:rFonts w:hint="default"/>
        </w:rPr>
      </w:pPr>
      <w:r>
        <w:rPr>
          <w:rFonts w:hint="default"/>
        </w:rPr>
        <w:t xml:space="preserve">            ]</w:t>
      </w:r>
    </w:p>
    <w:p w14:paraId="04A7CBC4">
      <w:pPr>
        <w:bidi w:val="0"/>
        <w:rPr>
          <w:rFonts w:hint="default"/>
        </w:rPr>
      </w:pPr>
      <w:r>
        <w:rPr>
          <w:rFonts w:hint="default"/>
        </w:rPr>
        <w:t xml:space="preserve">        }</w:t>
      </w:r>
    </w:p>
    <w:p w14:paraId="220E2118">
      <w:pPr>
        <w:bidi w:val="0"/>
        <w:rPr>
          <w:rFonts w:hint="default"/>
        </w:rPr>
      </w:pPr>
      <w:r>
        <w:rPr>
          <w:rFonts w:hint="default"/>
        </w:rPr>
        <w:t xml:space="preserve">    ],</w:t>
      </w:r>
    </w:p>
    <w:p w14:paraId="4ABBEF68">
      <w:pPr>
        <w:bidi w:val="0"/>
        <w:rPr>
          <w:rFonts w:hint="default"/>
        </w:rPr>
      </w:pPr>
      <w:r>
        <w:rPr>
          <w:rFonts w:hint="default"/>
        </w:rPr>
        <w:t xml:space="preserve">    "msg": ""}</w:t>
      </w:r>
    </w:p>
    <w:p w14:paraId="73FF6EAD">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569"/>
        <w:gridCol w:w="1063"/>
        <w:gridCol w:w="4914"/>
      </w:tblGrid>
      <w:tr w14:paraId="7F05F39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6600F30">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9ECD869">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118568A">
            <w:pPr>
              <w:bidi w:val="0"/>
              <w:rPr>
                <w:rFonts w:hint="default"/>
              </w:rPr>
            </w:pPr>
            <w:r>
              <w:rPr>
                <w:rFonts w:hint="default"/>
                <w:lang w:val="en-US" w:eastAsia="zh-CN"/>
              </w:rPr>
              <w:t>描述</w:t>
            </w:r>
          </w:p>
        </w:tc>
      </w:tr>
      <w:tr w14:paraId="62895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26692D">
            <w:pPr>
              <w:bidi w:val="0"/>
              <w:rPr>
                <w:rFonts w:hint="default"/>
              </w:rPr>
            </w:pPr>
            <w:r>
              <w:rPr>
                <w:rFonts w:hint="default"/>
                <w:lang w:val="en-US" w:eastAsia="zh-CN"/>
              </w:rPr>
              <w:t>debt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07A6F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D61CE4">
            <w:pPr>
              <w:bidi w:val="0"/>
              <w:rPr>
                <w:rFonts w:hint="default"/>
              </w:rPr>
            </w:pPr>
            <w:r>
              <w:rPr>
                <w:rFonts w:hint="default"/>
                <w:lang w:val="en-US" w:eastAsia="zh-CN"/>
              </w:rPr>
              <w:t>当前负债，单位为USD</w:t>
            </w:r>
          </w:p>
        </w:tc>
      </w:tr>
      <w:tr w14:paraId="4F3E0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BC5DE27">
            <w:pPr>
              <w:bidi w:val="0"/>
              <w:rPr>
                <w:rFonts w:hint="default"/>
              </w:rPr>
            </w:pPr>
            <w:r>
              <w:rPr>
                <w:rFonts w:hint="default"/>
                <w:lang w:val="en-US" w:eastAsia="zh-CN"/>
              </w:rPr>
              <w:t>interest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4325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346098">
            <w:pPr>
              <w:bidi w:val="0"/>
              <w:rPr>
                <w:rFonts w:hint="default"/>
              </w:rPr>
            </w:pPr>
            <w:r>
              <w:rPr>
                <w:rFonts w:hint="default"/>
                <w:lang w:val="en-US" w:eastAsia="zh-CN"/>
              </w:rPr>
              <w:t>当前记息，单位为USD</w:t>
            </w:r>
            <w:r>
              <w:rPr>
                <w:rFonts w:hint="default"/>
                <w:lang w:val="en-US" w:eastAsia="zh-CN"/>
              </w:rPr>
              <w:br w:type="textWrapping"/>
            </w:r>
            <w:r>
              <w:rPr>
                <w:rFonts w:hint="default"/>
                <w:lang w:val="en-US" w:eastAsia="zh-CN"/>
              </w:rPr>
              <w:t>仅适用于市场借币</w:t>
            </w:r>
          </w:p>
        </w:tc>
      </w:tr>
      <w:tr w14:paraId="33A94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B457B4">
            <w:pPr>
              <w:bidi w:val="0"/>
              <w:rPr>
                <w:rFonts w:hint="default"/>
              </w:rPr>
            </w:pPr>
            <w:r>
              <w:rPr>
                <w:rFonts w:hint="default"/>
                <w:lang w:val="en-US" w:eastAsia="zh-CN"/>
              </w:rPr>
              <w:t>nextDiscountTime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6E93F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2DE4B5">
            <w:pPr>
              <w:bidi w:val="0"/>
              <w:rPr>
                <w:rFonts w:hint="default"/>
              </w:rPr>
            </w:pPr>
            <w:r>
              <w:rPr>
                <w:rFonts w:hint="default"/>
                <w:lang w:val="en-US" w:eastAsia="zh-CN"/>
              </w:rPr>
              <w:t>下次扣息时间，Unix时间戳的毫秒数格式，如 1597026383085</w:t>
            </w:r>
          </w:p>
        </w:tc>
      </w:tr>
      <w:tr w14:paraId="185E0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4F2485B">
            <w:pPr>
              <w:bidi w:val="0"/>
              <w:rPr>
                <w:rFonts w:hint="default"/>
              </w:rPr>
            </w:pPr>
            <w:r>
              <w:rPr>
                <w:rFonts w:hint="default"/>
                <w:lang w:val="en-US" w:eastAsia="zh-CN"/>
              </w:rPr>
              <w:t>nextInterestTime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5A22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0A6357">
            <w:pPr>
              <w:bidi w:val="0"/>
              <w:rPr>
                <w:rFonts w:hint="default"/>
              </w:rPr>
            </w:pPr>
            <w:r>
              <w:rPr>
                <w:rFonts w:hint="default"/>
                <w:lang w:val="en-US" w:eastAsia="zh-CN"/>
              </w:rPr>
              <w:t>下次计息时间，Unix时间戳的毫秒数格式，如 1597026383085</w:t>
            </w:r>
          </w:p>
        </w:tc>
      </w:tr>
      <w:tr w14:paraId="7202B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2B5B23">
            <w:pPr>
              <w:bidi w:val="0"/>
              <w:rPr>
                <w:rFonts w:hint="default"/>
              </w:rPr>
            </w:pPr>
            <w:r>
              <w:rPr>
                <w:rFonts w:hint="default"/>
                <w:lang w:val="en-US" w:eastAsia="zh-CN"/>
              </w:rPr>
              <w:t>loanAlloc</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4CF41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3DB823">
            <w:pPr>
              <w:bidi w:val="0"/>
              <w:rPr>
                <w:rFonts w:hint="default"/>
              </w:rPr>
            </w:pPr>
            <w:del w:id="46">
              <w:r>
                <w:rPr>
                  <w:rFonts w:hint="default"/>
                  <w:lang w:val="en-US" w:eastAsia="zh-CN"/>
                </w:rPr>
                <w:delText>当前交易账户尊享借币可用额度的比率（百分比）</w:delText>
              </w:r>
            </w:del>
            <w:del w:id="47">
              <w:r>
                <w:rPr>
                  <w:rFonts w:hint="default"/>
                  <w:lang w:val="en-US" w:eastAsia="zh-CN"/>
                </w:rPr>
                <w:br w:type="textWrapping"/>
              </w:r>
            </w:del>
            <w:del w:id="48">
              <w:r>
                <w:rPr>
                  <w:rFonts w:hint="default"/>
                  <w:lang w:val="en-US" w:eastAsia="zh-CN"/>
                </w:rPr>
                <w:delText>1. 范围为[0, 100]. 精度为 0.01% (2位小数)</w:delText>
              </w:r>
            </w:del>
            <w:del w:id="49">
              <w:r>
                <w:rPr>
                  <w:rFonts w:hint="default"/>
                  <w:lang w:val="en-US" w:eastAsia="zh-CN"/>
                </w:rPr>
                <w:br w:type="textWrapping"/>
              </w:r>
            </w:del>
            <w:del w:id="50">
              <w:r>
                <w:rPr>
                  <w:rFonts w:hint="default"/>
                  <w:lang w:val="en-US" w:eastAsia="zh-CN"/>
                </w:rPr>
                <w:delText>2. 0 代表母账户没有为子账户分配；</w:delText>
              </w:r>
            </w:del>
            <w:del w:id="51">
              <w:r>
                <w:rPr>
                  <w:rFonts w:hint="default"/>
                  <w:lang w:val="en-US" w:eastAsia="zh-CN"/>
                </w:rPr>
                <w:br w:type="textWrapping"/>
              </w:r>
            </w:del>
            <w:del w:id="52">
              <w:r>
                <w:rPr>
                  <w:rFonts w:hint="default"/>
                  <w:lang w:val="en-US" w:eastAsia="zh-CN"/>
                </w:rPr>
                <w:delText>3. "" 代表母子账户共享</w:delText>
              </w:r>
            </w:del>
            <w:r>
              <w:rPr>
                <w:rFonts w:hint="default"/>
                <w:lang w:val="en-US" w:eastAsia="zh-CN"/>
              </w:rPr>
              <w:br w:type="textWrapping"/>
            </w:r>
            <w:r>
              <w:rPr>
                <w:rFonts w:hint="default"/>
                <w:lang w:val="en-US" w:eastAsia="zh-CN"/>
              </w:rPr>
              <w:t>已废弃</w:t>
            </w:r>
          </w:p>
        </w:tc>
      </w:tr>
      <w:tr w14:paraId="56B54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754D2E">
            <w:pPr>
              <w:bidi w:val="0"/>
              <w:rPr>
                <w:rFonts w:hint="default"/>
              </w:rPr>
            </w:pPr>
            <w:r>
              <w:rPr>
                <w:rFonts w:hint="default"/>
                <w:lang w:val="en-US" w:eastAsia="zh-CN"/>
              </w:rPr>
              <w:t>records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F3EABD">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E5A9D7">
            <w:pPr>
              <w:bidi w:val="0"/>
              <w:rPr>
                <w:rFonts w:hint="default"/>
              </w:rPr>
            </w:pPr>
            <w:r>
              <w:rPr>
                <w:rFonts w:hint="default"/>
                <w:lang w:val="en-US" w:eastAsia="zh-CN"/>
              </w:rPr>
              <w:t>各币种详细信息</w:t>
            </w:r>
          </w:p>
        </w:tc>
      </w:tr>
      <w:tr w14:paraId="4B792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3392D3">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2E4F1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A1FA66">
            <w:pPr>
              <w:bidi w:val="0"/>
              <w:rPr>
                <w:rFonts w:hint="default"/>
              </w:rPr>
            </w:pPr>
            <w:r>
              <w:rPr>
                <w:rFonts w:hint="default"/>
                <w:lang w:val="en-US" w:eastAsia="zh-CN"/>
              </w:rPr>
              <w:t>借贷币种，如 BTC</w:t>
            </w:r>
          </w:p>
        </w:tc>
      </w:tr>
      <w:tr w14:paraId="38A70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1F4ABA">
            <w:pPr>
              <w:bidi w:val="0"/>
              <w:rPr>
                <w:rFonts w:hint="default"/>
              </w:rPr>
            </w:pPr>
            <w:r>
              <w:rPr>
                <w:rFonts w:hint="default"/>
                <w:lang w:val="en-US" w:eastAsia="zh-CN"/>
              </w:rPr>
              <w:t>&gt; rate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14499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4A4A3C">
            <w:pPr>
              <w:bidi w:val="0"/>
              <w:rPr>
                <w:rFonts w:hint="default"/>
              </w:rPr>
            </w:pPr>
            <w:r>
              <w:rPr>
                <w:rFonts w:hint="default"/>
                <w:lang w:val="en-US" w:eastAsia="zh-CN"/>
              </w:rPr>
              <w:t>当前日借币利率</w:t>
            </w:r>
          </w:p>
        </w:tc>
      </w:tr>
      <w:tr w14:paraId="40907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A16DC6">
            <w:pPr>
              <w:bidi w:val="0"/>
              <w:rPr>
                <w:rFonts w:hint="default"/>
              </w:rPr>
            </w:pPr>
            <w:r>
              <w:rPr>
                <w:rFonts w:hint="default"/>
                <w:lang w:val="en-US" w:eastAsia="zh-CN"/>
              </w:rPr>
              <w:t>&gt; loanQuota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6A5B5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1B9B6D">
            <w:pPr>
              <w:bidi w:val="0"/>
              <w:rPr>
                <w:rFonts w:hint="default"/>
              </w:rPr>
            </w:pPr>
            <w:r>
              <w:rPr>
                <w:rFonts w:hint="default"/>
                <w:lang w:val="en-US" w:eastAsia="zh-CN"/>
              </w:rPr>
              <w:t>母账户维度借币限额</w:t>
            </w:r>
            <w:r>
              <w:rPr>
                <w:rFonts w:hint="default"/>
                <w:lang w:val="en-US" w:eastAsia="zh-CN"/>
              </w:rPr>
              <w:br w:type="textWrapping"/>
            </w:r>
            <w:r>
              <w:rPr>
                <w:rFonts w:hint="default"/>
                <w:lang w:val="en-US" w:eastAsia="zh-CN"/>
              </w:rPr>
              <w:t>如果已配置可用额度，该字段代表当前交易账户的借币限额</w:t>
            </w:r>
          </w:p>
        </w:tc>
      </w:tr>
      <w:tr w14:paraId="39972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BE238F7">
            <w:pPr>
              <w:bidi w:val="0"/>
              <w:rPr>
                <w:rFonts w:hint="default"/>
              </w:rPr>
            </w:pPr>
            <w:r>
              <w:rPr>
                <w:rFonts w:hint="default"/>
                <w:lang w:val="en-US" w:eastAsia="zh-CN"/>
              </w:rPr>
              <w:t>&gt; usedLmt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CBF3F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634BDF">
            <w:pPr>
              <w:bidi w:val="0"/>
              <w:rPr>
                <w:rFonts w:hint="default"/>
              </w:rPr>
            </w:pPr>
            <w:r>
              <w:rPr>
                <w:rFonts w:hint="default"/>
                <w:lang w:val="en-US" w:eastAsia="zh-CN"/>
              </w:rPr>
              <w:t>当前账户已借额度</w:t>
            </w:r>
            <w:r>
              <w:rPr>
                <w:rFonts w:hint="default"/>
                <w:lang w:val="en-US" w:eastAsia="zh-CN"/>
              </w:rPr>
              <w:br w:type="textWrapping"/>
            </w:r>
            <w:r>
              <w:rPr>
                <w:rFonts w:hint="default"/>
                <w:lang w:val="en-US" w:eastAsia="zh-CN"/>
              </w:rPr>
              <w:t>如果已配置可用额度，该字段代表当前交易账户的已借额度</w:t>
            </w:r>
          </w:p>
        </w:tc>
      </w:tr>
      <w:tr w14:paraId="63B1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EFC3FC">
            <w:pPr>
              <w:bidi w:val="0"/>
              <w:rPr>
                <w:rFonts w:hint="default"/>
              </w:rPr>
            </w:pPr>
            <w:r>
              <w:rPr>
                <w:rFonts w:hint="default"/>
                <w:lang w:val="en-US" w:eastAsia="zh-CN"/>
              </w:rPr>
              <w:t>&gt; interest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73CD6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98C9F9">
            <w:pPr>
              <w:bidi w:val="0"/>
              <w:rPr>
                <w:rFonts w:hint="default"/>
              </w:rPr>
            </w:pPr>
            <w:r>
              <w:rPr>
                <w:rFonts w:hint="default"/>
                <w:lang w:val="en-US" w:eastAsia="zh-CN"/>
              </w:rPr>
              <w:t>已计未扣利息</w:t>
            </w:r>
            <w:r>
              <w:rPr>
                <w:rFonts w:hint="default"/>
                <w:lang w:val="en-US" w:eastAsia="zh-CN"/>
              </w:rPr>
              <w:br w:type="textWrapping"/>
            </w:r>
            <w:r>
              <w:rPr>
                <w:rFonts w:hint="default"/>
                <w:lang w:val="en-US" w:eastAsia="zh-CN"/>
              </w:rPr>
              <w:t>仅适用于市场借币</w:t>
            </w:r>
          </w:p>
        </w:tc>
      </w:tr>
      <w:tr w14:paraId="16724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27EEEFA">
            <w:pPr>
              <w:bidi w:val="0"/>
              <w:rPr>
                <w:rFonts w:hint="default"/>
              </w:rPr>
            </w:pPr>
            <w:r>
              <w:rPr>
                <w:rFonts w:hint="default"/>
                <w:lang w:val="en-US" w:eastAsia="zh-CN"/>
              </w:rPr>
              <w:t>&gt; interestFreeLiab</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66497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704D64">
            <w:pPr>
              <w:bidi w:val="0"/>
              <w:rPr>
                <w:rFonts w:hint="default"/>
              </w:rPr>
            </w:pPr>
            <w:r>
              <w:rPr>
                <w:rFonts w:hint="default"/>
                <w:lang w:val="en-US" w:eastAsia="zh-CN"/>
              </w:rPr>
              <w:t>当前账户免息负债</w:t>
            </w:r>
          </w:p>
        </w:tc>
      </w:tr>
      <w:tr w14:paraId="2A36F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C10113">
            <w:pPr>
              <w:bidi w:val="0"/>
              <w:rPr>
                <w:rFonts w:hint="default"/>
              </w:rPr>
            </w:pPr>
            <w:r>
              <w:rPr>
                <w:rFonts w:hint="default"/>
                <w:lang w:val="en-US" w:eastAsia="zh-CN"/>
              </w:rPr>
              <w:t>&gt; potentialBorrowingAmt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169F5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6A4056">
            <w:pPr>
              <w:bidi w:val="0"/>
              <w:rPr>
                <w:rFonts w:hint="default"/>
              </w:rPr>
            </w:pPr>
            <w:r>
              <w:rPr>
                <w:rFonts w:hint="default"/>
                <w:lang w:val="en-US" w:eastAsia="zh-CN"/>
              </w:rPr>
              <w:t>当前账户潜在借币量</w:t>
            </w:r>
          </w:p>
        </w:tc>
      </w:tr>
      <w:tr w14:paraId="2349C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C72DE7">
            <w:pPr>
              <w:bidi w:val="0"/>
              <w:rPr>
                <w:rFonts w:hint="default"/>
              </w:rPr>
            </w:pPr>
            <w:r>
              <w:rPr>
                <w:rFonts w:hint="default"/>
                <w:lang w:val="en-US" w:eastAsia="zh-CN"/>
              </w:rPr>
              <w:t>&gt; surplusLmt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36A43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278AE6">
            <w:pPr>
              <w:bidi w:val="0"/>
              <w:rPr>
                <w:rFonts w:hint="default"/>
              </w:rPr>
            </w:pPr>
            <w:r>
              <w:rPr>
                <w:rFonts w:hint="default"/>
                <w:lang w:val="en-US" w:eastAsia="zh-CN"/>
              </w:rPr>
              <w:t>母子账户剩余可借</w:t>
            </w:r>
            <w:r>
              <w:rPr>
                <w:rFonts w:hint="default"/>
                <w:lang w:val="en-US" w:eastAsia="zh-CN"/>
              </w:rPr>
              <w:br w:type="textWrapping"/>
            </w:r>
            <w:r>
              <w:rPr>
                <w:rFonts w:hint="default"/>
                <w:lang w:val="en-US" w:eastAsia="zh-CN"/>
              </w:rPr>
              <w:t>如果已配置可用额度，该字段代表当前交易账户的剩余可借</w:t>
            </w:r>
          </w:p>
        </w:tc>
      </w:tr>
      <w:tr w14:paraId="49606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9AB69D">
            <w:pPr>
              <w:bidi w:val="0"/>
              <w:rPr>
                <w:rFonts w:hint="default"/>
              </w:rPr>
            </w:pPr>
            <w:r>
              <w:rPr>
                <w:rFonts w:hint="default"/>
                <w:lang w:val="en-US" w:eastAsia="zh-CN"/>
              </w:rPr>
              <w:t>&gt; surplusLmtDetails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530F09">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D458B3">
            <w:pPr>
              <w:bidi w:val="0"/>
              <w:rPr>
                <w:rFonts w:hint="default"/>
              </w:rPr>
            </w:pPr>
            <w:del w:id="53">
              <w:r>
                <w:rPr>
                  <w:rFonts w:hint="default"/>
                  <w:lang w:val="en-US" w:eastAsia="zh-CN"/>
                </w:rPr>
                <w:delText>母子账户剩余可借额度详情，母子账户剩余可借额度的值取该数组中的最小值，可以用来判断是什么原因导致可借额度不足</w:delText>
              </w:r>
            </w:del>
            <w:del w:id="54">
              <w:r>
                <w:rPr>
                  <w:rFonts w:hint="default"/>
                  <w:lang w:val="en-US" w:eastAsia="zh-CN"/>
                </w:rPr>
                <w:br w:type="textWrapping"/>
              </w:r>
            </w:del>
            <w:del w:id="55">
              <w:r>
                <w:rPr>
                  <w:rFonts w:hint="default"/>
                  <w:lang w:val="en-US" w:eastAsia="zh-CN"/>
                </w:rPr>
                <w:delText>仅适用于尊享借币</w:delText>
              </w:r>
            </w:del>
            <w:r>
              <w:rPr>
                <w:rFonts w:hint="default"/>
                <w:lang w:val="en-US" w:eastAsia="zh-CN"/>
              </w:rPr>
              <w:br w:type="textWrapping"/>
            </w:r>
            <w:r>
              <w:rPr>
                <w:rFonts w:hint="default"/>
                <w:lang w:val="en-US" w:eastAsia="zh-CN"/>
              </w:rPr>
              <w:t>已废弃</w:t>
            </w:r>
          </w:p>
        </w:tc>
      </w:tr>
      <w:tr w14:paraId="3ADA3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7C409A">
            <w:pPr>
              <w:bidi w:val="0"/>
              <w:rPr>
                <w:rFonts w:hint="default"/>
              </w:rPr>
            </w:pPr>
            <w:r>
              <w:rPr>
                <w:rFonts w:hint="default"/>
                <w:lang w:val="en-US" w:eastAsia="zh-CN"/>
              </w:rPr>
              <w:t>&gt;&gt; allAcctRemainingQuota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93A46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92850C">
            <w:pPr>
              <w:bidi w:val="0"/>
              <w:rPr>
                <w:rFonts w:hint="default"/>
              </w:rPr>
            </w:pPr>
            <w:r>
              <w:rPr>
                <w:rFonts w:hint="default"/>
                <w:lang w:val="en-US" w:eastAsia="zh-CN"/>
              </w:rPr>
              <w:t>母子账户剩余额度</w:t>
            </w:r>
          </w:p>
        </w:tc>
      </w:tr>
      <w:tr w14:paraId="30CA5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C3445B5">
            <w:pPr>
              <w:bidi w:val="0"/>
              <w:rPr>
                <w:rFonts w:hint="default"/>
              </w:rPr>
            </w:pPr>
            <w:r>
              <w:rPr>
                <w:rFonts w:hint="default"/>
                <w:lang w:val="en-US" w:eastAsia="zh-CN"/>
              </w:rPr>
              <w:t>&gt;&gt; curAcctRemainingQuota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04110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B7C88B">
            <w:pPr>
              <w:bidi w:val="0"/>
              <w:rPr>
                <w:rFonts w:hint="default"/>
              </w:rPr>
            </w:pPr>
            <w:r>
              <w:rPr>
                <w:rFonts w:hint="default"/>
                <w:lang w:val="en-US" w:eastAsia="zh-CN"/>
              </w:rPr>
              <w:t>当前账户剩余额度</w:t>
            </w:r>
            <w:r>
              <w:rPr>
                <w:rFonts w:hint="default"/>
                <w:lang w:val="en-US" w:eastAsia="zh-CN"/>
              </w:rPr>
              <w:br w:type="textWrapping"/>
            </w:r>
            <w:r>
              <w:rPr>
                <w:rFonts w:hint="default"/>
                <w:lang w:val="en-US" w:eastAsia="zh-CN"/>
              </w:rPr>
              <w:t>仅适用于为子账户分配限额的场景</w:t>
            </w:r>
          </w:p>
        </w:tc>
      </w:tr>
      <w:tr w14:paraId="17571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0A0AC6">
            <w:pPr>
              <w:bidi w:val="0"/>
              <w:rPr>
                <w:rFonts w:hint="default"/>
              </w:rPr>
            </w:pPr>
            <w:r>
              <w:rPr>
                <w:rFonts w:hint="default"/>
                <w:lang w:val="en-US" w:eastAsia="zh-CN"/>
              </w:rPr>
              <w:t>&gt;&gt; platRemainingQuota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FD1D7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6741E7">
            <w:pPr>
              <w:bidi w:val="0"/>
              <w:rPr>
                <w:rFonts w:hint="default"/>
              </w:rPr>
            </w:pPr>
            <w:r>
              <w:rPr>
                <w:rFonts w:hint="default"/>
                <w:lang w:val="en-US" w:eastAsia="zh-CN"/>
              </w:rPr>
              <w:t>平台剩余额度，当平台剩余额度大于curAcctRemainingQuota或者allAcctRemainingQuota时，会显示大于某个值，如"&gt;1000"</w:t>
            </w:r>
          </w:p>
        </w:tc>
      </w:tr>
      <w:tr w14:paraId="0EA5C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B6EAAB">
            <w:pPr>
              <w:bidi w:val="0"/>
              <w:rPr>
                <w:rFonts w:hint="default"/>
              </w:rPr>
            </w:pPr>
            <w:r>
              <w:rPr>
                <w:rFonts w:hint="default"/>
                <w:lang w:val="en-US" w:eastAsia="zh-CN"/>
              </w:rPr>
              <w:t>&gt; posLoan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76CF0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6737AE">
            <w:pPr>
              <w:bidi w:val="0"/>
              <w:rPr>
                <w:rFonts w:hint="default"/>
              </w:rPr>
            </w:pPr>
            <w:del w:id="56">
              <w:r>
                <w:rPr>
                  <w:rFonts w:hint="default"/>
                  <w:lang w:val="en-US" w:eastAsia="zh-CN"/>
                </w:rPr>
                <w:delText>当前账户负债占用（锁定额度内）</w:delText>
              </w:r>
            </w:del>
            <w:del w:id="57">
              <w:r>
                <w:rPr>
                  <w:rFonts w:hint="default"/>
                  <w:lang w:val="en-US" w:eastAsia="zh-CN"/>
                </w:rPr>
                <w:br w:type="textWrapping"/>
              </w:r>
            </w:del>
            <w:del w:id="58">
              <w:r>
                <w:rPr>
                  <w:rFonts w:hint="default"/>
                  <w:lang w:val="en-US" w:eastAsia="zh-CN"/>
                </w:rPr>
                <w:delText>仅适用于尊享借币</w:delText>
              </w:r>
            </w:del>
            <w:r>
              <w:rPr>
                <w:rFonts w:hint="default"/>
                <w:lang w:val="en-US" w:eastAsia="zh-CN"/>
              </w:rPr>
              <w:br w:type="textWrapping"/>
            </w:r>
            <w:r>
              <w:rPr>
                <w:rFonts w:hint="default"/>
                <w:lang w:val="en-US" w:eastAsia="zh-CN"/>
              </w:rPr>
              <w:t>已废弃</w:t>
            </w:r>
          </w:p>
        </w:tc>
      </w:tr>
      <w:tr w14:paraId="4D4F3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1D19F8">
            <w:pPr>
              <w:bidi w:val="0"/>
              <w:rPr>
                <w:rFonts w:hint="default"/>
              </w:rPr>
            </w:pPr>
            <w:r>
              <w:rPr>
                <w:rFonts w:hint="default"/>
                <w:lang w:val="en-US" w:eastAsia="zh-CN"/>
              </w:rPr>
              <w:t>&gt; availLoan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AF537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8B9291">
            <w:pPr>
              <w:bidi w:val="0"/>
              <w:rPr>
                <w:rFonts w:hint="default"/>
              </w:rPr>
            </w:pPr>
            <w:del w:id="59">
              <w:r>
                <w:rPr>
                  <w:rFonts w:hint="default"/>
                  <w:lang w:val="en-US" w:eastAsia="zh-CN"/>
                </w:rPr>
                <w:delText>当前账户剩余可用（锁定额度内）</w:delText>
              </w:r>
            </w:del>
            <w:del w:id="60">
              <w:r>
                <w:rPr>
                  <w:rFonts w:hint="default"/>
                  <w:lang w:val="en-US" w:eastAsia="zh-CN"/>
                </w:rPr>
                <w:br w:type="textWrapping"/>
              </w:r>
            </w:del>
            <w:del w:id="61">
              <w:r>
                <w:rPr>
                  <w:rFonts w:hint="default"/>
                  <w:lang w:val="en-US" w:eastAsia="zh-CN"/>
                </w:rPr>
                <w:delText>仅适用于尊享借币</w:delText>
              </w:r>
            </w:del>
            <w:r>
              <w:rPr>
                <w:rFonts w:hint="default"/>
                <w:lang w:val="en-US" w:eastAsia="zh-CN"/>
              </w:rPr>
              <w:br w:type="textWrapping"/>
            </w:r>
            <w:r>
              <w:rPr>
                <w:rFonts w:hint="default"/>
                <w:lang w:val="en-US" w:eastAsia="zh-CN"/>
              </w:rPr>
              <w:t>已废弃</w:t>
            </w:r>
          </w:p>
        </w:tc>
      </w:tr>
      <w:tr w14:paraId="596FA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1D076BB">
            <w:pPr>
              <w:bidi w:val="0"/>
              <w:rPr>
                <w:rFonts w:hint="default"/>
              </w:rPr>
            </w:pPr>
            <w:r>
              <w:rPr>
                <w:rFonts w:hint="default"/>
                <w:lang w:val="en-US" w:eastAsia="zh-CN"/>
              </w:rPr>
              <w:t>&gt; usedLoan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E157B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48EF63">
            <w:pPr>
              <w:bidi w:val="0"/>
              <w:rPr>
                <w:rFonts w:hint="default"/>
              </w:rPr>
            </w:pPr>
            <w:del w:id="62">
              <w:r>
                <w:rPr>
                  <w:rFonts w:hint="default"/>
                  <w:lang w:val="en-US" w:eastAsia="zh-CN"/>
                </w:rPr>
                <w:delText>当前账户已借额度</w:delText>
              </w:r>
            </w:del>
            <w:del w:id="63">
              <w:r>
                <w:rPr>
                  <w:rFonts w:hint="default"/>
                  <w:lang w:val="en-US" w:eastAsia="zh-CN"/>
                </w:rPr>
                <w:br w:type="textWrapping"/>
              </w:r>
            </w:del>
            <w:del w:id="64">
              <w:r>
                <w:rPr>
                  <w:rFonts w:hint="default"/>
                  <w:lang w:val="en-US" w:eastAsia="zh-CN"/>
                </w:rPr>
                <w:delText>仅适用于尊享借币</w:delText>
              </w:r>
            </w:del>
            <w:r>
              <w:rPr>
                <w:rFonts w:hint="default"/>
                <w:lang w:val="en-US" w:eastAsia="zh-CN"/>
              </w:rPr>
              <w:br w:type="textWrapping"/>
            </w:r>
            <w:r>
              <w:rPr>
                <w:rFonts w:hint="default"/>
                <w:lang w:val="en-US" w:eastAsia="zh-CN"/>
              </w:rPr>
              <w:t>已废弃</w:t>
            </w:r>
          </w:p>
        </w:tc>
      </w:tr>
      <w:tr w14:paraId="49F4F23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2EDBC7">
            <w:pPr>
              <w:bidi w:val="0"/>
              <w:rPr>
                <w:rFonts w:hint="default"/>
              </w:rPr>
            </w:pPr>
            <w:r>
              <w:rPr>
                <w:rFonts w:hint="default"/>
                <w:lang w:val="en-US" w:eastAsia="zh-CN"/>
              </w:rPr>
              <w:t>&gt; avgRate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4B179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E1D3F1">
            <w:pPr>
              <w:bidi w:val="0"/>
              <w:rPr>
                <w:rFonts w:hint="default"/>
              </w:rPr>
            </w:pPr>
            <w:del w:id="65">
              <w:r>
                <w:rPr>
                  <w:rFonts w:hint="default"/>
                  <w:lang w:val="en-US" w:eastAsia="zh-CN"/>
                </w:rPr>
                <w:delText>已借币种平均每小时利率，仅适用于尊享借币</w:delText>
              </w:r>
            </w:del>
            <w:r>
              <w:rPr>
                <w:rFonts w:hint="default"/>
                <w:lang w:val="en-US" w:eastAsia="zh-CN"/>
              </w:rPr>
              <w:br w:type="textWrapping"/>
            </w:r>
            <w:r>
              <w:rPr>
                <w:rFonts w:hint="default"/>
                <w:lang w:val="en-US" w:eastAsia="zh-CN"/>
              </w:rPr>
              <w:t>已废弃</w:t>
            </w:r>
          </w:p>
        </w:tc>
      </w:tr>
    </w:tbl>
    <w:p w14:paraId="38FAD9DA">
      <w:pPr>
        <w:bidi w:val="0"/>
        <w:rPr>
          <w:rFonts w:hint="default"/>
        </w:rPr>
      </w:pPr>
      <w:r>
        <w:rPr>
          <w:rFonts w:hint="default"/>
        </w:rPr>
        <w:t>手动借/还币</w:t>
      </w:r>
    </w:p>
    <w:p w14:paraId="7446CEDD">
      <w:pPr>
        <w:bidi w:val="0"/>
        <w:rPr>
          <w:rFonts w:hint="default"/>
        </w:rPr>
      </w:pPr>
      <w:r>
        <w:rPr>
          <w:rFonts w:hint="default"/>
        </w:rPr>
        <w:t>仅适用于现货模式已开通借币的情况。</w:t>
      </w:r>
    </w:p>
    <w:p w14:paraId="3C59CD2F">
      <w:pPr>
        <w:bidi w:val="0"/>
        <w:rPr>
          <w:rFonts w:hint="default"/>
        </w:rPr>
      </w:pPr>
      <w:r>
        <w:rPr>
          <w:rFonts w:hint="default"/>
        </w:rPr>
        <w:t>限速：1次/s</w:t>
      </w:r>
    </w:p>
    <w:p w14:paraId="4B68931F">
      <w:pPr>
        <w:bidi w:val="0"/>
        <w:rPr>
          <w:rFonts w:hint="default"/>
        </w:rPr>
      </w:pPr>
      <w:r>
        <w:rPr>
          <w:rFonts w:hint="default"/>
        </w:rPr>
        <w:t>限速规则：Master Account User ID</w:t>
      </w:r>
    </w:p>
    <w:p w14:paraId="69C56A74">
      <w:pPr>
        <w:bidi w:val="0"/>
        <w:rPr>
          <w:rFonts w:hint="default"/>
        </w:rPr>
      </w:pPr>
      <w:r>
        <w:rPr>
          <w:rFonts w:hint="default"/>
        </w:rPr>
        <w:t>权限：交易</w:t>
      </w:r>
    </w:p>
    <w:p w14:paraId="45B1BBE9">
      <w:pPr>
        <w:bidi w:val="0"/>
        <w:rPr>
          <w:rFonts w:hint="default"/>
        </w:rPr>
      </w:pPr>
      <w:r>
        <w:rPr>
          <w:rFonts w:hint="default"/>
        </w:rPr>
        <w:t>HTTP请求</w:t>
      </w:r>
    </w:p>
    <w:p w14:paraId="3C6F1626">
      <w:pPr>
        <w:bidi w:val="0"/>
        <w:rPr>
          <w:rFonts w:hint="default"/>
        </w:rPr>
      </w:pPr>
      <w:r>
        <w:rPr>
          <w:rFonts w:hint="default"/>
        </w:rPr>
        <w:t>POST /api/v5/account/spot-manual-borrow-repay</w:t>
      </w:r>
    </w:p>
    <w:p w14:paraId="64631D21">
      <w:pPr>
        <w:bidi w:val="0"/>
      </w:pPr>
      <w:r>
        <w:rPr>
          <w:rFonts w:hint="default"/>
        </w:rPr>
        <w:t>请求示例</w:t>
      </w:r>
    </w:p>
    <w:p w14:paraId="2A9BA104">
      <w:pPr>
        <w:bidi w:val="0"/>
        <w:rPr>
          <w:rFonts w:hint="default"/>
        </w:rPr>
      </w:pPr>
      <w:r>
        <w:rPr>
          <w:rFonts w:hint="default"/>
        </w:rPr>
        <w:t>import okx.Account as Account</w:t>
      </w:r>
    </w:p>
    <w:p w14:paraId="5A6D4065">
      <w:pPr>
        <w:bidi w:val="0"/>
        <w:rPr>
          <w:rFonts w:hint="default"/>
        </w:rPr>
      </w:pPr>
      <w:r>
        <w:rPr>
          <w:rFonts w:hint="default"/>
        </w:rPr>
        <w:t># API 初始化apikey = "YOUR_API_KEY"secretkey = "YOUR_SECRET_KEY"passphrase = "YOUR_PASSPHRASE"</w:t>
      </w:r>
    </w:p>
    <w:p w14:paraId="64C80E50">
      <w:pPr>
        <w:bidi w:val="0"/>
        <w:rPr>
          <w:rFonts w:hint="default"/>
        </w:rPr>
      </w:pPr>
      <w:r>
        <w:rPr>
          <w:rFonts w:hint="default"/>
        </w:rPr>
        <w:t>flag = "1"  # 实盘:0 , 模拟盘:1accountAPI = Account.AccountAPI(apikey, secretkey, passphrase, False, flag)</w:t>
      </w:r>
    </w:p>
    <w:p w14:paraId="4A5DF889">
      <w:pPr>
        <w:bidi w:val="0"/>
        <w:rPr>
          <w:rFonts w:hint="default"/>
        </w:rPr>
      </w:pPr>
      <w:r>
        <w:rPr>
          <w:rFonts w:hint="default"/>
        </w:rPr>
        <w:t>result = accountAPI.spot_manual_borrow_repay(ccy="USDT", side="borrow", amt= "1")print(result)</w:t>
      </w:r>
    </w:p>
    <w:p w14:paraId="56378AD4">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738"/>
        <w:gridCol w:w="1080"/>
        <w:gridCol w:w="1495"/>
      </w:tblGrid>
      <w:tr w14:paraId="7807820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7A9E774">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32A695A">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7618794">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1196868">
            <w:pPr>
              <w:bidi w:val="0"/>
              <w:rPr>
                <w:rFonts w:hint="default"/>
              </w:rPr>
            </w:pPr>
            <w:r>
              <w:rPr>
                <w:rFonts w:hint="default"/>
                <w:lang w:val="en-US" w:eastAsia="zh-CN"/>
              </w:rPr>
              <w:t>描述</w:t>
            </w:r>
          </w:p>
        </w:tc>
      </w:tr>
      <w:tr w14:paraId="1BDF2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4607B0">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E7A02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588AE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B42E90">
            <w:pPr>
              <w:bidi w:val="0"/>
              <w:rPr>
                <w:rFonts w:hint="default"/>
              </w:rPr>
            </w:pPr>
            <w:r>
              <w:rPr>
                <w:rFonts w:hint="default"/>
                <w:lang w:val="en-US" w:eastAsia="zh-CN"/>
              </w:rPr>
              <w:t>币种，如 BTC</w:t>
            </w:r>
          </w:p>
        </w:tc>
      </w:tr>
      <w:tr w14:paraId="68DAB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0816F4">
            <w:pPr>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74DC6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9BAFF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7B04A0">
            <w:pPr>
              <w:bidi w:val="0"/>
              <w:rPr>
                <w:rFonts w:hint="default"/>
              </w:rPr>
            </w:pPr>
            <w:r>
              <w:rPr>
                <w:rFonts w:hint="default"/>
                <w:lang w:val="en-US" w:eastAsia="zh-CN"/>
              </w:rPr>
              <w:t>方向</w:t>
            </w:r>
            <w:r>
              <w:rPr>
                <w:rFonts w:hint="default"/>
                <w:lang w:val="en-US" w:eastAsia="zh-CN"/>
              </w:rPr>
              <w:br w:type="textWrapping"/>
            </w:r>
            <w:r>
              <w:rPr>
                <w:rFonts w:hint="default"/>
                <w:lang w:val="en-US" w:eastAsia="zh-CN"/>
              </w:rPr>
              <w:t>borrow：借币</w:t>
            </w:r>
            <w:r>
              <w:rPr>
                <w:rFonts w:hint="default"/>
                <w:lang w:val="en-US" w:eastAsia="zh-CN"/>
              </w:rPr>
              <w:br w:type="textWrapping"/>
            </w:r>
            <w:r>
              <w:rPr>
                <w:rFonts w:hint="default"/>
                <w:lang w:val="en-US" w:eastAsia="zh-CN"/>
              </w:rPr>
              <w:t>repay：还币</w:t>
            </w:r>
          </w:p>
        </w:tc>
      </w:tr>
      <w:tr w14:paraId="4D14AA9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616144">
            <w:pPr>
              <w:bidi w:val="0"/>
              <w:rPr>
                <w:rFonts w:hint="default"/>
              </w:rPr>
            </w:pPr>
            <w:r>
              <w:rPr>
                <w:rFonts w:hint="default"/>
                <w:lang w:val="en-US" w:eastAsia="zh-CN"/>
              </w:rPr>
              <w:t>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CED7C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B1E9C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A4F968">
            <w:pPr>
              <w:bidi w:val="0"/>
              <w:rPr>
                <w:rFonts w:hint="default"/>
              </w:rPr>
            </w:pPr>
            <w:r>
              <w:rPr>
                <w:rFonts w:hint="default"/>
                <w:lang w:val="en-US" w:eastAsia="zh-CN"/>
              </w:rPr>
              <w:t>数量</w:t>
            </w:r>
          </w:p>
        </w:tc>
      </w:tr>
    </w:tbl>
    <w:p w14:paraId="54C151A8">
      <w:pPr>
        <w:bidi w:val="0"/>
      </w:pPr>
      <w:r>
        <w:rPr>
          <w:rFonts w:hint="default"/>
        </w:rPr>
        <w:t>返回结果</w:t>
      </w:r>
    </w:p>
    <w:p w14:paraId="2D7DFC46">
      <w:pPr>
        <w:bidi w:val="0"/>
        <w:rPr>
          <w:rFonts w:hint="default"/>
        </w:rPr>
      </w:pPr>
      <w:r>
        <w:rPr>
          <w:rFonts w:hint="default"/>
        </w:rPr>
        <w:t>{</w:t>
      </w:r>
    </w:p>
    <w:p w14:paraId="2B2DA242">
      <w:pPr>
        <w:bidi w:val="0"/>
        <w:rPr>
          <w:rFonts w:hint="default"/>
        </w:rPr>
      </w:pPr>
      <w:r>
        <w:rPr>
          <w:rFonts w:hint="default"/>
        </w:rPr>
        <w:t xml:space="preserve">    "code": "0",</w:t>
      </w:r>
    </w:p>
    <w:p w14:paraId="070FB3E9">
      <w:pPr>
        <w:bidi w:val="0"/>
        <w:rPr>
          <w:rFonts w:hint="default"/>
        </w:rPr>
      </w:pPr>
      <w:r>
        <w:rPr>
          <w:rFonts w:hint="default"/>
        </w:rPr>
        <w:t xml:space="preserve">    "data": [</w:t>
      </w:r>
    </w:p>
    <w:p w14:paraId="02F479CF">
      <w:pPr>
        <w:bidi w:val="0"/>
        <w:rPr>
          <w:rFonts w:hint="default"/>
        </w:rPr>
      </w:pPr>
      <w:r>
        <w:rPr>
          <w:rFonts w:hint="default"/>
        </w:rPr>
        <w:t xml:space="preserve">        {</w:t>
      </w:r>
    </w:p>
    <w:p w14:paraId="4CBE28F5">
      <w:pPr>
        <w:bidi w:val="0"/>
        <w:rPr>
          <w:rFonts w:hint="default"/>
        </w:rPr>
      </w:pPr>
      <w:r>
        <w:rPr>
          <w:rFonts w:hint="default"/>
        </w:rPr>
        <w:t xml:space="preserve">            "ccy":"USDT",</w:t>
      </w:r>
    </w:p>
    <w:p w14:paraId="35ABC745">
      <w:pPr>
        <w:bidi w:val="0"/>
        <w:rPr>
          <w:rFonts w:hint="default"/>
        </w:rPr>
      </w:pPr>
      <w:r>
        <w:rPr>
          <w:rFonts w:hint="default"/>
        </w:rPr>
        <w:t xml:space="preserve">            "side":"borrow",</w:t>
      </w:r>
    </w:p>
    <w:p w14:paraId="5B842C30">
      <w:pPr>
        <w:bidi w:val="0"/>
        <w:rPr>
          <w:rFonts w:hint="default"/>
        </w:rPr>
      </w:pPr>
      <w:r>
        <w:rPr>
          <w:rFonts w:hint="default"/>
        </w:rPr>
        <w:t xml:space="preserve">            "amt":"100"</w:t>
      </w:r>
    </w:p>
    <w:p w14:paraId="45C0CDEE">
      <w:pPr>
        <w:bidi w:val="0"/>
        <w:rPr>
          <w:rFonts w:hint="default"/>
        </w:rPr>
      </w:pPr>
      <w:r>
        <w:rPr>
          <w:rFonts w:hint="default"/>
        </w:rPr>
        <w:t xml:space="preserve">        }</w:t>
      </w:r>
    </w:p>
    <w:p w14:paraId="16A2AE8C">
      <w:pPr>
        <w:bidi w:val="0"/>
        <w:rPr>
          <w:rFonts w:hint="default"/>
        </w:rPr>
      </w:pPr>
      <w:r>
        <w:rPr>
          <w:rFonts w:hint="default"/>
        </w:rPr>
        <w:t xml:space="preserve">    ],</w:t>
      </w:r>
    </w:p>
    <w:p w14:paraId="32ACD91F">
      <w:pPr>
        <w:bidi w:val="0"/>
        <w:rPr>
          <w:rFonts w:hint="default"/>
        </w:rPr>
      </w:pPr>
      <w:r>
        <w:rPr>
          <w:rFonts w:hint="default"/>
        </w:rPr>
        <w:t xml:space="preserve">    "msg": ""}</w:t>
      </w:r>
    </w:p>
    <w:p w14:paraId="0E278FFD">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738"/>
        <w:gridCol w:w="1495"/>
      </w:tblGrid>
      <w:tr w14:paraId="6275B8E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1FED92F">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518EFF3">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45A9DE4">
            <w:pPr>
              <w:bidi w:val="0"/>
              <w:rPr>
                <w:rFonts w:hint="default"/>
              </w:rPr>
            </w:pPr>
            <w:r>
              <w:rPr>
                <w:rFonts w:hint="default"/>
                <w:lang w:val="en-US" w:eastAsia="zh-CN"/>
              </w:rPr>
              <w:t>描述</w:t>
            </w:r>
          </w:p>
        </w:tc>
      </w:tr>
      <w:tr w14:paraId="732B0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1EE2FF">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BA452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B81AB0">
            <w:pPr>
              <w:bidi w:val="0"/>
              <w:rPr>
                <w:rFonts w:hint="default"/>
              </w:rPr>
            </w:pPr>
            <w:r>
              <w:rPr>
                <w:rFonts w:hint="default"/>
                <w:lang w:val="en-US" w:eastAsia="zh-CN"/>
              </w:rPr>
              <w:t>币种，如 BTC</w:t>
            </w:r>
          </w:p>
        </w:tc>
      </w:tr>
      <w:tr w14:paraId="1F737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83DBE8">
            <w:pPr>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B0831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73AE12">
            <w:pPr>
              <w:bidi w:val="0"/>
              <w:rPr>
                <w:rFonts w:hint="default"/>
              </w:rPr>
            </w:pPr>
            <w:r>
              <w:rPr>
                <w:rFonts w:hint="default"/>
                <w:lang w:val="en-US" w:eastAsia="zh-CN"/>
              </w:rPr>
              <w:t>方向</w:t>
            </w:r>
            <w:r>
              <w:rPr>
                <w:rFonts w:hint="default"/>
                <w:lang w:val="en-US" w:eastAsia="zh-CN"/>
              </w:rPr>
              <w:br w:type="textWrapping"/>
            </w:r>
            <w:r>
              <w:rPr>
                <w:rFonts w:hint="default"/>
                <w:lang w:val="en-US" w:eastAsia="zh-CN"/>
              </w:rPr>
              <w:t>borrow：借币</w:t>
            </w:r>
            <w:r>
              <w:rPr>
                <w:rFonts w:hint="default"/>
                <w:lang w:val="en-US" w:eastAsia="zh-CN"/>
              </w:rPr>
              <w:br w:type="textWrapping"/>
            </w:r>
            <w:r>
              <w:rPr>
                <w:rFonts w:hint="default"/>
                <w:lang w:val="en-US" w:eastAsia="zh-CN"/>
              </w:rPr>
              <w:t>repay：还币</w:t>
            </w:r>
          </w:p>
        </w:tc>
      </w:tr>
      <w:tr w14:paraId="3385BDE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B7D84D">
            <w:pPr>
              <w:bidi w:val="0"/>
              <w:rPr>
                <w:rFonts w:hint="default"/>
              </w:rPr>
            </w:pPr>
            <w:r>
              <w:rPr>
                <w:rFonts w:hint="default"/>
                <w:lang w:val="en-US" w:eastAsia="zh-CN"/>
              </w:rPr>
              <w:t>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3DE1A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AE56A8">
            <w:pPr>
              <w:bidi w:val="0"/>
              <w:rPr>
                <w:rFonts w:hint="default"/>
              </w:rPr>
            </w:pPr>
            <w:r>
              <w:rPr>
                <w:rFonts w:hint="default"/>
                <w:lang w:val="en-US" w:eastAsia="zh-CN"/>
              </w:rPr>
              <w:t>实际数量</w:t>
            </w:r>
          </w:p>
        </w:tc>
      </w:tr>
    </w:tbl>
    <w:p w14:paraId="6E71EC54">
      <w:pPr>
        <w:bidi w:val="0"/>
        <w:rPr>
          <w:rFonts w:hint="default"/>
        </w:rPr>
      </w:pPr>
      <w:r>
        <w:rPr>
          <w:rFonts w:hint="default"/>
        </w:rPr>
        <w:t>设置自动还币</w:t>
      </w:r>
    </w:p>
    <w:p w14:paraId="25FE35A8">
      <w:pPr>
        <w:bidi w:val="0"/>
        <w:rPr>
          <w:rFonts w:hint="default"/>
        </w:rPr>
      </w:pPr>
      <w:r>
        <w:rPr>
          <w:rFonts w:hint="default"/>
        </w:rPr>
        <w:t>仅适用于现货模式已开通借币的情况。</w:t>
      </w:r>
    </w:p>
    <w:p w14:paraId="70DA0911">
      <w:pPr>
        <w:bidi w:val="0"/>
        <w:rPr>
          <w:rFonts w:hint="default"/>
        </w:rPr>
      </w:pPr>
      <w:r>
        <w:rPr>
          <w:rFonts w:hint="default"/>
        </w:rPr>
        <w:t>限速：5次/2s</w:t>
      </w:r>
    </w:p>
    <w:p w14:paraId="370353FC">
      <w:pPr>
        <w:bidi w:val="0"/>
        <w:rPr>
          <w:rFonts w:hint="default"/>
        </w:rPr>
      </w:pPr>
      <w:r>
        <w:rPr>
          <w:rFonts w:hint="default"/>
        </w:rPr>
        <w:t>限速规则：User ID</w:t>
      </w:r>
    </w:p>
    <w:p w14:paraId="73A052AD">
      <w:pPr>
        <w:bidi w:val="0"/>
        <w:rPr>
          <w:rFonts w:hint="default"/>
        </w:rPr>
      </w:pPr>
      <w:r>
        <w:rPr>
          <w:rFonts w:hint="default"/>
        </w:rPr>
        <w:t>权限：交易</w:t>
      </w:r>
    </w:p>
    <w:p w14:paraId="6FBF3D8C">
      <w:pPr>
        <w:bidi w:val="0"/>
        <w:rPr>
          <w:rFonts w:hint="default"/>
        </w:rPr>
      </w:pPr>
      <w:r>
        <w:rPr>
          <w:rFonts w:hint="default"/>
        </w:rPr>
        <w:t>HTTP请求</w:t>
      </w:r>
    </w:p>
    <w:p w14:paraId="14CC68E5">
      <w:pPr>
        <w:bidi w:val="0"/>
        <w:rPr>
          <w:rFonts w:hint="default"/>
        </w:rPr>
      </w:pPr>
      <w:r>
        <w:rPr>
          <w:rFonts w:hint="default"/>
        </w:rPr>
        <w:t>POST /api/v5/account/set-auto-repay</w:t>
      </w:r>
    </w:p>
    <w:p w14:paraId="32DE2359">
      <w:pPr>
        <w:bidi w:val="0"/>
      </w:pPr>
      <w:r>
        <w:rPr>
          <w:rFonts w:hint="default"/>
        </w:rPr>
        <w:t>请求示例</w:t>
      </w:r>
    </w:p>
    <w:p w14:paraId="0E216997">
      <w:pPr>
        <w:bidi w:val="0"/>
        <w:rPr>
          <w:rFonts w:hint="default"/>
        </w:rPr>
      </w:pPr>
      <w:r>
        <w:rPr>
          <w:rFonts w:hint="default"/>
        </w:rPr>
        <w:t>import okx.Account as Account</w:t>
      </w:r>
    </w:p>
    <w:p w14:paraId="441257A2">
      <w:pPr>
        <w:bidi w:val="0"/>
        <w:rPr>
          <w:rFonts w:hint="default"/>
        </w:rPr>
      </w:pPr>
      <w:r>
        <w:rPr>
          <w:rFonts w:hint="default"/>
        </w:rPr>
        <w:t># API 初始化apikey = "YOUR_API_KEY"secretkey = "YOUR_SECRET_KEY"passphrase = "YOUR_PASSPHRASE"</w:t>
      </w:r>
    </w:p>
    <w:p w14:paraId="59BB7BE6">
      <w:pPr>
        <w:bidi w:val="0"/>
        <w:rPr>
          <w:rFonts w:hint="default"/>
        </w:rPr>
      </w:pPr>
      <w:r>
        <w:rPr>
          <w:rFonts w:hint="default"/>
        </w:rPr>
        <w:t>flag = "1"  # 实盘:0 , 模拟盘:1accountAPI = Account.AccountAPI(apikey, secretkey, passphrase, False, flag)</w:t>
      </w:r>
    </w:p>
    <w:p w14:paraId="57742175">
      <w:pPr>
        <w:bidi w:val="0"/>
        <w:rPr>
          <w:rFonts w:hint="default"/>
        </w:rPr>
      </w:pPr>
      <w:r>
        <w:rPr>
          <w:rFonts w:hint="default"/>
        </w:rPr>
        <w:t>result = accountAPI.set_auto_repay(autoRepay=True)print(result)</w:t>
      </w:r>
    </w:p>
    <w:p w14:paraId="45FFB414">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47"/>
        <w:gridCol w:w="940"/>
        <w:gridCol w:w="1080"/>
        <w:gridCol w:w="2970"/>
      </w:tblGrid>
      <w:tr w14:paraId="00FD16F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7F86C11">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CFDA3A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B1103F8">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F46EA84">
            <w:pPr>
              <w:bidi w:val="0"/>
              <w:rPr>
                <w:rFonts w:hint="default"/>
              </w:rPr>
            </w:pPr>
            <w:r>
              <w:rPr>
                <w:rFonts w:hint="default"/>
                <w:lang w:val="en-US" w:eastAsia="zh-CN"/>
              </w:rPr>
              <w:t>描述</w:t>
            </w:r>
          </w:p>
        </w:tc>
      </w:tr>
      <w:tr w14:paraId="6E1F33C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5D53DB">
            <w:pPr>
              <w:bidi w:val="0"/>
              <w:rPr>
                <w:rFonts w:hint="default"/>
              </w:rPr>
            </w:pPr>
            <w:r>
              <w:rPr>
                <w:rFonts w:hint="default"/>
                <w:lang w:val="en-US" w:eastAsia="zh-CN"/>
              </w:rPr>
              <w:t>autoRepay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85D978">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730C66">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FB838B">
            <w:pPr>
              <w:bidi w:val="0"/>
              <w:rPr>
                <w:rFonts w:hint="default"/>
              </w:rPr>
            </w:pPr>
            <w:r>
              <w:rPr>
                <w:rFonts w:hint="default"/>
                <w:lang w:val="en-US" w:eastAsia="zh-CN"/>
              </w:rPr>
              <w:t>是否支持现货模式下自动还币</w:t>
            </w:r>
            <w:r>
              <w:rPr>
                <w:rFonts w:hint="default"/>
                <w:lang w:val="en-US" w:eastAsia="zh-CN"/>
              </w:rPr>
              <w:br w:type="textWrapping"/>
            </w:r>
            <w:r>
              <w:rPr>
                <w:rFonts w:hint="default"/>
                <w:lang w:val="en-US" w:eastAsia="zh-CN"/>
              </w:rPr>
              <w:t>true：支持</w:t>
            </w:r>
            <w:r>
              <w:rPr>
                <w:rFonts w:hint="default"/>
                <w:lang w:val="en-US" w:eastAsia="zh-CN"/>
              </w:rPr>
              <w:br w:type="textWrapping"/>
            </w:r>
            <w:r>
              <w:rPr>
                <w:rFonts w:hint="default"/>
                <w:lang w:val="en-US" w:eastAsia="zh-CN"/>
              </w:rPr>
              <w:t>false：不支持</w:t>
            </w:r>
          </w:p>
        </w:tc>
      </w:tr>
    </w:tbl>
    <w:p w14:paraId="231F6CDA">
      <w:pPr>
        <w:bidi w:val="0"/>
      </w:pPr>
      <w:r>
        <w:rPr>
          <w:rFonts w:hint="default"/>
        </w:rPr>
        <w:t>返回结果</w:t>
      </w:r>
    </w:p>
    <w:p w14:paraId="4D340F82">
      <w:pPr>
        <w:bidi w:val="0"/>
        <w:rPr>
          <w:rFonts w:hint="default"/>
        </w:rPr>
      </w:pPr>
      <w:r>
        <w:rPr>
          <w:rFonts w:hint="default"/>
        </w:rPr>
        <w:t>{</w:t>
      </w:r>
    </w:p>
    <w:p w14:paraId="543BF114">
      <w:pPr>
        <w:bidi w:val="0"/>
        <w:rPr>
          <w:rFonts w:hint="default"/>
        </w:rPr>
      </w:pPr>
      <w:r>
        <w:rPr>
          <w:rFonts w:hint="default"/>
        </w:rPr>
        <w:t xml:space="preserve">    "code": "0",</w:t>
      </w:r>
    </w:p>
    <w:p w14:paraId="1EBB38FB">
      <w:pPr>
        <w:bidi w:val="0"/>
        <w:rPr>
          <w:rFonts w:hint="default"/>
        </w:rPr>
      </w:pPr>
      <w:r>
        <w:rPr>
          <w:rFonts w:hint="default"/>
        </w:rPr>
        <w:t xml:space="preserve">    "msg": "",</w:t>
      </w:r>
    </w:p>
    <w:p w14:paraId="00D3F2D4">
      <w:pPr>
        <w:bidi w:val="0"/>
        <w:rPr>
          <w:rFonts w:hint="default"/>
        </w:rPr>
      </w:pPr>
      <w:r>
        <w:rPr>
          <w:rFonts w:hint="default"/>
        </w:rPr>
        <w:t xml:space="preserve">    "data": [</w:t>
      </w:r>
    </w:p>
    <w:p w14:paraId="38166761">
      <w:pPr>
        <w:bidi w:val="0"/>
        <w:rPr>
          <w:rFonts w:hint="default"/>
        </w:rPr>
      </w:pPr>
      <w:r>
        <w:rPr>
          <w:rFonts w:hint="default"/>
        </w:rPr>
        <w:t xml:space="preserve">        {</w:t>
      </w:r>
    </w:p>
    <w:p w14:paraId="47B87A31">
      <w:pPr>
        <w:bidi w:val="0"/>
        <w:rPr>
          <w:rFonts w:hint="default"/>
        </w:rPr>
      </w:pPr>
      <w:r>
        <w:rPr>
          <w:rFonts w:hint="default"/>
        </w:rPr>
        <w:t xml:space="preserve">            "autoRepay": true</w:t>
      </w:r>
    </w:p>
    <w:p w14:paraId="5FEA1A0A">
      <w:pPr>
        <w:bidi w:val="0"/>
        <w:rPr>
          <w:rFonts w:hint="default"/>
        </w:rPr>
      </w:pPr>
      <w:r>
        <w:rPr>
          <w:rFonts w:hint="default"/>
        </w:rPr>
        <w:t xml:space="preserve">        }</w:t>
      </w:r>
    </w:p>
    <w:p w14:paraId="1F0F1C1C">
      <w:pPr>
        <w:bidi w:val="0"/>
        <w:rPr>
          <w:rFonts w:hint="default"/>
        </w:rPr>
      </w:pPr>
      <w:r>
        <w:rPr>
          <w:rFonts w:hint="default"/>
        </w:rPr>
        <w:t xml:space="preserve">    ]}</w:t>
      </w:r>
    </w:p>
    <w:p w14:paraId="4976E243">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47"/>
        <w:gridCol w:w="940"/>
        <w:gridCol w:w="2970"/>
      </w:tblGrid>
      <w:tr w14:paraId="455C531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4EA3259">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84E2EA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DE325FF">
            <w:pPr>
              <w:bidi w:val="0"/>
              <w:rPr>
                <w:rFonts w:hint="default"/>
              </w:rPr>
            </w:pPr>
            <w:r>
              <w:rPr>
                <w:rFonts w:hint="default"/>
                <w:lang w:val="en-US" w:eastAsia="zh-CN"/>
              </w:rPr>
              <w:t>描述</w:t>
            </w:r>
          </w:p>
        </w:tc>
      </w:tr>
      <w:tr w14:paraId="6B2EA56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332BB2">
            <w:pPr>
              <w:bidi w:val="0"/>
              <w:rPr>
                <w:rFonts w:hint="default"/>
              </w:rPr>
            </w:pPr>
            <w:r>
              <w:rPr>
                <w:rFonts w:hint="default"/>
                <w:lang w:val="en-US" w:eastAsia="zh-CN"/>
              </w:rPr>
              <w:t>autoRepay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64EA8E">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7221A4">
            <w:pPr>
              <w:bidi w:val="0"/>
              <w:rPr>
                <w:rFonts w:hint="default"/>
              </w:rPr>
            </w:pPr>
            <w:r>
              <w:rPr>
                <w:rFonts w:hint="default"/>
                <w:lang w:val="en-US" w:eastAsia="zh-CN"/>
              </w:rPr>
              <w:t>是否支持现货模式下自动还币</w:t>
            </w:r>
            <w:r>
              <w:rPr>
                <w:rFonts w:hint="default"/>
                <w:lang w:val="en-US" w:eastAsia="zh-CN"/>
              </w:rPr>
              <w:br w:type="textWrapping"/>
            </w:r>
            <w:r>
              <w:rPr>
                <w:rFonts w:hint="default"/>
                <w:lang w:val="en-US" w:eastAsia="zh-CN"/>
              </w:rPr>
              <w:t>true：支持</w:t>
            </w:r>
            <w:r>
              <w:rPr>
                <w:rFonts w:hint="default"/>
                <w:lang w:val="en-US" w:eastAsia="zh-CN"/>
              </w:rPr>
              <w:br w:type="textWrapping"/>
            </w:r>
            <w:r>
              <w:rPr>
                <w:rFonts w:hint="default"/>
                <w:lang w:val="en-US" w:eastAsia="zh-CN"/>
              </w:rPr>
              <w:t>false：不支持</w:t>
            </w:r>
          </w:p>
        </w:tc>
      </w:tr>
    </w:tbl>
    <w:p w14:paraId="4BB110AC">
      <w:pPr>
        <w:bidi w:val="0"/>
        <w:rPr>
          <w:rFonts w:hint="default"/>
        </w:rPr>
      </w:pPr>
      <w:r>
        <w:rPr>
          <w:rFonts w:hint="default"/>
        </w:rPr>
        <w:t>获取借/还币历史</w:t>
      </w:r>
    </w:p>
    <w:p w14:paraId="23047976">
      <w:pPr>
        <w:bidi w:val="0"/>
        <w:rPr>
          <w:rFonts w:hint="default"/>
        </w:rPr>
      </w:pPr>
      <w:r>
        <w:rPr>
          <w:rFonts w:hint="default"/>
        </w:rPr>
        <w:t>获取现货模式下的借/还币历史。</w:t>
      </w:r>
    </w:p>
    <w:p w14:paraId="045E5053">
      <w:pPr>
        <w:bidi w:val="0"/>
        <w:rPr>
          <w:rFonts w:hint="default"/>
        </w:rPr>
      </w:pPr>
      <w:r>
        <w:rPr>
          <w:rFonts w:hint="default"/>
        </w:rPr>
        <w:t>限速：5次/2s</w:t>
      </w:r>
    </w:p>
    <w:p w14:paraId="50343613">
      <w:pPr>
        <w:bidi w:val="0"/>
        <w:rPr>
          <w:rFonts w:hint="default"/>
        </w:rPr>
      </w:pPr>
      <w:r>
        <w:rPr>
          <w:rFonts w:hint="default"/>
        </w:rPr>
        <w:t>限速规则：User ID</w:t>
      </w:r>
    </w:p>
    <w:p w14:paraId="169A6A30">
      <w:pPr>
        <w:bidi w:val="0"/>
        <w:rPr>
          <w:rFonts w:hint="default"/>
        </w:rPr>
      </w:pPr>
      <w:r>
        <w:rPr>
          <w:rFonts w:hint="default"/>
        </w:rPr>
        <w:t>权限：读取</w:t>
      </w:r>
    </w:p>
    <w:p w14:paraId="4EB416D5">
      <w:pPr>
        <w:bidi w:val="0"/>
        <w:rPr>
          <w:rFonts w:hint="default"/>
        </w:rPr>
      </w:pPr>
      <w:r>
        <w:rPr>
          <w:rFonts w:hint="default"/>
        </w:rPr>
        <w:t>HTTP请求</w:t>
      </w:r>
    </w:p>
    <w:p w14:paraId="010D7572">
      <w:pPr>
        <w:bidi w:val="0"/>
        <w:rPr>
          <w:rFonts w:hint="default"/>
        </w:rPr>
      </w:pPr>
      <w:r>
        <w:rPr>
          <w:rFonts w:hint="default"/>
        </w:rPr>
        <w:t>GET /api/v5/account/spot-borrow-repay-history</w:t>
      </w:r>
    </w:p>
    <w:p w14:paraId="38EBAB4C">
      <w:pPr>
        <w:bidi w:val="0"/>
      </w:pPr>
      <w:r>
        <w:rPr>
          <w:rFonts w:hint="default"/>
        </w:rPr>
        <w:t>请求示例</w:t>
      </w:r>
    </w:p>
    <w:p w14:paraId="213CD01E">
      <w:pPr>
        <w:bidi w:val="0"/>
        <w:rPr>
          <w:rFonts w:hint="default"/>
        </w:rPr>
      </w:pPr>
      <w:r>
        <w:rPr>
          <w:rFonts w:hint="default"/>
        </w:rPr>
        <w:t>import okx.Account as Account</w:t>
      </w:r>
    </w:p>
    <w:p w14:paraId="5DFD7ABC">
      <w:pPr>
        <w:bidi w:val="0"/>
        <w:rPr>
          <w:rFonts w:hint="default"/>
        </w:rPr>
      </w:pPr>
      <w:r>
        <w:rPr>
          <w:rFonts w:hint="default"/>
        </w:rPr>
        <w:t># API 初始化apikey = "YOUR_API_KEY"secretkey = "YOUR_SECRET_KEY"passphrase = "YOUR_PASSPHRASE"</w:t>
      </w:r>
    </w:p>
    <w:p w14:paraId="49D427CD">
      <w:pPr>
        <w:bidi w:val="0"/>
        <w:rPr>
          <w:rFonts w:hint="default"/>
        </w:rPr>
      </w:pPr>
      <w:r>
        <w:rPr>
          <w:rFonts w:hint="default"/>
        </w:rPr>
        <w:t>flag = "1"  # 实盘:0 , 模拟盘:1accountAPI = Account.AccountAPI(apikey, secretkey, passphrase, False, flag)</w:t>
      </w:r>
    </w:p>
    <w:p w14:paraId="2306895F">
      <w:pPr>
        <w:bidi w:val="0"/>
        <w:rPr>
          <w:rFonts w:hint="default"/>
        </w:rPr>
      </w:pPr>
      <w:r>
        <w:rPr>
          <w:rFonts w:hint="default"/>
        </w:rPr>
        <w:t>result = accountAPI.spot_borrow_repay_history(ccy="USDT", type="auto_borrow")print(result)</w:t>
      </w:r>
    </w:p>
    <w:p w14:paraId="7F734339">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45"/>
        <w:gridCol w:w="738"/>
        <w:gridCol w:w="855"/>
        <w:gridCol w:w="6108"/>
      </w:tblGrid>
      <w:tr w14:paraId="00FFA13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C6E93C4">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B2349EE">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C2BD7EE">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FB99CD5">
            <w:pPr>
              <w:bidi w:val="0"/>
              <w:rPr>
                <w:rFonts w:hint="default"/>
              </w:rPr>
            </w:pPr>
            <w:r>
              <w:rPr>
                <w:rFonts w:hint="default"/>
                <w:lang w:val="en-US" w:eastAsia="zh-CN"/>
              </w:rPr>
              <w:t>描述</w:t>
            </w:r>
          </w:p>
        </w:tc>
      </w:tr>
      <w:tr w14:paraId="77157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6284D1">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2E7C7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2A346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D6588E">
            <w:pPr>
              <w:bidi w:val="0"/>
              <w:rPr>
                <w:rFonts w:hint="default"/>
              </w:rPr>
            </w:pPr>
            <w:r>
              <w:rPr>
                <w:rFonts w:hint="default"/>
                <w:lang w:val="en-US" w:eastAsia="zh-CN"/>
              </w:rPr>
              <w:t>币种，如 BTC</w:t>
            </w:r>
          </w:p>
        </w:tc>
      </w:tr>
      <w:tr w14:paraId="0A32D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C1A12A">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B36F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FFD1D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91C3C1">
            <w:pPr>
              <w:bidi w:val="0"/>
              <w:rPr>
                <w:rFonts w:hint="default"/>
              </w:rPr>
            </w:pPr>
            <w:r>
              <w:rPr>
                <w:rFonts w:hint="default"/>
                <w:lang w:val="en-US" w:eastAsia="zh-CN"/>
              </w:rPr>
              <w:t>事件类型</w:t>
            </w:r>
            <w:r>
              <w:rPr>
                <w:rFonts w:hint="default"/>
                <w:lang w:val="en-US" w:eastAsia="zh-CN"/>
              </w:rPr>
              <w:br w:type="textWrapping"/>
            </w:r>
            <w:r>
              <w:rPr>
                <w:rFonts w:hint="default"/>
                <w:lang w:val="en-US" w:eastAsia="zh-CN"/>
              </w:rPr>
              <w:t>auto_borrow：自动借币</w:t>
            </w:r>
            <w:r>
              <w:rPr>
                <w:rFonts w:hint="default"/>
                <w:lang w:val="en-US" w:eastAsia="zh-CN"/>
              </w:rPr>
              <w:br w:type="textWrapping"/>
            </w:r>
            <w:r>
              <w:rPr>
                <w:rFonts w:hint="default"/>
                <w:lang w:val="en-US" w:eastAsia="zh-CN"/>
              </w:rPr>
              <w:t>auto_repay：自动还币</w:t>
            </w:r>
            <w:r>
              <w:rPr>
                <w:rFonts w:hint="default"/>
                <w:lang w:val="en-US" w:eastAsia="zh-CN"/>
              </w:rPr>
              <w:br w:type="textWrapping"/>
            </w:r>
            <w:r>
              <w:rPr>
                <w:rFonts w:hint="default"/>
                <w:lang w:val="en-US" w:eastAsia="zh-CN"/>
              </w:rPr>
              <w:t>manual_borrow：手动借币</w:t>
            </w:r>
            <w:r>
              <w:rPr>
                <w:rFonts w:hint="default"/>
                <w:lang w:val="en-US" w:eastAsia="zh-CN"/>
              </w:rPr>
              <w:br w:type="textWrapping"/>
            </w:r>
            <w:r>
              <w:rPr>
                <w:rFonts w:hint="default"/>
                <w:lang w:val="en-US" w:eastAsia="zh-CN"/>
              </w:rPr>
              <w:t>manual_repay：手动还币</w:t>
            </w:r>
          </w:p>
        </w:tc>
      </w:tr>
      <w:tr w14:paraId="71BAC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B8A67A">
            <w:pPr>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48E09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61976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0C4CD3">
            <w:pPr>
              <w:bidi w:val="0"/>
              <w:rPr>
                <w:rFonts w:hint="default"/>
              </w:rPr>
            </w:pPr>
            <w:r>
              <w:rPr>
                <w:rFonts w:hint="default"/>
                <w:lang w:val="en-US" w:eastAsia="zh-CN"/>
              </w:rPr>
              <w:t>请求发生时间ts之前（包含）的分页内容，Unix时间戳的毫秒数格式，如 1597026383085</w:t>
            </w:r>
          </w:p>
        </w:tc>
      </w:tr>
      <w:tr w14:paraId="66D34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26163F">
            <w:pPr>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11163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99548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D73624">
            <w:pPr>
              <w:bidi w:val="0"/>
              <w:rPr>
                <w:rFonts w:hint="default"/>
              </w:rPr>
            </w:pPr>
            <w:r>
              <w:rPr>
                <w:rFonts w:hint="default"/>
                <w:lang w:val="en-US" w:eastAsia="zh-CN"/>
              </w:rPr>
              <w:t>请求发生时间ts之后（包含）的分页内容，Unix时间戳的毫秒数格式，如 1597026383085</w:t>
            </w:r>
          </w:p>
        </w:tc>
      </w:tr>
      <w:tr w14:paraId="4FE5538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9ADE57">
            <w:pPr>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3F32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846FFA">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DA0D58">
            <w:pPr>
              <w:bidi w:val="0"/>
              <w:rPr>
                <w:rFonts w:hint="default"/>
              </w:rPr>
            </w:pPr>
            <w:r>
              <w:rPr>
                <w:rFonts w:hint="default"/>
                <w:lang w:val="en-US" w:eastAsia="zh-CN"/>
              </w:rPr>
              <w:t>返回结果的数量，最大为100，默认100条</w:t>
            </w:r>
          </w:p>
        </w:tc>
      </w:tr>
    </w:tbl>
    <w:p w14:paraId="053F7AEA">
      <w:pPr>
        <w:bidi w:val="0"/>
      </w:pPr>
      <w:r>
        <w:rPr>
          <w:rFonts w:hint="default"/>
        </w:rPr>
        <w:t>返回结果</w:t>
      </w:r>
    </w:p>
    <w:p w14:paraId="27FFD9BC">
      <w:pPr>
        <w:bidi w:val="0"/>
        <w:rPr>
          <w:rFonts w:hint="default"/>
        </w:rPr>
      </w:pPr>
      <w:r>
        <w:rPr>
          <w:rFonts w:hint="default"/>
        </w:rPr>
        <w:t>{</w:t>
      </w:r>
    </w:p>
    <w:p w14:paraId="5B3D102C">
      <w:pPr>
        <w:bidi w:val="0"/>
        <w:rPr>
          <w:rFonts w:hint="default"/>
        </w:rPr>
      </w:pPr>
      <w:r>
        <w:rPr>
          <w:rFonts w:hint="default"/>
        </w:rPr>
        <w:t xml:space="preserve">    "code": "0",</w:t>
      </w:r>
    </w:p>
    <w:p w14:paraId="05FA7E3D">
      <w:pPr>
        <w:bidi w:val="0"/>
        <w:rPr>
          <w:rFonts w:hint="default"/>
        </w:rPr>
      </w:pPr>
      <w:r>
        <w:rPr>
          <w:rFonts w:hint="default"/>
        </w:rPr>
        <w:t xml:space="preserve">    "data": [</w:t>
      </w:r>
    </w:p>
    <w:p w14:paraId="64358BA6">
      <w:pPr>
        <w:bidi w:val="0"/>
        <w:rPr>
          <w:rFonts w:hint="default"/>
        </w:rPr>
      </w:pPr>
      <w:r>
        <w:rPr>
          <w:rFonts w:hint="default"/>
        </w:rPr>
        <w:t xml:space="preserve">        {</w:t>
      </w:r>
    </w:p>
    <w:p w14:paraId="6E3D3960">
      <w:pPr>
        <w:bidi w:val="0"/>
        <w:rPr>
          <w:rFonts w:hint="default"/>
        </w:rPr>
      </w:pPr>
      <w:r>
        <w:rPr>
          <w:rFonts w:hint="default"/>
        </w:rPr>
        <w:t xml:space="preserve">            "accBorrowed": "0",</w:t>
      </w:r>
    </w:p>
    <w:p w14:paraId="484697B9">
      <w:pPr>
        <w:bidi w:val="0"/>
        <w:rPr>
          <w:rFonts w:hint="default"/>
        </w:rPr>
      </w:pPr>
      <w:r>
        <w:rPr>
          <w:rFonts w:hint="default"/>
        </w:rPr>
        <w:t xml:space="preserve">            "amt": "6764.802661157592",</w:t>
      </w:r>
    </w:p>
    <w:p w14:paraId="6FA2563F">
      <w:pPr>
        <w:bidi w:val="0"/>
        <w:rPr>
          <w:rFonts w:hint="default"/>
        </w:rPr>
      </w:pPr>
      <w:r>
        <w:rPr>
          <w:rFonts w:hint="default"/>
        </w:rPr>
        <w:t xml:space="preserve">            "ccy": "USDT",</w:t>
      </w:r>
    </w:p>
    <w:p w14:paraId="74D6CD43">
      <w:pPr>
        <w:bidi w:val="0"/>
        <w:rPr>
          <w:rFonts w:hint="default"/>
        </w:rPr>
      </w:pPr>
      <w:r>
        <w:rPr>
          <w:rFonts w:hint="default"/>
        </w:rPr>
        <w:t xml:space="preserve">            "ts": "1725330976644",</w:t>
      </w:r>
    </w:p>
    <w:p w14:paraId="384ABE30">
      <w:pPr>
        <w:bidi w:val="0"/>
        <w:rPr>
          <w:rFonts w:hint="default"/>
        </w:rPr>
      </w:pPr>
      <w:r>
        <w:rPr>
          <w:rFonts w:hint="default"/>
        </w:rPr>
        <w:t xml:space="preserve">            "type": "auto_repay"</w:t>
      </w:r>
    </w:p>
    <w:p w14:paraId="6F370AE5">
      <w:pPr>
        <w:bidi w:val="0"/>
        <w:rPr>
          <w:rFonts w:hint="default"/>
        </w:rPr>
      </w:pPr>
      <w:r>
        <w:rPr>
          <w:rFonts w:hint="default"/>
        </w:rPr>
        <w:t xml:space="preserve">        }</w:t>
      </w:r>
    </w:p>
    <w:p w14:paraId="3D05D968">
      <w:pPr>
        <w:bidi w:val="0"/>
        <w:rPr>
          <w:rFonts w:hint="default"/>
        </w:rPr>
      </w:pPr>
      <w:r>
        <w:rPr>
          <w:rFonts w:hint="default"/>
        </w:rPr>
        <w:t xml:space="preserve">    ],</w:t>
      </w:r>
    </w:p>
    <w:p w14:paraId="6F93B99F">
      <w:pPr>
        <w:bidi w:val="0"/>
        <w:rPr>
          <w:rFonts w:hint="default"/>
        </w:rPr>
      </w:pPr>
      <w:r>
        <w:rPr>
          <w:rFonts w:hint="default"/>
        </w:rPr>
        <w:t xml:space="preserve">    "msg": ""}</w:t>
      </w:r>
    </w:p>
    <w:p w14:paraId="2528862E">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360"/>
        <w:gridCol w:w="738"/>
        <w:gridCol w:w="5888"/>
      </w:tblGrid>
      <w:tr w14:paraId="3626DDF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57184E3">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739B2DB">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ED8E070">
            <w:pPr>
              <w:bidi w:val="0"/>
              <w:rPr>
                <w:rFonts w:hint="default"/>
              </w:rPr>
            </w:pPr>
            <w:r>
              <w:rPr>
                <w:rFonts w:hint="default"/>
                <w:lang w:val="en-US" w:eastAsia="zh-CN"/>
              </w:rPr>
              <w:t>描述</w:t>
            </w:r>
          </w:p>
        </w:tc>
      </w:tr>
      <w:tr w14:paraId="54930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1CBB7C">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5AE68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EA2776">
            <w:pPr>
              <w:bidi w:val="0"/>
              <w:rPr>
                <w:rFonts w:hint="default"/>
              </w:rPr>
            </w:pPr>
            <w:r>
              <w:rPr>
                <w:rFonts w:hint="default"/>
                <w:lang w:val="en-US" w:eastAsia="zh-CN"/>
              </w:rPr>
              <w:t>币种，如 BTC</w:t>
            </w:r>
          </w:p>
        </w:tc>
      </w:tr>
      <w:tr w14:paraId="05118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7A0FF7">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257E3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AD2BC0">
            <w:pPr>
              <w:bidi w:val="0"/>
              <w:rPr>
                <w:rFonts w:hint="default"/>
              </w:rPr>
            </w:pPr>
            <w:r>
              <w:rPr>
                <w:rFonts w:hint="default"/>
                <w:lang w:val="en-US" w:eastAsia="zh-CN"/>
              </w:rPr>
              <w:t>事件类型</w:t>
            </w:r>
            <w:r>
              <w:rPr>
                <w:rFonts w:hint="default"/>
                <w:lang w:val="en-US" w:eastAsia="zh-CN"/>
              </w:rPr>
              <w:br w:type="textWrapping"/>
            </w:r>
            <w:r>
              <w:rPr>
                <w:rFonts w:hint="default"/>
                <w:lang w:val="en-US" w:eastAsia="zh-CN"/>
              </w:rPr>
              <w:t>auto_borrow：自动借币</w:t>
            </w:r>
            <w:r>
              <w:rPr>
                <w:rFonts w:hint="default"/>
                <w:lang w:val="en-US" w:eastAsia="zh-CN"/>
              </w:rPr>
              <w:br w:type="textWrapping"/>
            </w:r>
            <w:r>
              <w:rPr>
                <w:rFonts w:hint="default"/>
                <w:lang w:val="en-US" w:eastAsia="zh-CN"/>
              </w:rPr>
              <w:t>auto_repay：自动还币</w:t>
            </w:r>
            <w:r>
              <w:rPr>
                <w:rFonts w:hint="default"/>
                <w:lang w:val="en-US" w:eastAsia="zh-CN"/>
              </w:rPr>
              <w:br w:type="textWrapping"/>
            </w:r>
            <w:r>
              <w:rPr>
                <w:rFonts w:hint="default"/>
                <w:lang w:val="en-US" w:eastAsia="zh-CN"/>
              </w:rPr>
              <w:t>manual_borrow：手动借币</w:t>
            </w:r>
            <w:r>
              <w:rPr>
                <w:rFonts w:hint="default"/>
                <w:lang w:val="en-US" w:eastAsia="zh-CN"/>
              </w:rPr>
              <w:br w:type="textWrapping"/>
            </w:r>
            <w:r>
              <w:rPr>
                <w:rFonts w:hint="default"/>
                <w:lang w:val="en-US" w:eastAsia="zh-CN"/>
              </w:rPr>
              <w:t>manual_repay：手动还币</w:t>
            </w:r>
          </w:p>
        </w:tc>
      </w:tr>
      <w:tr w14:paraId="3CA00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06C92B">
            <w:pPr>
              <w:bidi w:val="0"/>
              <w:rPr>
                <w:rFonts w:hint="default"/>
              </w:rPr>
            </w:pPr>
            <w:r>
              <w:rPr>
                <w:rFonts w:hint="default"/>
                <w:lang w:val="en-US" w:eastAsia="zh-CN"/>
              </w:rPr>
              <w:t>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1006A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9F5819">
            <w:pPr>
              <w:bidi w:val="0"/>
              <w:rPr>
                <w:rFonts w:hint="default"/>
              </w:rPr>
            </w:pPr>
            <w:r>
              <w:rPr>
                <w:rFonts w:hint="default"/>
                <w:lang w:val="en-US" w:eastAsia="zh-CN"/>
              </w:rPr>
              <w:t>数量</w:t>
            </w:r>
          </w:p>
        </w:tc>
      </w:tr>
      <w:tr w14:paraId="452A3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23BA56">
            <w:pPr>
              <w:bidi w:val="0"/>
              <w:rPr>
                <w:rFonts w:hint="default"/>
              </w:rPr>
            </w:pPr>
            <w:r>
              <w:rPr>
                <w:rFonts w:hint="default"/>
                <w:lang w:val="en-US" w:eastAsia="zh-CN"/>
              </w:rPr>
              <w:t>accBorrowed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7BC7F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4D16DC">
            <w:pPr>
              <w:bidi w:val="0"/>
              <w:rPr>
                <w:rFonts w:hint="default"/>
              </w:rPr>
            </w:pPr>
            <w:r>
              <w:rPr>
                <w:rFonts w:hint="default"/>
                <w:lang w:val="en-US" w:eastAsia="zh-CN"/>
              </w:rPr>
              <w:t>累计借币数量</w:t>
            </w:r>
          </w:p>
        </w:tc>
      </w:tr>
      <w:tr w14:paraId="76E2652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6E225D">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E62B4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4A8A0B">
            <w:pPr>
              <w:bidi w:val="0"/>
              <w:rPr>
                <w:rFonts w:hint="default"/>
              </w:rPr>
            </w:pPr>
            <w:r>
              <w:rPr>
                <w:rFonts w:hint="default"/>
                <w:lang w:val="en-US" w:eastAsia="zh-CN"/>
              </w:rPr>
              <w:t>事件发生时间，Unix时间戳的毫秒数格式，如 1597026383085</w:t>
            </w:r>
          </w:p>
        </w:tc>
      </w:tr>
    </w:tbl>
    <w:p w14:paraId="469CDBA9">
      <w:pPr>
        <w:bidi w:val="0"/>
        <w:rPr>
          <w:rFonts w:hint="default"/>
        </w:rPr>
      </w:pPr>
      <w:r>
        <w:rPr>
          <w:rFonts w:hint="default"/>
        </w:rPr>
        <w:t>仓位创建器</w:t>
      </w:r>
    </w:p>
    <w:p w14:paraId="26FCC817">
      <w:pPr>
        <w:bidi w:val="0"/>
        <w:rPr>
          <w:rFonts w:hint="default"/>
        </w:rPr>
      </w:pPr>
      <w:r>
        <w:rPr>
          <w:rFonts w:hint="default"/>
        </w:rPr>
        <w:t>计算用户的模拟头寸或当前头寸的投资组合保证金信息，一次请求最多可添加200个虚拟仓位和200个虚拟虚拟资产</w:t>
      </w:r>
    </w:p>
    <w:p w14:paraId="0D8B276F">
      <w:pPr>
        <w:bidi w:val="0"/>
        <w:rPr>
          <w:rFonts w:hint="default"/>
        </w:rPr>
      </w:pPr>
      <w:r>
        <w:rPr>
          <w:rFonts w:hint="default"/>
        </w:rPr>
        <w:t>限速：2次/2s</w:t>
      </w:r>
    </w:p>
    <w:p w14:paraId="369AB4B0">
      <w:pPr>
        <w:bidi w:val="0"/>
        <w:rPr>
          <w:rFonts w:hint="default"/>
        </w:rPr>
      </w:pPr>
      <w:r>
        <w:rPr>
          <w:rFonts w:hint="default"/>
        </w:rPr>
        <w:t>限速规则：User ID</w:t>
      </w:r>
    </w:p>
    <w:p w14:paraId="251DA040">
      <w:pPr>
        <w:bidi w:val="0"/>
        <w:rPr>
          <w:rFonts w:hint="default"/>
        </w:rPr>
      </w:pPr>
      <w:r>
        <w:rPr>
          <w:rFonts w:hint="default"/>
        </w:rPr>
        <w:t>权限：读取</w:t>
      </w:r>
    </w:p>
    <w:p w14:paraId="28434102">
      <w:pPr>
        <w:bidi w:val="0"/>
        <w:rPr>
          <w:rFonts w:hint="default"/>
        </w:rPr>
      </w:pPr>
      <w:r>
        <w:rPr>
          <w:rFonts w:hint="default"/>
        </w:rPr>
        <w:t>HTTP请求</w:t>
      </w:r>
    </w:p>
    <w:p w14:paraId="588E7053">
      <w:pPr>
        <w:bidi w:val="0"/>
        <w:rPr>
          <w:rFonts w:hint="default"/>
        </w:rPr>
      </w:pPr>
      <w:r>
        <w:rPr>
          <w:rFonts w:hint="default"/>
        </w:rPr>
        <w:t>POST /api/v5/account/position-builder</w:t>
      </w:r>
    </w:p>
    <w:p w14:paraId="333BD952">
      <w:pPr>
        <w:bidi w:val="0"/>
      </w:pPr>
      <w:r>
        <w:rPr>
          <w:rFonts w:hint="default"/>
        </w:rPr>
        <w:t>请求示例</w:t>
      </w:r>
    </w:p>
    <w:p w14:paraId="598DA656">
      <w:pPr>
        <w:bidi w:val="0"/>
        <w:rPr>
          <w:rFonts w:hint="default"/>
        </w:rPr>
      </w:pPr>
      <w:r>
        <w:rPr>
          <w:rFonts w:hint="default"/>
        </w:rPr>
        <w:t>import okx.Account as Account</w:t>
      </w:r>
    </w:p>
    <w:p w14:paraId="4733B854">
      <w:pPr>
        <w:bidi w:val="0"/>
        <w:rPr>
          <w:rFonts w:hint="default"/>
        </w:rPr>
      </w:pPr>
      <w:r>
        <w:rPr>
          <w:rFonts w:hint="default"/>
        </w:rPr>
        <w:t># API 初始化apikey = "YOUR_API_KEY"secretkey = "YOUR_SECRET_KEY"passphrase = "YOUR_PASSPHRASE"</w:t>
      </w:r>
    </w:p>
    <w:p w14:paraId="2C862D82">
      <w:pPr>
        <w:bidi w:val="0"/>
        <w:rPr>
          <w:rFonts w:hint="default"/>
        </w:rPr>
      </w:pPr>
      <w:r>
        <w:rPr>
          <w:rFonts w:hint="default"/>
        </w:rPr>
        <w:t>flag = "1"  # 实盘: 0, 模拟盘: 1accountAPI = Account.AccountAPI(apikey, secretkey, passphrase, False, flag)</w:t>
      </w:r>
    </w:p>
    <w:p w14:paraId="7CC9B5C3">
      <w:pPr>
        <w:bidi w:val="0"/>
        <w:rPr>
          <w:rFonts w:hint="default"/>
        </w:rPr>
      </w:pPr>
      <w:r>
        <w:rPr>
          <w:rFonts w:hint="default"/>
        </w:rPr>
        <w:t>result = accountAPI.position_builder(</w:t>
      </w:r>
    </w:p>
    <w:p w14:paraId="526A4435">
      <w:pPr>
        <w:bidi w:val="0"/>
        <w:rPr>
          <w:rFonts w:hint="default"/>
        </w:rPr>
      </w:pPr>
      <w:r>
        <w:rPr>
          <w:rFonts w:hint="default"/>
        </w:rPr>
        <w:t xml:space="preserve">    inclRealPosAndEq=True,</w:t>
      </w:r>
    </w:p>
    <w:p w14:paraId="05F10137">
      <w:pPr>
        <w:bidi w:val="0"/>
        <w:rPr>
          <w:rFonts w:hint="default"/>
        </w:rPr>
      </w:pPr>
      <w:r>
        <w:rPr>
          <w:rFonts w:hint="default"/>
        </w:rPr>
        <w:t xml:space="preserve">    simPos=[</w:t>
      </w:r>
    </w:p>
    <w:p w14:paraId="5E1CB7BB">
      <w:pPr>
        <w:bidi w:val="0"/>
        <w:rPr>
          <w:rFonts w:hint="default"/>
        </w:rPr>
      </w:pPr>
      <w:r>
        <w:rPr>
          <w:rFonts w:hint="default"/>
        </w:rPr>
        <w:t xml:space="preserve">        {</w:t>
      </w:r>
    </w:p>
    <w:p w14:paraId="3040BDCE">
      <w:pPr>
        <w:bidi w:val="0"/>
        <w:rPr>
          <w:rFonts w:hint="default"/>
        </w:rPr>
      </w:pPr>
      <w:r>
        <w:rPr>
          <w:rFonts w:hint="default"/>
        </w:rPr>
        <w:t xml:space="preserve">            "pos": "10",</w:t>
      </w:r>
    </w:p>
    <w:p w14:paraId="5E19137B">
      <w:pPr>
        <w:bidi w:val="0"/>
        <w:rPr>
          <w:rFonts w:hint="default"/>
        </w:rPr>
      </w:pPr>
      <w:r>
        <w:rPr>
          <w:rFonts w:hint="default"/>
        </w:rPr>
        <w:t xml:space="preserve">            "instId": "BTC-USDT-SWAP",</w:t>
      </w:r>
    </w:p>
    <w:p w14:paraId="1AE72E0D">
      <w:pPr>
        <w:bidi w:val="0"/>
        <w:rPr>
          <w:rFonts w:hint="default"/>
        </w:rPr>
      </w:pPr>
      <w:r>
        <w:rPr>
          <w:rFonts w:hint="default"/>
        </w:rPr>
        <w:t xml:space="preserve">            "avgPx":"100000"</w:t>
      </w:r>
    </w:p>
    <w:p w14:paraId="3163ADB3">
      <w:pPr>
        <w:bidi w:val="0"/>
        <w:rPr>
          <w:rFonts w:hint="default"/>
        </w:rPr>
      </w:pPr>
      <w:r>
        <w:rPr>
          <w:rFonts w:hint="default"/>
        </w:rPr>
        <w:t xml:space="preserve">        },</w:t>
      </w:r>
    </w:p>
    <w:p w14:paraId="5CE079A4">
      <w:pPr>
        <w:bidi w:val="0"/>
        <w:rPr>
          <w:rFonts w:hint="default"/>
        </w:rPr>
      </w:pPr>
      <w:r>
        <w:rPr>
          <w:rFonts w:hint="default"/>
        </w:rPr>
        <w:t xml:space="preserve">        {</w:t>
      </w:r>
    </w:p>
    <w:p w14:paraId="25FD9ACD">
      <w:pPr>
        <w:bidi w:val="0"/>
        <w:rPr>
          <w:rFonts w:hint="default"/>
        </w:rPr>
      </w:pPr>
      <w:r>
        <w:rPr>
          <w:rFonts w:hint="default"/>
        </w:rPr>
        <w:t xml:space="preserve">            "pos": "10",</w:t>
      </w:r>
    </w:p>
    <w:p w14:paraId="52F64E67">
      <w:pPr>
        <w:bidi w:val="0"/>
        <w:rPr>
          <w:rFonts w:hint="default"/>
        </w:rPr>
      </w:pPr>
      <w:r>
        <w:rPr>
          <w:rFonts w:hint="default"/>
        </w:rPr>
        <w:t xml:space="preserve">            "instId": "LTC-USDT-SWAP",</w:t>
      </w:r>
    </w:p>
    <w:p w14:paraId="1774F038">
      <w:pPr>
        <w:bidi w:val="0"/>
        <w:rPr>
          <w:rFonts w:hint="default"/>
        </w:rPr>
      </w:pPr>
      <w:r>
        <w:rPr>
          <w:rFonts w:hint="default"/>
        </w:rPr>
        <w:t xml:space="preserve">            "avgPx":"100000"</w:t>
      </w:r>
    </w:p>
    <w:p w14:paraId="1AAA6DE1">
      <w:pPr>
        <w:bidi w:val="0"/>
        <w:rPr>
          <w:rFonts w:hint="default"/>
        </w:rPr>
      </w:pPr>
      <w:r>
        <w:rPr>
          <w:rFonts w:hint="default"/>
        </w:rPr>
        <w:t xml:space="preserve">        }</w:t>
      </w:r>
    </w:p>
    <w:p w14:paraId="29CA61D2">
      <w:pPr>
        <w:bidi w:val="0"/>
        <w:rPr>
          <w:rFonts w:hint="default"/>
        </w:rPr>
      </w:pPr>
      <w:r>
        <w:rPr>
          <w:rFonts w:hint="default"/>
        </w:rPr>
        <w:t xml:space="preserve">    ])print(result)</w:t>
      </w:r>
    </w:p>
    <w:p w14:paraId="78998E23">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749"/>
        <w:gridCol w:w="1181"/>
        <w:gridCol w:w="686"/>
        <w:gridCol w:w="4930"/>
      </w:tblGrid>
      <w:tr w14:paraId="47969D4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B72FD64">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414720B">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99783C0">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3CB3445">
            <w:pPr>
              <w:bidi w:val="0"/>
              <w:rPr>
                <w:rFonts w:hint="default"/>
              </w:rPr>
            </w:pPr>
            <w:r>
              <w:rPr>
                <w:rFonts w:hint="default"/>
                <w:lang w:val="en-US" w:eastAsia="zh-CN"/>
              </w:rPr>
              <w:t>描述</w:t>
            </w:r>
          </w:p>
        </w:tc>
      </w:tr>
      <w:tr w14:paraId="46DA8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FE4EF5">
            <w:pPr>
              <w:bidi w:val="0"/>
              <w:rPr>
                <w:rFonts w:hint="default"/>
              </w:rPr>
            </w:pPr>
            <w:r>
              <w:rPr>
                <w:rFonts w:hint="default"/>
                <w:lang w:val="en-US" w:eastAsia="zh-CN"/>
              </w:rPr>
              <w:t>acctLv</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392B4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35270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B384FA">
            <w:pPr>
              <w:bidi w:val="0"/>
              <w:rPr>
                <w:rFonts w:hint="default"/>
              </w:rPr>
            </w:pPr>
            <w:r>
              <w:rPr>
                <w:rFonts w:hint="default"/>
                <w:lang w:val="en-US" w:eastAsia="zh-CN"/>
              </w:rPr>
              <w:t>切换至账户模式</w:t>
            </w:r>
            <w:r>
              <w:rPr>
                <w:rFonts w:hint="default"/>
                <w:lang w:val="en-US" w:eastAsia="zh-CN"/>
              </w:rPr>
              <w:br w:type="textWrapping"/>
            </w:r>
            <w:r>
              <w:rPr>
                <w:rFonts w:hint="default"/>
                <w:lang w:val="en-US" w:eastAsia="zh-CN"/>
              </w:rPr>
              <w:t>3：跨币种保证金模式</w:t>
            </w:r>
            <w:r>
              <w:rPr>
                <w:rFonts w:hint="default"/>
                <w:lang w:val="en-US" w:eastAsia="zh-CN"/>
              </w:rPr>
              <w:br w:type="textWrapping"/>
            </w:r>
            <w:r>
              <w:rPr>
                <w:rFonts w:hint="default"/>
                <w:lang w:val="en-US" w:eastAsia="zh-CN"/>
              </w:rPr>
              <w:t>4：组合保证金模式</w:t>
            </w:r>
          </w:p>
        </w:tc>
      </w:tr>
      <w:tr w14:paraId="7F7AB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319F159">
            <w:pPr>
              <w:bidi w:val="0"/>
              <w:rPr>
                <w:rFonts w:hint="default"/>
              </w:rPr>
            </w:pPr>
            <w:r>
              <w:rPr>
                <w:rFonts w:hint="default"/>
                <w:lang w:val="en-US" w:eastAsia="zh-CN"/>
              </w:rPr>
              <w:t>inclRealPosAndEq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B8036D">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03C5C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A1145D">
            <w:pPr>
              <w:bidi w:val="0"/>
              <w:rPr>
                <w:rFonts w:hint="default"/>
              </w:rPr>
            </w:pPr>
            <w:r>
              <w:rPr>
                <w:rFonts w:hint="default"/>
                <w:lang w:val="en-US" w:eastAsia="zh-CN"/>
              </w:rPr>
              <w:t>是否代入已有仓位和资产</w:t>
            </w:r>
            <w:r>
              <w:rPr>
                <w:rFonts w:hint="default"/>
                <w:lang w:val="en-US" w:eastAsia="zh-CN"/>
              </w:rPr>
              <w:br w:type="textWrapping"/>
            </w:r>
            <w:r>
              <w:rPr>
                <w:rFonts w:hint="default"/>
                <w:lang w:val="en-US" w:eastAsia="zh-CN"/>
              </w:rPr>
              <w:t>默认为true</w:t>
            </w:r>
          </w:p>
        </w:tc>
      </w:tr>
      <w:tr w14:paraId="4D1B9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3D0186">
            <w:pPr>
              <w:bidi w:val="0"/>
              <w:rPr>
                <w:rFonts w:hint="default"/>
              </w:rPr>
            </w:pPr>
            <w:r>
              <w:rPr>
                <w:rFonts w:hint="default"/>
                <w:lang w:val="en-US" w:eastAsia="zh-CN"/>
              </w:rPr>
              <w:t>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58544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B2CDC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3F7B02">
            <w:pPr>
              <w:bidi w:val="0"/>
              <w:rPr>
                <w:rFonts w:hint="default"/>
              </w:rPr>
            </w:pPr>
            <w:r>
              <w:rPr>
                <w:rFonts w:hint="default"/>
                <w:lang w:val="en-US" w:eastAsia="zh-CN"/>
              </w:rPr>
              <w:t>跨币种下整体的全仓合约杠杆数量，默认为1。</w:t>
            </w:r>
            <w:r>
              <w:rPr>
                <w:rFonts w:hint="default"/>
                <w:lang w:val="en-US" w:eastAsia="zh-CN"/>
              </w:rPr>
              <w:br w:type="textWrapping"/>
            </w:r>
            <w:r>
              <w:rPr>
                <w:rFonts w:hint="default"/>
                <w:lang w:val="en-US" w:eastAsia="zh-CN"/>
              </w:rPr>
              <w:t>如果超过允许的杠杆倍数，按照最大的杠杆设置。</w:t>
            </w:r>
            <w:r>
              <w:rPr>
                <w:rFonts w:hint="default"/>
                <w:lang w:val="en-US" w:eastAsia="zh-CN"/>
              </w:rPr>
              <w:br w:type="textWrapping"/>
            </w:r>
            <w:r>
              <w:rPr>
                <w:rFonts w:hint="default"/>
                <w:lang w:val="en-US" w:eastAsia="zh-CN"/>
              </w:rPr>
              <w:t>适用于跨币种保证金模式</w:t>
            </w:r>
          </w:p>
        </w:tc>
      </w:tr>
      <w:tr w14:paraId="564A9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CB356E">
            <w:pPr>
              <w:bidi w:val="0"/>
              <w:rPr>
                <w:rFonts w:hint="default"/>
              </w:rPr>
            </w:pPr>
            <w:r>
              <w:rPr>
                <w:rFonts w:hint="default"/>
                <w:lang w:val="en-US" w:eastAsia="zh-CN"/>
              </w:rPr>
              <w:t>simPos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951EC3">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5444C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31E06D">
            <w:pPr>
              <w:bidi w:val="0"/>
              <w:rPr>
                <w:rFonts w:hint="default"/>
              </w:rPr>
            </w:pPr>
            <w:r>
              <w:rPr>
                <w:rFonts w:hint="default"/>
                <w:lang w:val="en-US" w:eastAsia="zh-CN"/>
              </w:rPr>
              <w:t>模拟仓位列表</w:t>
            </w:r>
          </w:p>
        </w:tc>
      </w:tr>
      <w:tr w14:paraId="23C4B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F35AC0">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640B8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843E8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A9CD45">
            <w:pPr>
              <w:bidi w:val="0"/>
              <w:rPr>
                <w:rFonts w:hint="default"/>
              </w:rPr>
            </w:pPr>
            <w:r>
              <w:rPr>
                <w:rFonts w:hint="default"/>
                <w:lang w:val="en-US" w:eastAsia="zh-CN"/>
              </w:rPr>
              <w:t>交易产品ID，如 BTC-USDT-SWAP</w:t>
            </w:r>
            <w:r>
              <w:rPr>
                <w:rFonts w:hint="default"/>
                <w:lang w:val="en-US" w:eastAsia="zh-CN"/>
              </w:rPr>
              <w:br w:type="textWrapping"/>
            </w:r>
            <w:r>
              <w:rPr>
                <w:rFonts w:hint="default"/>
                <w:lang w:val="en-US" w:eastAsia="zh-CN"/>
              </w:rPr>
              <w:t>适用于 SWAP/FUTURES/OPTION</w:t>
            </w:r>
          </w:p>
        </w:tc>
      </w:tr>
      <w:tr w14:paraId="11E4C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00F22C">
            <w:pPr>
              <w:bidi w:val="0"/>
              <w:rPr>
                <w:rFonts w:hint="default"/>
              </w:rPr>
            </w:pPr>
            <w:r>
              <w:rPr>
                <w:rFonts w:hint="default"/>
                <w:lang w:val="en-US" w:eastAsia="zh-CN"/>
              </w:rPr>
              <w:t>&gt; pos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F146B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21F5C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E8E149">
            <w:pPr>
              <w:bidi w:val="0"/>
              <w:rPr>
                <w:rFonts w:hint="default"/>
              </w:rPr>
            </w:pPr>
            <w:r>
              <w:rPr>
                <w:rFonts w:hint="default"/>
                <w:lang w:val="en-US" w:eastAsia="zh-CN"/>
              </w:rPr>
              <w:t>持仓量</w:t>
            </w:r>
          </w:p>
        </w:tc>
      </w:tr>
      <w:tr w14:paraId="3DA37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7D7F46">
            <w:pPr>
              <w:bidi w:val="0"/>
              <w:rPr>
                <w:rFonts w:hint="default"/>
              </w:rPr>
            </w:pPr>
            <w:r>
              <w:rPr>
                <w:rFonts w:hint="default"/>
                <w:lang w:val="en-US" w:eastAsia="zh-CN"/>
              </w:rPr>
              <w:t>&gt; 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FADF7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2E3BE4">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1A21B6">
            <w:pPr>
              <w:bidi w:val="0"/>
              <w:rPr>
                <w:rFonts w:hint="default"/>
              </w:rPr>
            </w:pPr>
            <w:r>
              <w:rPr>
                <w:rFonts w:hint="default"/>
                <w:lang w:val="en-US" w:eastAsia="zh-CN"/>
              </w:rPr>
              <w:t>平均开仓价格</w:t>
            </w:r>
          </w:p>
        </w:tc>
      </w:tr>
      <w:tr w14:paraId="49F7F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A485B8">
            <w:pPr>
              <w:bidi w:val="0"/>
              <w:rPr>
                <w:rFonts w:hint="default"/>
              </w:rPr>
            </w:pPr>
            <w:r>
              <w:rPr>
                <w:rFonts w:hint="default"/>
                <w:lang w:val="en-US" w:eastAsia="zh-CN"/>
              </w:rPr>
              <w:t>&gt; lever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65531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96083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8F16DA">
            <w:pPr>
              <w:bidi w:val="0"/>
              <w:rPr>
                <w:rFonts w:hint="default"/>
              </w:rPr>
            </w:pPr>
            <w:r>
              <w:rPr>
                <w:rFonts w:hint="default"/>
                <w:lang w:val="en-US" w:eastAsia="zh-CN"/>
              </w:rPr>
              <w:t>杠杆</w:t>
            </w:r>
            <w:r>
              <w:rPr>
                <w:rFonts w:hint="default"/>
                <w:lang w:val="en-US" w:eastAsia="zh-CN"/>
              </w:rPr>
              <w:br w:type="textWrapping"/>
            </w:r>
            <w:r>
              <w:rPr>
                <w:rFonts w:hint="default"/>
                <w:lang w:val="en-US" w:eastAsia="zh-CN"/>
              </w:rPr>
              <w:t>仅适用于在跨币种保证金模式下指定交易产品的杠杆。如果用户不传，则选择默认杠杆为1。</w:t>
            </w:r>
          </w:p>
        </w:tc>
      </w:tr>
      <w:tr w14:paraId="76B16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AB508D">
            <w:pPr>
              <w:bidi w:val="0"/>
              <w:rPr>
                <w:rFonts w:hint="default"/>
              </w:rPr>
            </w:pPr>
            <w:r>
              <w:rPr>
                <w:rFonts w:hint="default"/>
                <w:lang w:val="en-US" w:eastAsia="zh-CN"/>
              </w:rPr>
              <w:t>simAsset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4C7CF1">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17F41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0F9266">
            <w:pPr>
              <w:bidi w:val="0"/>
              <w:rPr>
                <w:rFonts w:hint="default"/>
              </w:rPr>
            </w:pPr>
            <w:r>
              <w:rPr>
                <w:rFonts w:hint="default"/>
                <w:lang w:val="en-US" w:eastAsia="zh-CN"/>
              </w:rPr>
              <w:t>模拟资产</w:t>
            </w:r>
            <w:r>
              <w:rPr>
                <w:rFonts w:hint="default"/>
                <w:lang w:val="en-US" w:eastAsia="zh-CN"/>
              </w:rPr>
              <w:br w:type="textWrapping"/>
            </w:r>
            <w:r>
              <w:rPr>
                <w:rFonts w:hint="default"/>
                <w:lang w:val="en-US" w:eastAsia="zh-CN"/>
              </w:rPr>
              <w:t>当inclRealPosAndEq为true，只考虑真实资产，会忽略虚拟资产</w:t>
            </w:r>
          </w:p>
        </w:tc>
      </w:tr>
      <w:tr w14:paraId="1C718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382338">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1FC17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603F6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FDE538">
            <w:pPr>
              <w:bidi w:val="0"/>
              <w:rPr>
                <w:rFonts w:hint="default"/>
              </w:rPr>
            </w:pPr>
            <w:r>
              <w:rPr>
                <w:rFonts w:hint="default"/>
                <w:lang w:val="en-US" w:eastAsia="zh-CN"/>
              </w:rPr>
              <w:t>币种，如 BTC</w:t>
            </w:r>
          </w:p>
        </w:tc>
      </w:tr>
      <w:tr w14:paraId="31798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4ABD80">
            <w:pPr>
              <w:bidi w:val="0"/>
              <w:rPr>
                <w:rFonts w:hint="default"/>
              </w:rPr>
            </w:pPr>
            <w:r>
              <w:rPr>
                <w:rFonts w:hint="default"/>
                <w:lang w:val="en-US" w:eastAsia="zh-CN"/>
              </w:rPr>
              <w:t>&gt; 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88500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1311F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076BE1">
            <w:pPr>
              <w:bidi w:val="0"/>
              <w:rPr>
                <w:rFonts w:hint="default"/>
              </w:rPr>
            </w:pPr>
            <w:r>
              <w:rPr>
                <w:rFonts w:hint="default"/>
                <w:lang w:val="en-US" w:eastAsia="zh-CN"/>
              </w:rPr>
              <w:t>币种数量</w:t>
            </w:r>
            <w:r>
              <w:rPr>
                <w:rFonts w:hint="default"/>
                <w:lang w:val="en-US" w:eastAsia="zh-CN"/>
              </w:rPr>
              <w:br w:type="textWrapping"/>
            </w:r>
            <w:r>
              <w:rPr>
                <w:rFonts w:hint="default"/>
                <w:lang w:val="en-US" w:eastAsia="zh-CN"/>
              </w:rPr>
              <w:t>可以为负，代表减少币种资产</w:t>
            </w:r>
          </w:p>
        </w:tc>
      </w:tr>
      <w:tr w14:paraId="67141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210A8A5">
            <w:pPr>
              <w:bidi w:val="0"/>
              <w:rPr>
                <w:rFonts w:hint="default"/>
              </w:rPr>
            </w:pPr>
            <w:r>
              <w:rPr>
                <w:rFonts w:hint="default"/>
                <w:lang w:val="en-US" w:eastAsia="zh-CN"/>
              </w:rPr>
              <w:t>greeksType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0E71B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A1B65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65E2D3">
            <w:pPr>
              <w:bidi w:val="0"/>
              <w:rPr>
                <w:rFonts w:hint="default"/>
              </w:rPr>
            </w:pPr>
            <w:r>
              <w:rPr>
                <w:rFonts w:hint="default"/>
                <w:lang w:val="en-US" w:eastAsia="zh-CN"/>
              </w:rPr>
              <w:t>希腊值类型</w:t>
            </w:r>
            <w:r>
              <w:rPr>
                <w:rFonts w:hint="default"/>
                <w:lang w:val="en-US" w:eastAsia="zh-CN"/>
              </w:rPr>
              <w:br w:type="textWrapping"/>
            </w:r>
            <w:r>
              <w:rPr>
                <w:rFonts w:hint="default"/>
                <w:lang w:val="en-US" w:eastAsia="zh-CN"/>
              </w:rPr>
              <w:t>BS：BS模型</w:t>
            </w:r>
            <w:r>
              <w:rPr>
                <w:rFonts w:hint="default"/>
                <w:lang w:val="en-US" w:eastAsia="zh-CN"/>
              </w:rPr>
              <w:br w:type="textWrapping"/>
            </w:r>
            <w:r>
              <w:rPr>
                <w:rFonts w:hint="default"/>
                <w:lang w:val="en-US" w:eastAsia="zh-CN"/>
              </w:rPr>
              <w:t>PA：币本位</w:t>
            </w:r>
            <w:r>
              <w:rPr>
                <w:rFonts w:hint="default"/>
                <w:lang w:val="en-US" w:eastAsia="zh-CN"/>
              </w:rPr>
              <w:br w:type="textWrapping"/>
            </w:r>
            <w:r>
              <w:rPr>
                <w:rFonts w:hint="default"/>
                <w:lang w:val="en-US" w:eastAsia="zh-CN"/>
              </w:rPr>
              <w:t>CASH：美元现金等价</w:t>
            </w:r>
            <w:r>
              <w:rPr>
                <w:rFonts w:hint="default"/>
                <w:lang w:val="en-US" w:eastAsia="zh-CN"/>
              </w:rPr>
              <w:br w:type="textWrapping"/>
            </w:r>
            <w:r>
              <w:rPr>
                <w:rFonts w:hint="default"/>
                <w:lang w:val="en-US" w:eastAsia="zh-CN"/>
              </w:rPr>
              <w:t>默认是BS</w:t>
            </w:r>
          </w:p>
        </w:tc>
      </w:tr>
      <w:tr w14:paraId="658A2AC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70E2D0">
            <w:pPr>
              <w:bidi w:val="0"/>
              <w:rPr>
                <w:rFonts w:hint="default"/>
              </w:rPr>
            </w:pPr>
            <w:r>
              <w:rPr>
                <w:rFonts w:hint="default"/>
                <w:lang w:val="en-US" w:eastAsia="zh-CN"/>
              </w:rPr>
              <w:t>idxVol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E0781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F4734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4B15FA">
            <w:pPr>
              <w:bidi w:val="0"/>
              <w:rPr>
                <w:rFonts w:hint="default"/>
              </w:rPr>
            </w:pPr>
            <w:r>
              <w:rPr>
                <w:rFonts w:hint="default"/>
                <w:lang w:val="en-US" w:eastAsia="zh-CN"/>
              </w:rPr>
              <w:t>价格变动百分比。小数形式，范围 -0.99 ~ 1，以 0.01 为增量。</w:t>
            </w:r>
            <w:r>
              <w:rPr>
                <w:rFonts w:hint="default"/>
                <w:lang w:val="en-US" w:eastAsia="zh-CN"/>
              </w:rPr>
              <w:br w:type="textWrapping"/>
            </w:r>
            <w:r>
              <w:rPr>
                <w:rFonts w:hint="default"/>
                <w:lang w:val="en-US" w:eastAsia="zh-CN"/>
              </w:rPr>
              <w:t>默认值为 0</w:t>
            </w:r>
          </w:p>
        </w:tc>
      </w:tr>
    </w:tbl>
    <w:p w14:paraId="0F9C9019">
      <w:pPr>
        <w:bidi w:val="0"/>
      </w:pPr>
      <w:r>
        <w:rPr>
          <w:rFonts w:hint="default"/>
        </w:rPr>
        <w:t>返回结果</w:t>
      </w:r>
    </w:p>
    <w:p w14:paraId="6E958B7A">
      <w:pPr>
        <w:bidi w:val="0"/>
        <w:rPr>
          <w:rFonts w:hint="default"/>
        </w:rPr>
      </w:pPr>
      <w:r>
        <w:rPr>
          <w:rFonts w:hint="default"/>
        </w:rPr>
        <w:t>{</w:t>
      </w:r>
    </w:p>
    <w:p w14:paraId="39AB1A8B">
      <w:pPr>
        <w:bidi w:val="0"/>
        <w:rPr>
          <w:rFonts w:hint="default"/>
        </w:rPr>
      </w:pPr>
      <w:r>
        <w:rPr>
          <w:rFonts w:hint="default"/>
        </w:rPr>
        <w:t xml:space="preserve">    "code": "0",</w:t>
      </w:r>
    </w:p>
    <w:p w14:paraId="4C0796BB">
      <w:pPr>
        <w:bidi w:val="0"/>
        <w:rPr>
          <w:rFonts w:hint="default"/>
        </w:rPr>
      </w:pPr>
      <w:r>
        <w:rPr>
          <w:rFonts w:hint="default"/>
        </w:rPr>
        <w:t xml:space="preserve">    "data": [</w:t>
      </w:r>
    </w:p>
    <w:p w14:paraId="0F79A80F">
      <w:pPr>
        <w:bidi w:val="0"/>
        <w:rPr>
          <w:rFonts w:hint="default"/>
        </w:rPr>
      </w:pPr>
      <w:r>
        <w:rPr>
          <w:rFonts w:hint="default"/>
        </w:rPr>
        <w:t xml:space="preserve">        {</w:t>
      </w:r>
    </w:p>
    <w:p w14:paraId="09D57A6B">
      <w:pPr>
        <w:bidi w:val="0"/>
        <w:rPr>
          <w:rFonts w:hint="default"/>
        </w:rPr>
      </w:pPr>
      <w:r>
        <w:rPr>
          <w:rFonts w:hint="default"/>
        </w:rPr>
        <w:t xml:space="preserve">            "acctLever": "-0.1364949794742562",</w:t>
      </w:r>
    </w:p>
    <w:p w14:paraId="36A0D96D">
      <w:pPr>
        <w:bidi w:val="0"/>
        <w:rPr>
          <w:rFonts w:hint="default"/>
        </w:rPr>
      </w:pPr>
      <w:r>
        <w:rPr>
          <w:rFonts w:hint="default"/>
        </w:rPr>
        <w:t xml:space="preserve">            "assets": [</w:t>
      </w:r>
    </w:p>
    <w:p w14:paraId="11E0CFD6">
      <w:pPr>
        <w:bidi w:val="0"/>
        <w:rPr>
          <w:rFonts w:hint="default"/>
        </w:rPr>
      </w:pPr>
      <w:r>
        <w:rPr>
          <w:rFonts w:hint="default"/>
        </w:rPr>
        <w:t xml:space="preserve">                {</w:t>
      </w:r>
    </w:p>
    <w:p w14:paraId="478A625F">
      <w:pPr>
        <w:bidi w:val="0"/>
        <w:rPr>
          <w:rFonts w:hint="default"/>
        </w:rPr>
      </w:pPr>
      <w:r>
        <w:rPr>
          <w:rFonts w:hint="default"/>
        </w:rPr>
        <w:t xml:space="preserve">                    "availEq": "0",</w:t>
      </w:r>
    </w:p>
    <w:p w14:paraId="662AECE7">
      <w:pPr>
        <w:bidi w:val="0"/>
        <w:rPr>
          <w:rFonts w:hint="default"/>
        </w:rPr>
      </w:pPr>
      <w:r>
        <w:rPr>
          <w:rFonts w:hint="default"/>
        </w:rPr>
        <w:t xml:space="preserve">                    "borrowImr": "0",</w:t>
      </w:r>
    </w:p>
    <w:p w14:paraId="107DA025">
      <w:pPr>
        <w:bidi w:val="0"/>
        <w:rPr>
          <w:rFonts w:hint="default"/>
        </w:rPr>
      </w:pPr>
      <w:r>
        <w:rPr>
          <w:rFonts w:hint="default"/>
        </w:rPr>
        <w:t xml:space="preserve">                    "borrowMmr": "",</w:t>
      </w:r>
    </w:p>
    <w:p w14:paraId="75ACD557">
      <w:pPr>
        <w:bidi w:val="0"/>
        <w:rPr>
          <w:rFonts w:hint="default"/>
        </w:rPr>
      </w:pPr>
      <w:r>
        <w:rPr>
          <w:rFonts w:hint="default"/>
        </w:rPr>
        <w:t xml:space="preserve">                    "ccy": "BTC",</w:t>
      </w:r>
    </w:p>
    <w:p w14:paraId="40F02EA4">
      <w:pPr>
        <w:bidi w:val="0"/>
        <w:rPr>
          <w:rFonts w:hint="default"/>
        </w:rPr>
      </w:pPr>
      <w:r>
        <w:rPr>
          <w:rFonts w:hint="default"/>
        </w:rPr>
        <w:t xml:space="preserve">                    "spotInUse": "0"</w:t>
      </w:r>
    </w:p>
    <w:p w14:paraId="59014BCB">
      <w:pPr>
        <w:bidi w:val="0"/>
        <w:rPr>
          <w:rFonts w:hint="default"/>
        </w:rPr>
      </w:pPr>
      <w:r>
        <w:rPr>
          <w:rFonts w:hint="default"/>
        </w:rPr>
        <w:t xml:space="preserve">                },</w:t>
      </w:r>
    </w:p>
    <w:p w14:paraId="22286360">
      <w:pPr>
        <w:bidi w:val="0"/>
        <w:rPr>
          <w:rFonts w:hint="default"/>
        </w:rPr>
      </w:pPr>
      <w:r>
        <w:rPr>
          <w:rFonts w:hint="default"/>
        </w:rPr>
        <w:t xml:space="preserve">                {</w:t>
      </w:r>
    </w:p>
    <w:p w14:paraId="3F9E7E39">
      <w:pPr>
        <w:bidi w:val="0"/>
        <w:rPr>
          <w:rFonts w:hint="default"/>
        </w:rPr>
      </w:pPr>
      <w:r>
        <w:rPr>
          <w:rFonts w:hint="default"/>
        </w:rPr>
        <w:t xml:space="preserve">                    "availEq": "0",</w:t>
      </w:r>
    </w:p>
    <w:p w14:paraId="182CE361">
      <w:pPr>
        <w:bidi w:val="0"/>
        <w:rPr>
          <w:rFonts w:hint="default"/>
        </w:rPr>
      </w:pPr>
      <w:r>
        <w:rPr>
          <w:rFonts w:hint="default"/>
        </w:rPr>
        <w:t xml:space="preserve">                    "borrowImr": "0",</w:t>
      </w:r>
    </w:p>
    <w:p w14:paraId="79C46E22">
      <w:pPr>
        <w:bidi w:val="0"/>
        <w:rPr>
          <w:rFonts w:hint="default"/>
        </w:rPr>
      </w:pPr>
      <w:r>
        <w:rPr>
          <w:rFonts w:hint="default"/>
        </w:rPr>
        <w:t xml:space="preserve">                    "borrowMmr": "",</w:t>
      </w:r>
    </w:p>
    <w:p w14:paraId="3EF1299E">
      <w:pPr>
        <w:bidi w:val="0"/>
        <w:rPr>
          <w:rFonts w:hint="default"/>
        </w:rPr>
      </w:pPr>
      <w:r>
        <w:rPr>
          <w:rFonts w:hint="default"/>
        </w:rPr>
        <w:t xml:space="preserve">                    "ccy": "LTC",</w:t>
      </w:r>
    </w:p>
    <w:p w14:paraId="39D38E03">
      <w:pPr>
        <w:bidi w:val="0"/>
        <w:rPr>
          <w:rFonts w:hint="default"/>
        </w:rPr>
      </w:pPr>
      <w:r>
        <w:rPr>
          <w:rFonts w:hint="default"/>
        </w:rPr>
        <w:t xml:space="preserve">                    "spotInUse": "0"</w:t>
      </w:r>
    </w:p>
    <w:p w14:paraId="0409FD28">
      <w:pPr>
        <w:bidi w:val="0"/>
        <w:rPr>
          <w:rFonts w:hint="default"/>
        </w:rPr>
      </w:pPr>
      <w:r>
        <w:rPr>
          <w:rFonts w:hint="default"/>
        </w:rPr>
        <w:t xml:space="preserve">                },</w:t>
      </w:r>
    </w:p>
    <w:p w14:paraId="03820181">
      <w:pPr>
        <w:bidi w:val="0"/>
        <w:rPr>
          <w:rFonts w:hint="default"/>
        </w:rPr>
      </w:pPr>
      <w:r>
        <w:rPr>
          <w:rFonts w:hint="default"/>
        </w:rPr>
        <w:t xml:space="preserve">                {</w:t>
      </w:r>
    </w:p>
    <w:p w14:paraId="2B56EDA6">
      <w:pPr>
        <w:bidi w:val="0"/>
        <w:rPr>
          <w:rFonts w:hint="default"/>
        </w:rPr>
      </w:pPr>
      <w:r>
        <w:rPr>
          <w:rFonts w:hint="default"/>
        </w:rPr>
        <w:t xml:space="preserve">                    "availEq": "0",</w:t>
      </w:r>
    </w:p>
    <w:p w14:paraId="59BCA45A">
      <w:pPr>
        <w:bidi w:val="0"/>
        <w:rPr>
          <w:rFonts w:hint="default"/>
        </w:rPr>
      </w:pPr>
      <w:r>
        <w:rPr>
          <w:rFonts w:hint="default"/>
        </w:rPr>
        <w:t xml:space="preserve">                    "borrowImr": "0",</w:t>
      </w:r>
    </w:p>
    <w:p w14:paraId="23A1D8FF">
      <w:pPr>
        <w:bidi w:val="0"/>
        <w:rPr>
          <w:rFonts w:hint="default"/>
        </w:rPr>
      </w:pPr>
      <w:r>
        <w:rPr>
          <w:rFonts w:hint="default"/>
        </w:rPr>
        <w:t xml:space="preserve">                    "borrowMmr": "",</w:t>
      </w:r>
    </w:p>
    <w:p w14:paraId="0FFF22B4">
      <w:pPr>
        <w:bidi w:val="0"/>
        <w:rPr>
          <w:rFonts w:hint="default"/>
        </w:rPr>
      </w:pPr>
      <w:r>
        <w:rPr>
          <w:rFonts w:hint="default"/>
        </w:rPr>
        <w:t xml:space="preserve">                    "ccy": "USDC",</w:t>
      </w:r>
    </w:p>
    <w:p w14:paraId="16522AC5">
      <w:pPr>
        <w:bidi w:val="0"/>
        <w:rPr>
          <w:rFonts w:hint="default"/>
        </w:rPr>
      </w:pPr>
      <w:r>
        <w:rPr>
          <w:rFonts w:hint="default"/>
        </w:rPr>
        <w:t xml:space="preserve">                    "spotInUse": "0"</w:t>
      </w:r>
    </w:p>
    <w:p w14:paraId="5A0DB68B">
      <w:pPr>
        <w:bidi w:val="0"/>
        <w:rPr>
          <w:rFonts w:hint="default"/>
        </w:rPr>
      </w:pPr>
      <w:r>
        <w:rPr>
          <w:rFonts w:hint="default"/>
        </w:rPr>
        <w:t xml:space="preserve">                },</w:t>
      </w:r>
    </w:p>
    <w:p w14:paraId="69B8986F">
      <w:pPr>
        <w:bidi w:val="0"/>
        <w:rPr>
          <w:rFonts w:hint="default"/>
        </w:rPr>
      </w:pPr>
      <w:r>
        <w:rPr>
          <w:rFonts w:hint="default"/>
        </w:rPr>
        <w:t xml:space="preserve">                {</w:t>
      </w:r>
    </w:p>
    <w:p w14:paraId="55DB861A">
      <w:pPr>
        <w:bidi w:val="0"/>
        <w:rPr>
          <w:rFonts w:hint="default"/>
        </w:rPr>
      </w:pPr>
      <w:r>
        <w:rPr>
          <w:rFonts w:hint="default"/>
        </w:rPr>
        <w:t xml:space="preserve">                    "availEq": "-78589.37",</w:t>
      </w:r>
    </w:p>
    <w:p w14:paraId="22785972">
      <w:pPr>
        <w:bidi w:val="0"/>
        <w:rPr>
          <w:rFonts w:hint="default"/>
        </w:rPr>
      </w:pPr>
      <w:r>
        <w:rPr>
          <w:rFonts w:hint="default"/>
        </w:rPr>
        <w:t xml:space="preserve">                    "borrowImr": "7855.32188898",</w:t>
      </w:r>
    </w:p>
    <w:p w14:paraId="1F0574AE">
      <w:pPr>
        <w:bidi w:val="0"/>
        <w:rPr>
          <w:rFonts w:hint="default"/>
        </w:rPr>
      </w:pPr>
      <w:r>
        <w:rPr>
          <w:rFonts w:hint="default"/>
        </w:rPr>
        <w:t xml:space="preserve">                    "borrowMmr": "",</w:t>
      </w:r>
    </w:p>
    <w:p w14:paraId="4CFDB7FF">
      <w:pPr>
        <w:bidi w:val="0"/>
        <w:rPr>
          <w:rFonts w:hint="default"/>
        </w:rPr>
      </w:pPr>
      <w:r>
        <w:rPr>
          <w:rFonts w:hint="default"/>
        </w:rPr>
        <w:t xml:space="preserve">                    "ccy": "USDT",</w:t>
      </w:r>
    </w:p>
    <w:p w14:paraId="0CDA8B80">
      <w:pPr>
        <w:bidi w:val="0"/>
        <w:rPr>
          <w:rFonts w:hint="default"/>
        </w:rPr>
      </w:pPr>
      <w:r>
        <w:rPr>
          <w:rFonts w:hint="default"/>
        </w:rPr>
        <w:t xml:space="preserve">                    "spotInUse": "0"</w:t>
      </w:r>
    </w:p>
    <w:p w14:paraId="31E16C1C">
      <w:pPr>
        <w:bidi w:val="0"/>
        <w:rPr>
          <w:rFonts w:hint="default"/>
        </w:rPr>
      </w:pPr>
      <w:r>
        <w:rPr>
          <w:rFonts w:hint="default"/>
        </w:rPr>
        <w:t xml:space="preserve">                }</w:t>
      </w:r>
    </w:p>
    <w:p w14:paraId="77FCC146">
      <w:pPr>
        <w:bidi w:val="0"/>
        <w:rPr>
          <w:rFonts w:hint="default"/>
        </w:rPr>
      </w:pPr>
      <w:r>
        <w:rPr>
          <w:rFonts w:hint="default"/>
        </w:rPr>
        <w:t xml:space="preserve">            ],</w:t>
      </w:r>
    </w:p>
    <w:p w14:paraId="213F5FDB">
      <w:pPr>
        <w:bidi w:val="0"/>
        <w:rPr>
          <w:rFonts w:hint="default"/>
        </w:rPr>
      </w:pPr>
      <w:r>
        <w:rPr>
          <w:rFonts w:hint="default"/>
        </w:rPr>
        <w:t xml:space="preserve">            "borrowMmr": "1571.064377796",</w:t>
      </w:r>
    </w:p>
    <w:p w14:paraId="48CD72AB">
      <w:pPr>
        <w:bidi w:val="0"/>
        <w:rPr>
          <w:rFonts w:hint="default"/>
        </w:rPr>
      </w:pPr>
      <w:r>
        <w:rPr>
          <w:rFonts w:hint="default"/>
        </w:rPr>
        <w:t xml:space="preserve">            "derivMmr": "1375.4837063088003",</w:t>
      </w:r>
    </w:p>
    <w:p w14:paraId="0C3D446B">
      <w:pPr>
        <w:bidi w:val="0"/>
        <w:rPr>
          <w:rFonts w:hint="default"/>
        </w:rPr>
      </w:pPr>
      <w:r>
        <w:rPr>
          <w:rFonts w:hint="default"/>
        </w:rPr>
        <w:t xml:space="preserve">            "eq": "-78553.21888979999",</w:t>
      </w:r>
    </w:p>
    <w:p w14:paraId="68B999CD">
      <w:pPr>
        <w:bidi w:val="0"/>
        <w:rPr>
          <w:rFonts w:hint="default"/>
        </w:rPr>
      </w:pPr>
      <w:r>
        <w:rPr>
          <w:rFonts w:hint="default"/>
        </w:rPr>
        <w:t xml:space="preserve">            "marginRatio": "-25.95365779811705",</w:t>
      </w:r>
    </w:p>
    <w:p w14:paraId="71E8D03A">
      <w:pPr>
        <w:bidi w:val="0"/>
        <w:rPr>
          <w:rFonts w:hint="default"/>
        </w:rPr>
      </w:pPr>
      <w:r>
        <w:rPr>
          <w:rFonts w:hint="default"/>
        </w:rPr>
        <w:t xml:space="preserve">            "positions": [],</w:t>
      </w:r>
    </w:p>
    <w:p w14:paraId="104FF9C0">
      <w:pPr>
        <w:bidi w:val="0"/>
        <w:rPr>
          <w:rFonts w:hint="default"/>
        </w:rPr>
      </w:pPr>
      <w:r>
        <w:rPr>
          <w:rFonts w:hint="default"/>
        </w:rPr>
        <w:t xml:space="preserve">            "riskUnitData": [</w:t>
      </w:r>
    </w:p>
    <w:p w14:paraId="1AABC65B">
      <w:pPr>
        <w:bidi w:val="0"/>
        <w:rPr>
          <w:rFonts w:hint="default"/>
        </w:rPr>
      </w:pPr>
      <w:r>
        <w:rPr>
          <w:rFonts w:hint="default"/>
        </w:rPr>
        <w:t xml:space="preserve">                {</w:t>
      </w:r>
    </w:p>
    <w:p w14:paraId="4DC6468E">
      <w:pPr>
        <w:bidi w:val="0"/>
        <w:rPr>
          <w:rFonts w:hint="default"/>
        </w:rPr>
      </w:pPr>
      <w:r>
        <w:rPr>
          <w:rFonts w:hint="default"/>
        </w:rPr>
        <w:t xml:space="preserve">                    "delta": "-9704.903689800001",</w:t>
      </w:r>
    </w:p>
    <w:p w14:paraId="2903D845">
      <w:pPr>
        <w:bidi w:val="0"/>
        <w:rPr>
          <w:rFonts w:hint="default"/>
        </w:rPr>
      </w:pPr>
      <w:r>
        <w:rPr>
          <w:rFonts w:hint="default"/>
        </w:rPr>
        <w:t xml:space="preserve">                    "gamma": "0",</w:t>
      </w:r>
    </w:p>
    <w:p w14:paraId="664B33C2">
      <w:pPr>
        <w:bidi w:val="0"/>
        <w:rPr>
          <w:rFonts w:hint="default"/>
        </w:rPr>
      </w:pPr>
      <w:r>
        <w:rPr>
          <w:rFonts w:hint="default"/>
        </w:rPr>
        <w:t xml:space="preserve">                    "imrBf": "",</w:t>
      </w:r>
    </w:p>
    <w:p w14:paraId="25803662">
      <w:pPr>
        <w:bidi w:val="0"/>
        <w:rPr>
          <w:rFonts w:hint="default"/>
        </w:rPr>
      </w:pPr>
      <w:r>
        <w:rPr>
          <w:rFonts w:hint="default"/>
        </w:rPr>
        <w:t xml:space="preserve">                    "imr": "1538.9669514070802",</w:t>
      </w:r>
    </w:p>
    <w:p w14:paraId="0E8ABA63">
      <w:pPr>
        <w:bidi w:val="0"/>
        <w:rPr>
          <w:rFonts w:hint="default"/>
        </w:rPr>
      </w:pPr>
      <w:r>
        <w:rPr>
          <w:rFonts w:hint="default"/>
        </w:rPr>
        <w:t xml:space="preserve">                    "mmrBf": "",</w:t>
      </w:r>
    </w:p>
    <w:p w14:paraId="0FB34860">
      <w:pPr>
        <w:bidi w:val="0"/>
        <w:rPr>
          <w:rFonts w:hint="default"/>
        </w:rPr>
      </w:pPr>
      <w:r>
        <w:rPr>
          <w:rFonts w:hint="default"/>
        </w:rPr>
        <w:t xml:space="preserve">                    "mmr": "1183.8207318516002",</w:t>
      </w:r>
    </w:p>
    <w:p w14:paraId="4FEFB015">
      <w:pPr>
        <w:bidi w:val="0"/>
        <w:rPr>
          <w:rFonts w:hint="default"/>
        </w:rPr>
      </w:pPr>
      <w:r>
        <w:rPr>
          <w:rFonts w:hint="default"/>
        </w:rPr>
        <w:t xml:space="preserve">                    "mr1": "1164.4109244719994",</w:t>
      </w:r>
    </w:p>
    <w:p w14:paraId="325DC7E2">
      <w:pPr>
        <w:bidi w:val="0"/>
        <w:rPr>
          <w:rFonts w:hint="default"/>
        </w:rPr>
      </w:pPr>
      <w:r>
        <w:rPr>
          <w:rFonts w:hint="default"/>
        </w:rPr>
        <w:t xml:space="preserve">                    "mr1FinalResult": {</w:t>
      </w:r>
    </w:p>
    <w:p w14:paraId="6384A74C">
      <w:pPr>
        <w:bidi w:val="0"/>
        <w:rPr>
          <w:rFonts w:hint="default"/>
        </w:rPr>
      </w:pPr>
      <w:r>
        <w:rPr>
          <w:rFonts w:hint="default"/>
        </w:rPr>
        <w:t xml:space="preserve">                        "pnl": "-1164.4109244719994",</w:t>
      </w:r>
    </w:p>
    <w:p w14:paraId="7FBF8764">
      <w:pPr>
        <w:bidi w:val="0"/>
        <w:rPr>
          <w:rFonts w:hint="default"/>
        </w:rPr>
      </w:pPr>
      <w:r>
        <w:rPr>
          <w:rFonts w:hint="default"/>
        </w:rPr>
        <w:t xml:space="preserve">                        "spotShock": "0.12",</w:t>
      </w:r>
    </w:p>
    <w:p w14:paraId="55158C7D">
      <w:pPr>
        <w:bidi w:val="0"/>
        <w:rPr>
          <w:rFonts w:hint="default"/>
        </w:rPr>
      </w:pPr>
      <w:r>
        <w:rPr>
          <w:rFonts w:hint="default"/>
        </w:rPr>
        <w:t xml:space="preserve">                        "volShock": "up"</w:t>
      </w:r>
    </w:p>
    <w:p w14:paraId="0CB5F74B">
      <w:pPr>
        <w:bidi w:val="0"/>
        <w:rPr>
          <w:rFonts w:hint="default"/>
        </w:rPr>
      </w:pPr>
      <w:r>
        <w:rPr>
          <w:rFonts w:hint="default"/>
        </w:rPr>
        <w:t xml:space="preserve">                    },</w:t>
      </w:r>
    </w:p>
    <w:p w14:paraId="09525C27">
      <w:pPr>
        <w:bidi w:val="0"/>
        <w:rPr>
          <w:rFonts w:hint="default"/>
        </w:rPr>
      </w:pPr>
      <w:r>
        <w:rPr>
          <w:rFonts w:hint="default"/>
        </w:rPr>
        <w:t xml:space="preserve">                    "mr1Scenarios": {</w:t>
      </w:r>
    </w:p>
    <w:p w14:paraId="0E5D2E90">
      <w:pPr>
        <w:bidi w:val="0"/>
        <w:rPr>
          <w:rFonts w:hint="default"/>
        </w:rPr>
      </w:pPr>
      <w:r>
        <w:rPr>
          <w:rFonts w:hint="default"/>
        </w:rPr>
        <w:t xml:space="preserve">                        "volSame": {</w:t>
      </w:r>
    </w:p>
    <w:p w14:paraId="6F8BAEF3">
      <w:pPr>
        <w:bidi w:val="0"/>
        <w:rPr>
          <w:rFonts w:hint="default"/>
        </w:rPr>
      </w:pPr>
      <w:r>
        <w:rPr>
          <w:rFonts w:hint="default"/>
        </w:rPr>
        <w:t xml:space="preserve">                            "0": "0",</w:t>
      </w:r>
    </w:p>
    <w:p w14:paraId="2853B8A9">
      <w:pPr>
        <w:bidi w:val="0"/>
        <w:rPr>
          <w:rFonts w:hint="default"/>
        </w:rPr>
      </w:pPr>
      <w:r>
        <w:rPr>
          <w:rFonts w:hint="default"/>
        </w:rPr>
        <w:t xml:space="preserve">                            "0.08": "-776.2739496480004",</w:t>
      </w:r>
    </w:p>
    <w:p w14:paraId="6567F640">
      <w:pPr>
        <w:bidi w:val="0"/>
        <w:rPr>
          <w:rFonts w:hint="default"/>
        </w:rPr>
      </w:pPr>
      <w:r>
        <w:rPr>
          <w:rFonts w:hint="default"/>
        </w:rPr>
        <w:t xml:space="preserve">                            "-0.08": "776.2739496480004",</w:t>
      </w:r>
    </w:p>
    <w:p w14:paraId="37431119">
      <w:pPr>
        <w:bidi w:val="0"/>
        <w:rPr>
          <w:rFonts w:hint="default"/>
        </w:rPr>
      </w:pPr>
      <w:r>
        <w:rPr>
          <w:rFonts w:hint="default"/>
        </w:rPr>
        <w:t xml:space="preserve">                            "0.04": "-388.1369748240002",</w:t>
      </w:r>
    </w:p>
    <w:p w14:paraId="5FE734E2">
      <w:pPr>
        <w:bidi w:val="0"/>
        <w:rPr>
          <w:rFonts w:hint="default"/>
        </w:rPr>
      </w:pPr>
      <w:r>
        <w:rPr>
          <w:rFonts w:hint="default"/>
        </w:rPr>
        <w:t xml:space="preserve">                            "0.12": "-1164.4109244719994",</w:t>
      </w:r>
    </w:p>
    <w:p w14:paraId="786D9FE4">
      <w:pPr>
        <w:bidi w:val="0"/>
        <w:rPr>
          <w:rFonts w:hint="default"/>
        </w:rPr>
      </w:pPr>
      <w:r>
        <w:rPr>
          <w:rFonts w:hint="default"/>
        </w:rPr>
        <w:t xml:space="preserve">                            "-0.12": "1164.4109244719994",</w:t>
      </w:r>
    </w:p>
    <w:p w14:paraId="6631FC13">
      <w:pPr>
        <w:bidi w:val="0"/>
        <w:rPr>
          <w:rFonts w:hint="default"/>
        </w:rPr>
      </w:pPr>
      <w:r>
        <w:rPr>
          <w:rFonts w:hint="default"/>
        </w:rPr>
        <w:t xml:space="preserve">                            "-0.04": "388.1369748240002"</w:t>
      </w:r>
    </w:p>
    <w:p w14:paraId="5BAB1F28">
      <w:pPr>
        <w:bidi w:val="0"/>
        <w:rPr>
          <w:rFonts w:hint="default"/>
        </w:rPr>
      </w:pPr>
      <w:r>
        <w:rPr>
          <w:rFonts w:hint="default"/>
        </w:rPr>
        <w:t xml:space="preserve">                        },</w:t>
      </w:r>
    </w:p>
    <w:p w14:paraId="685264E1">
      <w:pPr>
        <w:bidi w:val="0"/>
        <w:rPr>
          <w:rFonts w:hint="default"/>
        </w:rPr>
      </w:pPr>
      <w:r>
        <w:rPr>
          <w:rFonts w:hint="default"/>
        </w:rPr>
        <w:t xml:space="preserve">                        "volShockDown": {</w:t>
      </w:r>
    </w:p>
    <w:p w14:paraId="03D73A8E">
      <w:pPr>
        <w:bidi w:val="0"/>
        <w:rPr>
          <w:rFonts w:hint="default"/>
        </w:rPr>
      </w:pPr>
      <w:r>
        <w:rPr>
          <w:rFonts w:hint="default"/>
        </w:rPr>
        <w:t xml:space="preserve">                            "0": "0",</w:t>
      </w:r>
    </w:p>
    <w:p w14:paraId="7B5E7938">
      <w:pPr>
        <w:bidi w:val="0"/>
        <w:rPr>
          <w:rFonts w:hint="default"/>
        </w:rPr>
      </w:pPr>
      <w:r>
        <w:rPr>
          <w:rFonts w:hint="default"/>
        </w:rPr>
        <w:t xml:space="preserve">                            "0.08": "-776.2739496480004",</w:t>
      </w:r>
    </w:p>
    <w:p w14:paraId="3D156879">
      <w:pPr>
        <w:bidi w:val="0"/>
        <w:rPr>
          <w:rFonts w:hint="default"/>
        </w:rPr>
      </w:pPr>
      <w:r>
        <w:rPr>
          <w:rFonts w:hint="default"/>
        </w:rPr>
        <w:t xml:space="preserve">                            "-0.08": "776.2739496480004",</w:t>
      </w:r>
    </w:p>
    <w:p w14:paraId="50B9E368">
      <w:pPr>
        <w:bidi w:val="0"/>
        <w:rPr>
          <w:rFonts w:hint="default"/>
        </w:rPr>
      </w:pPr>
      <w:r>
        <w:rPr>
          <w:rFonts w:hint="default"/>
        </w:rPr>
        <w:t xml:space="preserve">                            "0.04": "-388.1369748240002",</w:t>
      </w:r>
    </w:p>
    <w:p w14:paraId="2A97F912">
      <w:pPr>
        <w:bidi w:val="0"/>
        <w:rPr>
          <w:rFonts w:hint="default"/>
        </w:rPr>
      </w:pPr>
      <w:r>
        <w:rPr>
          <w:rFonts w:hint="default"/>
        </w:rPr>
        <w:t xml:space="preserve">                            "0.12": "-1164.4109244719994",</w:t>
      </w:r>
    </w:p>
    <w:p w14:paraId="59583D98">
      <w:pPr>
        <w:bidi w:val="0"/>
        <w:rPr>
          <w:rFonts w:hint="default"/>
        </w:rPr>
      </w:pPr>
      <w:r>
        <w:rPr>
          <w:rFonts w:hint="default"/>
        </w:rPr>
        <w:t xml:space="preserve">                            "-0.12": "1164.4109244719994",</w:t>
      </w:r>
    </w:p>
    <w:p w14:paraId="1557977F">
      <w:pPr>
        <w:bidi w:val="0"/>
        <w:rPr>
          <w:rFonts w:hint="default"/>
        </w:rPr>
      </w:pPr>
      <w:r>
        <w:rPr>
          <w:rFonts w:hint="default"/>
        </w:rPr>
        <w:t xml:space="preserve">                            "-0.04": "388.1369748240002"</w:t>
      </w:r>
    </w:p>
    <w:p w14:paraId="0CA85949">
      <w:pPr>
        <w:bidi w:val="0"/>
        <w:rPr>
          <w:rFonts w:hint="default"/>
        </w:rPr>
      </w:pPr>
      <w:r>
        <w:rPr>
          <w:rFonts w:hint="default"/>
        </w:rPr>
        <w:t xml:space="preserve">                        },</w:t>
      </w:r>
    </w:p>
    <w:p w14:paraId="507C2A5B">
      <w:pPr>
        <w:bidi w:val="0"/>
        <w:rPr>
          <w:rFonts w:hint="default"/>
        </w:rPr>
      </w:pPr>
      <w:r>
        <w:rPr>
          <w:rFonts w:hint="default"/>
        </w:rPr>
        <w:t xml:space="preserve">                        "volShockUp": {</w:t>
      </w:r>
    </w:p>
    <w:p w14:paraId="0EFE29FF">
      <w:pPr>
        <w:bidi w:val="0"/>
        <w:rPr>
          <w:rFonts w:hint="default"/>
        </w:rPr>
      </w:pPr>
      <w:r>
        <w:rPr>
          <w:rFonts w:hint="default"/>
        </w:rPr>
        <w:t xml:space="preserve">                            "0": "0",</w:t>
      </w:r>
    </w:p>
    <w:p w14:paraId="5C28C292">
      <w:pPr>
        <w:bidi w:val="0"/>
        <w:rPr>
          <w:rFonts w:hint="default"/>
        </w:rPr>
      </w:pPr>
      <w:r>
        <w:rPr>
          <w:rFonts w:hint="default"/>
        </w:rPr>
        <w:t xml:space="preserve">                            "0.08": "-776.2739496480004",</w:t>
      </w:r>
    </w:p>
    <w:p w14:paraId="66820582">
      <w:pPr>
        <w:bidi w:val="0"/>
        <w:rPr>
          <w:rFonts w:hint="default"/>
        </w:rPr>
      </w:pPr>
      <w:r>
        <w:rPr>
          <w:rFonts w:hint="default"/>
        </w:rPr>
        <w:t xml:space="preserve">                            "-0.08": "776.2739496480004",</w:t>
      </w:r>
    </w:p>
    <w:p w14:paraId="67D05868">
      <w:pPr>
        <w:bidi w:val="0"/>
        <w:rPr>
          <w:rFonts w:hint="default"/>
        </w:rPr>
      </w:pPr>
      <w:r>
        <w:rPr>
          <w:rFonts w:hint="default"/>
        </w:rPr>
        <w:t xml:space="preserve">                            "0.04": "-388.1369748240002",</w:t>
      </w:r>
    </w:p>
    <w:p w14:paraId="0849BA09">
      <w:pPr>
        <w:bidi w:val="0"/>
        <w:rPr>
          <w:rFonts w:hint="default"/>
        </w:rPr>
      </w:pPr>
      <w:r>
        <w:rPr>
          <w:rFonts w:hint="default"/>
        </w:rPr>
        <w:t xml:space="preserve">                            "0.12": "-1164.4109244719994",</w:t>
      </w:r>
    </w:p>
    <w:p w14:paraId="38401F4D">
      <w:pPr>
        <w:bidi w:val="0"/>
        <w:rPr>
          <w:rFonts w:hint="default"/>
        </w:rPr>
      </w:pPr>
      <w:r>
        <w:rPr>
          <w:rFonts w:hint="default"/>
        </w:rPr>
        <w:t xml:space="preserve">                            "-0.12": "1164.4109244719994",</w:t>
      </w:r>
    </w:p>
    <w:p w14:paraId="111EEF60">
      <w:pPr>
        <w:bidi w:val="0"/>
        <w:rPr>
          <w:rFonts w:hint="default"/>
        </w:rPr>
      </w:pPr>
      <w:r>
        <w:rPr>
          <w:rFonts w:hint="default"/>
        </w:rPr>
        <w:t xml:space="preserve">                            "-0.04": "388.1369748240002"</w:t>
      </w:r>
    </w:p>
    <w:p w14:paraId="10918001">
      <w:pPr>
        <w:bidi w:val="0"/>
        <w:rPr>
          <w:rFonts w:hint="default"/>
        </w:rPr>
      </w:pPr>
      <w:r>
        <w:rPr>
          <w:rFonts w:hint="default"/>
        </w:rPr>
        <w:t xml:space="preserve">                        }</w:t>
      </w:r>
    </w:p>
    <w:p w14:paraId="545BAA47">
      <w:pPr>
        <w:bidi w:val="0"/>
        <w:rPr>
          <w:rFonts w:hint="default"/>
        </w:rPr>
      </w:pPr>
      <w:r>
        <w:rPr>
          <w:rFonts w:hint="default"/>
        </w:rPr>
        <w:t xml:space="preserve">                    },</w:t>
      </w:r>
    </w:p>
    <w:p w14:paraId="2F5144ED">
      <w:pPr>
        <w:bidi w:val="0"/>
        <w:rPr>
          <w:rFonts w:hint="default"/>
        </w:rPr>
      </w:pPr>
      <w:r>
        <w:rPr>
          <w:rFonts w:hint="default"/>
        </w:rPr>
        <w:t xml:space="preserve">                    "mr2": "0",</w:t>
      </w:r>
    </w:p>
    <w:p w14:paraId="712DA710">
      <w:pPr>
        <w:bidi w:val="0"/>
        <w:rPr>
          <w:rFonts w:hint="default"/>
        </w:rPr>
      </w:pPr>
      <w:r>
        <w:rPr>
          <w:rFonts w:hint="default"/>
        </w:rPr>
        <w:t xml:space="preserve">                    "mr3": "0",</w:t>
      </w:r>
    </w:p>
    <w:p w14:paraId="48E0511E">
      <w:pPr>
        <w:bidi w:val="0"/>
        <w:rPr>
          <w:rFonts w:hint="default"/>
        </w:rPr>
      </w:pPr>
      <w:r>
        <w:rPr>
          <w:rFonts w:hint="default"/>
        </w:rPr>
        <w:t xml:space="preserve">                    "mr4": "19.4098073796",</w:t>
      </w:r>
    </w:p>
    <w:p w14:paraId="2C2EEDC5">
      <w:pPr>
        <w:bidi w:val="0"/>
        <w:rPr>
          <w:rFonts w:hint="default"/>
        </w:rPr>
      </w:pPr>
      <w:r>
        <w:rPr>
          <w:rFonts w:hint="default"/>
        </w:rPr>
        <w:t xml:space="preserve">                    "mr5": "0",</w:t>
      </w:r>
    </w:p>
    <w:p w14:paraId="11E7A6AF">
      <w:pPr>
        <w:bidi w:val="0"/>
        <w:rPr>
          <w:rFonts w:hint="default"/>
        </w:rPr>
      </w:pPr>
      <w:r>
        <w:rPr>
          <w:rFonts w:hint="default"/>
        </w:rPr>
        <w:t xml:space="preserve">                    "mr6": "1164.4109244720003",</w:t>
      </w:r>
    </w:p>
    <w:p w14:paraId="062A61D1">
      <w:pPr>
        <w:bidi w:val="0"/>
        <w:rPr>
          <w:rFonts w:hint="default"/>
        </w:rPr>
      </w:pPr>
      <w:r>
        <w:rPr>
          <w:rFonts w:hint="default"/>
        </w:rPr>
        <w:t xml:space="preserve">                    "mr6FinalResult": {</w:t>
      </w:r>
    </w:p>
    <w:p w14:paraId="456D382F">
      <w:pPr>
        <w:bidi w:val="0"/>
        <w:rPr>
          <w:rFonts w:hint="default"/>
        </w:rPr>
      </w:pPr>
      <w:r>
        <w:rPr>
          <w:rFonts w:hint="default"/>
        </w:rPr>
        <w:t xml:space="preserve">                        "pnl": "-2328.8218489440005",</w:t>
      </w:r>
    </w:p>
    <w:p w14:paraId="45AC57BB">
      <w:pPr>
        <w:bidi w:val="0"/>
        <w:rPr>
          <w:rFonts w:hint="default"/>
        </w:rPr>
      </w:pPr>
      <w:r>
        <w:rPr>
          <w:rFonts w:hint="default"/>
        </w:rPr>
        <w:t xml:space="preserve">                        "spotShock": "0.24"</w:t>
      </w:r>
    </w:p>
    <w:p w14:paraId="1D379CA6">
      <w:pPr>
        <w:bidi w:val="0"/>
        <w:rPr>
          <w:rFonts w:hint="default"/>
        </w:rPr>
      </w:pPr>
      <w:r>
        <w:rPr>
          <w:rFonts w:hint="default"/>
        </w:rPr>
        <w:t xml:space="preserve">                    },</w:t>
      </w:r>
    </w:p>
    <w:p w14:paraId="4B30FE45">
      <w:pPr>
        <w:bidi w:val="0"/>
        <w:rPr>
          <w:rFonts w:hint="default"/>
        </w:rPr>
      </w:pPr>
      <w:r>
        <w:rPr>
          <w:rFonts w:hint="default"/>
        </w:rPr>
        <w:t xml:space="preserve">                    "mr7": "43.67206660410001",</w:t>
      </w:r>
    </w:p>
    <w:p w14:paraId="68A53216">
      <w:pPr>
        <w:bidi w:val="0"/>
        <w:rPr>
          <w:rFonts w:hint="default"/>
        </w:rPr>
      </w:pPr>
      <w:r>
        <w:rPr>
          <w:rFonts w:hint="default"/>
        </w:rPr>
        <w:t xml:space="preserve">                    "mr8": "1571.064377796",</w:t>
      </w:r>
    </w:p>
    <w:p w14:paraId="11DA2109">
      <w:pPr>
        <w:bidi w:val="0"/>
        <w:rPr>
          <w:rFonts w:hint="default"/>
        </w:rPr>
      </w:pPr>
      <w:r>
        <w:rPr>
          <w:rFonts w:hint="default"/>
        </w:rPr>
        <w:t xml:space="preserve">                    "mr9": "0",</w:t>
      </w:r>
    </w:p>
    <w:p w14:paraId="53C8873E">
      <w:pPr>
        <w:bidi w:val="0"/>
        <w:rPr>
          <w:rFonts w:hint="default"/>
        </w:rPr>
      </w:pPr>
      <w:r>
        <w:rPr>
          <w:rFonts w:hint="default"/>
        </w:rPr>
        <w:t xml:space="preserve">                    "portfolios": [</w:t>
      </w:r>
    </w:p>
    <w:p w14:paraId="3E81A59D">
      <w:pPr>
        <w:bidi w:val="0"/>
        <w:rPr>
          <w:rFonts w:hint="default"/>
        </w:rPr>
      </w:pPr>
      <w:r>
        <w:rPr>
          <w:rFonts w:hint="default"/>
        </w:rPr>
        <w:t xml:space="preserve">                        {</w:t>
      </w:r>
    </w:p>
    <w:p w14:paraId="19A7385E">
      <w:pPr>
        <w:bidi w:val="0"/>
        <w:rPr>
          <w:rFonts w:hint="default"/>
        </w:rPr>
      </w:pPr>
      <w:r>
        <w:rPr>
          <w:rFonts w:hint="default"/>
        </w:rPr>
        <w:t xml:space="preserve">                            "amt": "-10",</w:t>
      </w:r>
    </w:p>
    <w:p w14:paraId="2580C6E2">
      <w:pPr>
        <w:bidi w:val="0"/>
        <w:rPr>
          <w:rFonts w:hint="default"/>
        </w:rPr>
      </w:pPr>
      <w:r>
        <w:rPr>
          <w:rFonts w:hint="default"/>
        </w:rPr>
        <w:t xml:space="preserve">                            "avgPx": "100000",</w:t>
      </w:r>
    </w:p>
    <w:p w14:paraId="307EC78D">
      <w:pPr>
        <w:bidi w:val="0"/>
        <w:rPr>
          <w:rFonts w:hint="default"/>
        </w:rPr>
      </w:pPr>
      <w:r>
        <w:rPr>
          <w:rFonts w:hint="default"/>
        </w:rPr>
        <w:t xml:space="preserve">                            "delta": "-9704.903689800001",</w:t>
      </w:r>
    </w:p>
    <w:p w14:paraId="1656BE36">
      <w:pPr>
        <w:bidi w:val="0"/>
        <w:rPr>
          <w:rFonts w:hint="default"/>
        </w:rPr>
      </w:pPr>
      <w:r>
        <w:rPr>
          <w:rFonts w:hint="default"/>
        </w:rPr>
        <w:t xml:space="preserve">                            "floatPnl": "290.6300000000003",</w:t>
      </w:r>
    </w:p>
    <w:p w14:paraId="31E83525">
      <w:pPr>
        <w:bidi w:val="0"/>
        <w:rPr>
          <w:rFonts w:hint="default"/>
        </w:rPr>
      </w:pPr>
      <w:r>
        <w:rPr>
          <w:rFonts w:hint="default"/>
        </w:rPr>
        <w:t xml:space="preserve">                            "gamma": "0",</w:t>
      </w:r>
    </w:p>
    <w:p w14:paraId="0942EBFF">
      <w:pPr>
        <w:bidi w:val="0"/>
        <w:rPr>
          <w:rFonts w:hint="default"/>
        </w:rPr>
      </w:pPr>
      <w:r>
        <w:rPr>
          <w:rFonts w:hint="default"/>
        </w:rPr>
        <w:t xml:space="preserve">                            "instId": "BTC-USDT-SWAP",</w:t>
      </w:r>
    </w:p>
    <w:p w14:paraId="5A800C06">
      <w:pPr>
        <w:bidi w:val="0"/>
        <w:rPr>
          <w:rFonts w:hint="default"/>
        </w:rPr>
      </w:pPr>
      <w:r>
        <w:rPr>
          <w:rFonts w:hint="default"/>
        </w:rPr>
        <w:t xml:space="preserve">                            "instType": "SWAP",</w:t>
      </w:r>
    </w:p>
    <w:p w14:paraId="3F4FD0E1">
      <w:pPr>
        <w:bidi w:val="0"/>
        <w:rPr>
          <w:rFonts w:hint="default"/>
        </w:rPr>
      </w:pPr>
      <w:r>
        <w:rPr>
          <w:rFonts w:hint="default"/>
        </w:rPr>
        <w:t xml:space="preserve">                            "isRealPos": false,</w:t>
      </w:r>
    </w:p>
    <w:p w14:paraId="5709F949">
      <w:pPr>
        <w:bidi w:val="0"/>
        <w:rPr>
          <w:rFonts w:hint="default"/>
        </w:rPr>
      </w:pPr>
      <w:r>
        <w:rPr>
          <w:rFonts w:hint="default"/>
        </w:rPr>
        <w:t xml:space="preserve">                            "markPxBf": "",</w:t>
      </w:r>
    </w:p>
    <w:p w14:paraId="5E0B0E78">
      <w:pPr>
        <w:bidi w:val="0"/>
        <w:rPr>
          <w:rFonts w:hint="default"/>
        </w:rPr>
      </w:pPr>
      <w:r>
        <w:rPr>
          <w:rFonts w:hint="default"/>
        </w:rPr>
        <w:t xml:space="preserve">                            "markPx": "97093.7",</w:t>
      </w:r>
    </w:p>
    <w:p w14:paraId="059666FA">
      <w:pPr>
        <w:bidi w:val="0"/>
        <w:rPr>
          <w:rFonts w:hint="default"/>
        </w:rPr>
      </w:pPr>
      <w:r>
        <w:rPr>
          <w:rFonts w:hint="default"/>
        </w:rPr>
        <w:t xml:space="preserve">                            "notionalUsd": "9703.22",</w:t>
      </w:r>
    </w:p>
    <w:p w14:paraId="38F38023">
      <w:pPr>
        <w:bidi w:val="0"/>
        <w:rPr>
          <w:rFonts w:hint="default"/>
        </w:rPr>
      </w:pPr>
      <w:r>
        <w:rPr>
          <w:rFonts w:hint="default"/>
        </w:rPr>
        <w:t xml:space="preserve">                            "posSide": "net",</w:t>
      </w:r>
    </w:p>
    <w:p w14:paraId="4940BEF1">
      <w:pPr>
        <w:bidi w:val="0"/>
        <w:rPr>
          <w:rFonts w:hint="default"/>
        </w:rPr>
      </w:pPr>
      <w:r>
        <w:rPr>
          <w:rFonts w:hint="default"/>
        </w:rPr>
        <w:t xml:space="preserve">                            "theta": "0",</w:t>
      </w:r>
    </w:p>
    <w:p w14:paraId="6797E359">
      <w:pPr>
        <w:bidi w:val="0"/>
        <w:rPr>
          <w:rFonts w:hint="default"/>
        </w:rPr>
      </w:pPr>
      <w:r>
        <w:rPr>
          <w:rFonts w:hint="default"/>
        </w:rPr>
        <w:t xml:space="preserve">                            "vega": "0"</w:t>
      </w:r>
    </w:p>
    <w:p w14:paraId="39677CD0">
      <w:pPr>
        <w:bidi w:val="0"/>
        <w:rPr>
          <w:rFonts w:hint="default"/>
        </w:rPr>
      </w:pPr>
      <w:r>
        <w:rPr>
          <w:rFonts w:hint="default"/>
        </w:rPr>
        <w:t xml:space="preserve">                        }</w:t>
      </w:r>
    </w:p>
    <w:p w14:paraId="22661FA0">
      <w:pPr>
        <w:bidi w:val="0"/>
        <w:rPr>
          <w:rFonts w:hint="default"/>
        </w:rPr>
      </w:pPr>
      <w:r>
        <w:rPr>
          <w:rFonts w:hint="default"/>
        </w:rPr>
        <w:t xml:space="preserve">                    ],</w:t>
      </w:r>
    </w:p>
    <w:p w14:paraId="5D109B99">
      <w:pPr>
        <w:bidi w:val="0"/>
        <w:rPr>
          <w:rFonts w:hint="default"/>
        </w:rPr>
      </w:pPr>
      <w:r>
        <w:rPr>
          <w:rFonts w:hint="default"/>
        </w:rPr>
        <w:t xml:space="preserve">                    "riskUnit": "BTC",</w:t>
      </w:r>
    </w:p>
    <w:p w14:paraId="2F413274">
      <w:pPr>
        <w:bidi w:val="0"/>
        <w:rPr>
          <w:rFonts w:hint="default"/>
        </w:rPr>
      </w:pPr>
      <w:r>
        <w:rPr>
          <w:rFonts w:hint="default"/>
        </w:rPr>
        <w:t xml:space="preserve">                    "theta": "0",</w:t>
      </w:r>
    </w:p>
    <w:p w14:paraId="74DC7349">
      <w:pPr>
        <w:bidi w:val="0"/>
        <w:rPr>
          <w:rFonts w:hint="default"/>
        </w:rPr>
      </w:pPr>
      <w:r>
        <w:rPr>
          <w:rFonts w:hint="default"/>
        </w:rPr>
        <w:t xml:space="preserve">                    "upl": "290.49631020000027",</w:t>
      </w:r>
    </w:p>
    <w:p w14:paraId="5408232C">
      <w:pPr>
        <w:bidi w:val="0"/>
        <w:rPr>
          <w:rFonts w:hint="default"/>
        </w:rPr>
      </w:pPr>
      <w:r>
        <w:rPr>
          <w:rFonts w:hint="default"/>
        </w:rPr>
        <w:t xml:space="preserve">                    "vega": "0"</w:t>
      </w:r>
    </w:p>
    <w:p w14:paraId="79AF0FB6">
      <w:pPr>
        <w:bidi w:val="0"/>
        <w:rPr>
          <w:rFonts w:hint="default"/>
        </w:rPr>
      </w:pPr>
      <w:r>
        <w:rPr>
          <w:rFonts w:hint="default"/>
        </w:rPr>
        <w:t xml:space="preserve">                },</w:t>
      </w:r>
    </w:p>
    <w:p w14:paraId="21DEE290">
      <w:pPr>
        <w:bidi w:val="0"/>
        <w:rPr>
          <w:rFonts w:hint="default"/>
        </w:rPr>
      </w:pPr>
      <w:r>
        <w:rPr>
          <w:rFonts w:hint="default"/>
        </w:rPr>
        <w:t xml:space="preserve">                {</w:t>
      </w:r>
    </w:p>
    <w:p w14:paraId="1FB73F61">
      <w:pPr>
        <w:bidi w:val="0"/>
        <w:rPr>
          <w:rFonts w:hint="default"/>
        </w:rPr>
      </w:pPr>
      <w:r>
        <w:rPr>
          <w:rFonts w:hint="default"/>
        </w:rPr>
        <w:t xml:space="preserve">                    "delta": "1019.5308",</w:t>
      </w:r>
    </w:p>
    <w:p w14:paraId="71EED9D1">
      <w:pPr>
        <w:bidi w:val="0"/>
        <w:rPr>
          <w:rFonts w:hint="default"/>
        </w:rPr>
      </w:pPr>
      <w:r>
        <w:rPr>
          <w:rFonts w:hint="default"/>
        </w:rPr>
        <w:t xml:space="preserve">                    "gamma": "0",</w:t>
      </w:r>
    </w:p>
    <w:p w14:paraId="08EC67DE">
      <w:pPr>
        <w:bidi w:val="0"/>
        <w:rPr>
          <w:rFonts w:hint="default"/>
        </w:rPr>
      </w:pPr>
      <w:r>
        <w:rPr>
          <w:rFonts w:hint="default"/>
        </w:rPr>
        <w:t xml:space="preserve">                    "imrBf": "",</w:t>
      </w:r>
    </w:p>
    <w:p w14:paraId="16BE63A2">
      <w:pPr>
        <w:bidi w:val="0"/>
        <w:rPr>
          <w:rFonts w:hint="default"/>
        </w:rPr>
      </w:pPr>
      <w:r>
        <w:rPr>
          <w:rFonts w:hint="default"/>
        </w:rPr>
        <w:t xml:space="preserve">                    "imr": "249.16186679436",</w:t>
      </w:r>
    </w:p>
    <w:p w14:paraId="4800C2B1">
      <w:pPr>
        <w:bidi w:val="0"/>
        <w:rPr>
          <w:rFonts w:hint="default"/>
        </w:rPr>
      </w:pPr>
      <w:r>
        <w:rPr>
          <w:rFonts w:hint="default"/>
        </w:rPr>
        <w:t xml:space="preserve">                    "mmrBf": "",</w:t>
      </w:r>
    </w:p>
    <w:p w14:paraId="52E3E56C">
      <w:pPr>
        <w:bidi w:val="0"/>
        <w:rPr>
          <w:rFonts w:hint="default"/>
        </w:rPr>
      </w:pPr>
      <w:r>
        <w:rPr>
          <w:rFonts w:hint="default"/>
        </w:rPr>
        <w:t xml:space="preserve">                    "mmr": "191.6629744572",</w:t>
      </w:r>
    </w:p>
    <w:p w14:paraId="6B35EF10">
      <w:pPr>
        <w:bidi w:val="0"/>
        <w:rPr>
          <w:rFonts w:hint="default"/>
        </w:rPr>
      </w:pPr>
      <w:r>
        <w:rPr>
          <w:rFonts w:hint="default"/>
        </w:rPr>
        <w:t xml:space="preserve">                    "mr1": "183.50672805719995",</w:t>
      </w:r>
    </w:p>
    <w:p w14:paraId="29A81BB3">
      <w:pPr>
        <w:bidi w:val="0"/>
        <w:rPr>
          <w:rFonts w:hint="default"/>
        </w:rPr>
      </w:pPr>
      <w:r>
        <w:rPr>
          <w:rFonts w:hint="default"/>
        </w:rPr>
        <w:t xml:space="preserve">                    "mr1FinalResult": {</w:t>
      </w:r>
    </w:p>
    <w:p w14:paraId="20810452">
      <w:pPr>
        <w:bidi w:val="0"/>
        <w:rPr>
          <w:rFonts w:hint="default"/>
        </w:rPr>
      </w:pPr>
      <w:r>
        <w:rPr>
          <w:rFonts w:hint="default"/>
        </w:rPr>
        <w:t xml:space="preserve">                        "pnl": "-183.50672805719995",</w:t>
      </w:r>
    </w:p>
    <w:p w14:paraId="0686117E">
      <w:pPr>
        <w:bidi w:val="0"/>
        <w:rPr>
          <w:rFonts w:hint="default"/>
        </w:rPr>
      </w:pPr>
      <w:r>
        <w:rPr>
          <w:rFonts w:hint="default"/>
        </w:rPr>
        <w:t xml:space="preserve">                        "spotShock": "-0.18",</w:t>
      </w:r>
    </w:p>
    <w:p w14:paraId="701745CB">
      <w:pPr>
        <w:bidi w:val="0"/>
        <w:rPr>
          <w:rFonts w:hint="default"/>
        </w:rPr>
      </w:pPr>
      <w:r>
        <w:rPr>
          <w:rFonts w:hint="default"/>
        </w:rPr>
        <w:t xml:space="preserve">                        "volShock": "up"</w:t>
      </w:r>
    </w:p>
    <w:p w14:paraId="62B32DB8">
      <w:pPr>
        <w:bidi w:val="0"/>
        <w:rPr>
          <w:rFonts w:hint="default"/>
        </w:rPr>
      </w:pPr>
      <w:r>
        <w:rPr>
          <w:rFonts w:hint="default"/>
        </w:rPr>
        <w:t xml:space="preserve">                    },</w:t>
      </w:r>
    </w:p>
    <w:p w14:paraId="4F649539">
      <w:pPr>
        <w:bidi w:val="0"/>
        <w:rPr>
          <w:rFonts w:hint="default"/>
        </w:rPr>
      </w:pPr>
      <w:r>
        <w:rPr>
          <w:rFonts w:hint="default"/>
        </w:rPr>
        <w:t xml:space="preserve">                    "mr1Scenarios": {</w:t>
      </w:r>
    </w:p>
    <w:p w14:paraId="304C4356">
      <w:pPr>
        <w:bidi w:val="0"/>
        <w:rPr>
          <w:rFonts w:hint="default"/>
        </w:rPr>
      </w:pPr>
      <w:r>
        <w:rPr>
          <w:rFonts w:hint="default"/>
        </w:rPr>
        <w:t xml:space="preserve">                        "volSame": {</w:t>
      </w:r>
    </w:p>
    <w:p w14:paraId="185B34C8">
      <w:pPr>
        <w:bidi w:val="0"/>
        <w:rPr>
          <w:rFonts w:hint="default"/>
        </w:rPr>
      </w:pPr>
      <w:r>
        <w:rPr>
          <w:rFonts w:hint="default"/>
        </w:rPr>
        <w:t xml:space="preserve">                            "0": "0",</w:t>
      </w:r>
    </w:p>
    <w:p w14:paraId="6C891620">
      <w:pPr>
        <w:bidi w:val="0"/>
        <w:rPr>
          <w:rFonts w:hint="default"/>
        </w:rPr>
      </w:pPr>
      <w:r>
        <w:rPr>
          <w:rFonts w:hint="default"/>
        </w:rPr>
        <w:t xml:space="preserve">                            "-0.06": "-61.168909352399936",</w:t>
      </w:r>
    </w:p>
    <w:p w14:paraId="3393DE9A">
      <w:pPr>
        <w:bidi w:val="0"/>
        <w:rPr>
          <w:rFonts w:hint="default"/>
        </w:rPr>
      </w:pPr>
      <w:r>
        <w:rPr>
          <w:rFonts w:hint="default"/>
        </w:rPr>
        <w:t xml:space="preserve">                            "0.06": "61.168909352399936",</w:t>
      </w:r>
    </w:p>
    <w:p w14:paraId="5BBED1C3">
      <w:pPr>
        <w:bidi w:val="0"/>
        <w:rPr>
          <w:rFonts w:hint="default"/>
        </w:rPr>
      </w:pPr>
      <w:r>
        <w:rPr>
          <w:rFonts w:hint="default"/>
        </w:rPr>
        <w:t xml:space="preserve">                            "-0.18": "-183.50672805719995",</w:t>
      </w:r>
    </w:p>
    <w:p w14:paraId="66406B81">
      <w:pPr>
        <w:bidi w:val="0"/>
        <w:rPr>
          <w:rFonts w:hint="default"/>
        </w:rPr>
      </w:pPr>
      <w:r>
        <w:rPr>
          <w:rFonts w:hint="default"/>
        </w:rPr>
        <w:t xml:space="preserve">                            "0.18": "183.50672805719995",</w:t>
      </w:r>
    </w:p>
    <w:p w14:paraId="13A81367">
      <w:pPr>
        <w:bidi w:val="0"/>
        <w:rPr>
          <w:rFonts w:hint="default"/>
        </w:rPr>
      </w:pPr>
      <w:r>
        <w:rPr>
          <w:rFonts w:hint="default"/>
        </w:rPr>
        <w:t xml:space="preserve">                            "0.12": "122.33781870480001",</w:t>
      </w:r>
    </w:p>
    <w:p w14:paraId="394FD473">
      <w:pPr>
        <w:bidi w:val="0"/>
        <w:rPr>
          <w:rFonts w:hint="default"/>
        </w:rPr>
      </w:pPr>
      <w:r>
        <w:rPr>
          <w:rFonts w:hint="default"/>
        </w:rPr>
        <w:t xml:space="preserve">                            "-0.12": "-122.33781870480001"</w:t>
      </w:r>
    </w:p>
    <w:p w14:paraId="3F2FDF8A">
      <w:pPr>
        <w:bidi w:val="0"/>
        <w:rPr>
          <w:rFonts w:hint="default"/>
        </w:rPr>
      </w:pPr>
      <w:r>
        <w:rPr>
          <w:rFonts w:hint="default"/>
        </w:rPr>
        <w:t xml:space="preserve">                        },</w:t>
      </w:r>
    </w:p>
    <w:p w14:paraId="1E0D3E8A">
      <w:pPr>
        <w:bidi w:val="0"/>
        <w:rPr>
          <w:rFonts w:hint="default"/>
        </w:rPr>
      </w:pPr>
      <w:r>
        <w:rPr>
          <w:rFonts w:hint="default"/>
        </w:rPr>
        <w:t xml:space="preserve">                        "volShockDown": {</w:t>
      </w:r>
    </w:p>
    <w:p w14:paraId="245448BC">
      <w:pPr>
        <w:bidi w:val="0"/>
        <w:rPr>
          <w:rFonts w:hint="default"/>
        </w:rPr>
      </w:pPr>
      <w:r>
        <w:rPr>
          <w:rFonts w:hint="default"/>
        </w:rPr>
        <w:t xml:space="preserve">                            "0": "0",</w:t>
      </w:r>
    </w:p>
    <w:p w14:paraId="3D4C9586">
      <w:pPr>
        <w:bidi w:val="0"/>
        <w:rPr>
          <w:rFonts w:hint="default"/>
        </w:rPr>
      </w:pPr>
      <w:r>
        <w:rPr>
          <w:rFonts w:hint="default"/>
        </w:rPr>
        <w:t xml:space="preserve">                            "-0.06": "-61.168909352399936",</w:t>
      </w:r>
    </w:p>
    <w:p w14:paraId="31FD3054">
      <w:pPr>
        <w:bidi w:val="0"/>
        <w:rPr>
          <w:rFonts w:hint="default"/>
        </w:rPr>
      </w:pPr>
      <w:r>
        <w:rPr>
          <w:rFonts w:hint="default"/>
        </w:rPr>
        <w:t xml:space="preserve">                            "0.06": "61.168909352399936",</w:t>
      </w:r>
    </w:p>
    <w:p w14:paraId="63FD4B2E">
      <w:pPr>
        <w:bidi w:val="0"/>
        <w:rPr>
          <w:rFonts w:hint="default"/>
        </w:rPr>
      </w:pPr>
      <w:r>
        <w:rPr>
          <w:rFonts w:hint="default"/>
        </w:rPr>
        <w:t xml:space="preserve">                            "-0.18": "-183.50672805719995",</w:t>
      </w:r>
    </w:p>
    <w:p w14:paraId="47D46E6A">
      <w:pPr>
        <w:bidi w:val="0"/>
        <w:rPr>
          <w:rFonts w:hint="default"/>
        </w:rPr>
      </w:pPr>
      <w:r>
        <w:rPr>
          <w:rFonts w:hint="default"/>
        </w:rPr>
        <w:t xml:space="preserve">                            "0.18": "183.50672805719995",</w:t>
      </w:r>
    </w:p>
    <w:p w14:paraId="3F4465B4">
      <w:pPr>
        <w:bidi w:val="0"/>
        <w:rPr>
          <w:rFonts w:hint="default"/>
        </w:rPr>
      </w:pPr>
      <w:r>
        <w:rPr>
          <w:rFonts w:hint="default"/>
        </w:rPr>
        <w:t xml:space="preserve">                            "0.12": "122.33781870480001",</w:t>
      </w:r>
    </w:p>
    <w:p w14:paraId="6D5C2F5C">
      <w:pPr>
        <w:bidi w:val="0"/>
        <w:rPr>
          <w:rFonts w:hint="default"/>
        </w:rPr>
      </w:pPr>
      <w:r>
        <w:rPr>
          <w:rFonts w:hint="default"/>
        </w:rPr>
        <w:t xml:space="preserve">                            "-0.12": "-122.33781870480001"</w:t>
      </w:r>
    </w:p>
    <w:p w14:paraId="3FAB24F2">
      <w:pPr>
        <w:bidi w:val="0"/>
        <w:rPr>
          <w:rFonts w:hint="default"/>
        </w:rPr>
      </w:pPr>
      <w:r>
        <w:rPr>
          <w:rFonts w:hint="default"/>
        </w:rPr>
        <w:t xml:space="preserve">                        },</w:t>
      </w:r>
    </w:p>
    <w:p w14:paraId="1E2A85E0">
      <w:pPr>
        <w:bidi w:val="0"/>
        <w:rPr>
          <w:rFonts w:hint="default"/>
        </w:rPr>
      </w:pPr>
      <w:r>
        <w:rPr>
          <w:rFonts w:hint="default"/>
        </w:rPr>
        <w:t xml:space="preserve">                        "volShockUp": {</w:t>
      </w:r>
    </w:p>
    <w:p w14:paraId="4759FA01">
      <w:pPr>
        <w:bidi w:val="0"/>
        <w:rPr>
          <w:rFonts w:hint="default"/>
        </w:rPr>
      </w:pPr>
      <w:r>
        <w:rPr>
          <w:rFonts w:hint="default"/>
        </w:rPr>
        <w:t xml:space="preserve">                            "0": "0",</w:t>
      </w:r>
    </w:p>
    <w:p w14:paraId="564C1745">
      <w:pPr>
        <w:bidi w:val="0"/>
        <w:rPr>
          <w:rFonts w:hint="default"/>
        </w:rPr>
      </w:pPr>
      <w:r>
        <w:rPr>
          <w:rFonts w:hint="default"/>
        </w:rPr>
        <w:t xml:space="preserve">                            "-0.06": "-61.168909352399936",</w:t>
      </w:r>
    </w:p>
    <w:p w14:paraId="2E2C2BE0">
      <w:pPr>
        <w:bidi w:val="0"/>
        <w:rPr>
          <w:rFonts w:hint="default"/>
        </w:rPr>
      </w:pPr>
      <w:r>
        <w:rPr>
          <w:rFonts w:hint="default"/>
        </w:rPr>
        <w:t xml:space="preserve">                            "0.06": "61.168909352399936",</w:t>
      </w:r>
    </w:p>
    <w:p w14:paraId="56BDC7E2">
      <w:pPr>
        <w:bidi w:val="0"/>
        <w:rPr>
          <w:rFonts w:hint="default"/>
        </w:rPr>
      </w:pPr>
      <w:r>
        <w:rPr>
          <w:rFonts w:hint="default"/>
        </w:rPr>
        <w:t xml:space="preserve">                            "-0.18": "-183.50672805719995",</w:t>
      </w:r>
    </w:p>
    <w:p w14:paraId="3F935CA6">
      <w:pPr>
        <w:bidi w:val="0"/>
        <w:rPr>
          <w:rFonts w:hint="default"/>
        </w:rPr>
      </w:pPr>
      <w:r>
        <w:rPr>
          <w:rFonts w:hint="default"/>
        </w:rPr>
        <w:t xml:space="preserve">                            "0.18": "183.50672805719995",</w:t>
      </w:r>
    </w:p>
    <w:p w14:paraId="48733704">
      <w:pPr>
        <w:bidi w:val="0"/>
        <w:rPr>
          <w:rFonts w:hint="default"/>
        </w:rPr>
      </w:pPr>
      <w:r>
        <w:rPr>
          <w:rFonts w:hint="default"/>
        </w:rPr>
        <w:t xml:space="preserve">                            "0.12": "122.33781870480001",</w:t>
      </w:r>
    </w:p>
    <w:p w14:paraId="27F0E085">
      <w:pPr>
        <w:bidi w:val="0"/>
        <w:rPr>
          <w:rFonts w:hint="default"/>
        </w:rPr>
      </w:pPr>
      <w:r>
        <w:rPr>
          <w:rFonts w:hint="default"/>
        </w:rPr>
        <w:t xml:space="preserve">                            "-0.12": "-122.33781870480001"</w:t>
      </w:r>
    </w:p>
    <w:p w14:paraId="09C2DAAD">
      <w:pPr>
        <w:bidi w:val="0"/>
        <w:rPr>
          <w:rFonts w:hint="default"/>
        </w:rPr>
      </w:pPr>
      <w:r>
        <w:rPr>
          <w:rFonts w:hint="default"/>
        </w:rPr>
        <w:t xml:space="preserve">                        }</w:t>
      </w:r>
    </w:p>
    <w:p w14:paraId="65E4538E">
      <w:pPr>
        <w:bidi w:val="0"/>
        <w:rPr>
          <w:rFonts w:hint="default"/>
        </w:rPr>
      </w:pPr>
      <w:r>
        <w:rPr>
          <w:rFonts w:hint="default"/>
        </w:rPr>
        <w:t xml:space="preserve">                    },</w:t>
      </w:r>
    </w:p>
    <w:p w14:paraId="5C555477">
      <w:pPr>
        <w:bidi w:val="0"/>
        <w:rPr>
          <w:rFonts w:hint="default"/>
        </w:rPr>
      </w:pPr>
      <w:r>
        <w:rPr>
          <w:rFonts w:hint="default"/>
        </w:rPr>
        <w:t xml:space="preserve">                    "mr2": "0",</w:t>
      </w:r>
    </w:p>
    <w:p w14:paraId="6158509C">
      <w:pPr>
        <w:bidi w:val="0"/>
        <w:rPr>
          <w:rFonts w:hint="default"/>
        </w:rPr>
      </w:pPr>
      <w:r>
        <w:rPr>
          <w:rFonts w:hint="default"/>
        </w:rPr>
        <w:t xml:space="preserve">                    "mr3": "0",</w:t>
      </w:r>
    </w:p>
    <w:p w14:paraId="2627D03A">
      <w:pPr>
        <w:bidi w:val="0"/>
        <w:rPr>
          <w:rFonts w:hint="default"/>
        </w:rPr>
      </w:pPr>
      <w:r>
        <w:rPr>
          <w:rFonts w:hint="default"/>
        </w:rPr>
        <w:t xml:space="preserve">                    "mr4": "8.1562464",</w:t>
      </w:r>
    </w:p>
    <w:p w14:paraId="1875DC45">
      <w:pPr>
        <w:bidi w:val="0"/>
        <w:rPr>
          <w:rFonts w:hint="default"/>
        </w:rPr>
      </w:pPr>
      <w:r>
        <w:rPr>
          <w:rFonts w:hint="default"/>
        </w:rPr>
        <w:t xml:space="preserve">                    "mr5": "0",</w:t>
      </w:r>
    </w:p>
    <w:p w14:paraId="628D366B">
      <w:pPr>
        <w:bidi w:val="0"/>
        <w:rPr>
          <w:rFonts w:hint="default"/>
        </w:rPr>
      </w:pPr>
      <w:r>
        <w:rPr>
          <w:rFonts w:hint="default"/>
        </w:rPr>
        <w:t xml:space="preserve">                    "mr6": "183.5067280572",</w:t>
      </w:r>
    </w:p>
    <w:p w14:paraId="6EAC30E2">
      <w:pPr>
        <w:bidi w:val="0"/>
        <w:rPr>
          <w:rFonts w:hint="default"/>
        </w:rPr>
      </w:pPr>
      <w:r>
        <w:rPr>
          <w:rFonts w:hint="default"/>
        </w:rPr>
        <w:t xml:space="preserve">                    "mr6FinalResult": {</w:t>
      </w:r>
    </w:p>
    <w:p w14:paraId="6D399986">
      <w:pPr>
        <w:bidi w:val="0"/>
        <w:rPr>
          <w:rFonts w:hint="default"/>
        </w:rPr>
      </w:pPr>
      <w:r>
        <w:rPr>
          <w:rFonts w:hint="default"/>
        </w:rPr>
        <w:t xml:space="preserve">                        "pnl": "-367.0134561144",</w:t>
      </w:r>
    </w:p>
    <w:p w14:paraId="7D483328">
      <w:pPr>
        <w:bidi w:val="0"/>
        <w:rPr>
          <w:rFonts w:hint="default"/>
        </w:rPr>
      </w:pPr>
      <w:r>
        <w:rPr>
          <w:rFonts w:hint="default"/>
        </w:rPr>
        <w:t xml:space="preserve">                        "spotShock": "-0.36"</w:t>
      </w:r>
    </w:p>
    <w:p w14:paraId="4F1B51E7">
      <w:pPr>
        <w:bidi w:val="0"/>
        <w:rPr>
          <w:rFonts w:hint="default"/>
        </w:rPr>
      </w:pPr>
      <w:r>
        <w:rPr>
          <w:rFonts w:hint="default"/>
        </w:rPr>
        <w:t xml:space="preserve">                    },</w:t>
      </w:r>
    </w:p>
    <w:p w14:paraId="3B78E8B2">
      <w:pPr>
        <w:bidi w:val="0"/>
        <w:rPr>
          <w:rFonts w:hint="default"/>
        </w:rPr>
      </w:pPr>
      <w:r>
        <w:rPr>
          <w:rFonts w:hint="default"/>
        </w:rPr>
        <w:t xml:space="preserve">                    "mr7": "7.1367156",</w:t>
      </w:r>
    </w:p>
    <w:p w14:paraId="09249037">
      <w:pPr>
        <w:bidi w:val="0"/>
        <w:rPr>
          <w:rFonts w:hint="default"/>
        </w:rPr>
      </w:pPr>
      <w:r>
        <w:rPr>
          <w:rFonts w:hint="default"/>
        </w:rPr>
        <w:t xml:space="preserve">                    "mr8": "1571.064377796",</w:t>
      </w:r>
    </w:p>
    <w:p w14:paraId="63625FC5">
      <w:pPr>
        <w:bidi w:val="0"/>
        <w:rPr>
          <w:rFonts w:hint="default"/>
        </w:rPr>
      </w:pPr>
      <w:r>
        <w:rPr>
          <w:rFonts w:hint="default"/>
        </w:rPr>
        <w:t xml:space="preserve">                    "mr9": "0",</w:t>
      </w:r>
    </w:p>
    <w:p w14:paraId="416A3279">
      <w:pPr>
        <w:bidi w:val="0"/>
        <w:rPr>
          <w:rFonts w:hint="default"/>
        </w:rPr>
      </w:pPr>
      <w:r>
        <w:rPr>
          <w:rFonts w:hint="default"/>
        </w:rPr>
        <w:t xml:space="preserve">                    "portfolios": [</w:t>
      </w:r>
    </w:p>
    <w:p w14:paraId="0B158CFF">
      <w:pPr>
        <w:bidi w:val="0"/>
        <w:rPr>
          <w:rFonts w:hint="default"/>
        </w:rPr>
      </w:pPr>
      <w:r>
        <w:rPr>
          <w:rFonts w:hint="default"/>
        </w:rPr>
        <w:t xml:space="preserve">                        {</w:t>
      </w:r>
    </w:p>
    <w:p w14:paraId="411E12E9">
      <w:pPr>
        <w:bidi w:val="0"/>
        <w:rPr>
          <w:rFonts w:hint="default"/>
        </w:rPr>
      </w:pPr>
      <w:r>
        <w:rPr>
          <w:rFonts w:hint="default"/>
        </w:rPr>
        <w:t xml:space="preserve">                            "amt": "10",</w:t>
      </w:r>
    </w:p>
    <w:p w14:paraId="40C4340B">
      <w:pPr>
        <w:bidi w:val="0"/>
        <w:rPr>
          <w:rFonts w:hint="default"/>
        </w:rPr>
      </w:pPr>
      <w:r>
        <w:rPr>
          <w:rFonts w:hint="default"/>
        </w:rPr>
        <w:t xml:space="preserve">                            "avgPx": "8000",</w:t>
      </w:r>
    </w:p>
    <w:p w14:paraId="2FCA05D8">
      <w:pPr>
        <w:bidi w:val="0"/>
        <w:rPr>
          <w:rFonts w:hint="default"/>
        </w:rPr>
      </w:pPr>
      <w:r>
        <w:rPr>
          <w:rFonts w:hint="default"/>
        </w:rPr>
        <w:t xml:space="preserve">                            "delta": "1019.5308",</w:t>
      </w:r>
    </w:p>
    <w:p w14:paraId="26CE97EF">
      <w:pPr>
        <w:bidi w:val="0"/>
        <w:rPr>
          <w:rFonts w:hint="default"/>
        </w:rPr>
      </w:pPr>
      <w:r>
        <w:rPr>
          <w:rFonts w:hint="default"/>
        </w:rPr>
        <w:t xml:space="preserve">                            "floatPnl": "-78980",</w:t>
      </w:r>
    </w:p>
    <w:p w14:paraId="5321D623">
      <w:pPr>
        <w:bidi w:val="0"/>
        <w:rPr>
          <w:rFonts w:hint="default"/>
        </w:rPr>
      </w:pPr>
      <w:r>
        <w:rPr>
          <w:rFonts w:hint="default"/>
        </w:rPr>
        <w:t xml:space="preserve">                            "gamma": "0",</w:t>
      </w:r>
    </w:p>
    <w:p w14:paraId="3EC1FEEF">
      <w:pPr>
        <w:bidi w:val="0"/>
        <w:rPr>
          <w:rFonts w:hint="default"/>
        </w:rPr>
      </w:pPr>
      <w:r>
        <w:rPr>
          <w:rFonts w:hint="default"/>
        </w:rPr>
        <w:t xml:space="preserve">                            "instId": "LTC-USDT-SWAP",</w:t>
      </w:r>
    </w:p>
    <w:p w14:paraId="7F3A6986">
      <w:pPr>
        <w:bidi w:val="0"/>
        <w:rPr>
          <w:rFonts w:hint="default"/>
        </w:rPr>
      </w:pPr>
      <w:r>
        <w:rPr>
          <w:rFonts w:hint="default"/>
        </w:rPr>
        <w:t xml:space="preserve">                            "instType": "SWAP",</w:t>
      </w:r>
    </w:p>
    <w:p w14:paraId="0A37B935">
      <w:pPr>
        <w:bidi w:val="0"/>
        <w:rPr>
          <w:rFonts w:hint="default"/>
        </w:rPr>
      </w:pPr>
      <w:r>
        <w:rPr>
          <w:rFonts w:hint="default"/>
        </w:rPr>
        <w:t xml:space="preserve">                            "isRealPos": false,</w:t>
      </w:r>
    </w:p>
    <w:p w14:paraId="2462E914">
      <w:pPr>
        <w:bidi w:val="0"/>
        <w:rPr>
          <w:rFonts w:hint="default"/>
        </w:rPr>
      </w:pPr>
      <w:r>
        <w:rPr>
          <w:rFonts w:hint="default"/>
        </w:rPr>
        <w:t xml:space="preserve">                            "markPxBf": "",</w:t>
      </w:r>
    </w:p>
    <w:p w14:paraId="3AFC6A3E">
      <w:pPr>
        <w:bidi w:val="0"/>
        <w:rPr>
          <w:rFonts w:hint="default"/>
        </w:rPr>
      </w:pPr>
      <w:r>
        <w:rPr>
          <w:rFonts w:hint="default"/>
        </w:rPr>
        <w:t xml:space="preserve">                            "markPx": "102",</w:t>
      </w:r>
    </w:p>
    <w:p w14:paraId="53A93B7A">
      <w:pPr>
        <w:bidi w:val="0"/>
        <w:rPr>
          <w:rFonts w:hint="default"/>
        </w:rPr>
      </w:pPr>
      <w:r>
        <w:rPr>
          <w:rFonts w:hint="default"/>
        </w:rPr>
        <w:t xml:space="preserve">                            "notionalUsd": "1018.9",</w:t>
      </w:r>
    </w:p>
    <w:p w14:paraId="6EFDA96A">
      <w:pPr>
        <w:bidi w:val="0"/>
        <w:rPr>
          <w:rFonts w:hint="default"/>
        </w:rPr>
      </w:pPr>
      <w:r>
        <w:rPr>
          <w:rFonts w:hint="default"/>
        </w:rPr>
        <w:t xml:space="preserve">                            "posSide": "net",</w:t>
      </w:r>
    </w:p>
    <w:p w14:paraId="60431B3C">
      <w:pPr>
        <w:bidi w:val="0"/>
        <w:rPr>
          <w:rFonts w:hint="default"/>
        </w:rPr>
      </w:pPr>
      <w:r>
        <w:rPr>
          <w:rFonts w:hint="default"/>
        </w:rPr>
        <w:t xml:space="preserve">                            "theta": "0",</w:t>
      </w:r>
    </w:p>
    <w:p w14:paraId="066F39BA">
      <w:pPr>
        <w:bidi w:val="0"/>
        <w:rPr>
          <w:rFonts w:hint="default"/>
        </w:rPr>
      </w:pPr>
      <w:r>
        <w:rPr>
          <w:rFonts w:hint="default"/>
        </w:rPr>
        <w:t xml:space="preserve">                            "vega": "0"</w:t>
      </w:r>
    </w:p>
    <w:p w14:paraId="1C2FDF14">
      <w:pPr>
        <w:bidi w:val="0"/>
        <w:rPr>
          <w:rFonts w:hint="default"/>
        </w:rPr>
      </w:pPr>
      <w:r>
        <w:rPr>
          <w:rFonts w:hint="default"/>
        </w:rPr>
        <w:t xml:space="preserve">                        }</w:t>
      </w:r>
    </w:p>
    <w:p w14:paraId="71730DB7">
      <w:pPr>
        <w:bidi w:val="0"/>
        <w:rPr>
          <w:rFonts w:hint="default"/>
        </w:rPr>
      </w:pPr>
      <w:r>
        <w:rPr>
          <w:rFonts w:hint="default"/>
        </w:rPr>
        <w:t xml:space="preserve">                    ],</w:t>
      </w:r>
    </w:p>
    <w:p w14:paraId="5530ADDC">
      <w:pPr>
        <w:bidi w:val="0"/>
        <w:rPr>
          <w:rFonts w:hint="default"/>
        </w:rPr>
      </w:pPr>
      <w:r>
        <w:rPr>
          <w:rFonts w:hint="default"/>
        </w:rPr>
        <w:t xml:space="preserve">                    "riskUnit": "LTC",</w:t>
      </w:r>
    </w:p>
    <w:p w14:paraId="28175343">
      <w:pPr>
        <w:bidi w:val="0"/>
        <w:rPr>
          <w:rFonts w:hint="default"/>
        </w:rPr>
      </w:pPr>
      <w:r>
        <w:rPr>
          <w:rFonts w:hint="default"/>
        </w:rPr>
        <w:t xml:space="preserve">                    "theta": "0",</w:t>
      </w:r>
    </w:p>
    <w:p w14:paraId="2D75C2D7">
      <w:pPr>
        <w:bidi w:val="0"/>
        <w:rPr>
          <w:rFonts w:hint="default"/>
        </w:rPr>
      </w:pPr>
      <w:r>
        <w:rPr>
          <w:rFonts w:hint="default"/>
        </w:rPr>
        <w:t xml:space="preserve">                    "upl": "-78943.6692",</w:t>
      </w:r>
    </w:p>
    <w:p w14:paraId="2340B5AA">
      <w:pPr>
        <w:bidi w:val="0"/>
        <w:rPr>
          <w:rFonts w:hint="default"/>
        </w:rPr>
      </w:pPr>
      <w:r>
        <w:rPr>
          <w:rFonts w:hint="default"/>
        </w:rPr>
        <w:t xml:space="preserve">                    "vega": "0"</w:t>
      </w:r>
    </w:p>
    <w:p w14:paraId="63F08ABB">
      <w:pPr>
        <w:bidi w:val="0"/>
        <w:rPr>
          <w:rFonts w:hint="default"/>
        </w:rPr>
      </w:pPr>
      <w:r>
        <w:rPr>
          <w:rFonts w:hint="default"/>
        </w:rPr>
        <w:t xml:space="preserve">                }</w:t>
      </w:r>
    </w:p>
    <w:p w14:paraId="38C2066D">
      <w:pPr>
        <w:bidi w:val="0"/>
        <w:rPr>
          <w:rFonts w:hint="default"/>
        </w:rPr>
      </w:pPr>
      <w:r>
        <w:rPr>
          <w:rFonts w:hint="default"/>
        </w:rPr>
        <w:t xml:space="preserve">            ],</w:t>
      </w:r>
    </w:p>
    <w:p w14:paraId="72E07119">
      <w:pPr>
        <w:bidi w:val="0"/>
        <w:rPr>
          <w:rFonts w:hint="default"/>
        </w:rPr>
      </w:pPr>
      <w:r>
        <w:rPr>
          <w:rFonts w:hint="default"/>
        </w:rPr>
        <w:t xml:space="preserve">            "totalImr": "9643.45070718144",</w:t>
      </w:r>
    </w:p>
    <w:p w14:paraId="7690CCC2">
      <w:pPr>
        <w:bidi w:val="0"/>
        <w:rPr>
          <w:rFonts w:hint="default"/>
        </w:rPr>
      </w:pPr>
      <w:r>
        <w:rPr>
          <w:rFonts w:hint="default"/>
        </w:rPr>
        <w:t xml:space="preserve">            "totalMmr": "2946.5480841048",</w:t>
      </w:r>
    </w:p>
    <w:p w14:paraId="22641A08">
      <w:pPr>
        <w:bidi w:val="0"/>
        <w:rPr>
          <w:rFonts w:hint="default"/>
        </w:rPr>
      </w:pPr>
      <w:r>
        <w:rPr>
          <w:rFonts w:hint="default"/>
        </w:rPr>
        <w:t xml:space="preserve">            "ts": "1736936801642",</w:t>
      </w:r>
    </w:p>
    <w:p w14:paraId="6451FD91">
      <w:pPr>
        <w:bidi w:val="0"/>
        <w:rPr>
          <w:rFonts w:hint="default"/>
        </w:rPr>
      </w:pPr>
      <w:r>
        <w:rPr>
          <w:rFonts w:hint="default"/>
        </w:rPr>
        <w:t xml:space="preserve">            "upl": "-78653.1728898"</w:t>
      </w:r>
    </w:p>
    <w:p w14:paraId="60004394">
      <w:pPr>
        <w:bidi w:val="0"/>
        <w:rPr>
          <w:rFonts w:hint="default"/>
        </w:rPr>
      </w:pPr>
      <w:r>
        <w:rPr>
          <w:rFonts w:hint="default"/>
        </w:rPr>
        <w:t xml:space="preserve">        }</w:t>
      </w:r>
    </w:p>
    <w:p w14:paraId="3FB1387D">
      <w:pPr>
        <w:bidi w:val="0"/>
        <w:rPr>
          <w:rFonts w:hint="default"/>
        </w:rPr>
      </w:pPr>
      <w:r>
        <w:rPr>
          <w:rFonts w:hint="default"/>
        </w:rPr>
        <w:t xml:space="preserve">    ],</w:t>
      </w:r>
    </w:p>
    <w:p w14:paraId="7A6AD266">
      <w:pPr>
        <w:bidi w:val="0"/>
        <w:rPr>
          <w:rFonts w:hint="default"/>
        </w:rPr>
      </w:pPr>
      <w:r>
        <w:rPr>
          <w:rFonts w:hint="default"/>
        </w:rPr>
        <w:t xml:space="preserve">    "msg": ""}</w:t>
      </w:r>
    </w:p>
    <w:p w14:paraId="5ED20D34">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750"/>
        <w:gridCol w:w="1326"/>
        <w:gridCol w:w="5470"/>
      </w:tblGrid>
      <w:tr w14:paraId="0EF9EB9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9A8EA77">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0229DB6">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3685122">
            <w:pPr>
              <w:bidi w:val="0"/>
              <w:rPr>
                <w:rFonts w:hint="default"/>
              </w:rPr>
            </w:pPr>
            <w:r>
              <w:rPr>
                <w:rFonts w:hint="default"/>
                <w:lang w:val="en-US" w:eastAsia="zh-CN"/>
              </w:rPr>
              <w:t>描述</w:t>
            </w:r>
          </w:p>
        </w:tc>
      </w:tr>
      <w:tr w14:paraId="793EA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472FE6">
            <w:pPr>
              <w:bidi w:val="0"/>
              <w:rPr>
                <w:rFonts w:hint="default"/>
              </w:rPr>
            </w:pPr>
            <w:r>
              <w:rPr>
                <w:rFonts w:hint="default"/>
                <w:lang w:val="en-US" w:eastAsia="zh-CN"/>
              </w:rPr>
              <w:t>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0C580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FEFEA6">
            <w:pPr>
              <w:bidi w:val="0"/>
              <w:rPr>
                <w:rFonts w:hint="default"/>
              </w:rPr>
            </w:pPr>
            <w:r>
              <w:rPr>
                <w:rFonts w:hint="default"/>
                <w:lang w:val="en-US" w:eastAsia="zh-CN"/>
              </w:rPr>
              <w:t>账户有效保证金</w:t>
            </w:r>
          </w:p>
        </w:tc>
      </w:tr>
      <w:tr w14:paraId="451D0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EE6ECD">
            <w:pPr>
              <w:bidi w:val="0"/>
              <w:rPr>
                <w:rFonts w:hint="default"/>
              </w:rPr>
            </w:pPr>
            <w:r>
              <w:rPr>
                <w:rFonts w:hint="default"/>
                <w:lang w:val="en-US" w:eastAsia="zh-CN"/>
              </w:rPr>
              <w:t>totalMmr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F5596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A1B08E">
            <w:pPr>
              <w:bidi w:val="0"/>
              <w:rPr>
                <w:rFonts w:hint="default"/>
              </w:rPr>
            </w:pPr>
            <w:r>
              <w:rPr>
                <w:rFonts w:hint="default"/>
                <w:lang w:val="en-US" w:eastAsia="zh-CN"/>
              </w:rPr>
              <w:t>账户维持保证金，单位为USD</w:t>
            </w:r>
          </w:p>
        </w:tc>
      </w:tr>
      <w:tr w14:paraId="01DD4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777736">
            <w:pPr>
              <w:bidi w:val="0"/>
              <w:rPr>
                <w:rFonts w:hint="default"/>
              </w:rPr>
            </w:pPr>
            <w:r>
              <w:rPr>
                <w:rFonts w:hint="default"/>
                <w:lang w:val="en-US" w:eastAsia="zh-CN"/>
              </w:rPr>
              <w:t>totalImr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E3521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A1CD97">
            <w:pPr>
              <w:bidi w:val="0"/>
              <w:rPr>
                <w:rFonts w:hint="default"/>
              </w:rPr>
            </w:pPr>
            <w:r>
              <w:rPr>
                <w:rFonts w:hint="default"/>
                <w:lang w:val="en-US" w:eastAsia="zh-CN"/>
              </w:rPr>
              <w:t>账户初始保证金占用，单位为USD</w:t>
            </w:r>
          </w:p>
        </w:tc>
      </w:tr>
      <w:tr w14:paraId="42C57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354E7F3">
            <w:pPr>
              <w:bidi w:val="0"/>
              <w:rPr>
                <w:rFonts w:hint="default"/>
              </w:rPr>
            </w:pPr>
            <w:r>
              <w:rPr>
                <w:rFonts w:hint="default"/>
                <w:lang w:val="en-US" w:eastAsia="zh-CN"/>
              </w:rPr>
              <w:t>borrowMmr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872AE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9B9B44">
            <w:pPr>
              <w:bidi w:val="0"/>
              <w:rPr>
                <w:rFonts w:hint="default"/>
              </w:rPr>
            </w:pPr>
            <w:r>
              <w:rPr>
                <w:rFonts w:hint="default"/>
                <w:lang w:val="en-US" w:eastAsia="zh-CN"/>
              </w:rPr>
              <w:t>账户借币维持保证金，单位为USD</w:t>
            </w:r>
          </w:p>
        </w:tc>
      </w:tr>
      <w:tr w14:paraId="281BF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AB92CE">
            <w:pPr>
              <w:bidi w:val="0"/>
              <w:rPr>
                <w:rFonts w:hint="default"/>
              </w:rPr>
            </w:pPr>
            <w:r>
              <w:rPr>
                <w:rFonts w:hint="default"/>
                <w:lang w:val="en-US" w:eastAsia="zh-CN"/>
              </w:rPr>
              <w:t>derivMmr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32184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1FC3B6">
            <w:pPr>
              <w:bidi w:val="0"/>
              <w:rPr>
                <w:rFonts w:hint="default"/>
              </w:rPr>
            </w:pPr>
            <w:r>
              <w:rPr>
                <w:rFonts w:hint="default"/>
                <w:lang w:val="en-US" w:eastAsia="zh-CN"/>
              </w:rPr>
              <w:t>账户衍生品维持保证金，单位为USD</w:t>
            </w:r>
          </w:p>
        </w:tc>
      </w:tr>
      <w:tr w14:paraId="6FA32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F0F96E">
            <w:pPr>
              <w:bidi w:val="0"/>
              <w:rPr>
                <w:rFonts w:hint="default"/>
              </w:rPr>
            </w:pPr>
            <w:r>
              <w:rPr>
                <w:rFonts w:hint="default"/>
                <w:lang w:val="en-US" w:eastAsia="zh-CN"/>
              </w:rPr>
              <w:t>marginRatio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E5C1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A98395">
            <w:pPr>
              <w:bidi w:val="0"/>
              <w:rPr>
                <w:rFonts w:hint="default"/>
              </w:rPr>
            </w:pPr>
            <w:r>
              <w:rPr>
                <w:rFonts w:hint="default"/>
                <w:lang w:val="en-US" w:eastAsia="zh-CN"/>
              </w:rPr>
              <w:t>账户全仓维持保证金率</w:t>
            </w:r>
          </w:p>
        </w:tc>
      </w:tr>
      <w:tr w14:paraId="27372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CA04C1">
            <w:pPr>
              <w:bidi w:val="0"/>
              <w:rPr>
                <w:rFonts w:hint="default"/>
              </w:rPr>
            </w:pPr>
            <w:r>
              <w:rPr>
                <w:rFonts w:hint="default"/>
                <w:lang w:val="en-US" w:eastAsia="zh-CN"/>
              </w:rPr>
              <w:t>upl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12DF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37F2E4">
            <w:pPr>
              <w:bidi w:val="0"/>
              <w:rPr>
                <w:rFonts w:hint="default"/>
              </w:rPr>
            </w:pPr>
            <w:r>
              <w:rPr>
                <w:rFonts w:hint="default"/>
                <w:lang w:val="en-US" w:eastAsia="zh-CN"/>
              </w:rPr>
              <w:t>账户浮动盈亏</w:t>
            </w:r>
          </w:p>
        </w:tc>
      </w:tr>
      <w:tr w14:paraId="2079A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D3F8959">
            <w:pPr>
              <w:bidi w:val="0"/>
              <w:rPr>
                <w:rFonts w:hint="default"/>
              </w:rPr>
            </w:pPr>
            <w:r>
              <w:rPr>
                <w:rFonts w:hint="default"/>
                <w:lang w:val="en-US" w:eastAsia="zh-CN"/>
              </w:rPr>
              <w:t>acctLever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F33C7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8C5CED">
            <w:pPr>
              <w:bidi w:val="0"/>
              <w:rPr>
                <w:rFonts w:hint="default"/>
              </w:rPr>
            </w:pPr>
            <w:r>
              <w:rPr>
                <w:rFonts w:hint="default"/>
                <w:lang w:val="en-US" w:eastAsia="zh-CN"/>
              </w:rPr>
              <w:t>账户全仓杠杆</w:t>
            </w:r>
          </w:p>
        </w:tc>
      </w:tr>
      <w:tr w14:paraId="1CA07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70B85DB">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CB7D0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CE2A85">
            <w:pPr>
              <w:bidi w:val="0"/>
              <w:rPr>
                <w:rFonts w:hint="default"/>
              </w:rPr>
            </w:pPr>
            <w:r>
              <w:rPr>
                <w:rFonts w:hint="default"/>
                <w:lang w:val="en-US" w:eastAsia="zh-CN"/>
              </w:rPr>
              <w:t>账户信息的更新时间，Unix时间戳的毫秒数格式，如 1597026383085</w:t>
            </w:r>
          </w:p>
        </w:tc>
      </w:tr>
      <w:tr w14:paraId="21A40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3FBC1A">
            <w:pPr>
              <w:bidi w:val="0"/>
              <w:rPr>
                <w:rFonts w:hint="default"/>
              </w:rPr>
            </w:pPr>
            <w:r>
              <w:rPr>
                <w:rFonts w:hint="default"/>
                <w:lang w:val="en-US" w:eastAsia="zh-CN"/>
              </w:rPr>
              <w:t>assets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C7E965">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0CB26A">
            <w:pPr>
              <w:bidi w:val="0"/>
              <w:rPr>
                <w:rFonts w:hint="default"/>
              </w:rPr>
            </w:pPr>
            <w:r>
              <w:rPr>
                <w:rFonts w:hint="default"/>
                <w:lang w:val="en-US" w:eastAsia="zh-CN"/>
              </w:rPr>
              <w:t>资产信息</w:t>
            </w:r>
          </w:p>
        </w:tc>
      </w:tr>
      <w:tr w14:paraId="0CF52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FFCE13">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39C23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25C0B3">
            <w:pPr>
              <w:bidi w:val="0"/>
              <w:rPr>
                <w:rFonts w:hint="default"/>
              </w:rPr>
            </w:pPr>
            <w:r>
              <w:rPr>
                <w:rFonts w:hint="default"/>
                <w:lang w:val="en-US" w:eastAsia="zh-CN"/>
              </w:rPr>
              <w:t>币种，如 BTC</w:t>
            </w:r>
          </w:p>
        </w:tc>
      </w:tr>
      <w:tr w14:paraId="7354F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574EA5">
            <w:pPr>
              <w:bidi w:val="0"/>
              <w:rPr>
                <w:rFonts w:hint="default"/>
              </w:rPr>
            </w:pPr>
            <w:r>
              <w:rPr>
                <w:rFonts w:hint="default"/>
                <w:lang w:val="en-US" w:eastAsia="zh-CN"/>
              </w:rPr>
              <w:t>&gt; availEq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A3D0E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7B81B2">
            <w:pPr>
              <w:bidi w:val="0"/>
              <w:rPr>
                <w:rFonts w:hint="default"/>
              </w:rPr>
            </w:pPr>
            <w:r>
              <w:rPr>
                <w:rFonts w:hint="default"/>
                <w:lang w:val="en-US" w:eastAsia="zh-CN"/>
              </w:rPr>
              <w:t>币种权益</w:t>
            </w:r>
          </w:p>
        </w:tc>
      </w:tr>
      <w:tr w14:paraId="734B1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ACCF1B">
            <w:pPr>
              <w:bidi w:val="0"/>
              <w:rPr>
                <w:rFonts w:hint="default"/>
              </w:rPr>
            </w:pPr>
            <w:r>
              <w:rPr>
                <w:rFonts w:hint="default"/>
                <w:lang w:val="en-US" w:eastAsia="zh-CN"/>
              </w:rPr>
              <w:t>&gt; spotInUse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78DEB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C5C2CA">
            <w:pPr>
              <w:bidi w:val="0"/>
              <w:rPr>
                <w:rFonts w:hint="default"/>
              </w:rPr>
            </w:pPr>
            <w:r>
              <w:rPr>
                <w:rFonts w:hint="default"/>
                <w:lang w:val="en-US" w:eastAsia="zh-CN"/>
              </w:rPr>
              <w:t>现货对冲占用</w:t>
            </w:r>
          </w:p>
        </w:tc>
      </w:tr>
      <w:tr w14:paraId="40B72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C7ADDD">
            <w:pPr>
              <w:bidi w:val="0"/>
              <w:rPr>
                <w:rFonts w:hint="default"/>
              </w:rPr>
            </w:pPr>
            <w:r>
              <w:rPr>
                <w:rFonts w:hint="default"/>
                <w:lang w:val="en-US" w:eastAsia="zh-CN"/>
              </w:rPr>
              <w:t>&gt; borrowMmr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B3853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57CC00">
            <w:pPr>
              <w:bidi w:val="0"/>
              <w:rPr>
                <w:rFonts w:hint="default"/>
              </w:rPr>
            </w:pPr>
            <w:del w:id="66">
              <w:r>
                <w:rPr>
                  <w:rFonts w:hint="default"/>
                  <w:lang w:val="en-US" w:eastAsia="zh-CN"/>
                </w:rPr>
                <w:delText>借币维持保证金，单位为USD</w:delText>
              </w:r>
            </w:del>
            <w:r>
              <w:rPr>
                <w:rFonts w:hint="default"/>
                <w:lang w:val="en-US" w:eastAsia="zh-CN"/>
              </w:rPr>
              <w:t>字段已废弃</w:t>
            </w:r>
          </w:p>
        </w:tc>
      </w:tr>
      <w:tr w14:paraId="2DD9F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2AB751">
            <w:pPr>
              <w:bidi w:val="0"/>
              <w:rPr>
                <w:rFonts w:hint="default"/>
              </w:rPr>
            </w:pPr>
            <w:r>
              <w:rPr>
                <w:rFonts w:hint="default"/>
                <w:lang w:val="en-US" w:eastAsia="zh-CN"/>
              </w:rPr>
              <w:t>&gt; borrowImr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DFEF3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B47094">
            <w:pPr>
              <w:bidi w:val="0"/>
              <w:rPr>
                <w:rFonts w:hint="default"/>
              </w:rPr>
            </w:pPr>
            <w:r>
              <w:rPr>
                <w:rFonts w:hint="default"/>
                <w:lang w:val="en-US" w:eastAsia="zh-CN"/>
              </w:rPr>
              <w:t>借币初始保证金，单位为USD</w:t>
            </w:r>
          </w:p>
        </w:tc>
      </w:tr>
      <w:tr w14:paraId="4C0E3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B95AF0F">
            <w:pPr>
              <w:bidi w:val="0"/>
              <w:rPr>
                <w:rFonts w:hint="default"/>
              </w:rPr>
            </w:pPr>
            <w:r>
              <w:rPr>
                <w:rFonts w:hint="default"/>
                <w:lang w:val="en-US" w:eastAsia="zh-CN"/>
              </w:rPr>
              <w:t>riskUnitData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F1B31E">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983906">
            <w:pPr>
              <w:bidi w:val="0"/>
              <w:rPr>
                <w:rFonts w:hint="default"/>
              </w:rPr>
            </w:pPr>
            <w:r>
              <w:rPr>
                <w:rFonts w:hint="default"/>
                <w:lang w:val="en-US" w:eastAsia="zh-CN"/>
              </w:rPr>
              <w:t>Risk unit 相关信息</w:t>
            </w:r>
            <w:r>
              <w:rPr>
                <w:rFonts w:hint="default"/>
                <w:lang w:val="en-US" w:eastAsia="zh-CN"/>
              </w:rPr>
              <w:br w:type="textWrapping"/>
            </w:r>
            <w:r>
              <w:rPr>
                <w:rFonts w:hint="default"/>
                <w:lang w:val="en-US" w:eastAsia="zh-CN"/>
              </w:rPr>
              <w:t>适用于组合保证金模式</w:t>
            </w:r>
          </w:p>
        </w:tc>
      </w:tr>
      <w:tr w14:paraId="062AB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5E60FE">
            <w:pPr>
              <w:bidi w:val="0"/>
              <w:rPr>
                <w:rFonts w:hint="default"/>
              </w:rPr>
            </w:pPr>
            <w:r>
              <w:rPr>
                <w:rFonts w:hint="default"/>
                <w:lang w:val="en-US" w:eastAsia="zh-CN"/>
              </w:rPr>
              <w:t>&gt; riskUnit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33640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C8D76E">
            <w:pPr>
              <w:bidi w:val="0"/>
              <w:rPr>
                <w:rFonts w:hint="default"/>
              </w:rPr>
            </w:pPr>
            <w:r>
              <w:rPr>
                <w:rFonts w:hint="default"/>
                <w:lang w:val="en-US" w:eastAsia="zh-CN"/>
              </w:rPr>
              <w:t>账户内的 risk unit，如 BTC</w:t>
            </w:r>
          </w:p>
        </w:tc>
      </w:tr>
      <w:tr w14:paraId="03F47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C918F6">
            <w:pPr>
              <w:bidi w:val="0"/>
              <w:rPr>
                <w:rFonts w:hint="default"/>
              </w:rPr>
            </w:pPr>
            <w:r>
              <w:rPr>
                <w:rFonts w:hint="default"/>
                <w:lang w:val="en-US" w:eastAsia="zh-CN"/>
              </w:rPr>
              <w:t>&gt; mmrBf</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35730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1CB60F">
            <w:pPr>
              <w:bidi w:val="0"/>
              <w:rPr>
                <w:rFonts w:hint="default"/>
              </w:rPr>
            </w:pPr>
            <w:r>
              <w:rPr>
                <w:rFonts w:hint="default"/>
                <w:lang w:val="en-US" w:eastAsia="zh-CN"/>
              </w:rPr>
              <w:t>价格变动前 Risk unit 维度的维持保证金，单位为USD</w:t>
            </w:r>
            <w:r>
              <w:rPr>
                <w:rFonts w:hint="default"/>
                <w:lang w:val="en-US" w:eastAsia="zh-CN"/>
              </w:rPr>
              <w:br w:type="textWrapping"/>
            </w:r>
            <w:r>
              <w:rPr>
                <w:rFonts w:hint="default"/>
                <w:lang w:val="en-US" w:eastAsia="zh-CN"/>
              </w:rPr>
              <w:t>若用户没有传入idxVol，则返回 ""</w:t>
            </w:r>
          </w:p>
        </w:tc>
      </w:tr>
      <w:tr w14:paraId="1A01B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A52A80">
            <w:pPr>
              <w:bidi w:val="0"/>
              <w:rPr>
                <w:rFonts w:hint="default"/>
              </w:rPr>
            </w:pPr>
            <w:r>
              <w:rPr>
                <w:rFonts w:hint="default"/>
                <w:lang w:val="en-US" w:eastAsia="zh-CN"/>
              </w:rPr>
              <w:t>&gt; mmr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669C8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C3CB37">
            <w:pPr>
              <w:bidi w:val="0"/>
              <w:rPr>
                <w:rFonts w:hint="default"/>
              </w:rPr>
            </w:pPr>
            <w:r>
              <w:rPr>
                <w:rFonts w:hint="default"/>
                <w:lang w:val="en-US" w:eastAsia="zh-CN"/>
              </w:rPr>
              <w:t>Risk unit 维度的维持保证金，单位为USD</w:t>
            </w:r>
          </w:p>
        </w:tc>
      </w:tr>
      <w:tr w14:paraId="27028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096B47">
            <w:pPr>
              <w:bidi w:val="0"/>
              <w:rPr>
                <w:rFonts w:hint="default"/>
              </w:rPr>
            </w:pPr>
            <w:r>
              <w:rPr>
                <w:rFonts w:hint="default"/>
                <w:lang w:val="en-US" w:eastAsia="zh-CN"/>
              </w:rPr>
              <w:t>&gt; imrBf</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77BD5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CE93E1">
            <w:pPr>
              <w:bidi w:val="0"/>
              <w:rPr>
                <w:rFonts w:hint="default"/>
              </w:rPr>
            </w:pPr>
            <w:r>
              <w:rPr>
                <w:rFonts w:hint="default"/>
                <w:lang w:val="en-US" w:eastAsia="zh-CN"/>
              </w:rPr>
              <w:t>价格变动前 Risk unit 维度的初始保证金，单位为USD</w:t>
            </w:r>
            <w:r>
              <w:rPr>
                <w:rFonts w:hint="default"/>
                <w:lang w:val="en-US" w:eastAsia="zh-CN"/>
              </w:rPr>
              <w:br w:type="textWrapping"/>
            </w:r>
            <w:r>
              <w:rPr>
                <w:rFonts w:hint="default"/>
                <w:lang w:val="en-US" w:eastAsia="zh-CN"/>
              </w:rPr>
              <w:t>若用户没有传入idxVol，则返回 ""</w:t>
            </w:r>
          </w:p>
        </w:tc>
      </w:tr>
      <w:tr w14:paraId="00ABD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F8D287">
            <w:pPr>
              <w:bidi w:val="0"/>
              <w:rPr>
                <w:rFonts w:hint="default"/>
              </w:rPr>
            </w:pPr>
            <w:r>
              <w:rPr>
                <w:rFonts w:hint="default"/>
                <w:lang w:val="en-US" w:eastAsia="zh-CN"/>
              </w:rPr>
              <w:t>&gt; imr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DEB78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E20D54">
            <w:pPr>
              <w:bidi w:val="0"/>
              <w:rPr>
                <w:rFonts w:hint="default"/>
              </w:rPr>
            </w:pPr>
            <w:r>
              <w:rPr>
                <w:rFonts w:hint="default"/>
                <w:lang w:val="en-US" w:eastAsia="zh-CN"/>
              </w:rPr>
              <w:t>Risk unit 维度的初始保证金，单位为USD</w:t>
            </w:r>
          </w:p>
        </w:tc>
      </w:tr>
      <w:tr w14:paraId="58353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B17110">
            <w:pPr>
              <w:bidi w:val="0"/>
              <w:rPr>
                <w:rFonts w:hint="default"/>
              </w:rPr>
            </w:pPr>
            <w:r>
              <w:rPr>
                <w:rFonts w:hint="default"/>
                <w:lang w:val="en-US" w:eastAsia="zh-CN"/>
              </w:rPr>
              <w:t>&gt; upl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1073A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FF87DF">
            <w:pPr>
              <w:bidi w:val="0"/>
              <w:rPr>
                <w:rFonts w:hint="default"/>
              </w:rPr>
            </w:pPr>
            <w:r>
              <w:rPr>
                <w:rFonts w:hint="default"/>
                <w:lang w:val="en-US" w:eastAsia="zh-CN"/>
              </w:rPr>
              <w:t>Risk unit 维度的浮动盈亏，单位为USD</w:t>
            </w:r>
          </w:p>
        </w:tc>
      </w:tr>
      <w:tr w14:paraId="4F893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AB0CD9">
            <w:pPr>
              <w:bidi w:val="0"/>
              <w:rPr>
                <w:rFonts w:hint="default"/>
              </w:rPr>
            </w:pPr>
            <w:r>
              <w:rPr>
                <w:rFonts w:hint="default"/>
                <w:lang w:val="en-US" w:eastAsia="zh-CN"/>
              </w:rPr>
              <w:t>&gt; mr1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3465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CF1768">
            <w:pPr>
              <w:bidi w:val="0"/>
              <w:rPr>
                <w:rFonts w:hint="default"/>
              </w:rPr>
            </w:pPr>
            <w:r>
              <w:rPr>
                <w:rFonts w:hint="default"/>
                <w:lang w:val="en-US" w:eastAsia="zh-CN"/>
              </w:rPr>
              <w:t>现货和波动率变化风险 (适用于所有衍生品，以及在现货对冲模式下的现货)</w:t>
            </w:r>
          </w:p>
        </w:tc>
      </w:tr>
      <w:tr w14:paraId="24136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B86CCC">
            <w:pPr>
              <w:bidi w:val="0"/>
              <w:rPr>
                <w:rFonts w:hint="default"/>
              </w:rPr>
            </w:pPr>
            <w:r>
              <w:rPr>
                <w:rFonts w:hint="default"/>
                <w:lang w:val="en-US" w:eastAsia="zh-CN"/>
              </w:rPr>
              <w:t>&gt; mr2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57CA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1064AB">
            <w:pPr>
              <w:bidi w:val="0"/>
              <w:rPr>
                <w:rFonts w:hint="default"/>
              </w:rPr>
            </w:pPr>
            <w:r>
              <w:rPr>
                <w:rFonts w:hint="default"/>
                <w:lang w:val="en-US" w:eastAsia="zh-CN"/>
              </w:rPr>
              <w:t>时间价值风险 (仅适用于期权)</w:t>
            </w:r>
          </w:p>
        </w:tc>
      </w:tr>
      <w:tr w14:paraId="263DD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30A466">
            <w:pPr>
              <w:bidi w:val="0"/>
              <w:rPr>
                <w:rFonts w:hint="default"/>
              </w:rPr>
            </w:pPr>
            <w:r>
              <w:rPr>
                <w:rFonts w:hint="default"/>
                <w:lang w:val="en-US" w:eastAsia="zh-CN"/>
              </w:rPr>
              <w:t>&gt; mr3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C79B1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E850F6">
            <w:pPr>
              <w:bidi w:val="0"/>
              <w:rPr>
                <w:rFonts w:hint="default"/>
              </w:rPr>
            </w:pPr>
            <w:r>
              <w:rPr>
                <w:rFonts w:hint="default"/>
                <w:lang w:val="en-US" w:eastAsia="zh-CN"/>
              </w:rPr>
              <w:t>波动率跨期风险 (仅适用于期权)</w:t>
            </w:r>
          </w:p>
        </w:tc>
      </w:tr>
      <w:tr w14:paraId="6B719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7CF36F">
            <w:pPr>
              <w:bidi w:val="0"/>
              <w:rPr>
                <w:rFonts w:hint="default"/>
              </w:rPr>
            </w:pPr>
            <w:r>
              <w:rPr>
                <w:rFonts w:hint="default"/>
                <w:lang w:val="en-US" w:eastAsia="zh-CN"/>
              </w:rPr>
              <w:t>&gt; mr4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C64C0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85DEFF">
            <w:pPr>
              <w:bidi w:val="0"/>
              <w:rPr>
                <w:rFonts w:hint="default"/>
              </w:rPr>
            </w:pPr>
            <w:r>
              <w:rPr>
                <w:rFonts w:hint="default"/>
                <w:lang w:val="en-US" w:eastAsia="zh-CN"/>
              </w:rPr>
              <w:t>基差风险 (适用于所有衍生品)</w:t>
            </w:r>
          </w:p>
        </w:tc>
      </w:tr>
      <w:tr w14:paraId="0D605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329B39">
            <w:pPr>
              <w:bidi w:val="0"/>
              <w:rPr>
                <w:rFonts w:hint="default"/>
              </w:rPr>
            </w:pPr>
            <w:r>
              <w:rPr>
                <w:rFonts w:hint="default"/>
                <w:lang w:val="en-US" w:eastAsia="zh-CN"/>
              </w:rPr>
              <w:t>&gt; mr5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A57CA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345F7B">
            <w:pPr>
              <w:bidi w:val="0"/>
              <w:rPr>
                <w:rFonts w:hint="default"/>
              </w:rPr>
            </w:pPr>
            <w:r>
              <w:rPr>
                <w:rFonts w:hint="default"/>
                <w:lang w:val="en-US" w:eastAsia="zh-CN"/>
              </w:rPr>
              <w:t>利率风险 (仅适用于期权)</w:t>
            </w:r>
          </w:p>
        </w:tc>
      </w:tr>
      <w:tr w14:paraId="46A96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C5F19F">
            <w:pPr>
              <w:bidi w:val="0"/>
              <w:rPr>
                <w:rFonts w:hint="default"/>
              </w:rPr>
            </w:pPr>
            <w:r>
              <w:rPr>
                <w:rFonts w:hint="default"/>
                <w:lang w:val="en-US" w:eastAsia="zh-CN"/>
              </w:rPr>
              <w:t>&gt; mr6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ED55D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217280">
            <w:pPr>
              <w:bidi w:val="0"/>
              <w:rPr>
                <w:rFonts w:hint="default"/>
              </w:rPr>
            </w:pPr>
            <w:r>
              <w:rPr>
                <w:rFonts w:hint="default"/>
                <w:lang w:val="en-US" w:eastAsia="zh-CN"/>
              </w:rPr>
              <w:t>极端市场波动风险 (适用于所有衍生品，以及在现货对冲模式下的现货)</w:t>
            </w:r>
          </w:p>
        </w:tc>
      </w:tr>
      <w:tr w14:paraId="76A73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EDBCB7A">
            <w:pPr>
              <w:bidi w:val="0"/>
              <w:rPr>
                <w:rFonts w:hint="default"/>
              </w:rPr>
            </w:pPr>
            <w:r>
              <w:rPr>
                <w:rFonts w:hint="default"/>
                <w:lang w:val="en-US" w:eastAsia="zh-CN"/>
              </w:rPr>
              <w:t>&gt; mr7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5A12F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18D869">
            <w:pPr>
              <w:bidi w:val="0"/>
              <w:rPr>
                <w:rFonts w:hint="default"/>
              </w:rPr>
            </w:pPr>
            <w:r>
              <w:rPr>
                <w:rFonts w:hint="default"/>
                <w:lang w:val="en-US" w:eastAsia="zh-CN"/>
              </w:rPr>
              <w:t>减仓成本 (适用于所有衍生品)</w:t>
            </w:r>
          </w:p>
        </w:tc>
      </w:tr>
      <w:tr w14:paraId="08159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5B6A01">
            <w:pPr>
              <w:bidi w:val="0"/>
              <w:rPr>
                <w:rFonts w:hint="default"/>
              </w:rPr>
            </w:pPr>
            <w:r>
              <w:rPr>
                <w:rFonts w:hint="default"/>
                <w:lang w:val="en-US" w:eastAsia="zh-CN"/>
              </w:rPr>
              <w:t>&gt; mr8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12EDE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6A8976">
            <w:pPr>
              <w:bidi w:val="0"/>
              <w:rPr>
                <w:rFonts w:hint="default"/>
              </w:rPr>
            </w:pPr>
            <w:r>
              <w:rPr>
                <w:rFonts w:hint="default"/>
                <w:lang w:val="en-US" w:eastAsia="zh-CN"/>
              </w:rPr>
              <w:t>借币维持保证金/初始保证金</w:t>
            </w:r>
          </w:p>
        </w:tc>
      </w:tr>
      <w:tr w14:paraId="5E217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DBD82DB">
            <w:pPr>
              <w:bidi w:val="0"/>
              <w:rPr>
                <w:rFonts w:hint="default"/>
              </w:rPr>
            </w:pPr>
            <w:r>
              <w:rPr>
                <w:rFonts w:hint="default"/>
                <w:lang w:val="en-US" w:eastAsia="zh-CN"/>
              </w:rPr>
              <w:t>&gt; mr9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910BE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18562D">
            <w:pPr>
              <w:bidi w:val="0"/>
              <w:rPr>
                <w:rFonts w:hint="default"/>
              </w:rPr>
            </w:pPr>
            <w:r>
              <w:rPr>
                <w:rFonts w:hint="default"/>
                <w:lang w:val="en-US" w:eastAsia="zh-CN"/>
              </w:rPr>
              <w:t>USDT-USDC-USD 对冲风险</w:t>
            </w:r>
          </w:p>
        </w:tc>
      </w:tr>
      <w:tr w14:paraId="6EEAA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297DDC">
            <w:pPr>
              <w:bidi w:val="0"/>
              <w:rPr>
                <w:rFonts w:hint="default"/>
              </w:rPr>
            </w:pPr>
            <w:r>
              <w:rPr>
                <w:rFonts w:hint="default"/>
                <w:lang w:val="en-US" w:eastAsia="zh-CN"/>
              </w:rPr>
              <w:t>&gt; mr1Scenarios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03EAA6">
            <w:pPr>
              <w:bidi w:val="0"/>
              <w:rPr>
                <w:rFonts w:hint="default"/>
              </w:rPr>
            </w:pPr>
            <w:r>
              <w:rPr>
                <w:rFonts w:hint="default"/>
                <w:lang w:val="en-US" w:eastAsia="zh-CN"/>
              </w:rPr>
              <w:t>Object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B120D2">
            <w:pPr>
              <w:bidi w:val="0"/>
              <w:rPr>
                <w:rFonts w:hint="default"/>
              </w:rPr>
            </w:pPr>
            <w:r>
              <w:rPr>
                <w:rFonts w:hint="default"/>
                <w:lang w:val="en-US" w:eastAsia="zh-CN"/>
              </w:rPr>
              <w:t>MR1 的压力测试场景分析</w:t>
            </w:r>
          </w:p>
        </w:tc>
      </w:tr>
      <w:tr w14:paraId="2583C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FBC71A6">
            <w:pPr>
              <w:bidi w:val="0"/>
              <w:rPr>
                <w:rFonts w:hint="default"/>
              </w:rPr>
            </w:pPr>
            <w:r>
              <w:rPr>
                <w:rFonts w:hint="default"/>
                <w:lang w:val="en-US" w:eastAsia="zh-CN"/>
              </w:rPr>
              <w:t>&gt;&gt; volShockDown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96E0ED">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32A676">
            <w:pPr>
              <w:bidi w:val="0"/>
              <w:rPr>
                <w:rFonts w:hint="default"/>
              </w:rPr>
            </w:pPr>
            <w:r>
              <w:rPr>
                <w:rFonts w:hint="default"/>
                <w:lang w:val="en-US" w:eastAsia="zh-CN"/>
              </w:rPr>
              <w:t>波动率向下时，不同价格波动比率下的压力测试盈亏</w:t>
            </w:r>
            <w:r>
              <w:rPr>
                <w:rFonts w:hint="default"/>
                <w:lang w:val="en-US" w:eastAsia="zh-CN"/>
              </w:rPr>
              <w:br w:type="textWrapping"/>
            </w:r>
            <w:r>
              <w:rPr>
                <w:rFonts w:hint="default"/>
                <w:lang w:val="en-US" w:eastAsia="zh-CN"/>
              </w:rPr>
              <w:t>值为 {change: value, ...}</w:t>
            </w:r>
            <w:r>
              <w:rPr>
                <w:rFonts w:hint="default"/>
                <w:lang w:val="en-US" w:eastAsia="zh-CN"/>
              </w:rPr>
              <w:br w:type="textWrapping"/>
            </w:r>
            <w:r>
              <w:rPr>
                <w:rFonts w:hint="default"/>
                <w:lang w:val="en-US" w:eastAsia="zh-CN"/>
              </w:rPr>
              <w:t>change：价格波动比率（百分比），如 0.01 代表 1%</w:t>
            </w:r>
            <w:r>
              <w:rPr>
                <w:rFonts w:hint="default"/>
                <w:lang w:val="en-US" w:eastAsia="zh-CN"/>
              </w:rPr>
              <w:br w:type="textWrapping"/>
            </w:r>
            <w:r>
              <w:rPr>
                <w:rFonts w:hint="default"/>
                <w:lang w:val="en-US" w:eastAsia="zh-CN"/>
              </w:rPr>
              <w:t>value：压力测试下的盈亏，单位为USD</w:t>
            </w:r>
            <w:r>
              <w:rPr>
                <w:rFonts w:hint="default"/>
                <w:lang w:val="en-US" w:eastAsia="zh-CN"/>
              </w:rPr>
              <w:br w:type="textWrapping"/>
            </w:r>
            <w:r>
              <w:rPr>
                <w:rFonts w:hint="default"/>
                <w:lang w:val="en-US" w:eastAsia="zh-CN"/>
              </w:rPr>
              <w:t>如 {"-0.15":"-2333.23", ...}</w:t>
            </w:r>
          </w:p>
        </w:tc>
      </w:tr>
      <w:tr w14:paraId="3C6AC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EB2ABA">
            <w:pPr>
              <w:bidi w:val="0"/>
              <w:rPr>
                <w:rFonts w:hint="default"/>
              </w:rPr>
            </w:pPr>
            <w:r>
              <w:rPr>
                <w:rFonts w:hint="default"/>
                <w:lang w:val="en-US" w:eastAsia="zh-CN"/>
              </w:rPr>
              <w:t>&gt;&gt; volSame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4A7FB0">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50587D">
            <w:pPr>
              <w:bidi w:val="0"/>
              <w:rPr>
                <w:rFonts w:hint="default"/>
              </w:rPr>
            </w:pPr>
            <w:r>
              <w:rPr>
                <w:rFonts w:hint="default"/>
                <w:lang w:val="en-US" w:eastAsia="zh-CN"/>
              </w:rPr>
              <w:t>波动率不变时，不同价格波动比率下的压力测试盈亏</w:t>
            </w:r>
            <w:r>
              <w:rPr>
                <w:rFonts w:hint="default"/>
                <w:lang w:val="en-US" w:eastAsia="zh-CN"/>
              </w:rPr>
              <w:br w:type="textWrapping"/>
            </w:r>
            <w:r>
              <w:rPr>
                <w:rFonts w:hint="default"/>
                <w:lang w:val="en-US" w:eastAsia="zh-CN"/>
              </w:rPr>
              <w:t>值为 {change: value, ...}</w:t>
            </w:r>
            <w:r>
              <w:rPr>
                <w:rFonts w:hint="default"/>
                <w:lang w:val="en-US" w:eastAsia="zh-CN"/>
              </w:rPr>
              <w:br w:type="textWrapping"/>
            </w:r>
            <w:r>
              <w:rPr>
                <w:rFonts w:hint="default"/>
                <w:lang w:val="en-US" w:eastAsia="zh-CN"/>
              </w:rPr>
              <w:t>change：价格波动比率（百分比），如 0.01 代表 1%</w:t>
            </w:r>
            <w:r>
              <w:rPr>
                <w:rFonts w:hint="default"/>
                <w:lang w:val="en-US" w:eastAsia="zh-CN"/>
              </w:rPr>
              <w:br w:type="textWrapping"/>
            </w:r>
            <w:r>
              <w:rPr>
                <w:rFonts w:hint="default"/>
                <w:lang w:val="en-US" w:eastAsia="zh-CN"/>
              </w:rPr>
              <w:t>value：压力测试下的盈亏，单位为USD</w:t>
            </w:r>
            <w:r>
              <w:rPr>
                <w:rFonts w:hint="default"/>
                <w:lang w:val="en-US" w:eastAsia="zh-CN"/>
              </w:rPr>
              <w:br w:type="textWrapping"/>
            </w:r>
            <w:r>
              <w:rPr>
                <w:rFonts w:hint="default"/>
                <w:lang w:val="en-US" w:eastAsia="zh-CN"/>
              </w:rPr>
              <w:t>如 {"-0.15":"-2333.23", ...}</w:t>
            </w:r>
          </w:p>
        </w:tc>
      </w:tr>
      <w:tr w14:paraId="12730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C29DCBC">
            <w:pPr>
              <w:bidi w:val="0"/>
              <w:rPr>
                <w:rFonts w:hint="default"/>
              </w:rPr>
            </w:pPr>
            <w:r>
              <w:rPr>
                <w:rFonts w:hint="default"/>
                <w:lang w:val="en-US" w:eastAsia="zh-CN"/>
              </w:rPr>
              <w:t>&gt;&gt; volShockUp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37129B">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A73F01">
            <w:pPr>
              <w:bidi w:val="0"/>
              <w:rPr>
                <w:rFonts w:hint="default"/>
              </w:rPr>
            </w:pPr>
            <w:r>
              <w:rPr>
                <w:rFonts w:hint="default"/>
                <w:lang w:val="en-US" w:eastAsia="zh-CN"/>
              </w:rPr>
              <w:t>波动率向上时，不同价格波动比率下的压力测试盈亏</w:t>
            </w:r>
            <w:r>
              <w:rPr>
                <w:rFonts w:hint="default"/>
                <w:lang w:val="en-US" w:eastAsia="zh-CN"/>
              </w:rPr>
              <w:br w:type="textWrapping"/>
            </w:r>
            <w:r>
              <w:rPr>
                <w:rFonts w:hint="default"/>
                <w:lang w:val="en-US" w:eastAsia="zh-CN"/>
              </w:rPr>
              <w:t>值为 {change: value, ...}</w:t>
            </w:r>
            <w:r>
              <w:rPr>
                <w:rFonts w:hint="default"/>
                <w:lang w:val="en-US" w:eastAsia="zh-CN"/>
              </w:rPr>
              <w:br w:type="textWrapping"/>
            </w:r>
            <w:r>
              <w:rPr>
                <w:rFonts w:hint="default"/>
                <w:lang w:val="en-US" w:eastAsia="zh-CN"/>
              </w:rPr>
              <w:t>change：价格波动比率（百分比），如 0.01 代表 1%</w:t>
            </w:r>
            <w:r>
              <w:rPr>
                <w:rFonts w:hint="default"/>
                <w:lang w:val="en-US" w:eastAsia="zh-CN"/>
              </w:rPr>
              <w:br w:type="textWrapping"/>
            </w:r>
            <w:r>
              <w:rPr>
                <w:rFonts w:hint="default"/>
                <w:lang w:val="en-US" w:eastAsia="zh-CN"/>
              </w:rPr>
              <w:t>value：压力测试下的盈亏，单位为USD</w:t>
            </w:r>
            <w:r>
              <w:rPr>
                <w:rFonts w:hint="default"/>
                <w:lang w:val="en-US" w:eastAsia="zh-CN"/>
              </w:rPr>
              <w:br w:type="textWrapping"/>
            </w:r>
            <w:r>
              <w:rPr>
                <w:rFonts w:hint="default"/>
                <w:lang w:val="en-US" w:eastAsia="zh-CN"/>
              </w:rPr>
              <w:t>如 {"-0.15":"-2333.23", ...}</w:t>
            </w:r>
          </w:p>
        </w:tc>
      </w:tr>
      <w:tr w14:paraId="657DA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79D336">
            <w:pPr>
              <w:bidi w:val="0"/>
              <w:rPr>
                <w:rFonts w:hint="default"/>
              </w:rPr>
            </w:pPr>
            <w:r>
              <w:rPr>
                <w:rFonts w:hint="default"/>
                <w:lang w:val="en-US" w:eastAsia="zh-CN"/>
              </w:rPr>
              <w:t>&gt; mr1FinalResult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4A95ED">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75E6EB">
            <w:pPr>
              <w:bidi w:val="0"/>
              <w:rPr>
                <w:rFonts w:hint="default"/>
              </w:rPr>
            </w:pPr>
            <w:r>
              <w:rPr>
                <w:rFonts w:hint="default"/>
                <w:lang w:val="en-US" w:eastAsia="zh-CN"/>
              </w:rPr>
              <w:t>MR1 最大亏损场景</w:t>
            </w:r>
          </w:p>
        </w:tc>
      </w:tr>
      <w:tr w14:paraId="492FF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6070921">
            <w:pPr>
              <w:bidi w:val="0"/>
              <w:rPr>
                <w:rFonts w:hint="default"/>
              </w:rPr>
            </w:pPr>
            <w:r>
              <w:rPr>
                <w:rFonts w:hint="default"/>
                <w:lang w:val="en-US" w:eastAsia="zh-CN"/>
              </w:rPr>
              <w:t>&gt;&gt; 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35C38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165027">
            <w:pPr>
              <w:bidi w:val="0"/>
              <w:rPr>
                <w:rFonts w:hint="default"/>
              </w:rPr>
            </w:pPr>
            <w:r>
              <w:rPr>
                <w:rFonts w:hint="default"/>
                <w:lang w:val="en-US" w:eastAsia="zh-CN"/>
              </w:rPr>
              <w:t>MR1 最大亏损压测盈亏，单位为 USD</w:t>
            </w:r>
          </w:p>
        </w:tc>
      </w:tr>
      <w:tr w14:paraId="01C78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2FE8939">
            <w:pPr>
              <w:bidi w:val="0"/>
              <w:rPr>
                <w:rFonts w:hint="default"/>
              </w:rPr>
            </w:pPr>
            <w:r>
              <w:rPr>
                <w:rFonts w:hint="default"/>
                <w:lang w:val="en-US" w:eastAsia="zh-CN"/>
              </w:rPr>
              <w:t>&gt;&gt; spotShock</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B9B76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AF75C0">
            <w:pPr>
              <w:bidi w:val="0"/>
              <w:rPr>
                <w:rFonts w:hint="default"/>
              </w:rPr>
            </w:pPr>
            <w:r>
              <w:rPr>
                <w:rFonts w:hint="default"/>
                <w:lang w:val="en-US" w:eastAsia="zh-CN"/>
              </w:rPr>
              <w:t>MR1 最大亏损的价格波动（百分比），如 0.01 代表 1%</w:t>
            </w:r>
          </w:p>
        </w:tc>
      </w:tr>
      <w:tr w14:paraId="470E2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E5E758">
            <w:pPr>
              <w:bidi w:val="0"/>
              <w:rPr>
                <w:rFonts w:hint="default"/>
              </w:rPr>
            </w:pPr>
            <w:r>
              <w:rPr>
                <w:rFonts w:hint="default"/>
                <w:lang w:val="en-US" w:eastAsia="zh-CN"/>
              </w:rPr>
              <w:t>&gt;&gt; volShock</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CCB4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C7D200">
            <w:pPr>
              <w:bidi w:val="0"/>
              <w:rPr>
                <w:rFonts w:hint="default"/>
              </w:rPr>
            </w:pPr>
            <w:r>
              <w:rPr>
                <w:rFonts w:hint="default"/>
                <w:lang w:val="en-US" w:eastAsia="zh-CN"/>
              </w:rPr>
              <w:t>MR1 最大亏损波动率趋势</w:t>
            </w:r>
            <w:r>
              <w:rPr>
                <w:rFonts w:hint="default"/>
                <w:lang w:val="en-US" w:eastAsia="zh-CN"/>
              </w:rPr>
              <w:br w:type="textWrapping"/>
            </w:r>
            <w:r>
              <w:rPr>
                <w:rFonts w:hint="default"/>
                <w:lang w:val="en-US" w:eastAsia="zh-CN"/>
              </w:rPr>
              <w:t>down：波动率向下</w:t>
            </w:r>
            <w:r>
              <w:rPr>
                <w:rFonts w:hint="default"/>
                <w:lang w:val="en-US" w:eastAsia="zh-CN"/>
              </w:rPr>
              <w:br w:type="textWrapping"/>
            </w:r>
            <w:r>
              <w:rPr>
                <w:rFonts w:hint="default"/>
                <w:lang w:val="en-US" w:eastAsia="zh-CN"/>
              </w:rPr>
              <w:t>unchange：波动率不变</w:t>
            </w:r>
            <w:r>
              <w:rPr>
                <w:rFonts w:hint="default"/>
                <w:lang w:val="en-US" w:eastAsia="zh-CN"/>
              </w:rPr>
              <w:br w:type="textWrapping"/>
            </w:r>
            <w:r>
              <w:rPr>
                <w:rFonts w:hint="default"/>
                <w:lang w:val="en-US" w:eastAsia="zh-CN"/>
              </w:rPr>
              <w:t>up：波动率向上</w:t>
            </w:r>
          </w:p>
        </w:tc>
      </w:tr>
      <w:tr w14:paraId="50DA9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E0A539">
            <w:pPr>
              <w:bidi w:val="0"/>
              <w:rPr>
                <w:rFonts w:hint="default"/>
              </w:rPr>
            </w:pPr>
            <w:r>
              <w:rPr>
                <w:rFonts w:hint="default"/>
                <w:lang w:val="en-US" w:eastAsia="zh-CN"/>
              </w:rPr>
              <w:t>&gt; mr6FinalResult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141D6E">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CC99E4">
            <w:pPr>
              <w:bidi w:val="0"/>
              <w:rPr>
                <w:rFonts w:hint="default"/>
              </w:rPr>
            </w:pPr>
            <w:r>
              <w:rPr>
                <w:rFonts w:hint="default"/>
                <w:lang w:val="en-US" w:eastAsia="zh-CN"/>
              </w:rPr>
              <w:t>MR6 最大亏损场景</w:t>
            </w:r>
          </w:p>
        </w:tc>
      </w:tr>
      <w:tr w14:paraId="186B5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72FC2C">
            <w:pPr>
              <w:bidi w:val="0"/>
              <w:rPr>
                <w:rFonts w:hint="default"/>
              </w:rPr>
            </w:pPr>
            <w:r>
              <w:rPr>
                <w:rFonts w:hint="default"/>
                <w:lang w:val="en-US" w:eastAsia="zh-CN"/>
              </w:rPr>
              <w:t>&gt;&gt; 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F1753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E56A98">
            <w:pPr>
              <w:bidi w:val="0"/>
              <w:rPr>
                <w:rFonts w:hint="default"/>
              </w:rPr>
            </w:pPr>
            <w:r>
              <w:rPr>
                <w:rFonts w:hint="default"/>
                <w:lang w:val="en-US" w:eastAsia="zh-CN"/>
              </w:rPr>
              <w:t>MR6 最大亏损压测盈亏，单位为 USD</w:t>
            </w:r>
          </w:p>
        </w:tc>
      </w:tr>
      <w:tr w14:paraId="3336C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31EDC4">
            <w:pPr>
              <w:bidi w:val="0"/>
              <w:rPr>
                <w:rFonts w:hint="default"/>
              </w:rPr>
            </w:pPr>
            <w:r>
              <w:rPr>
                <w:rFonts w:hint="default"/>
                <w:lang w:val="en-US" w:eastAsia="zh-CN"/>
              </w:rPr>
              <w:t>&gt;&gt; spotShock</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1B88D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FEF8F4">
            <w:pPr>
              <w:bidi w:val="0"/>
              <w:rPr>
                <w:rFonts w:hint="default"/>
              </w:rPr>
            </w:pPr>
            <w:r>
              <w:rPr>
                <w:rFonts w:hint="default"/>
                <w:lang w:val="en-US" w:eastAsia="zh-CN"/>
              </w:rPr>
              <w:t>MR6 最大亏损的价格波动（百分比），如 0.01 代表 1%</w:t>
            </w:r>
          </w:p>
        </w:tc>
      </w:tr>
      <w:tr w14:paraId="4C0F0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4E6CF4">
            <w:pPr>
              <w:bidi w:val="0"/>
              <w:rPr>
                <w:rFonts w:hint="default"/>
              </w:rPr>
            </w:pPr>
            <w:r>
              <w:rPr>
                <w:rFonts w:hint="default"/>
                <w:lang w:val="en-US" w:eastAsia="zh-CN"/>
              </w:rPr>
              <w:t>&gt; delta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CCC38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219C41">
            <w:pPr>
              <w:bidi w:val="0"/>
              <w:rPr>
                <w:rFonts w:hint="default"/>
              </w:rPr>
            </w:pPr>
            <w:r>
              <w:rPr>
                <w:rFonts w:hint="default"/>
                <w:lang w:val="en-US" w:eastAsia="zh-CN"/>
              </w:rPr>
              <w:t>(Risk unit 维度) 合约价格随标的价格变动的比例</w:t>
            </w:r>
            <w:r>
              <w:rPr>
                <w:rFonts w:hint="default"/>
                <w:lang w:val="en-US" w:eastAsia="zh-CN"/>
              </w:rPr>
              <w:br w:type="textWrapping"/>
            </w:r>
            <w:r>
              <w:rPr>
                <w:rFonts w:hint="default"/>
                <w:lang w:val="en-US" w:eastAsia="zh-CN"/>
              </w:rPr>
              <w:t>当标的价格变动 x 时，合约价格变动约为此 Delta 数值乘以 x</w:t>
            </w:r>
          </w:p>
        </w:tc>
      </w:tr>
      <w:tr w14:paraId="2AA99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8F2E701">
            <w:pPr>
              <w:bidi w:val="0"/>
              <w:rPr>
                <w:rFonts w:hint="default"/>
              </w:rPr>
            </w:pPr>
            <w:r>
              <w:rPr>
                <w:rFonts w:hint="default"/>
                <w:lang w:val="en-US" w:eastAsia="zh-CN"/>
              </w:rPr>
              <w:t>&gt; gamma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9C58D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71CE1D">
            <w:pPr>
              <w:bidi w:val="0"/>
              <w:rPr>
                <w:rFonts w:hint="default"/>
              </w:rPr>
            </w:pPr>
            <w:r>
              <w:rPr>
                <w:rFonts w:hint="default"/>
                <w:lang w:val="en-US" w:eastAsia="zh-CN"/>
              </w:rPr>
              <w:t>(Risk unit 维度) 标的价格对 Delta 值的影响程度</w:t>
            </w:r>
            <w:r>
              <w:rPr>
                <w:rFonts w:hint="default"/>
                <w:lang w:val="en-US" w:eastAsia="zh-CN"/>
              </w:rPr>
              <w:br w:type="textWrapping"/>
            </w:r>
            <w:r>
              <w:rPr>
                <w:rFonts w:hint="default"/>
                <w:lang w:val="en-US" w:eastAsia="zh-CN"/>
              </w:rPr>
              <w:t>当标的价格变动 x% 时，期权 Delta 值的变动约为此 Gamma 数值乘以 x%</w:t>
            </w:r>
          </w:p>
        </w:tc>
      </w:tr>
      <w:tr w14:paraId="7CCBF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D0F428">
            <w:pPr>
              <w:bidi w:val="0"/>
              <w:rPr>
                <w:rFonts w:hint="default"/>
              </w:rPr>
            </w:pPr>
            <w:r>
              <w:rPr>
                <w:rFonts w:hint="default"/>
                <w:lang w:val="en-US" w:eastAsia="zh-CN"/>
              </w:rPr>
              <w:t>&gt; theta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8EE55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08B6DA">
            <w:pPr>
              <w:bidi w:val="0"/>
              <w:rPr>
                <w:rFonts w:hint="default"/>
              </w:rPr>
            </w:pPr>
            <w:r>
              <w:rPr>
                <w:rFonts w:hint="default"/>
                <w:lang w:val="en-US" w:eastAsia="zh-CN"/>
              </w:rPr>
              <w:t>(Risk unit 维度) 距离到期日时间缩短 1 天，该合约价格的变化量</w:t>
            </w:r>
          </w:p>
        </w:tc>
      </w:tr>
      <w:tr w14:paraId="7C193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2FECF5">
            <w:pPr>
              <w:bidi w:val="0"/>
              <w:rPr>
                <w:rFonts w:hint="default"/>
              </w:rPr>
            </w:pPr>
            <w:r>
              <w:rPr>
                <w:rFonts w:hint="default"/>
                <w:lang w:val="en-US" w:eastAsia="zh-CN"/>
              </w:rPr>
              <w:t>&gt; vega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156EE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3BE7C4">
            <w:pPr>
              <w:bidi w:val="0"/>
              <w:rPr>
                <w:rFonts w:hint="default"/>
              </w:rPr>
            </w:pPr>
            <w:r>
              <w:rPr>
                <w:rFonts w:hint="default"/>
                <w:lang w:val="en-US" w:eastAsia="zh-CN"/>
              </w:rPr>
              <w:t>(Risk unit 维度) 标的波动率增加 1%，该合约价格的变化量</w:t>
            </w:r>
          </w:p>
        </w:tc>
      </w:tr>
      <w:tr w14:paraId="2E21B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E79A86">
            <w:pPr>
              <w:bidi w:val="0"/>
              <w:rPr>
                <w:rFonts w:hint="default"/>
              </w:rPr>
            </w:pPr>
            <w:r>
              <w:rPr>
                <w:rFonts w:hint="default"/>
                <w:lang w:val="en-US" w:eastAsia="zh-CN"/>
              </w:rPr>
              <w:t>&gt; portfolios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257386">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BBD00F">
            <w:pPr>
              <w:bidi w:val="0"/>
              <w:rPr>
                <w:rFonts w:hint="default"/>
              </w:rPr>
            </w:pPr>
            <w:r>
              <w:rPr>
                <w:rFonts w:hint="default"/>
                <w:lang w:val="en-US" w:eastAsia="zh-CN"/>
              </w:rPr>
              <w:t>资产组合</w:t>
            </w:r>
          </w:p>
        </w:tc>
      </w:tr>
      <w:tr w14:paraId="7BC56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D6A3E1">
            <w:pPr>
              <w:bidi w:val="0"/>
              <w:rPr>
                <w:rFonts w:hint="default"/>
              </w:rPr>
            </w:pPr>
            <w:r>
              <w:rPr>
                <w:rFonts w:hint="default"/>
                <w:lang w:val="en-US" w:eastAsia="zh-CN"/>
              </w:rPr>
              <w:t>&gt;&gt;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C3F79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624C03">
            <w:pPr>
              <w:bidi w:val="0"/>
              <w:rPr>
                <w:rFonts w:hint="default"/>
              </w:rPr>
            </w:pPr>
            <w:r>
              <w:rPr>
                <w:rFonts w:hint="default"/>
                <w:lang w:val="en-US" w:eastAsia="zh-CN"/>
              </w:rPr>
              <w:t>产品ID，如 BTC-USDT-SWAP</w:t>
            </w:r>
          </w:p>
        </w:tc>
      </w:tr>
      <w:tr w14:paraId="7D377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1A31B6">
            <w:pPr>
              <w:bidi w:val="0"/>
              <w:rPr>
                <w:rFonts w:hint="default"/>
              </w:rPr>
            </w:pPr>
            <w:r>
              <w:rPr>
                <w:rFonts w:hint="default"/>
                <w:lang w:val="en-US" w:eastAsia="zh-CN"/>
              </w:rPr>
              <w:t>&gt;&gt;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2DE06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3989D0">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SPOT：现货</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p>
        </w:tc>
      </w:tr>
      <w:tr w14:paraId="4200E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C00A4B">
            <w:pPr>
              <w:bidi w:val="0"/>
              <w:rPr>
                <w:rFonts w:hint="default"/>
              </w:rPr>
            </w:pPr>
            <w:r>
              <w:rPr>
                <w:rFonts w:hint="default"/>
                <w:lang w:val="en-US" w:eastAsia="zh-CN"/>
              </w:rPr>
              <w:t>&gt;&gt; 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D55F1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9B2C3C">
            <w:pPr>
              <w:bidi w:val="0"/>
              <w:rPr>
                <w:rFonts w:hint="default"/>
              </w:rPr>
            </w:pPr>
            <w:r>
              <w:rPr>
                <w:rFonts w:hint="default"/>
                <w:lang w:val="en-US" w:eastAsia="zh-CN"/>
              </w:rPr>
              <w:t>instType为SPOT，代表现货对冲占用</w:t>
            </w:r>
            <w:r>
              <w:rPr>
                <w:rFonts w:hint="default"/>
                <w:lang w:val="en-US" w:eastAsia="zh-CN"/>
              </w:rPr>
              <w:br w:type="textWrapping"/>
            </w:r>
            <w:r>
              <w:rPr>
                <w:rFonts w:hint="default"/>
                <w:lang w:val="en-US" w:eastAsia="zh-CN"/>
              </w:rPr>
              <w:t>instType为SWAP/FUTURES/OPTION，代表仓位数量。</w:t>
            </w:r>
          </w:p>
        </w:tc>
      </w:tr>
      <w:tr w14:paraId="0DA91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556E49">
            <w:pPr>
              <w:bidi w:val="0"/>
              <w:rPr>
                <w:rFonts w:hint="default"/>
              </w:rPr>
            </w:pPr>
            <w:r>
              <w:rPr>
                <w:rFonts w:hint="default"/>
                <w:lang w:val="en-US" w:eastAsia="zh-CN"/>
              </w:rPr>
              <w:t>&gt;&gt; posSide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87E1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6569F3">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long：开平仓模式开多</w:t>
            </w:r>
            <w:r>
              <w:rPr>
                <w:rFonts w:hint="default"/>
                <w:lang w:val="en-US" w:eastAsia="zh-CN"/>
              </w:rPr>
              <w:br w:type="textWrapping"/>
            </w:r>
            <w:r>
              <w:rPr>
                <w:rFonts w:hint="default"/>
                <w:lang w:val="en-US" w:eastAsia="zh-CN"/>
              </w:rPr>
              <w:t>short：开平仓模式开空</w:t>
            </w:r>
            <w:r>
              <w:rPr>
                <w:rFonts w:hint="default"/>
                <w:lang w:val="en-US" w:eastAsia="zh-CN"/>
              </w:rPr>
              <w:br w:type="textWrapping"/>
            </w:r>
            <w:r>
              <w:rPr>
                <w:rFonts w:hint="default"/>
                <w:lang w:val="en-US" w:eastAsia="zh-CN"/>
              </w:rPr>
              <w:t>net：买卖模式</w:t>
            </w:r>
          </w:p>
        </w:tc>
      </w:tr>
      <w:tr w14:paraId="52445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CC9C2F">
            <w:pPr>
              <w:bidi w:val="0"/>
              <w:rPr>
                <w:rFonts w:hint="default"/>
              </w:rPr>
            </w:pPr>
            <w:r>
              <w:rPr>
                <w:rFonts w:hint="default"/>
                <w:lang w:val="en-US" w:eastAsia="zh-CN"/>
              </w:rPr>
              <w:t>&gt;&gt; 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B7EBE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0FE2ED">
            <w:pPr>
              <w:bidi w:val="0"/>
              <w:rPr>
                <w:rFonts w:hint="default"/>
              </w:rPr>
            </w:pPr>
            <w:r>
              <w:rPr>
                <w:rFonts w:hint="default"/>
                <w:lang w:val="en-US" w:eastAsia="zh-CN"/>
              </w:rPr>
              <w:t>平均开仓价格</w:t>
            </w:r>
          </w:p>
        </w:tc>
      </w:tr>
      <w:tr w14:paraId="1CFFE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EFAAE9">
            <w:pPr>
              <w:bidi w:val="0"/>
              <w:rPr>
                <w:rFonts w:hint="default"/>
              </w:rPr>
            </w:pPr>
            <w:r>
              <w:rPr>
                <w:rFonts w:hint="default"/>
                <w:lang w:val="en-US" w:eastAsia="zh-CN"/>
              </w:rPr>
              <w:t>&gt;&gt; markPxBf</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FA0DA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4CAD1E">
            <w:pPr>
              <w:bidi w:val="0"/>
              <w:rPr>
                <w:rFonts w:hint="default"/>
              </w:rPr>
            </w:pPr>
            <w:r>
              <w:rPr>
                <w:rFonts w:hint="default"/>
                <w:lang w:val="en-US" w:eastAsia="zh-CN"/>
              </w:rPr>
              <w:t>价格变动前标记价格</w:t>
            </w:r>
            <w:r>
              <w:rPr>
                <w:rFonts w:hint="default"/>
                <w:lang w:val="en-US" w:eastAsia="zh-CN"/>
              </w:rPr>
              <w:br w:type="textWrapping"/>
            </w:r>
            <w:r>
              <w:rPr>
                <w:rFonts w:hint="default"/>
                <w:lang w:val="en-US" w:eastAsia="zh-CN"/>
              </w:rPr>
              <w:t>若用户没有传入idxVol，则返回 ""</w:t>
            </w:r>
          </w:p>
        </w:tc>
      </w:tr>
      <w:tr w14:paraId="4BA1C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D9AB41">
            <w:pPr>
              <w:bidi w:val="0"/>
              <w:rPr>
                <w:rFonts w:hint="default"/>
              </w:rPr>
            </w:pPr>
            <w:r>
              <w:rPr>
                <w:rFonts w:hint="default"/>
                <w:lang w:val="en-US" w:eastAsia="zh-CN"/>
              </w:rPr>
              <w:t>&gt;&gt; markPx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3F4A3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F34914">
            <w:pPr>
              <w:bidi w:val="0"/>
              <w:rPr>
                <w:rFonts w:hint="default"/>
              </w:rPr>
            </w:pPr>
            <w:r>
              <w:rPr>
                <w:rFonts w:hint="default"/>
                <w:lang w:val="en-US" w:eastAsia="zh-CN"/>
              </w:rPr>
              <w:t>标记价格</w:t>
            </w:r>
          </w:p>
        </w:tc>
      </w:tr>
      <w:tr w14:paraId="5DCBA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BF5DCCA">
            <w:pPr>
              <w:bidi w:val="0"/>
              <w:rPr>
                <w:rFonts w:hint="default"/>
              </w:rPr>
            </w:pPr>
            <w:r>
              <w:rPr>
                <w:rFonts w:hint="default"/>
                <w:lang w:val="en-US" w:eastAsia="zh-CN"/>
              </w:rPr>
              <w:t>&gt;&gt; floatPnl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B8508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D850A1">
            <w:pPr>
              <w:bidi w:val="0"/>
              <w:rPr>
                <w:rFonts w:hint="default"/>
              </w:rPr>
            </w:pPr>
            <w:r>
              <w:rPr>
                <w:rFonts w:hint="default"/>
                <w:lang w:val="en-US" w:eastAsia="zh-CN"/>
              </w:rPr>
              <w:t>浮动盈亏</w:t>
            </w:r>
          </w:p>
        </w:tc>
      </w:tr>
      <w:tr w14:paraId="33EF2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A78D7B">
            <w:pPr>
              <w:bidi w:val="0"/>
              <w:rPr>
                <w:rFonts w:hint="default"/>
              </w:rPr>
            </w:pPr>
            <w:r>
              <w:rPr>
                <w:rFonts w:hint="default"/>
                <w:lang w:val="en-US" w:eastAsia="zh-CN"/>
              </w:rPr>
              <w:t>&gt;&gt; notionalUsd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FCCD2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56D4BE">
            <w:pPr>
              <w:bidi w:val="0"/>
              <w:rPr>
                <w:rFonts w:hint="default"/>
              </w:rPr>
            </w:pPr>
            <w:r>
              <w:rPr>
                <w:rFonts w:hint="default"/>
                <w:lang w:val="en-US" w:eastAsia="zh-CN"/>
              </w:rPr>
              <w:t>美金价值</w:t>
            </w:r>
          </w:p>
        </w:tc>
      </w:tr>
      <w:tr w14:paraId="5E4B9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105FC8D">
            <w:pPr>
              <w:bidi w:val="0"/>
              <w:rPr>
                <w:rFonts w:hint="default"/>
              </w:rPr>
            </w:pPr>
            <w:r>
              <w:rPr>
                <w:rFonts w:hint="default"/>
                <w:lang w:val="en-US" w:eastAsia="zh-CN"/>
              </w:rPr>
              <w:t>&gt;&gt; delta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E18AF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7B1F61">
            <w:pPr>
              <w:bidi w:val="0"/>
              <w:rPr>
                <w:rFonts w:hint="default"/>
              </w:rPr>
            </w:pPr>
            <w:r>
              <w:rPr>
                <w:rFonts w:hint="default"/>
                <w:lang w:val="en-US" w:eastAsia="zh-CN"/>
              </w:rPr>
              <w:t>instType为SPOT，代表资产数量。</w:t>
            </w:r>
            <w:r>
              <w:rPr>
                <w:rFonts w:hint="default"/>
                <w:lang w:val="en-US" w:eastAsia="zh-CN"/>
              </w:rPr>
              <w:br w:type="textWrapping"/>
            </w:r>
            <w:r>
              <w:rPr>
                <w:rFonts w:hint="default"/>
                <w:lang w:val="en-US" w:eastAsia="zh-CN"/>
              </w:rPr>
              <w:t>instType为SWAP/FUTURES/OPTION，代表(产品层面) 合约价格随标的价格变动的比例。</w:t>
            </w:r>
          </w:p>
        </w:tc>
      </w:tr>
      <w:tr w14:paraId="39D16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D4F66D">
            <w:pPr>
              <w:bidi w:val="0"/>
              <w:rPr>
                <w:rFonts w:hint="default"/>
              </w:rPr>
            </w:pPr>
            <w:r>
              <w:rPr>
                <w:rFonts w:hint="default"/>
                <w:lang w:val="en-US" w:eastAsia="zh-CN"/>
              </w:rPr>
              <w:t>&gt;&gt; gamma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D9DDC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4972AD">
            <w:pPr>
              <w:bidi w:val="0"/>
              <w:rPr>
                <w:rFonts w:hint="default"/>
              </w:rPr>
            </w:pPr>
            <w:r>
              <w:rPr>
                <w:rFonts w:hint="default"/>
                <w:lang w:val="en-US" w:eastAsia="zh-CN"/>
              </w:rPr>
              <w:t>(产品层面) 标的价格对 Delta 值的影响程度</w:t>
            </w:r>
            <w:r>
              <w:rPr>
                <w:rFonts w:hint="default"/>
                <w:lang w:val="en-US" w:eastAsia="zh-CN"/>
              </w:rPr>
              <w:br w:type="textWrapping"/>
            </w:r>
            <w:r>
              <w:rPr>
                <w:rFonts w:hint="default"/>
                <w:lang w:val="en-US" w:eastAsia="zh-CN"/>
              </w:rPr>
              <w:t>instType为SPOT，返回""</w:t>
            </w:r>
          </w:p>
        </w:tc>
      </w:tr>
      <w:tr w14:paraId="4C3D2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725E347">
            <w:pPr>
              <w:bidi w:val="0"/>
              <w:rPr>
                <w:rFonts w:hint="default"/>
              </w:rPr>
            </w:pPr>
            <w:r>
              <w:rPr>
                <w:rFonts w:hint="default"/>
                <w:lang w:val="en-US" w:eastAsia="zh-CN"/>
              </w:rPr>
              <w:t>&gt;&gt; theta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751BA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089D5B">
            <w:pPr>
              <w:bidi w:val="0"/>
              <w:rPr>
                <w:rFonts w:hint="default"/>
              </w:rPr>
            </w:pPr>
            <w:r>
              <w:rPr>
                <w:rFonts w:hint="default"/>
                <w:lang w:val="en-US" w:eastAsia="zh-CN"/>
              </w:rPr>
              <w:t>(产品层面) 距离到期日时间缩短 1 天，该合约价格的变化量</w:t>
            </w:r>
            <w:r>
              <w:rPr>
                <w:rFonts w:hint="default"/>
                <w:lang w:val="en-US" w:eastAsia="zh-CN"/>
              </w:rPr>
              <w:br w:type="textWrapping"/>
            </w:r>
            <w:r>
              <w:rPr>
                <w:rFonts w:hint="default"/>
                <w:lang w:val="en-US" w:eastAsia="zh-CN"/>
              </w:rPr>
              <w:t>instType为SPOT，返回""</w:t>
            </w:r>
          </w:p>
        </w:tc>
      </w:tr>
      <w:tr w14:paraId="5B3C5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A0E475">
            <w:pPr>
              <w:bidi w:val="0"/>
              <w:rPr>
                <w:rFonts w:hint="default"/>
              </w:rPr>
            </w:pPr>
            <w:r>
              <w:rPr>
                <w:rFonts w:hint="default"/>
                <w:lang w:val="en-US" w:eastAsia="zh-CN"/>
              </w:rPr>
              <w:t>&gt;&gt; vega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AC20F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F8ED98">
            <w:pPr>
              <w:bidi w:val="0"/>
              <w:rPr>
                <w:rFonts w:hint="default"/>
              </w:rPr>
            </w:pPr>
            <w:r>
              <w:rPr>
                <w:rFonts w:hint="default"/>
                <w:lang w:val="en-US" w:eastAsia="zh-CN"/>
              </w:rPr>
              <w:t>(产品层面) 标的波动率增加 1%，该合约价格的变化量</w:t>
            </w:r>
            <w:r>
              <w:rPr>
                <w:rFonts w:hint="default"/>
                <w:lang w:val="en-US" w:eastAsia="zh-CN"/>
              </w:rPr>
              <w:br w:type="textWrapping"/>
            </w:r>
            <w:r>
              <w:rPr>
                <w:rFonts w:hint="default"/>
                <w:lang w:val="en-US" w:eastAsia="zh-CN"/>
              </w:rPr>
              <w:t>instType为SPOT，返回""</w:t>
            </w:r>
          </w:p>
        </w:tc>
      </w:tr>
      <w:tr w14:paraId="16B3A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E1A818">
            <w:pPr>
              <w:bidi w:val="0"/>
              <w:rPr>
                <w:rFonts w:hint="default"/>
              </w:rPr>
            </w:pPr>
            <w:r>
              <w:rPr>
                <w:rFonts w:hint="default"/>
                <w:lang w:val="en-US" w:eastAsia="zh-CN"/>
              </w:rPr>
              <w:t>&gt;&gt; isRealPos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F5B090">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D7CBF7">
            <w:pPr>
              <w:bidi w:val="0"/>
              <w:rPr>
                <w:rFonts w:hint="default"/>
              </w:rPr>
            </w:pPr>
            <w:r>
              <w:rPr>
                <w:rFonts w:hint="default"/>
                <w:lang w:val="en-US" w:eastAsia="zh-CN"/>
              </w:rPr>
              <w:t>是否为真实仓位</w:t>
            </w:r>
            <w:r>
              <w:rPr>
                <w:rFonts w:hint="default"/>
                <w:lang w:val="en-US" w:eastAsia="zh-CN"/>
              </w:rPr>
              <w:br w:type="textWrapping"/>
            </w:r>
            <w:r>
              <w:rPr>
                <w:rFonts w:hint="default"/>
                <w:lang w:val="en-US" w:eastAsia="zh-CN"/>
              </w:rPr>
              <w:t>instType为SWAP/FUTURES/OPTION，该字段有效，其他都默认返回false</w:t>
            </w:r>
          </w:p>
        </w:tc>
      </w:tr>
      <w:tr w14:paraId="64900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EF01F4">
            <w:pPr>
              <w:bidi w:val="0"/>
              <w:rPr>
                <w:rFonts w:hint="default"/>
              </w:rPr>
            </w:pPr>
            <w:r>
              <w:rPr>
                <w:rFonts w:hint="default"/>
                <w:lang w:val="en-US" w:eastAsia="zh-CN"/>
              </w:rPr>
              <w:t>positions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5B3FC8">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E02CCA">
            <w:pPr>
              <w:bidi w:val="0"/>
              <w:rPr>
                <w:rFonts w:hint="default"/>
              </w:rPr>
            </w:pPr>
            <w:r>
              <w:rPr>
                <w:rFonts w:hint="default"/>
                <w:lang w:val="en-US" w:eastAsia="zh-CN"/>
              </w:rPr>
              <w:t>仓位信息</w:t>
            </w:r>
            <w:r>
              <w:rPr>
                <w:rFonts w:hint="default"/>
                <w:lang w:val="en-US" w:eastAsia="zh-CN"/>
              </w:rPr>
              <w:br w:type="textWrapping"/>
            </w:r>
            <w:r>
              <w:rPr>
                <w:rFonts w:hint="default"/>
                <w:lang w:val="en-US" w:eastAsia="zh-CN"/>
              </w:rPr>
              <w:t>适用于跨币种保证金模式</w:t>
            </w:r>
          </w:p>
        </w:tc>
      </w:tr>
      <w:tr w14:paraId="2F757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13266E">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D0D58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2E4B89">
            <w:pPr>
              <w:bidi w:val="0"/>
              <w:rPr>
                <w:rFonts w:hint="default"/>
              </w:rPr>
            </w:pPr>
            <w:r>
              <w:rPr>
                <w:rFonts w:hint="default"/>
                <w:lang w:val="en-US" w:eastAsia="zh-CN"/>
              </w:rPr>
              <w:t>产品ID，如 BTC-USDT-SWAP</w:t>
            </w:r>
          </w:p>
        </w:tc>
      </w:tr>
      <w:tr w14:paraId="6C9E6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AD3605">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736D5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A8FF9A">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SPOT：现货</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p>
        </w:tc>
      </w:tr>
      <w:tr w14:paraId="6A159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49CF21">
            <w:pPr>
              <w:bidi w:val="0"/>
              <w:rPr>
                <w:rFonts w:hint="default"/>
              </w:rPr>
            </w:pPr>
            <w:r>
              <w:rPr>
                <w:rFonts w:hint="default"/>
                <w:lang w:val="en-US" w:eastAsia="zh-CN"/>
              </w:rPr>
              <w:t>&gt; 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35F9E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E73C27">
            <w:pPr>
              <w:bidi w:val="0"/>
              <w:rPr>
                <w:rFonts w:hint="default"/>
              </w:rPr>
            </w:pPr>
            <w:r>
              <w:rPr>
                <w:rFonts w:hint="default"/>
                <w:lang w:val="en-US" w:eastAsia="zh-CN"/>
              </w:rPr>
              <w:t>instType为SPOT，代表现货对冲占用</w:t>
            </w:r>
            <w:r>
              <w:rPr>
                <w:rFonts w:hint="default"/>
                <w:lang w:val="en-US" w:eastAsia="zh-CN"/>
              </w:rPr>
              <w:br w:type="textWrapping"/>
            </w:r>
            <w:r>
              <w:rPr>
                <w:rFonts w:hint="default"/>
                <w:lang w:val="en-US" w:eastAsia="zh-CN"/>
              </w:rPr>
              <w:t>instType为SWAP/FUTURES/OPTION，代表仓位数量。</w:t>
            </w:r>
          </w:p>
        </w:tc>
      </w:tr>
      <w:tr w14:paraId="54B94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110AF6">
            <w:pPr>
              <w:bidi w:val="0"/>
              <w:rPr>
                <w:rFonts w:hint="default"/>
              </w:rPr>
            </w:pPr>
            <w:r>
              <w:rPr>
                <w:rFonts w:hint="default"/>
                <w:lang w:val="en-US" w:eastAsia="zh-CN"/>
              </w:rPr>
              <w:t>&gt; 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5C9DF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5E6B24">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long：开平仓模式开多</w:t>
            </w:r>
            <w:r>
              <w:rPr>
                <w:rFonts w:hint="default"/>
                <w:lang w:val="en-US" w:eastAsia="zh-CN"/>
              </w:rPr>
              <w:br w:type="textWrapping"/>
            </w:r>
            <w:r>
              <w:rPr>
                <w:rFonts w:hint="default"/>
                <w:lang w:val="en-US" w:eastAsia="zh-CN"/>
              </w:rPr>
              <w:t>short：开平仓模式开空</w:t>
            </w:r>
            <w:r>
              <w:rPr>
                <w:rFonts w:hint="default"/>
                <w:lang w:val="en-US" w:eastAsia="zh-CN"/>
              </w:rPr>
              <w:br w:type="textWrapping"/>
            </w:r>
            <w:r>
              <w:rPr>
                <w:rFonts w:hint="default"/>
                <w:lang w:val="en-US" w:eastAsia="zh-CN"/>
              </w:rPr>
              <w:t>net：买卖模式</w:t>
            </w:r>
          </w:p>
        </w:tc>
      </w:tr>
      <w:tr w14:paraId="0B773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D23B66">
            <w:pPr>
              <w:bidi w:val="0"/>
              <w:rPr>
                <w:rFonts w:hint="default"/>
              </w:rPr>
            </w:pPr>
            <w:r>
              <w:rPr>
                <w:rFonts w:hint="default"/>
                <w:lang w:val="en-US" w:eastAsia="zh-CN"/>
              </w:rPr>
              <w:t>&gt; 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2F4E7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3D6B66">
            <w:pPr>
              <w:bidi w:val="0"/>
              <w:rPr>
                <w:rFonts w:hint="default"/>
              </w:rPr>
            </w:pPr>
            <w:r>
              <w:rPr>
                <w:rFonts w:hint="default"/>
                <w:lang w:val="en-US" w:eastAsia="zh-CN"/>
              </w:rPr>
              <w:t>平均开仓价格</w:t>
            </w:r>
          </w:p>
        </w:tc>
      </w:tr>
      <w:tr w14:paraId="76336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E3A893">
            <w:pPr>
              <w:bidi w:val="0"/>
              <w:rPr>
                <w:rFonts w:hint="default"/>
              </w:rPr>
            </w:pPr>
            <w:r>
              <w:rPr>
                <w:rFonts w:hint="default"/>
                <w:lang w:val="en-US" w:eastAsia="zh-CN"/>
              </w:rPr>
              <w:t>&gt; markPxBf</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C3E55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E06600">
            <w:pPr>
              <w:bidi w:val="0"/>
              <w:rPr>
                <w:rFonts w:hint="default"/>
              </w:rPr>
            </w:pPr>
            <w:r>
              <w:rPr>
                <w:rFonts w:hint="default"/>
                <w:lang w:val="en-US" w:eastAsia="zh-CN"/>
              </w:rPr>
              <w:t>价格变动前标记价格</w:t>
            </w:r>
            <w:r>
              <w:rPr>
                <w:rFonts w:hint="default"/>
                <w:lang w:val="en-US" w:eastAsia="zh-CN"/>
              </w:rPr>
              <w:br w:type="textWrapping"/>
            </w:r>
            <w:r>
              <w:rPr>
                <w:rFonts w:hint="default"/>
                <w:lang w:val="en-US" w:eastAsia="zh-CN"/>
              </w:rPr>
              <w:t>若用户没有传入idxVol，则返回 ""</w:t>
            </w:r>
          </w:p>
        </w:tc>
      </w:tr>
      <w:tr w14:paraId="144BE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CE3EBB0">
            <w:pPr>
              <w:bidi w:val="0"/>
              <w:rPr>
                <w:rFonts w:hint="default"/>
              </w:rPr>
            </w:pPr>
            <w:r>
              <w:rPr>
                <w:rFonts w:hint="default"/>
                <w:lang w:val="en-US" w:eastAsia="zh-CN"/>
              </w:rPr>
              <w:t>&gt; markPx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CD2C9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54A934">
            <w:pPr>
              <w:bidi w:val="0"/>
              <w:rPr>
                <w:rFonts w:hint="default"/>
              </w:rPr>
            </w:pPr>
            <w:r>
              <w:rPr>
                <w:rFonts w:hint="default"/>
                <w:lang w:val="en-US" w:eastAsia="zh-CN"/>
              </w:rPr>
              <w:t>标记价格</w:t>
            </w:r>
          </w:p>
        </w:tc>
      </w:tr>
      <w:tr w14:paraId="0D14A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5F310DF">
            <w:pPr>
              <w:bidi w:val="0"/>
              <w:rPr>
                <w:rFonts w:hint="default"/>
              </w:rPr>
            </w:pPr>
            <w:r>
              <w:rPr>
                <w:rFonts w:hint="default"/>
                <w:lang w:val="en-US" w:eastAsia="zh-CN"/>
              </w:rPr>
              <w:t>&gt; floatPnl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DE69E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38F58B">
            <w:pPr>
              <w:bidi w:val="0"/>
              <w:rPr>
                <w:rFonts w:hint="default"/>
              </w:rPr>
            </w:pPr>
            <w:r>
              <w:rPr>
                <w:rFonts w:hint="default"/>
                <w:lang w:val="en-US" w:eastAsia="zh-CN"/>
              </w:rPr>
              <w:t>浮动盈亏</w:t>
            </w:r>
          </w:p>
        </w:tc>
      </w:tr>
      <w:tr w14:paraId="13B66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FF6CBC">
            <w:pPr>
              <w:bidi w:val="0"/>
              <w:rPr>
                <w:rFonts w:hint="default"/>
              </w:rPr>
            </w:pPr>
            <w:r>
              <w:rPr>
                <w:rFonts w:hint="default"/>
                <w:lang w:val="en-US" w:eastAsia="zh-CN"/>
              </w:rPr>
              <w:t>&gt; imrBf</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6721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40F649">
            <w:pPr>
              <w:bidi w:val="0"/>
              <w:rPr>
                <w:rFonts w:hint="default"/>
              </w:rPr>
            </w:pPr>
            <w:r>
              <w:rPr>
                <w:rFonts w:hint="default"/>
                <w:lang w:val="en-US" w:eastAsia="zh-CN"/>
              </w:rPr>
              <w:t>价格变动前初始保证金</w:t>
            </w:r>
          </w:p>
        </w:tc>
      </w:tr>
      <w:tr w14:paraId="5CE0E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23537B8">
            <w:pPr>
              <w:bidi w:val="0"/>
              <w:rPr>
                <w:rFonts w:hint="default"/>
              </w:rPr>
            </w:pPr>
            <w:r>
              <w:rPr>
                <w:rFonts w:hint="default"/>
                <w:lang w:val="en-US" w:eastAsia="zh-CN"/>
              </w:rPr>
              <w:t>&gt; imr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A5640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AA4ECF">
            <w:pPr>
              <w:bidi w:val="0"/>
              <w:rPr>
                <w:rFonts w:hint="default"/>
              </w:rPr>
            </w:pPr>
            <w:r>
              <w:rPr>
                <w:rFonts w:hint="default"/>
                <w:lang w:val="en-US" w:eastAsia="zh-CN"/>
              </w:rPr>
              <w:t>初始保证金，仅适用于全仓</w:t>
            </w:r>
          </w:p>
        </w:tc>
      </w:tr>
      <w:tr w14:paraId="2A9A8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F4626A">
            <w:pPr>
              <w:bidi w:val="0"/>
              <w:rPr>
                <w:rFonts w:hint="default"/>
              </w:rPr>
            </w:pPr>
            <w:r>
              <w:rPr>
                <w:rFonts w:hint="default"/>
                <w:lang w:val="en-US" w:eastAsia="zh-CN"/>
              </w:rPr>
              <w:t>&gt; mgnRatio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37047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543A78">
            <w:pPr>
              <w:bidi w:val="0"/>
              <w:rPr>
                <w:rFonts w:hint="default"/>
              </w:rPr>
            </w:pPr>
            <w:r>
              <w:rPr>
                <w:rFonts w:hint="default"/>
                <w:lang w:val="en-US" w:eastAsia="zh-CN"/>
              </w:rPr>
              <w:t>维持保证金率</w:t>
            </w:r>
          </w:p>
        </w:tc>
      </w:tr>
      <w:tr w14:paraId="4C0BC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31DAAF">
            <w:pPr>
              <w:bidi w:val="0"/>
              <w:rPr>
                <w:rFonts w:hint="default"/>
              </w:rPr>
            </w:pPr>
            <w:r>
              <w:rPr>
                <w:rFonts w:hint="default"/>
                <w:lang w:val="en-US" w:eastAsia="zh-CN"/>
              </w:rPr>
              <w:t>&gt; lever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9DF6E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245C9B">
            <w:pPr>
              <w:bidi w:val="0"/>
              <w:rPr>
                <w:rFonts w:hint="default"/>
              </w:rPr>
            </w:pPr>
            <w:r>
              <w:rPr>
                <w:rFonts w:hint="default"/>
                <w:lang w:val="en-US" w:eastAsia="zh-CN"/>
              </w:rPr>
              <w:t>杠杆倍数</w:t>
            </w:r>
          </w:p>
        </w:tc>
      </w:tr>
      <w:tr w14:paraId="4317C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B6EB2B">
            <w:pPr>
              <w:bidi w:val="0"/>
              <w:rPr>
                <w:rFonts w:hint="default"/>
              </w:rPr>
            </w:pPr>
            <w:r>
              <w:rPr>
                <w:rFonts w:hint="default"/>
                <w:lang w:val="en-US" w:eastAsia="zh-CN"/>
              </w:rPr>
              <w:t>&gt; notionalUsd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5BC83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023B60">
            <w:pPr>
              <w:bidi w:val="0"/>
              <w:rPr>
                <w:rFonts w:hint="default"/>
              </w:rPr>
            </w:pPr>
            <w:r>
              <w:rPr>
                <w:rFonts w:hint="default"/>
                <w:lang w:val="en-US" w:eastAsia="zh-CN"/>
              </w:rPr>
              <w:t>美金价值</w:t>
            </w:r>
          </w:p>
        </w:tc>
      </w:tr>
      <w:tr w14:paraId="67A4904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03AB44">
            <w:pPr>
              <w:bidi w:val="0"/>
              <w:rPr>
                <w:rFonts w:hint="default"/>
              </w:rPr>
            </w:pPr>
            <w:r>
              <w:rPr>
                <w:rFonts w:hint="default"/>
                <w:lang w:val="en-US" w:eastAsia="zh-CN"/>
              </w:rPr>
              <w:t>&gt; isRealPos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5F0DAE">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ED46AB">
            <w:pPr>
              <w:bidi w:val="0"/>
              <w:rPr>
                <w:rFonts w:hint="default"/>
              </w:rPr>
            </w:pPr>
            <w:r>
              <w:rPr>
                <w:rFonts w:hint="default"/>
                <w:lang w:val="en-US" w:eastAsia="zh-CN"/>
              </w:rPr>
              <w:t>是否为真实仓位</w:t>
            </w:r>
            <w:r>
              <w:rPr>
                <w:rFonts w:hint="default"/>
                <w:lang w:val="en-US" w:eastAsia="zh-CN"/>
              </w:rPr>
              <w:br w:type="textWrapping"/>
            </w:r>
            <w:r>
              <w:rPr>
                <w:rFonts w:hint="default"/>
                <w:lang w:val="en-US" w:eastAsia="zh-CN"/>
              </w:rPr>
              <w:t>instType为SWAP/FUTURES/OPTION，该字段有效，其他都默认返回false</w:t>
            </w:r>
          </w:p>
        </w:tc>
      </w:tr>
    </w:tbl>
    <w:p w14:paraId="60FB1337">
      <w:pPr>
        <w:bidi w:val="0"/>
        <w:rPr>
          <w:rFonts w:hint="default"/>
        </w:rPr>
      </w:pPr>
      <w:r>
        <w:rPr>
          <w:rFonts w:hint="default"/>
        </w:rPr>
        <w:t>仓位创建器趋势图</w:t>
      </w:r>
    </w:p>
    <w:p w14:paraId="044F2DED">
      <w:pPr>
        <w:bidi w:val="0"/>
        <w:rPr>
          <w:rFonts w:hint="default"/>
        </w:rPr>
      </w:pPr>
      <w:r>
        <w:rPr>
          <w:rFonts w:hint="default"/>
        </w:rPr>
        <w:t>限速：1次/5s</w:t>
      </w:r>
    </w:p>
    <w:p w14:paraId="4419E494">
      <w:pPr>
        <w:bidi w:val="0"/>
        <w:rPr>
          <w:rFonts w:hint="default"/>
        </w:rPr>
      </w:pPr>
      <w:r>
        <w:rPr>
          <w:rFonts w:hint="default"/>
        </w:rPr>
        <w:t>限速规则：User ID</w:t>
      </w:r>
    </w:p>
    <w:p w14:paraId="7DFF3770">
      <w:pPr>
        <w:bidi w:val="0"/>
        <w:rPr>
          <w:rFonts w:hint="default"/>
        </w:rPr>
      </w:pPr>
      <w:r>
        <w:rPr>
          <w:rFonts w:hint="default"/>
        </w:rPr>
        <w:t>权限：读取</w:t>
      </w:r>
    </w:p>
    <w:p w14:paraId="194F24D8">
      <w:pPr>
        <w:bidi w:val="0"/>
        <w:rPr>
          <w:rFonts w:hint="default"/>
        </w:rPr>
      </w:pPr>
      <w:r>
        <w:rPr>
          <w:rFonts w:hint="default"/>
        </w:rPr>
        <w:t>HTTP请求</w:t>
      </w:r>
    </w:p>
    <w:p w14:paraId="466A7B15">
      <w:pPr>
        <w:bidi w:val="0"/>
        <w:rPr>
          <w:rFonts w:hint="default"/>
        </w:rPr>
      </w:pPr>
      <w:r>
        <w:rPr>
          <w:rFonts w:hint="default"/>
        </w:rPr>
        <w:t>POST /api/v5/account/position-builder-graph</w:t>
      </w:r>
    </w:p>
    <w:p w14:paraId="15483295">
      <w:pPr>
        <w:bidi w:val="0"/>
      </w:pPr>
      <w:r>
        <w:rPr>
          <w:rFonts w:hint="default"/>
        </w:rPr>
        <w:t>请求示例</w:t>
      </w:r>
    </w:p>
    <w:p w14:paraId="09BB32E9">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749"/>
        <w:gridCol w:w="1181"/>
        <w:gridCol w:w="686"/>
        <w:gridCol w:w="4930"/>
      </w:tblGrid>
      <w:tr w14:paraId="04A83D9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350C31B">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E5FE314">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F1FF4D4">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9550BD4">
            <w:pPr>
              <w:bidi w:val="0"/>
              <w:rPr>
                <w:rFonts w:hint="default"/>
              </w:rPr>
            </w:pPr>
            <w:r>
              <w:rPr>
                <w:rFonts w:hint="default"/>
                <w:lang w:val="en-US" w:eastAsia="zh-CN"/>
              </w:rPr>
              <w:t>描述</w:t>
            </w:r>
          </w:p>
        </w:tc>
      </w:tr>
      <w:tr w14:paraId="1DDDA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FCF1903">
            <w:pPr>
              <w:bidi w:val="0"/>
              <w:rPr>
                <w:rFonts w:hint="default"/>
              </w:rPr>
            </w:pPr>
            <w:r>
              <w:rPr>
                <w:rFonts w:hint="default"/>
                <w:lang w:val="en-US" w:eastAsia="zh-CN"/>
              </w:rPr>
              <w:t>inclRealPosAndEq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275B5B">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2A141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1E0A42">
            <w:pPr>
              <w:bidi w:val="0"/>
              <w:rPr>
                <w:rFonts w:hint="default"/>
              </w:rPr>
            </w:pPr>
            <w:r>
              <w:rPr>
                <w:rFonts w:hint="default"/>
                <w:lang w:val="en-US" w:eastAsia="zh-CN"/>
              </w:rPr>
              <w:t>是否代入已有仓位和资产</w:t>
            </w:r>
            <w:r>
              <w:rPr>
                <w:rFonts w:hint="default"/>
                <w:lang w:val="en-US" w:eastAsia="zh-CN"/>
              </w:rPr>
              <w:br w:type="textWrapping"/>
            </w:r>
            <w:r>
              <w:rPr>
                <w:rFonts w:hint="default"/>
                <w:lang w:val="en-US" w:eastAsia="zh-CN"/>
              </w:rPr>
              <w:t>默认为true</w:t>
            </w:r>
          </w:p>
        </w:tc>
      </w:tr>
      <w:tr w14:paraId="1D28B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4ECC9D">
            <w:pPr>
              <w:bidi w:val="0"/>
              <w:rPr>
                <w:rFonts w:hint="default"/>
              </w:rPr>
            </w:pPr>
            <w:r>
              <w:rPr>
                <w:rFonts w:hint="default"/>
                <w:lang w:val="en-US" w:eastAsia="zh-CN"/>
              </w:rPr>
              <w:t>simPos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3C6951">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71371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8E953B">
            <w:pPr>
              <w:bidi w:val="0"/>
              <w:rPr>
                <w:rFonts w:hint="default"/>
              </w:rPr>
            </w:pPr>
            <w:r>
              <w:rPr>
                <w:rFonts w:hint="default"/>
                <w:lang w:val="en-US" w:eastAsia="zh-CN"/>
              </w:rPr>
              <w:t>模拟仓位列表</w:t>
            </w:r>
          </w:p>
        </w:tc>
      </w:tr>
      <w:tr w14:paraId="2B890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27A659">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6DA4B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7EADA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A8212A">
            <w:pPr>
              <w:bidi w:val="0"/>
              <w:rPr>
                <w:rFonts w:hint="default"/>
              </w:rPr>
            </w:pPr>
            <w:r>
              <w:rPr>
                <w:rFonts w:hint="default"/>
                <w:lang w:val="en-US" w:eastAsia="zh-CN"/>
              </w:rPr>
              <w:t>交易产品ID，如 BTC-USDT-SWAP</w:t>
            </w:r>
            <w:r>
              <w:rPr>
                <w:rFonts w:hint="default"/>
                <w:lang w:val="en-US" w:eastAsia="zh-CN"/>
              </w:rPr>
              <w:br w:type="textWrapping"/>
            </w:r>
            <w:r>
              <w:rPr>
                <w:rFonts w:hint="default"/>
                <w:lang w:val="en-US" w:eastAsia="zh-CN"/>
              </w:rPr>
              <w:t>适用于 SWAP/FUTURES/OPTION</w:t>
            </w:r>
          </w:p>
        </w:tc>
      </w:tr>
      <w:tr w14:paraId="031D3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CFBA66">
            <w:pPr>
              <w:bidi w:val="0"/>
              <w:rPr>
                <w:rFonts w:hint="default"/>
              </w:rPr>
            </w:pPr>
            <w:r>
              <w:rPr>
                <w:rFonts w:hint="default"/>
                <w:lang w:val="en-US" w:eastAsia="zh-CN"/>
              </w:rPr>
              <w:t>&gt; pos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200A7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9E524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3102A8">
            <w:pPr>
              <w:bidi w:val="0"/>
              <w:rPr>
                <w:rFonts w:hint="default"/>
              </w:rPr>
            </w:pPr>
            <w:r>
              <w:rPr>
                <w:rFonts w:hint="default"/>
                <w:lang w:val="en-US" w:eastAsia="zh-CN"/>
              </w:rPr>
              <w:t>持仓量</w:t>
            </w:r>
          </w:p>
        </w:tc>
      </w:tr>
      <w:tr w14:paraId="38065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E1F2DF">
            <w:pPr>
              <w:bidi w:val="0"/>
              <w:rPr>
                <w:rFonts w:hint="default"/>
              </w:rPr>
            </w:pPr>
            <w:r>
              <w:rPr>
                <w:rFonts w:hint="default"/>
                <w:lang w:val="en-US" w:eastAsia="zh-CN"/>
              </w:rPr>
              <w:t>&gt; 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EFF79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F4DD5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E2E63E">
            <w:pPr>
              <w:bidi w:val="0"/>
              <w:rPr>
                <w:rFonts w:hint="default"/>
              </w:rPr>
            </w:pPr>
            <w:r>
              <w:rPr>
                <w:rFonts w:hint="default"/>
                <w:lang w:val="en-US" w:eastAsia="zh-CN"/>
              </w:rPr>
              <w:t>平均开仓价格</w:t>
            </w:r>
          </w:p>
        </w:tc>
      </w:tr>
      <w:tr w14:paraId="21F41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4192B8">
            <w:pPr>
              <w:bidi w:val="0"/>
              <w:rPr>
                <w:rFonts w:hint="default"/>
              </w:rPr>
            </w:pPr>
            <w:r>
              <w:rPr>
                <w:rFonts w:hint="default"/>
                <w:lang w:val="en-US" w:eastAsia="zh-CN"/>
              </w:rPr>
              <w:t>&gt; lever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E0569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DBB4E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002D7F">
            <w:pPr>
              <w:bidi w:val="0"/>
              <w:rPr>
                <w:rFonts w:hint="default"/>
              </w:rPr>
            </w:pPr>
            <w:r>
              <w:rPr>
                <w:rFonts w:hint="default"/>
                <w:lang w:val="en-US" w:eastAsia="zh-CN"/>
              </w:rPr>
              <w:t>杠杆</w:t>
            </w:r>
            <w:r>
              <w:rPr>
                <w:rFonts w:hint="default"/>
                <w:lang w:val="en-US" w:eastAsia="zh-CN"/>
              </w:rPr>
              <w:br w:type="textWrapping"/>
            </w:r>
            <w:r>
              <w:rPr>
                <w:rFonts w:hint="default"/>
                <w:lang w:val="en-US" w:eastAsia="zh-CN"/>
              </w:rPr>
              <w:t>仅适用于在跨币种保证金模式下指定交易产品的杠杆。如果用户不传，则选择默认杠杆为1。</w:t>
            </w:r>
          </w:p>
        </w:tc>
      </w:tr>
      <w:tr w14:paraId="346F2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06DC59">
            <w:pPr>
              <w:bidi w:val="0"/>
              <w:rPr>
                <w:rFonts w:hint="default"/>
              </w:rPr>
            </w:pPr>
            <w:r>
              <w:rPr>
                <w:rFonts w:hint="default"/>
                <w:lang w:val="en-US" w:eastAsia="zh-CN"/>
              </w:rPr>
              <w:t>simAsset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D7200C">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C089F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B02B98">
            <w:pPr>
              <w:bidi w:val="0"/>
              <w:rPr>
                <w:rFonts w:hint="default"/>
              </w:rPr>
            </w:pPr>
            <w:r>
              <w:rPr>
                <w:rFonts w:hint="default"/>
                <w:lang w:val="en-US" w:eastAsia="zh-CN"/>
              </w:rPr>
              <w:t>模拟资产</w:t>
            </w:r>
            <w:r>
              <w:rPr>
                <w:rFonts w:hint="default"/>
                <w:lang w:val="en-US" w:eastAsia="zh-CN"/>
              </w:rPr>
              <w:br w:type="textWrapping"/>
            </w:r>
            <w:r>
              <w:rPr>
                <w:rFonts w:hint="default"/>
                <w:lang w:val="en-US" w:eastAsia="zh-CN"/>
              </w:rPr>
              <w:t>当inclRealPosAndEq为true，只考虑真实资产，会忽略虚拟资产</w:t>
            </w:r>
          </w:p>
        </w:tc>
      </w:tr>
      <w:tr w14:paraId="50FC0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2E4CB88">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417A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85CBB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D7C691">
            <w:pPr>
              <w:bidi w:val="0"/>
              <w:rPr>
                <w:rFonts w:hint="default"/>
              </w:rPr>
            </w:pPr>
            <w:r>
              <w:rPr>
                <w:rFonts w:hint="default"/>
                <w:lang w:val="en-US" w:eastAsia="zh-CN"/>
              </w:rPr>
              <w:t>币种，如 BTC</w:t>
            </w:r>
          </w:p>
        </w:tc>
      </w:tr>
      <w:tr w14:paraId="48230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0821DC">
            <w:pPr>
              <w:bidi w:val="0"/>
              <w:rPr>
                <w:rFonts w:hint="default"/>
              </w:rPr>
            </w:pPr>
            <w:r>
              <w:rPr>
                <w:rFonts w:hint="default"/>
                <w:lang w:val="en-US" w:eastAsia="zh-CN"/>
              </w:rPr>
              <w:t>&gt; 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00347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2197E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1C958C">
            <w:pPr>
              <w:bidi w:val="0"/>
              <w:rPr>
                <w:rFonts w:hint="default"/>
              </w:rPr>
            </w:pPr>
            <w:r>
              <w:rPr>
                <w:rFonts w:hint="default"/>
                <w:lang w:val="en-US" w:eastAsia="zh-CN"/>
              </w:rPr>
              <w:t>币种数量</w:t>
            </w:r>
            <w:r>
              <w:rPr>
                <w:rFonts w:hint="default"/>
                <w:lang w:val="en-US" w:eastAsia="zh-CN"/>
              </w:rPr>
              <w:br w:type="textWrapping"/>
            </w:r>
            <w:r>
              <w:rPr>
                <w:rFonts w:hint="default"/>
                <w:lang w:val="en-US" w:eastAsia="zh-CN"/>
              </w:rPr>
              <w:t>可以为负，代表减少币种资产</w:t>
            </w:r>
          </w:p>
        </w:tc>
      </w:tr>
      <w:tr w14:paraId="199BF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D0AE2C">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B7618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0285A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4DBB11">
            <w:pPr>
              <w:bidi w:val="0"/>
              <w:rPr>
                <w:rFonts w:hint="default"/>
              </w:rPr>
            </w:pPr>
            <w:r>
              <w:rPr>
                <w:rFonts w:hint="default"/>
                <w:lang w:val="en-US" w:eastAsia="zh-CN"/>
              </w:rPr>
              <w:t>趋势图类型</w:t>
            </w:r>
            <w:r>
              <w:rPr>
                <w:rFonts w:hint="default"/>
                <w:lang w:val="en-US" w:eastAsia="zh-CN"/>
              </w:rPr>
              <w:br w:type="textWrapping"/>
            </w:r>
            <w:r>
              <w:rPr>
                <w:rFonts w:hint="default"/>
                <w:lang w:val="en-US" w:eastAsia="zh-CN"/>
              </w:rPr>
              <w:t>mmr</w:t>
            </w:r>
          </w:p>
        </w:tc>
      </w:tr>
      <w:tr w14:paraId="7D985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C1AEBCF">
            <w:pPr>
              <w:bidi w:val="0"/>
              <w:rPr>
                <w:rFonts w:hint="default"/>
              </w:rPr>
            </w:pPr>
            <w:r>
              <w:rPr>
                <w:rFonts w:hint="default"/>
                <w:lang w:val="en-US" w:eastAsia="zh-CN"/>
              </w:rPr>
              <w:t>mmrConfig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CAB021">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4C5A0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2C8026">
            <w:pPr>
              <w:bidi w:val="0"/>
              <w:rPr>
                <w:rFonts w:hint="default"/>
              </w:rPr>
            </w:pPr>
            <w:r>
              <w:rPr>
                <w:rFonts w:hint="default"/>
                <w:lang w:val="en-US" w:eastAsia="zh-CN"/>
              </w:rPr>
              <w:t>MMR配置</w:t>
            </w:r>
          </w:p>
        </w:tc>
      </w:tr>
      <w:tr w14:paraId="7DA99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17C376">
            <w:pPr>
              <w:bidi w:val="0"/>
              <w:rPr>
                <w:rFonts w:hint="default"/>
              </w:rPr>
            </w:pPr>
            <w:r>
              <w:rPr>
                <w:rFonts w:hint="default"/>
                <w:lang w:val="en-US" w:eastAsia="zh-CN"/>
              </w:rPr>
              <w:t>&gt; acctLv</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2B427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FE0B5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A4AE71">
            <w:pPr>
              <w:bidi w:val="0"/>
              <w:rPr>
                <w:rFonts w:hint="default"/>
              </w:rPr>
            </w:pPr>
            <w:r>
              <w:rPr>
                <w:rFonts w:hint="default"/>
                <w:lang w:val="en-US" w:eastAsia="zh-CN"/>
              </w:rPr>
              <w:t>切换至账户模式</w:t>
            </w:r>
            <w:r>
              <w:rPr>
                <w:rFonts w:hint="default"/>
                <w:lang w:val="en-US" w:eastAsia="zh-CN"/>
              </w:rPr>
              <w:br w:type="textWrapping"/>
            </w:r>
            <w:r>
              <w:rPr>
                <w:rFonts w:hint="default"/>
                <w:lang w:val="en-US" w:eastAsia="zh-CN"/>
              </w:rPr>
              <w:t>3：跨币种保证金模式</w:t>
            </w:r>
            <w:r>
              <w:rPr>
                <w:rFonts w:hint="default"/>
                <w:lang w:val="en-US" w:eastAsia="zh-CN"/>
              </w:rPr>
              <w:br w:type="textWrapping"/>
            </w:r>
            <w:r>
              <w:rPr>
                <w:rFonts w:hint="default"/>
                <w:lang w:val="en-US" w:eastAsia="zh-CN"/>
              </w:rPr>
              <w:t>4：组合保证金模式</w:t>
            </w:r>
          </w:p>
        </w:tc>
      </w:tr>
      <w:tr w14:paraId="2B24348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2EB603">
            <w:pPr>
              <w:bidi w:val="0"/>
              <w:rPr>
                <w:rFonts w:hint="default"/>
              </w:rPr>
            </w:pPr>
            <w:r>
              <w:rPr>
                <w:rFonts w:hint="default"/>
                <w:lang w:val="en-US" w:eastAsia="zh-CN"/>
              </w:rPr>
              <w:t>&gt; 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BE3BB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5D503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2AE3C3">
            <w:pPr>
              <w:bidi w:val="0"/>
              <w:rPr>
                <w:rFonts w:hint="default"/>
              </w:rPr>
            </w:pPr>
            <w:r>
              <w:rPr>
                <w:rFonts w:hint="default"/>
                <w:lang w:val="en-US" w:eastAsia="zh-CN"/>
              </w:rPr>
              <w:t>跨币种下整体的全仓合约杠杆数量，默认为1。</w:t>
            </w:r>
            <w:r>
              <w:rPr>
                <w:rFonts w:hint="default"/>
                <w:lang w:val="en-US" w:eastAsia="zh-CN"/>
              </w:rPr>
              <w:br w:type="textWrapping"/>
            </w:r>
            <w:r>
              <w:rPr>
                <w:rFonts w:hint="default"/>
                <w:lang w:val="en-US" w:eastAsia="zh-CN"/>
              </w:rPr>
              <w:t>如果超过允许的杠杆倍数，按照最大的杠杆设置。</w:t>
            </w:r>
            <w:r>
              <w:rPr>
                <w:rFonts w:hint="default"/>
                <w:lang w:val="en-US" w:eastAsia="zh-CN"/>
              </w:rPr>
              <w:br w:type="textWrapping"/>
            </w:r>
            <w:r>
              <w:rPr>
                <w:rFonts w:hint="default"/>
                <w:lang w:val="en-US" w:eastAsia="zh-CN"/>
              </w:rPr>
              <w:t>适用于跨币种保证金模式</w:t>
            </w:r>
          </w:p>
        </w:tc>
      </w:tr>
    </w:tbl>
    <w:p w14:paraId="52AD4FCE">
      <w:pPr>
        <w:bidi w:val="0"/>
      </w:pPr>
      <w:r>
        <w:rPr>
          <w:rFonts w:hint="default"/>
        </w:rPr>
        <w:t>返回示例</w:t>
      </w:r>
    </w:p>
    <w:p w14:paraId="3B4737E1">
      <w:pPr>
        <w:bidi w:val="0"/>
        <w:rPr>
          <w:rFonts w:hint="default"/>
        </w:rPr>
      </w:pPr>
      <w:r>
        <w:rPr>
          <w:rFonts w:hint="default"/>
        </w:rPr>
        <w:t>{</w:t>
      </w:r>
    </w:p>
    <w:p w14:paraId="1EBC2EBA">
      <w:pPr>
        <w:bidi w:val="0"/>
        <w:rPr>
          <w:rFonts w:hint="default"/>
        </w:rPr>
      </w:pPr>
      <w:r>
        <w:rPr>
          <w:rFonts w:hint="default"/>
        </w:rPr>
        <w:t xml:space="preserve">    "code": "0",</w:t>
      </w:r>
    </w:p>
    <w:p w14:paraId="048E3A74">
      <w:pPr>
        <w:bidi w:val="0"/>
        <w:rPr>
          <w:rFonts w:hint="default"/>
        </w:rPr>
      </w:pPr>
      <w:r>
        <w:rPr>
          <w:rFonts w:hint="default"/>
        </w:rPr>
        <w:t xml:space="preserve">    "data": [</w:t>
      </w:r>
    </w:p>
    <w:p w14:paraId="58135967">
      <w:pPr>
        <w:bidi w:val="0"/>
        <w:rPr>
          <w:rFonts w:hint="default"/>
        </w:rPr>
      </w:pPr>
      <w:r>
        <w:rPr>
          <w:rFonts w:hint="default"/>
        </w:rPr>
        <w:t xml:space="preserve">         {</w:t>
      </w:r>
    </w:p>
    <w:p w14:paraId="44C743C6">
      <w:pPr>
        <w:bidi w:val="0"/>
        <w:rPr>
          <w:rFonts w:hint="default"/>
        </w:rPr>
      </w:pPr>
      <w:r>
        <w:rPr>
          <w:rFonts w:hint="default"/>
        </w:rPr>
        <w:t xml:space="preserve">            "type": "mmr",</w:t>
      </w:r>
    </w:p>
    <w:p w14:paraId="18A01968">
      <w:pPr>
        <w:bidi w:val="0"/>
        <w:rPr>
          <w:rFonts w:hint="default"/>
        </w:rPr>
      </w:pPr>
      <w:r>
        <w:rPr>
          <w:rFonts w:hint="default"/>
        </w:rPr>
        <w:t xml:space="preserve">            "mmrData": [</w:t>
      </w:r>
    </w:p>
    <w:p w14:paraId="1132C1A4">
      <w:pPr>
        <w:bidi w:val="0"/>
        <w:rPr>
          <w:rFonts w:hint="default"/>
        </w:rPr>
      </w:pPr>
      <w:r>
        <w:rPr>
          <w:rFonts w:hint="default"/>
        </w:rPr>
        <w:t xml:space="preserve">               ......</w:t>
      </w:r>
    </w:p>
    <w:p w14:paraId="177484C2">
      <w:pPr>
        <w:bidi w:val="0"/>
        <w:rPr>
          <w:rFonts w:hint="default"/>
        </w:rPr>
      </w:pPr>
      <w:r>
        <w:rPr>
          <w:rFonts w:hint="default"/>
        </w:rPr>
        <w:t xml:space="preserve">               {</w:t>
      </w:r>
    </w:p>
    <w:p w14:paraId="173DB579">
      <w:pPr>
        <w:bidi w:val="0"/>
        <w:rPr>
          <w:rFonts w:hint="default"/>
        </w:rPr>
      </w:pPr>
      <w:r>
        <w:rPr>
          <w:rFonts w:hint="default"/>
        </w:rPr>
        <w:t xml:space="preserve">                     "mmr": "1415.0254039225917",</w:t>
      </w:r>
    </w:p>
    <w:p w14:paraId="53456771">
      <w:pPr>
        <w:bidi w:val="0"/>
        <w:rPr>
          <w:rFonts w:hint="default"/>
        </w:rPr>
      </w:pPr>
      <w:r>
        <w:rPr>
          <w:rFonts w:hint="default"/>
        </w:rPr>
        <w:t xml:space="preserve">                     "mmrRatio": "-47.45603627655477",</w:t>
      </w:r>
    </w:p>
    <w:p w14:paraId="14078FC4">
      <w:pPr>
        <w:bidi w:val="0"/>
        <w:rPr>
          <w:rFonts w:hint="default"/>
        </w:rPr>
      </w:pPr>
      <w:r>
        <w:rPr>
          <w:rFonts w:hint="default"/>
        </w:rPr>
        <w:t xml:space="preserve">                     "shockFactor": "-0.94"</w:t>
      </w:r>
    </w:p>
    <w:p w14:paraId="69306548">
      <w:pPr>
        <w:bidi w:val="0"/>
        <w:rPr>
          <w:rFonts w:hint="default"/>
        </w:rPr>
      </w:pPr>
      <w:r>
        <w:rPr>
          <w:rFonts w:hint="default"/>
        </w:rPr>
        <w:t xml:space="preserve">               },</w:t>
      </w:r>
    </w:p>
    <w:p w14:paraId="0C357F34">
      <w:pPr>
        <w:bidi w:val="0"/>
        <w:rPr>
          <w:rFonts w:hint="default"/>
        </w:rPr>
      </w:pPr>
      <w:r>
        <w:rPr>
          <w:rFonts w:hint="default"/>
        </w:rPr>
        <w:t xml:space="preserve">               {</w:t>
      </w:r>
    </w:p>
    <w:p w14:paraId="41F39ACD">
      <w:pPr>
        <w:bidi w:val="0"/>
        <w:rPr>
          <w:rFonts w:hint="default"/>
        </w:rPr>
      </w:pPr>
      <w:r>
        <w:rPr>
          <w:rFonts w:hint="default"/>
        </w:rPr>
        <w:t xml:space="preserve">                     "mmr": "1417.732491243024",</w:t>
      </w:r>
    </w:p>
    <w:p w14:paraId="69F3780F">
      <w:pPr>
        <w:bidi w:val="0"/>
        <w:rPr>
          <w:rFonts w:hint="default"/>
        </w:rPr>
      </w:pPr>
      <w:r>
        <w:rPr>
          <w:rFonts w:hint="default"/>
        </w:rPr>
        <w:t xml:space="preserve">                     "mmrRatio": "-47.436684685735386",</w:t>
      </w:r>
    </w:p>
    <w:p w14:paraId="61A2E9B7">
      <w:pPr>
        <w:bidi w:val="0"/>
        <w:rPr>
          <w:rFonts w:hint="default"/>
        </w:rPr>
      </w:pPr>
      <w:r>
        <w:rPr>
          <w:rFonts w:hint="default"/>
        </w:rPr>
        <w:t xml:space="preserve">                     "shockFactor": "-0.93"</w:t>
      </w:r>
    </w:p>
    <w:p w14:paraId="281242F1">
      <w:pPr>
        <w:bidi w:val="0"/>
        <w:rPr>
          <w:rFonts w:hint="default"/>
        </w:rPr>
      </w:pPr>
      <w:r>
        <w:rPr>
          <w:rFonts w:hint="default"/>
        </w:rPr>
        <w:t xml:space="preserve">               }</w:t>
      </w:r>
    </w:p>
    <w:p w14:paraId="6BF3525F">
      <w:pPr>
        <w:bidi w:val="0"/>
        <w:rPr>
          <w:rFonts w:hint="default"/>
        </w:rPr>
      </w:pPr>
      <w:r>
        <w:rPr>
          <w:rFonts w:hint="default"/>
        </w:rPr>
        <w:t xml:space="preserve">               ......</w:t>
      </w:r>
    </w:p>
    <w:p w14:paraId="33EF1590">
      <w:pPr>
        <w:bidi w:val="0"/>
        <w:rPr>
          <w:rFonts w:hint="default"/>
        </w:rPr>
      </w:pPr>
      <w:r>
        <w:rPr>
          <w:rFonts w:hint="default"/>
        </w:rPr>
        <w:t xml:space="preserve">            ]</w:t>
      </w:r>
    </w:p>
    <w:p w14:paraId="7C0D24B7">
      <w:pPr>
        <w:bidi w:val="0"/>
        <w:rPr>
          <w:rFonts w:hint="default"/>
        </w:rPr>
      </w:pPr>
      <w:r>
        <w:rPr>
          <w:rFonts w:hint="default"/>
        </w:rPr>
        <w:t xml:space="preserve">         }</w:t>
      </w:r>
    </w:p>
    <w:p w14:paraId="0FBDD1DD">
      <w:pPr>
        <w:bidi w:val="0"/>
        <w:rPr>
          <w:rFonts w:hint="default"/>
        </w:rPr>
      </w:pPr>
      <w:r>
        <w:rPr>
          <w:rFonts w:hint="default"/>
        </w:rPr>
        <w:t xml:space="preserve">    ],</w:t>
      </w:r>
    </w:p>
    <w:p w14:paraId="409F1CCF">
      <w:pPr>
        <w:bidi w:val="0"/>
        <w:rPr>
          <w:rFonts w:hint="default"/>
        </w:rPr>
      </w:pPr>
      <w:r>
        <w:rPr>
          <w:rFonts w:hint="default"/>
        </w:rPr>
        <w:t xml:space="preserve">    "msg": ""}</w:t>
      </w:r>
    </w:p>
    <w:p w14:paraId="592AF779">
      <w:pPr>
        <w:bidi w:val="0"/>
        <w:rPr>
          <w:rFonts w:hint="default"/>
        </w:rPr>
      </w:pPr>
    </w:p>
    <w:p w14:paraId="3C7F779E">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13"/>
        <w:gridCol w:w="738"/>
        <w:gridCol w:w="3406"/>
      </w:tblGrid>
      <w:tr w14:paraId="200D1BE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8DFE173">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33071B6">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BA7A47B">
            <w:pPr>
              <w:bidi w:val="0"/>
              <w:rPr>
                <w:rFonts w:hint="default"/>
              </w:rPr>
            </w:pPr>
            <w:r>
              <w:rPr>
                <w:rFonts w:hint="default"/>
                <w:lang w:val="en-US" w:eastAsia="zh-CN"/>
              </w:rPr>
              <w:t>描述</w:t>
            </w:r>
          </w:p>
        </w:tc>
      </w:tr>
      <w:tr w14:paraId="1EF71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E00663D">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2DD7E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B4E35E">
            <w:pPr>
              <w:bidi w:val="0"/>
              <w:rPr>
                <w:rFonts w:hint="default"/>
              </w:rPr>
            </w:pPr>
            <w:r>
              <w:rPr>
                <w:rFonts w:hint="default"/>
                <w:lang w:val="en-US" w:eastAsia="zh-CN"/>
              </w:rPr>
              <w:t>趋势图类型</w:t>
            </w:r>
            <w:r>
              <w:rPr>
                <w:rFonts w:hint="default"/>
                <w:lang w:val="en-US" w:eastAsia="zh-CN"/>
              </w:rPr>
              <w:br w:type="textWrapping"/>
            </w:r>
            <w:r>
              <w:rPr>
                <w:rFonts w:hint="default"/>
                <w:lang w:val="en-US" w:eastAsia="zh-CN"/>
              </w:rPr>
              <w:t>mmr</w:t>
            </w:r>
          </w:p>
        </w:tc>
      </w:tr>
      <w:tr w14:paraId="3C889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F41085">
            <w:pPr>
              <w:bidi w:val="0"/>
              <w:rPr>
                <w:rFonts w:hint="default"/>
              </w:rPr>
            </w:pPr>
            <w:r>
              <w:rPr>
                <w:rFonts w:hint="default"/>
                <w:lang w:val="en-US" w:eastAsia="zh-CN"/>
              </w:rPr>
              <w:t>mmrData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6C32B2">
            <w:pPr>
              <w:bidi w:val="0"/>
              <w:rPr>
                <w:rFonts w:hint="default"/>
              </w:rPr>
            </w:pPr>
            <w:r>
              <w:rPr>
                <w:rFonts w:hint="default"/>
                <w:lang w:val="en-US" w:eastAsia="zh-CN"/>
              </w:rPr>
              <w:t>Array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EA5216">
            <w:pPr>
              <w:bidi w:val="0"/>
              <w:rPr>
                <w:rFonts w:hint="default"/>
              </w:rPr>
            </w:pPr>
            <w:r>
              <w:rPr>
                <w:rFonts w:hint="default"/>
                <w:lang w:val="en-US" w:eastAsia="zh-CN"/>
              </w:rPr>
              <w:t>MMR数据</w:t>
            </w:r>
            <w:r>
              <w:rPr>
                <w:rFonts w:hint="default"/>
                <w:lang w:val="en-US" w:eastAsia="zh-CN"/>
              </w:rPr>
              <w:br w:type="textWrapping"/>
            </w:r>
            <w:r>
              <w:rPr>
                <w:rFonts w:hint="default"/>
                <w:lang w:val="en-US" w:eastAsia="zh-CN"/>
              </w:rPr>
              <w:t>以shockFactor升序返回</w:t>
            </w:r>
          </w:p>
        </w:tc>
      </w:tr>
      <w:tr w14:paraId="0AD2B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1C5121">
            <w:pPr>
              <w:bidi w:val="0"/>
              <w:rPr>
                <w:rFonts w:hint="default"/>
              </w:rPr>
            </w:pPr>
            <w:r>
              <w:rPr>
                <w:rFonts w:hint="default"/>
                <w:lang w:val="en-US" w:eastAsia="zh-CN"/>
              </w:rPr>
              <w:t>&gt; shockFactor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6D08C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0746E5">
            <w:pPr>
              <w:bidi w:val="0"/>
              <w:rPr>
                <w:rFonts w:hint="default"/>
              </w:rPr>
            </w:pPr>
            <w:r>
              <w:rPr>
                <w:rFonts w:hint="default"/>
                <w:lang w:val="en-US" w:eastAsia="zh-CN"/>
              </w:rPr>
              <w:t>价格变动比例，数据范围 -1 到 1.</w:t>
            </w:r>
          </w:p>
        </w:tc>
      </w:tr>
      <w:tr w14:paraId="3ED9A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624E8B9">
            <w:pPr>
              <w:bidi w:val="0"/>
              <w:rPr>
                <w:rFonts w:hint="default"/>
              </w:rPr>
            </w:pPr>
            <w:r>
              <w:rPr>
                <w:rFonts w:hint="default"/>
                <w:lang w:val="en-US" w:eastAsia="zh-CN"/>
              </w:rPr>
              <w:t>&gt; mmr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CBCEF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D56573">
            <w:pPr>
              <w:bidi w:val="0"/>
              <w:rPr>
                <w:rFonts w:hint="default"/>
              </w:rPr>
            </w:pPr>
            <w:r>
              <w:rPr>
                <w:rFonts w:hint="default"/>
                <w:lang w:val="en-US" w:eastAsia="zh-CN"/>
              </w:rPr>
              <w:t>维持保证金</w:t>
            </w:r>
          </w:p>
        </w:tc>
      </w:tr>
      <w:tr w14:paraId="33D70AC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430E76">
            <w:pPr>
              <w:bidi w:val="0"/>
              <w:rPr>
                <w:rFonts w:hint="default"/>
              </w:rPr>
            </w:pPr>
            <w:r>
              <w:rPr>
                <w:rFonts w:hint="default"/>
                <w:lang w:val="en-US" w:eastAsia="zh-CN"/>
              </w:rPr>
              <w:t>&gt; mmrRatio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D2F57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C3BA50">
            <w:pPr>
              <w:bidi w:val="0"/>
              <w:rPr>
                <w:rFonts w:hint="default"/>
              </w:rPr>
            </w:pPr>
            <w:r>
              <w:rPr>
                <w:rFonts w:hint="default"/>
                <w:lang w:val="en-US" w:eastAsia="zh-CN"/>
              </w:rPr>
              <w:t>维持保证金率</w:t>
            </w:r>
          </w:p>
        </w:tc>
      </w:tr>
    </w:tbl>
    <w:p w14:paraId="368FFD5D">
      <w:pPr>
        <w:bidi w:val="0"/>
        <w:rPr>
          <w:rFonts w:hint="default"/>
        </w:rPr>
      </w:pPr>
      <w:r>
        <w:rPr>
          <w:rFonts w:hint="default"/>
        </w:rPr>
        <w:t>设置现货对冲占用</w:t>
      </w:r>
    </w:p>
    <w:p w14:paraId="07523A4E">
      <w:pPr>
        <w:bidi w:val="0"/>
        <w:rPr>
          <w:rFonts w:hint="default"/>
        </w:rPr>
      </w:pPr>
      <w:r>
        <w:rPr>
          <w:rFonts w:hint="default"/>
        </w:rPr>
        <w:t>用户自定义现货对冲占用数量，不代表实际现货对冲占用数量。仅适用于组合保证金模式。</w:t>
      </w:r>
    </w:p>
    <w:p w14:paraId="31BFE9BE">
      <w:pPr>
        <w:bidi w:val="0"/>
        <w:rPr>
          <w:rFonts w:hint="default"/>
        </w:rPr>
      </w:pPr>
      <w:r>
        <w:rPr>
          <w:rFonts w:hint="default"/>
        </w:rPr>
        <w:t>限速：10次/2s</w:t>
      </w:r>
    </w:p>
    <w:p w14:paraId="51A56A1D">
      <w:pPr>
        <w:bidi w:val="0"/>
        <w:rPr>
          <w:rFonts w:hint="default"/>
        </w:rPr>
      </w:pPr>
      <w:r>
        <w:rPr>
          <w:rFonts w:hint="default"/>
        </w:rPr>
        <w:t>限速规则：User ID</w:t>
      </w:r>
    </w:p>
    <w:p w14:paraId="3F9372C4">
      <w:pPr>
        <w:bidi w:val="0"/>
        <w:rPr>
          <w:rFonts w:hint="default"/>
        </w:rPr>
      </w:pPr>
      <w:r>
        <w:rPr>
          <w:rFonts w:hint="default"/>
        </w:rPr>
        <w:t>权限：交易</w:t>
      </w:r>
    </w:p>
    <w:p w14:paraId="595E1BC3">
      <w:pPr>
        <w:bidi w:val="0"/>
        <w:rPr>
          <w:rFonts w:hint="default"/>
        </w:rPr>
      </w:pPr>
      <w:r>
        <w:rPr>
          <w:rFonts w:hint="default"/>
        </w:rPr>
        <w:t>HTTP请求</w:t>
      </w:r>
    </w:p>
    <w:p w14:paraId="0EBA799E">
      <w:pPr>
        <w:bidi w:val="0"/>
        <w:rPr>
          <w:rFonts w:hint="default"/>
        </w:rPr>
      </w:pPr>
      <w:r>
        <w:rPr>
          <w:rFonts w:hint="default"/>
        </w:rPr>
        <w:t>POST /api/v5/account/set-riskOffset-amt</w:t>
      </w:r>
    </w:p>
    <w:p w14:paraId="66CBF711">
      <w:pPr>
        <w:bidi w:val="0"/>
      </w:pPr>
      <w:r>
        <w:rPr>
          <w:rFonts w:hint="default"/>
        </w:rPr>
        <w:t>请求示例</w:t>
      </w:r>
    </w:p>
    <w:p w14:paraId="1FF1D531">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608"/>
        <w:gridCol w:w="738"/>
        <w:gridCol w:w="1080"/>
        <w:gridCol w:w="2550"/>
      </w:tblGrid>
      <w:tr w14:paraId="621EE5F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C0BF9D5">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202463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8E072AF">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D761C5F">
            <w:pPr>
              <w:bidi w:val="0"/>
              <w:rPr>
                <w:rFonts w:hint="default"/>
              </w:rPr>
            </w:pPr>
            <w:r>
              <w:rPr>
                <w:rFonts w:hint="default"/>
                <w:lang w:val="en-US" w:eastAsia="zh-CN"/>
              </w:rPr>
              <w:t>描述</w:t>
            </w:r>
          </w:p>
        </w:tc>
      </w:tr>
      <w:tr w14:paraId="191DB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3FB098">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8DF58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831B3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194EE4">
            <w:pPr>
              <w:bidi w:val="0"/>
              <w:rPr>
                <w:rFonts w:hint="default"/>
              </w:rPr>
            </w:pPr>
            <w:r>
              <w:rPr>
                <w:rFonts w:hint="default"/>
                <w:lang w:val="en-US" w:eastAsia="zh-CN"/>
              </w:rPr>
              <w:t>币种，如 BTC</w:t>
            </w:r>
          </w:p>
        </w:tc>
      </w:tr>
      <w:tr w14:paraId="4BEF466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2A7C3C5">
            <w:pPr>
              <w:bidi w:val="0"/>
              <w:rPr>
                <w:rFonts w:hint="default"/>
              </w:rPr>
            </w:pPr>
            <w:r>
              <w:rPr>
                <w:rFonts w:hint="default"/>
                <w:lang w:val="en-US" w:eastAsia="zh-CN"/>
              </w:rPr>
              <w:t>clSpotInUseAmt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9CD25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52179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0A33C5">
            <w:pPr>
              <w:bidi w:val="0"/>
              <w:rPr>
                <w:rFonts w:hint="default"/>
              </w:rPr>
            </w:pPr>
            <w:r>
              <w:rPr>
                <w:rFonts w:hint="default"/>
                <w:lang w:val="en-US" w:eastAsia="zh-CN"/>
              </w:rPr>
              <w:t>用户自定义现货对冲数量</w:t>
            </w:r>
          </w:p>
        </w:tc>
      </w:tr>
    </w:tbl>
    <w:p w14:paraId="4F3F74F6">
      <w:pPr>
        <w:bidi w:val="0"/>
      </w:pPr>
      <w:r>
        <w:rPr>
          <w:rFonts w:hint="default"/>
        </w:rPr>
        <w:t>返回示例</w:t>
      </w:r>
    </w:p>
    <w:p w14:paraId="6EF51FE2">
      <w:pPr>
        <w:bidi w:val="0"/>
        <w:rPr>
          <w:rFonts w:hint="default"/>
        </w:rPr>
      </w:pPr>
      <w:r>
        <w:rPr>
          <w:rFonts w:hint="default"/>
        </w:rPr>
        <w:t>{</w:t>
      </w:r>
    </w:p>
    <w:p w14:paraId="34DBCB2A">
      <w:pPr>
        <w:bidi w:val="0"/>
        <w:rPr>
          <w:rFonts w:hint="default"/>
        </w:rPr>
      </w:pPr>
      <w:r>
        <w:rPr>
          <w:rFonts w:hint="default"/>
        </w:rPr>
        <w:t xml:space="preserve">   "code": "0",</w:t>
      </w:r>
    </w:p>
    <w:p w14:paraId="289C8760">
      <w:pPr>
        <w:bidi w:val="0"/>
        <w:rPr>
          <w:rFonts w:hint="default"/>
        </w:rPr>
      </w:pPr>
      <w:r>
        <w:rPr>
          <w:rFonts w:hint="default"/>
        </w:rPr>
        <w:t xml:space="preserve">   "msg": "",</w:t>
      </w:r>
    </w:p>
    <w:p w14:paraId="47047FC7">
      <w:pPr>
        <w:bidi w:val="0"/>
        <w:rPr>
          <w:rFonts w:hint="default"/>
        </w:rPr>
      </w:pPr>
      <w:r>
        <w:rPr>
          <w:rFonts w:hint="default"/>
        </w:rPr>
        <w:t xml:space="preserve">   "data": [</w:t>
      </w:r>
    </w:p>
    <w:p w14:paraId="4A823E7A">
      <w:pPr>
        <w:bidi w:val="0"/>
        <w:rPr>
          <w:rFonts w:hint="default"/>
        </w:rPr>
      </w:pPr>
      <w:r>
        <w:rPr>
          <w:rFonts w:hint="default"/>
        </w:rPr>
        <w:t xml:space="preserve">      {</w:t>
      </w:r>
    </w:p>
    <w:p w14:paraId="51DB70F9">
      <w:pPr>
        <w:bidi w:val="0"/>
        <w:rPr>
          <w:rFonts w:hint="default"/>
        </w:rPr>
      </w:pPr>
      <w:r>
        <w:rPr>
          <w:rFonts w:hint="default"/>
        </w:rPr>
        <w:t xml:space="preserve">         "ccy": "BTC",</w:t>
      </w:r>
    </w:p>
    <w:p w14:paraId="37F0E56D">
      <w:pPr>
        <w:bidi w:val="0"/>
        <w:rPr>
          <w:rFonts w:hint="default"/>
        </w:rPr>
      </w:pPr>
      <w:r>
        <w:rPr>
          <w:rFonts w:hint="default"/>
        </w:rPr>
        <w:t xml:space="preserve">         "clSpotInUseAmt": "0.5"</w:t>
      </w:r>
    </w:p>
    <w:p w14:paraId="119E52E5">
      <w:pPr>
        <w:bidi w:val="0"/>
        <w:rPr>
          <w:rFonts w:hint="default"/>
        </w:rPr>
      </w:pPr>
      <w:r>
        <w:rPr>
          <w:rFonts w:hint="default"/>
        </w:rPr>
        <w:t xml:space="preserve">      }</w:t>
      </w:r>
    </w:p>
    <w:p w14:paraId="66BE11F4">
      <w:pPr>
        <w:bidi w:val="0"/>
        <w:rPr>
          <w:rFonts w:hint="default"/>
        </w:rPr>
      </w:pPr>
      <w:r>
        <w:rPr>
          <w:rFonts w:hint="default"/>
        </w:rPr>
        <w:t xml:space="preserve">   ]}</w:t>
      </w:r>
    </w:p>
    <w:p w14:paraId="25B6C91F">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608"/>
        <w:gridCol w:w="738"/>
        <w:gridCol w:w="2550"/>
      </w:tblGrid>
      <w:tr w14:paraId="7F3C4FD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F318E68">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416871B">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1DCAF55">
            <w:pPr>
              <w:bidi w:val="0"/>
              <w:rPr>
                <w:rFonts w:hint="default"/>
              </w:rPr>
            </w:pPr>
            <w:r>
              <w:rPr>
                <w:rFonts w:hint="default"/>
                <w:lang w:val="en-US" w:eastAsia="zh-CN"/>
              </w:rPr>
              <w:t>描述</w:t>
            </w:r>
          </w:p>
        </w:tc>
      </w:tr>
      <w:tr w14:paraId="1AFCA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E80D4D">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387F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99984B">
            <w:pPr>
              <w:bidi w:val="0"/>
              <w:rPr>
                <w:rFonts w:hint="default"/>
              </w:rPr>
            </w:pPr>
            <w:r>
              <w:rPr>
                <w:rFonts w:hint="default"/>
                <w:lang w:val="en-US" w:eastAsia="zh-CN"/>
              </w:rPr>
              <w:t>币种，如 BTC</w:t>
            </w:r>
          </w:p>
        </w:tc>
      </w:tr>
      <w:tr w14:paraId="27F735A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EF356B">
            <w:pPr>
              <w:bidi w:val="0"/>
              <w:rPr>
                <w:rFonts w:hint="default"/>
              </w:rPr>
            </w:pPr>
            <w:r>
              <w:rPr>
                <w:rFonts w:hint="default"/>
                <w:lang w:val="en-US" w:eastAsia="zh-CN"/>
              </w:rPr>
              <w:t>clSpotInUseAmt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C36C9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1206AE">
            <w:pPr>
              <w:bidi w:val="0"/>
              <w:rPr>
                <w:rFonts w:hint="default"/>
              </w:rPr>
            </w:pPr>
            <w:r>
              <w:rPr>
                <w:rFonts w:hint="default"/>
                <w:lang w:val="en-US" w:eastAsia="zh-CN"/>
              </w:rPr>
              <w:t>用户自定义现货对冲数量</w:t>
            </w:r>
          </w:p>
        </w:tc>
      </w:tr>
    </w:tbl>
    <w:p w14:paraId="4010FB16">
      <w:pPr>
        <w:bidi w:val="0"/>
        <w:rPr>
          <w:rFonts w:hint="default"/>
        </w:rPr>
      </w:pPr>
      <w:r>
        <w:rPr>
          <w:rFonts w:hint="default"/>
        </w:rPr>
        <w:t>查看账户Greeks</w:t>
      </w:r>
    </w:p>
    <w:p w14:paraId="468368E0">
      <w:pPr>
        <w:bidi w:val="0"/>
        <w:rPr>
          <w:rFonts w:hint="default"/>
        </w:rPr>
      </w:pPr>
      <w:r>
        <w:rPr>
          <w:rFonts w:hint="default"/>
        </w:rPr>
        <w:t>获取账户资产的greeks信息。</w:t>
      </w:r>
    </w:p>
    <w:p w14:paraId="3412268D">
      <w:pPr>
        <w:bidi w:val="0"/>
        <w:rPr>
          <w:rFonts w:hint="default"/>
        </w:rPr>
      </w:pPr>
      <w:r>
        <w:rPr>
          <w:rFonts w:hint="default"/>
        </w:rPr>
        <w:t>限速：10次/2s</w:t>
      </w:r>
    </w:p>
    <w:p w14:paraId="07F6E187">
      <w:pPr>
        <w:bidi w:val="0"/>
        <w:rPr>
          <w:rFonts w:hint="default"/>
        </w:rPr>
      </w:pPr>
      <w:r>
        <w:rPr>
          <w:rFonts w:hint="default"/>
        </w:rPr>
        <w:t>限速规则：User ID</w:t>
      </w:r>
    </w:p>
    <w:p w14:paraId="2D74B6EC">
      <w:pPr>
        <w:bidi w:val="0"/>
        <w:rPr>
          <w:rFonts w:hint="default"/>
        </w:rPr>
      </w:pPr>
      <w:r>
        <w:rPr>
          <w:rFonts w:hint="default"/>
        </w:rPr>
        <w:t>权限：读取</w:t>
      </w:r>
    </w:p>
    <w:p w14:paraId="114AAE39">
      <w:pPr>
        <w:bidi w:val="0"/>
        <w:rPr>
          <w:rFonts w:hint="default"/>
        </w:rPr>
      </w:pPr>
      <w:r>
        <w:rPr>
          <w:rFonts w:hint="default"/>
        </w:rPr>
        <w:t>HTTP请求</w:t>
      </w:r>
    </w:p>
    <w:p w14:paraId="240B3EC7">
      <w:pPr>
        <w:bidi w:val="0"/>
        <w:rPr>
          <w:rFonts w:hint="default"/>
        </w:rPr>
      </w:pPr>
      <w:r>
        <w:rPr>
          <w:rFonts w:hint="default"/>
        </w:rPr>
        <w:t>GET /api/v5/account/greeks</w:t>
      </w:r>
    </w:p>
    <w:p w14:paraId="7B4D71E2">
      <w:pPr>
        <w:bidi w:val="0"/>
      </w:pPr>
      <w:r>
        <w:rPr>
          <w:rFonts w:hint="default"/>
        </w:rPr>
        <w:t>请求示例</w:t>
      </w:r>
    </w:p>
    <w:p w14:paraId="5872E88F">
      <w:pPr>
        <w:bidi w:val="0"/>
        <w:rPr>
          <w:rFonts w:hint="default"/>
        </w:rPr>
      </w:pPr>
      <w:r>
        <w:rPr>
          <w:rFonts w:hint="default"/>
        </w:rPr>
        <w:t>import okx.Account as Account</w:t>
      </w:r>
    </w:p>
    <w:p w14:paraId="08CC1D15">
      <w:pPr>
        <w:bidi w:val="0"/>
        <w:rPr>
          <w:rFonts w:hint="default"/>
        </w:rPr>
      </w:pPr>
      <w:r>
        <w:rPr>
          <w:rFonts w:hint="default"/>
        </w:rPr>
        <w:t># API 初始化apikey = "YOUR_API_KEY"secretkey = "YOUR_SECRET_KEY"passphrase = "YOUR_PASSPHRASE"</w:t>
      </w:r>
    </w:p>
    <w:p w14:paraId="2A0CCF39">
      <w:pPr>
        <w:bidi w:val="0"/>
        <w:rPr>
          <w:rFonts w:hint="default"/>
        </w:rPr>
      </w:pPr>
      <w:r>
        <w:rPr>
          <w:rFonts w:hint="default"/>
        </w:rPr>
        <w:t>flag = "1"  # 实盘:0 , 模拟盘:1accountAPI = Account.AccountAPI(apikey, secretkey, passphrase, False, flag)</w:t>
      </w:r>
    </w:p>
    <w:p w14:paraId="205302D2">
      <w:pPr>
        <w:bidi w:val="0"/>
        <w:rPr>
          <w:rFonts w:hint="default"/>
        </w:rPr>
      </w:pPr>
      <w:r>
        <w:rPr>
          <w:rFonts w:hint="default"/>
        </w:rPr>
        <w:t># 查看账户Greeksresult = accountAPI.get_greeks()print(result)</w:t>
      </w:r>
    </w:p>
    <w:p w14:paraId="155E98E4">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738"/>
        <w:gridCol w:w="1080"/>
        <w:gridCol w:w="1447"/>
      </w:tblGrid>
      <w:tr w14:paraId="0E7101C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51E70C0">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87C828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C5E3F39">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F6BB624">
            <w:pPr>
              <w:bidi w:val="0"/>
              <w:rPr>
                <w:rFonts w:hint="default"/>
              </w:rPr>
            </w:pPr>
            <w:r>
              <w:rPr>
                <w:rFonts w:hint="default"/>
                <w:lang w:val="en-US" w:eastAsia="zh-CN"/>
              </w:rPr>
              <w:t>描述</w:t>
            </w:r>
          </w:p>
        </w:tc>
      </w:tr>
      <w:tr w14:paraId="71736B6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B42DD5F">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48630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6EF7A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0DCB56">
            <w:pPr>
              <w:bidi w:val="0"/>
              <w:rPr>
                <w:rFonts w:hint="default"/>
              </w:rPr>
            </w:pPr>
            <w:r>
              <w:rPr>
                <w:rFonts w:hint="default"/>
                <w:lang w:val="en-US" w:eastAsia="zh-CN"/>
              </w:rPr>
              <w:t>币种，如 BTC</w:t>
            </w:r>
          </w:p>
        </w:tc>
      </w:tr>
    </w:tbl>
    <w:p w14:paraId="287C9D8C">
      <w:pPr>
        <w:bidi w:val="0"/>
      </w:pPr>
      <w:r>
        <w:rPr>
          <w:rFonts w:hint="default"/>
        </w:rPr>
        <w:t>返回结果</w:t>
      </w:r>
    </w:p>
    <w:p w14:paraId="1DB4A5D7">
      <w:pPr>
        <w:bidi w:val="0"/>
        <w:rPr>
          <w:rFonts w:hint="default"/>
        </w:rPr>
      </w:pPr>
      <w:r>
        <w:rPr>
          <w:rFonts w:hint="default"/>
        </w:rPr>
        <w:t>{</w:t>
      </w:r>
    </w:p>
    <w:p w14:paraId="7D0A64C1">
      <w:pPr>
        <w:bidi w:val="0"/>
        <w:rPr>
          <w:rFonts w:hint="default"/>
        </w:rPr>
      </w:pPr>
      <w:r>
        <w:rPr>
          <w:rFonts w:hint="default"/>
        </w:rPr>
        <w:t xml:space="preserve">    "code":"0",</w:t>
      </w:r>
    </w:p>
    <w:p w14:paraId="5F1E79D2">
      <w:pPr>
        <w:bidi w:val="0"/>
        <w:rPr>
          <w:rFonts w:hint="default"/>
        </w:rPr>
      </w:pPr>
      <w:r>
        <w:rPr>
          <w:rFonts w:hint="default"/>
        </w:rPr>
        <w:t xml:space="preserve">    "data":[</w:t>
      </w:r>
    </w:p>
    <w:p w14:paraId="1B0E66A4">
      <w:pPr>
        <w:bidi w:val="0"/>
        <w:rPr>
          <w:rFonts w:hint="default"/>
        </w:rPr>
      </w:pPr>
      <w:r>
        <w:rPr>
          <w:rFonts w:hint="default"/>
        </w:rPr>
        <w:t xml:space="preserve">        {            </w:t>
      </w:r>
    </w:p>
    <w:p w14:paraId="3A27226A">
      <w:pPr>
        <w:bidi w:val="0"/>
        <w:rPr>
          <w:rFonts w:hint="default"/>
        </w:rPr>
      </w:pPr>
      <w:r>
        <w:rPr>
          <w:rFonts w:hint="default"/>
        </w:rPr>
        <w:t xml:space="preserve">           "thetaBS": "",</w:t>
      </w:r>
    </w:p>
    <w:p w14:paraId="22E1F368">
      <w:pPr>
        <w:bidi w:val="0"/>
        <w:rPr>
          <w:rFonts w:hint="default"/>
        </w:rPr>
      </w:pPr>
      <w:r>
        <w:rPr>
          <w:rFonts w:hint="default"/>
        </w:rPr>
        <w:t xml:space="preserve">           "thetaPA":"",</w:t>
      </w:r>
    </w:p>
    <w:p w14:paraId="1B643307">
      <w:pPr>
        <w:bidi w:val="0"/>
        <w:rPr>
          <w:rFonts w:hint="default"/>
        </w:rPr>
      </w:pPr>
      <w:r>
        <w:rPr>
          <w:rFonts w:hint="default"/>
        </w:rPr>
        <w:t xml:space="preserve">           "deltaBS":"",</w:t>
      </w:r>
    </w:p>
    <w:p w14:paraId="2B5E495B">
      <w:pPr>
        <w:bidi w:val="0"/>
        <w:rPr>
          <w:rFonts w:hint="default"/>
        </w:rPr>
      </w:pPr>
      <w:r>
        <w:rPr>
          <w:rFonts w:hint="default"/>
        </w:rPr>
        <w:t xml:space="preserve">           "deltaPA":"",</w:t>
      </w:r>
    </w:p>
    <w:p w14:paraId="304EC33F">
      <w:pPr>
        <w:bidi w:val="0"/>
        <w:rPr>
          <w:rFonts w:hint="default"/>
        </w:rPr>
      </w:pPr>
      <w:r>
        <w:rPr>
          <w:rFonts w:hint="default"/>
        </w:rPr>
        <w:t xml:space="preserve">           "gammaBS":"",</w:t>
      </w:r>
    </w:p>
    <w:p w14:paraId="6B88ADE7">
      <w:pPr>
        <w:bidi w:val="0"/>
        <w:rPr>
          <w:rFonts w:hint="default"/>
        </w:rPr>
      </w:pPr>
      <w:r>
        <w:rPr>
          <w:rFonts w:hint="default"/>
        </w:rPr>
        <w:t xml:space="preserve">           "gammaPA":"",</w:t>
      </w:r>
    </w:p>
    <w:p w14:paraId="1F0413D4">
      <w:pPr>
        <w:bidi w:val="0"/>
        <w:rPr>
          <w:rFonts w:hint="default"/>
        </w:rPr>
      </w:pPr>
      <w:r>
        <w:rPr>
          <w:rFonts w:hint="default"/>
        </w:rPr>
        <w:t xml:space="preserve">           "vegaBS":"",    </w:t>
      </w:r>
    </w:p>
    <w:p w14:paraId="1DE7EFA0">
      <w:pPr>
        <w:bidi w:val="0"/>
        <w:rPr>
          <w:rFonts w:hint="default"/>
        </w:rPr>
      </w:pPr>
      <w:r>
        <w:rPr>
          <w:rFonts w:hint="default"/>
        </w:rPr>
        <w:t xml:space="preserve">           "vegaPA":"",</w:t>
      </w:r>
    </w:p>
    <w:p w14:paraId="46FBEC04">
      <w:pPr>
        <w:bidi w:val="0"/>
        <w:rPr>
          <w:rFonts w:hint="default"/>
        </w:rPr>
      </w:pPr>
      <w:r>
        <w:rPr>
          <w:rFonts w:hint="default"/>
        </w:rPr>
        <w:t xml:space="preserve">           "ccy":"BTC",</w:t>
      </w:r>
    </w:p>
    <w:p w14:paraId="7223B0DA">
      <w:pPr>
        <w:bidi w:val="0"/>
        <w:rPr>
          <w:rFonts w:hint="default"/>
        </w:rPr>
      </w:pPr>
      <w:r>
        <w:rPr>
          <w:rFonts w:hint="default"/>
        </w:rPr>
        <w:t xml:space="preserve">           "ts":"1620282889345"</w:t>
      </w:r>
    </w:p>
    <w:p w14:paraId="027151D5">
      <w:pPr>
        <w:bidi w:val="0"/>
        <w:rPr>
          <w:rFonts w:hint="default"/>
        </w:rPr>
      </w:pPr>
      <w:r>
        <w:rPr>
          <w:rFonts w:hint="default"/>
        </w:rPr>
        <w:t xml:space="preserve">        }</w:t>
      </w:r>
    </w:p>
    <w:p w14:paraId="3036754E">
      <w:pPr>
        <w:bidi w:val="0"/>
        <w:rPr>
          <w:rFonts w:hint="default"/>
        </w:rPr>
      </w:pPr>
      <w:r>
        <w:rPr>
          <w:rFonts w:hint="default"/>
        </w:rPr>
        <w:t xml:space="preserve">    ],</w:t>
      </w:r>
    </w:p>
    <w:p w14:paraId="24F4B0B3">
      <w:pPr>
        <w:bidi w:val="0"/>
        <w:rPr>
          <w:rFonts w:hint="default"/>
        </w:rPr>
      </w:pPr>
      <w:r>
        <w:rPr>
          <w:rFonts w:hint="default"/>
        </w:rPr>
        <w:t xml:space="preserve">    "msg":""}</w:t>
      </w:r>
    </w:p>
    <w:p w14:paraId="07A9149D">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87"/>
        <w:gridCol w:w="738"/>
        <w:gridCol w:w="6395"/>
      </w:tblGrid>
      <w:tr w14:paraId="6C756D8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F0AF2F4">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E7B525D">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04F3756">
            <w:pPr>
              <w:bidi w:val="0"/>
              <w:rPr>
                <w:rFonts w:hint="default"/>
              </w:rPr>
            </w:pPr>
            <w:r>
              <w:rPr>
                <w:rFonts w:hint="default"/>
                <w:lang w:val="en-US" w:eastAsia="zh-CN"/>
              </w:rPr>
              <w:t>描述</w:t>
            </w:r>
          </w:p>
        </w:tc>
      </w:tr>
      <w:tr w14:paraId="3D53C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E2F59B">
            <w:pPr>
              <w:bidi w:val="0"/>
              <w:rPr>
                <w:rFonts w:hint="default"/>
              </w:rPr>
            </w:pPr>
            <w:r>
              <w:rPr>
                <w:rFonts w:hint="default"/>
                <w:lang w:val="en-US" w:eastAsia="zh-CN"/>
              </w:rPr>
              <w:t>deltaBS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C715A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E3BF7F">
            <w:pPr>
              <w:bidi w:val="0"/>
              <w:rPr>
                <w:rFonts w:hint="default"/>
              </w:rPr>
            </w:pPr>
            <w:r>
              <w:rPr>
                <w:rFonts w:hint="default"/>
                <w:lang w:val="en-US" w:eastAsia="zh-CN"/>
              </w:rPr>
              <w:t>美金本位账户资产delta</w:t>
            </w:r>
          </w:p>
        </w:tc>
      </w:tr>
      <w:tr w14:paraId="78B3F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66478F">
            <w:pPr>
              <w:bidi w:val="0"/>
              <w:rPr>
                <w:rFonts w:hint="default"/>
              </w:rPr>
            </w:pPr>
            <w:r>
              <w:rPr>
                <w:rFonts w:hint="default"/>
                <w:lang w:val="en-US" w:eastAsia="zh-CN"/>
              </w:rPr>
              <w:t>deltaPA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9C0DA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7A9C5F">
            <w:pPr>
              <w:bidi w:val="0"/>
              <w:rPr>
                <w:rFonts w:hint="default"/>
              </w:rPr>
            </w:pPr>
            <w:r>
              <w:rPr>
                <w:rFonts w:hint="default"/>
                <w:lang w:val="en-US" w:eastAsia="zh-CN"/>
              </w:rPr>
              <w:t>币本位账户资产delta</w:t>
            </w:r>
          </w:p>
        </w:tc>
      </w:tr>
      <w:tr w14:paraId="59789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7EA948">
            <w:pPr>
              <w:bidi w:val="0"/>
              <w:rPr>
                <w:rFonts w:hint="default"/>
              </w:rPr>
            </w:pPr>
            <w:r>
              <w:rPr>
                <w:rFonts w:hint="default"/>
                <w:lang w:val="en-US" w:eastAsia="zh-CN"/>
              </w:rPr>
              <w:t>gammaBS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B4282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350242">
            <w:pPr>
              <w:bidi w:val="0"/>
              <w:rPr>
                <w:rFonts w:hint="default"/>
              </w:rPr>
            </w:pPr>
            <w:r>
              <w:rPr>
                <w:rFonts w:hint="default"/>
                <w:lang w:val="en-US" w:eastAsia="zh-CN"/>
              </w:rPr>
              <w:t>美金本位账户资产gamma，仅适用于期权</w:t>
            </w:r>
          </w:p>
        </w:tc>
      </w:tr>
      <w:tr w14:paraId="4BEF5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7CD0AF">
            <w:pPr>
              <w:bidi w:val="0"/>
              <w:rPr>
                <w:rFonts w:hint="default"/>
              </w:rPr>
            </w:pPr>
            <w:r>
              <w:rPr>
                <w:rFonts w:hint="default"/>
                <w:lang w:val="en-US" w:eastAsia="zh-CN"/>
              </w:rPr>
              <w:t>gammaPA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F6297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6C95DF">
            <w:pPr>
              <w:bidi w:val="0"/>
              <w:rPr>
                <w:rFonts w:hint="default"/>
              </w:rPr>
            </w:pPr>
            <w:r>
              <w:rPr>
                <w:rFonts w:hint="default"/>
                <w:lang w:val="en-US" w:eastAsia="zh-CN"/>
              </w:rPr>
              <w:t>币本位账户资产gamma，仅适用于期权</w:t>
            </w:r>
          </w:p>
        </w:tc>
      </w:tr>
      <w:tr w14:paraId="2CC07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E6CB84">
            <w:pPr>
              <w:bidi w:val="0"/>
              <w:rPr>
                <w:rFonts w:hint="default"/>
              </w:rPr>
            </w:pPr>
            <w:r>
              <w:rPr>
                <w:rFonts w:hint="default"/>
                <w:lang w:val="en-US" w:eastAsia="zh-CN"/>
              </w:rPr>
              <w:t>thetaBS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A4303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CFD5D0">
            <w:pPr>
              <w:bidi w:val="0"/>
              <w:rPr>
                <w:rFonts w:hint="default"/>
              </w:rPr>
            </w:pPr>
            <w:r>
              <w:rPr>
                <w:rFonts w:hint="default"/>
                <w:lang w:val="en-US" w:eastAsia="zh-CN"/>
              </w:rPr>
              <w:t>美金本位账户资产theta，仅适用于期权</w:t>
            </w:r>
          </w:p>
        </w:tc>
      </w:tr>
      <w:tr w14:paraId="7FE3F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F9FCD3C">
            <w:pPr>
              <w:bidi w:val="0"/>
              <w:rPr>
                <w:rFonts w:hint="default"/>
              </w:rPr>
            </w:pPr>
            <w:r>
              <w:rPr>
                <w:rFonts w:hint="default"/>
                <w:lang w:val="en-US" w:eastAsia="zh-CN"/>
              </w:rPr>
              <w:t>thetaPA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98A2F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892FAE">
            <w:pPr>
              <w:bidi w:val="0"/>
              <w:rPr>
                <w:rFonts w:hint="default"/>
              </w:rPr>
            </w:pPr>
            <w:r>
              <w:rPr>
                <w:rFonts w:hint="default"/>
                <w:lang w:val="en-US" w:eastAsia="zh-CN"/>
              </w:rPr>
              <w:t>币本位账户资产theta，仅适用于期权</w:t>
            </w:r>
          </w:p>
        </w:tc>
      </w:tr>
      <w:tr w14:paraId="57E1A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493B9B">
            <w:pPr>
              <w:bidi w:val="0"/>
              <w:rPr>
                <w:rFonts w:hint="default"/>
              </w:rPr>
            </w:pPr>
            <w:r>
              <w:rPr>
                <w:rFonts w:hint="default"/>
                <w:lang w:val="en-US" w:eastAsia="zh-CN"/>
              </w:rPr>
              <w:t>vegaBS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A7342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DE24DE">
            <w:pPr>
              <w:bidi w:val="0"/>
              <w:rPr>
                <w:rFonts w:hint="default"/>
              </w:rPr>
            </w:pPr>
            <w:r>
              <w:rPr>
                <w:rFonts w:hint="default"/>
                <w:lang w:val="en-US" w:eastAsia="zh-CN"/>
              </w:rPr>
              <w:t>美金本位账户资产vega，仅适用于期权</w:t>
            </w:r>
          </w:p>
        </w:tc>
      </w:tr>
      <w:tr w14:paraId="0B657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B95699">
            <w:pPr>
              <w:bidi w:val="0"/>
              <w:rPr>
                <w:rFonts w:hint="default"/>
              </w:rPr>
            </w:pPr>
            <w:r>
              <w:rPr>
                <w:rFonts w:hint="default"/>
                <w:lang w:val="en-US" w:eastAsia="zh-CN"/>
              </w:rPr>
              <w:t>vegaPA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E57D6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6CD420">
            <w:pPr>
              <w:bidi w:val="0"/>
              <w:rPr>
                <w:rFonts w:hint="default"/>
              </w:rPr>
            </w:pPr>
            <w:r>
              <w:rPr>
                <w:rFonts w:hint="default"/>
                <w:lang w:val="en-US" w:eastAsia="zh-CN"/>
              </w:rPr>
              <w:t>币本位账户资产vega，仅适用于期权</w:t>
            </w:r>
          </w:p>
        </w:tc>
      </w:tr>
      <w:tr w14:paraId="38A3D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70125FE">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70C8B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D13D06">
            <w:pPr>
              <w:bidi w:val="0"/>
              <w:rPr>
                <w:rFonts w:hint="default"/>
              </w:rPr>
            </w:pPr>
            <w:r>
              <w:rPr>
                <w:rFonts w:hint="default"/>
                <w:lang w:val="en-US" w:eastAsia="zh-CN"/>
              </w:rPr>
              <w:t>币种</w:t>
            </w:r>
          </w:p>
        </w:tc>
      </w:tr>
      <w:tr w14:paraId="40127FC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2B8FF76">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DE9A7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330A0A">
            <w:pPr>
              <w:bidi w:val="0"/>
              <w:rPr>
                <w:rFonts w:hint="default"/>
              </w:rPr>
            </w:pPr>
            <w:r>
              <w:rPr>
                <w:rFonts w:hint="default"/>
                <w:lang w:val="en-US" w:eastAsia="zh-CN"/>
              </w:rPr>
              <w:t>获取greeks的时间，Unix时间戳的毫秒数格式，如 1597026383085</w:t>
            </w:r>
          </w:p>
        </w:tc>
      </w:tr>
    </w:tbl>
    <w:p w14:paraId="39A1688E">
      <w:pPr>
        <w:bidi w:val="0"/>
        <w:rPr>
          <w:rFonts w:hint="default"/>
        </w:rPr>
      </w:pPr>
      <w:r>
        <w:rPr>
          <w:rFonts w:hint="default"/>
        </w:rPr>
        <w:t>获取组合保证金模式仓位限制</w:t>
      </w:r>
    </w:p>
    <w:p w14:paraId="19491416">
      <w:pPr>
        <w:bidi w:val="0"/>
        <w:rPr>
          <w:rFonts w:hint="default"/>
        </w:rPr>
      </w:pPr>
      <w:r>
        <w:rPr>
          <w:rFonts w:hint="default"/>
        </w:rPr>
        <w:t>仅支持获取组合保证金模式下，交割、永续和期权的全仓仓位限制。</w:t>
      </w:r>
    </w:p>
    <w:p w14:paraId="170BA302">
      <w:pPr>
        <w:bidi w:val="0"/>
        <w:rPr>
          <w:rFonts w:hint="default"/>
        </w:rPr>
      </w:pPr>
      <w:r>
        <w:rPr>
          <w:rFonts w:hint="default"/>
        </w:rPr>
        <w:t>限速：10次/2s</w:t>
      </w:r>
    </w:p>
    <w:p w14:paraId="5BC07454">
      <w:pPr>
        <w:bidi w:val="0"/>
        <w:rPr>
          <w:rFonts w:hint="default"/>
        </w:rPr>
      </w:pPr>
      <w:r>
        <w:rPr>
          <w:rFonts w:hint="default"/>
        </w:rPr>
        <w:t>限速规则：User ID</w:t>
      </w:r>
    </w:p>
    <w:p w14:paraId="0AE578E9">
      <w:pPr>
        <w:bidi w:val="0"/>
        <w:rPr>
          <w:rFonts w:hint="default"/>
        </w:rPr>
      </w:pPr>
      <w:r>
        <w:rPr>
          <w:rFonts w:hint="default"/>
        </w:rPr>
        <w:t>权限：读取</w:t>
      </w:r>
    </w:p>
    <w:p w14:paraId="5191BB90">
      <w:pPr>
        <w:bidi w:val="0"/>
        <w:rPr>
          <w:rFonts w:hint="default"/>
        </w:rPr>
      </w:pPr>
      <w:r>
        <w:rPr>
          <w:rFonts w:hint="default"/>
        </w:rPr>
        <w:t>HTTP请求</w:t>
      </w:r>
    </w:p>
    <w:p w14:paraId="7551A011">
      <w:pPr>
        <w:bidi w:val="0"/>
        <w:rPr>
          <w:rFonts w:hint="default"/>
        </w:rPr>
      </w:pPr>
      <w:r>
        <w:rPr>
          <w:rFonts w:hint="default"/>
        </w:rPr>
        <w:t>GET /api/v5/account/position-tiers</w:t>
      </w:r>
    </w:p>
    <w:p w14:paraId="0653F13B">
      <w:pPr>
        <w:bidi w:val="0"/>
      </w:pPr>
      <w:r>
        <w:rPr>
          <w:rFonts w:hint="default"/>
        </w:rPr>
        <w:t>请求示例</w:t>
      </w:r>
    </w:p>
    <w:p w14:paraId="67347F2E">
      <w:pPr>
        <w:bidi w:val="0"/>
        <w:rPr>
          <w:rFonts w:hint="default"/>
        </w:rPr>
      </w:pPr>
      <w:r>
        <w:rPr>
          <w:rFonts w:hint="default"/>
        </w:rPr>
        <w:t>import okx.Account as Account</w:t>
      </w:r>
    </w:p>
    <w:p w14:paraId="7EBA4F71">
      <w:pPr>
        <w:bidi w:val="0"/>
        <w:rPr>
          <w:rFonts w:hint="default"/>
        </w:rPr>
      </w:pPr>
      <w:r>
        <w:rPr>
          <w:rFonts w:hint="default"/>
        </w:rPr>
        <w:t># API 初始化apikey = "YOUR_API_KEY"secretkey = "YOUR_SECRET_KEY"passphrase = "YOUR_PASSPHRASE"</w:t>
      </w:r>
    </w:p>
    <w:p w14:paraId="5A08FEF3">
      <w:pPr>
        <w:bidi w:val="0"/>
        <w:rPr>
          <w:rFonts w:hint="default"/>
        </w:rPr>
      </w:pPr>
      <w:r>
        <w:rPr>
          <w:rFonts w:hint="default"/>
        </w:rPr>
        <w:t>flag = "1"  # 实盘:0 , 模拟盘:1accountAPI = Account.AccountAPI(apikey, secretkey, passphrase, False, flag)</w:t>
      </w:r>
    </w:p>
    <w:p w14:paraId="1D526534">
      <w:pPr>
        <w:bidi w:val="0"/>
        <w:rPr>
          <w:rFonts w:hint="default"/>
        </w:rPr>
      </w:pPr>
      <w:r>
        <w:rPr>
          <w:rFonts w:hint="default"/>
        </w:rPr>
        <w:t># 获取组合保证金模式仓位限制result = accountAPI.get_account_position_tiers(</w:t>
      </w:r>
    </w:p>
    <w:p w14:paraId="6305D67B">
      <w:pPr>
        <w:bidi w:val="0"/>
        <w:rPr>
          <w:rFonts w:hint="default"/>
        </w:rPr>
      </w:pPr>
      <w:r>
        <w:rPr>
          <w:rFonts w:hint="default"/>
        </w:rPr>
        <w:t xml:space="preserve">    instType="SWAP",</w:t>
      </w:r>
    </w:p>
    <w:p w14:paraId="6750AFD6">
      <w:pPr>
        <w:bidi w:val="0"/>
        <w:rPr>
          <w:rFonts w:hint="default"/>
        </w:rPr>
      </w:pPr>
      <w:r>
        <w:rPr>
          <w:rFonts w:hint="default"/>
        </w:rPr>
        <w:t xml:space="preserve">    uly="BTC-USDT")print(result)</w:t>
      </w:r>
    </w:p>
    <w:p w14:paraId="7B40C81E">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00"/>
        <w:gridCol w:w="738"/>
        <w:gridCol w:w="861"/>
        <w:gridCol w:w="5847"/>
      </w:tblGrid>
      <w:tr w14:paraId="12EE82A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3D65B4D">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42430BC">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6E9F17A">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D8E024B">
            <w:pPr>
              <w:bidi w:val="0"/>
              <w:rPr>
                <w:rFonts w:hint="default"/>
              </w:rPr>
            </w:pPr>
            <w:r>
              <w:rPr>
                <w:rFonts w:hint="default"/>
                <w:lang w:val="en-US" w:eastAsia="zh-CN"/>
              </w:rPr>
              <w:t>描述</w:t>
            </w:r>
          </w:p>
        </w:tc>
      </w:tr>
      <w:tr w14:paraId="13706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B2247F">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4AE0A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427F3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82978A">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p>
        </w:tc>
      </w:tr>
      <w:tr w14:paraId="50657C0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1250A8">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AF295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C0307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BAE913">
            <w:pPr>
              <w:bidi w:val="0"/>
              <w:rPr>
                <w:rFonts w:hint="default"/>
              </w:rPr>
            </w:pPr>
            <w:r>
              <w:rPr>
                <w:rFonts w:hint="default"/>
                <w:lang w:val="en-US" w:eastAsia="zh-CN"/>
              </w:rPr>
              <w:t>交易品种，如 BTC-USDT，支持多个查询（不超过5个），instFamily之间半角逗号分隔</w:t>
            </w:r>
          </w:p>
        </w:tc>
      </w:tr>
    </w:tbl>
    <w:p w14:paraId="05E513E5">
      <w:pPr>
        <w:bidi w:val="0"/>
      </w:pPr>
      <w:r>
        <w:rPr>
          <w:rFonts w:hint="default"/>
        </w:rPr>
        <w:t>返回结果</w:t>
      </w:r>
    </w:p>
    <w:p w14:paraId="50A8B53B">
      <w:pPr>
        <w:bidi w:val="0"/>
        <w:rPr>
          <w:rFonts w:hint="default"/>
        </w:rPr>
      </w:pPr>
      <w:r>
        <w:rPr>
          <w:rFonts w:hint="default"/>
        </w:rPr>
        <w:t>{</w:t>
      </w:r>
    </w:p>
    <w:p w14:paraId="254AD0ED">
      <w:pPr>
        <w:bidi w:val="0"/>
        <w:rPr>
          <w:rFonts w:hint="default"/>
        </w:rPr>
      </w:pPr>
      <w:r>
        <w:rPr>
          <w:rFonts w:hint="default"/>
        </w:rPr>
        <w:t xml:space="preserve">  "code": "0",</w:t>
      </w:r>
    </w:p>
    <w:p w14:paraId="5DBAB53B">
      <w:pPr>
        <w:bidi w:val="0"/>
        <w:rPr>
          <w:rFonts w:hint="default"/>
        </w:rPr>
      </w:pPr>
      <w:r>
        <w:rPr>
          <w:rFonts w:hint="default"/>
        </w:rPr>
        <w:t xml:space="preserve">  "data": [</w:t>
      </w:r>
    </w:p>
    <w:p w14:paraId="41083351">
      <w:pPr>
        <w:bidi w:val="0"/>
        <w:rPr>
          <w:rFonts w:hint="default"/>
        </w:rPr>
      </w:pPr>
      <w:r>
        <w:rPr>
          <w:rFonts w:hint="default"/>
        </w:rPr>
        <w:t xml:space="preserve">    {</w:t>
      </w:r>
    </w:p>
    <w:p w14:paraId="1F63F3D2">
      <w:pPr>
        <w:bidi w:val="0"/>
        <w:rPr>
          <w:rFonts w:hint="default"/>
        </w:rPr>
      </w:pPr>
      <w:r>
        <w:rPr>
          <w:rFonts w:hint="default"/>
        </w:rPr>
        <w:t xml:space="preserve">      "instFamily": "BTC-USD",</w:t>
      </w:r>
    </w:p>
    <w:p w14:paraId="4E3071AB">
      <w:pPr>
        <w:bidi w:val="0"/>
        <w:rPr>
          <w:rFonts w:hint="default"/>
        </w:rPr>
      </w:pPr>
      <w:r>
        <w:rPr>
          <w:rFonts w:hint="default"/>
        </w:rPr>
        <w:t xml:space="preserve">      "maxSz": "10000",</w:t>
      </w:r>
    </w:p>
    <w:p w14:paraId="37850462">
      <w:pPr>
        <w:bidi w:val="0"/>
        <w:rPr>
          <w:rFonts w:hint="default"/>
        </w:rPr>
      </w:pPr>
      <w:r>
        <w:rPr>
          <w:rFonts w:hint="default"/>
        </w:rPr>
        <w:t xml:space="preserve">      "posType": "",</w:t>
      </w:r>
    </w:p>
    <w:p w14:paraId="1416A25C">
      <w:pPr>
        <w:bidi w:val="0"/>
        <w:rPr>
          <w:rFonts w:hint="default"/>
        </w:rPr>
      </w:pPr>
      <w:r>
        <w:rPr>
          <w:rFonts w:hint="default"/>
        </w:rPr>
        <w:t xml:space="preserve">      "uly": "BTC-USDT"</w:t>
      </w:r>
    </w:p>
    <w:p w14:paraId="51A0248A">
      <w:pPr>
        <w:bidi w:val="0"/>
        <w:rPr>
          <w:rFonts w:hint="default"/>
        </w:rPr>
      </w:pPr>
      <w:r>
        <w:rPr>
          <w:rFonts w:hint="default"/>
        </w:rPr>
        <w:t xml:space="preserve">    }</w:t>
      </w:r>
    </w:p>
    <w:p w14:paraId="21C73002">
      <w:pPr>
        <w:bidi w:val="0"/>
        <w:rPr>
          <w:rFonts w:hint="default"/>
        </w:rPr>
      </w:pPr>
      <w:r>
        <w:rPr>
          <w:rFonts w:hint="default"/>
        </w:rPr>
        <w:t xml:space="preserve">  ],</w:t>
      </w:r>
    </w:p>
    <w:p w14:paraId="14B0AF8B">
      <w:pPr>
        <w:bidi w:val="0"/>
        <w:rPr>
          <w:rFonts w:hint="default"/>
        </w:rPr>
      </w:pPr>
      <w:r>
        <w:rPr>
          <w:rFonts w:hint="default"/>
        </w:rPr>
        <w:t xml:space="preserve">  "msg": ""}</w:t>
      </w:r>
    </w:p>
    <w:p w14:paraId="1C360201">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00"/>
        <w:gridCol w:w="738"/>
        <w:gridCol w:w="6708"/>
      </w:tblGrid>
      <w:tr w14:paraId="3C25B34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628333E">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D11CAD0">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4756090">
            <w:pPr>
              <w:bidi w:val="0"/>
              <w:rPr>
                <w:rFonts w:hint="default"/>
              </w:rPr>
            </w:pPr>
            <w:r>
              <w:rPr>
                <w:rFonts w:hint="default"/>
                <w:lang w:val="en-US" w:eastAsia="zh-CN"/>
              </w:rPr>
              <w:t>描述</w:t>
            </w:r>
          </w:p>
        </w:tc>
      </w:tr>
      <w:tr w14:paraId="32963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2098FF">
            <w:pPr>
              <w:bidi w:val="0"/>
              <w:rPr>
                <w:rFonts w:hint="default"/>
              </w:rPr>
            </w:pPr>
            <w:r>
              <w:rPr>
                <w:rFonts w:hint="default"/>
                <w:lang w:val="en-US" w:eastAsia="zh-CN"/>
              </w:rPr>
              <w:t>uly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A00B8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BB742A">
            <w:pPr>
              <w:bidi w:val="0"/>
              <w:rPr>
                <w:rFonts w:hint="default"/>
              </w:rPr>
            </w:pPr>
            <w:r>
              <w:rPr>
                <w:rFonts w:hint="default"/>
                <w:lang w:val="en-US" w:eastAsia="zh-CN"/>
              </w:rPr>
              <w:t>标的指数</w:t>
            </w:r>
            <w:r>
              <w:rPr>
                <w:rFonts w:hint="default"/>
                <w:lang w:val="en-US" w:eastAsia="zh-CN"/>
              </w:rPr>
              <w:br w:type="textWrapping"/>
            </w:r>
            <w:r>
              <w:rPr>
                <w:rFonts w:hint="default"/>
                <w:lang w:val="en-US" w:eastAsia="zh-CN"/>
              </w:rPr>
              <w:t>适用于交割/永续/期权</w:t>
            </w:r>
          </w:p>
        </w:tc>
      </w:tr>
      <w:tr w14:paraId="45049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89889A">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07617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A31093">
            <w:pPr>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44C67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3D0752">
            <w:pPr>
              <w:bidi w:val="0"/>
              <w:rPr>
                <w:rFonts w:hint="default"/>
              </w:rPr>
            </w:pPr>
            <w:r>
              <w:rPr>
                <w:rFonts w:hint="default"/>
                <w:lang w:val="en-US" w:eastAsia="zh-CN"/>
              </w:rPr>
              <w:t>maxSz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D844A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4A50D4">
            <w:pPr>
              <w:bidi w:val="0"/>
              <w:rPr>
                <w:rFonts w:hint="default"/>
              </w:rPr>
            </w:pPr>
            <w:r>
              <w:rPr>
                <w:rFonts w:hint="default"/>
                <w:lang w:val="en-US" w:eastAsia="zh-CN"/>
              </w:rPr>
              <w:t>最大持仓量</w:t>
            </w:r>
          </w:p>
        </w:tc>
      </w:tr>
      <w:tr w14:paraId="0976C44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E00EFA">
            <w:pPr>
              <w:bidi w:val="0"/>
              <w:rPr>
                <w:rFonts w:hint="default"/>
              </w:rPr>
            </w:pPr>
            <w:r>
              <w:rPr>
                <w:rFonts w:hint="default"/>
                <w:lang w:val="en-US" w:eastAsia="zh-CN"/>
              </w:rPr>
              <w:t>posType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D317E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8FF997">
            <w:pPr>
              <w:bidi w:val="0"/>
              <w:rPr>
                <w:rFonts w:hint="default"/>
              </w:rPr>
            </w:pPr>
            <w:r>
              <w:rPr>
                <w:rFonts w:hint="default"/>
                <w:lang w:val="en-US" w:eastAsia="zh-CN"/>
              </w:rPr>
              <w:t>限仓类型，仅适用于组合保证金模式下的期权全仓。</w:t>
            </w:r>
            <w:r>
              <w:rPr>
                <w:rFonts w:hint="default"/>
                <w:lang w:val="en-US" w:eastAsia="zh-CN"/>
              </w:rPr>
              <w:br w:type="textWrapping"/>
            </w:r>
            <w:r>
              <w:rPr>
                <w:rFonts w:hint="default"/>
                <w:lang w:val="en-US" w:eastAsia="zh-CN"/>
              </w:rPr>
              <w:t>1：所有合约挂单 + 持仓张数，2：所有合约总挂单张数，3：所有合约总挂单单数，4：同方向合约挂单 + 持仓张数，5：单一合约总挂单单数，6：单一合约挂单 + 持仓张数，7：单笔挂单张数"</w:t>
            </w:r>
          </w:p>
        </w:tc>
      </w:tr>
    </w:tbl>
    <w:p w14:paraId="709FB056">
      <w:pPr>
        <w:bidi w:val="0"/>
        <w:rPr>
          <w:rFonts w:hint="default"/>
        </w:rPr>
      </w:pPr>
      <w:r>
        <w:rPr>
          <w:rFonts w:hint="default"/>
        </w:rPr>
        <w:t>开通期权交易</w:t>
      </w:r>
    </w:p>
    <w:p w14:paraId="772720AC">
      <w:pPr>
        <w:bidi w:val="0"/>
        <w:rPr>
          <w:rFonts w:hint="default"/>
        </w:rPr>
      </w:pPr>
      <w:r>
        <w:rPr>
          <w:rFonts w:hint="default"/>
        </w:rPr>
        <w:t>限速：5次/2s</w:t>
      </w:r>
    </w:p>
    <w:p w14:paraId="464B8978">
      <w:pPr>
        <w:bidi w:val="0"/>
        <w:rPr>
          <w:rFonts w:hint="default"/>
        </w:rPr>
      </w:pPr>
      <w:r>
        <w:rPr>
          <w:rFonts w:hint="default"/>
        </w:rPr>
        <w:t>限速规则：User ID</w:t>
      </w:r>
    </w:p>
    <w:p w14:paraId="6BDDA36E">
      <w:pPr>
        <w:bidi w:val="0"/>
        <w:rPr>
          <w:rFonts w:hint="default"/>
        </w:rPr>
      </w:pPr>
      <w:r>
        <w:rPr>
          <w:rFonts w:hint="default"/>
        </w:rPr>
        <w:t>权限：交易</w:t>
      </w:r>
    </w:p>
    <w:p w14:paraId="2AAAC21C">
      <w:pPr>
        <w:bidi w:val="0"/>
        <w:rPr>
          <w:rFonts w:hint="default"/>
        </w:rPr>
      </w:pPr>
      <w:r>
        <w:rPr>
          <w:rFonts w:hint="default"/>
        </w:rPr>
        <w:t>HTTP请求</w:t>
      </w:r>
    </w:p>
    <w:p w14:paraId="6B0FAAAC">
      <w:pPr>
        <w:bidi w:val="0"/>
        <w:rPr>
          <w:rFonts w:hint="default"/>
        </w:rPr>
      </w:pPr>
      <w:r>
        <w:rPr>
          <w:rFonts w:hint="default"/>
        </w:rPr>
        <w:t>POST /api/v5/account/activate-option</w:t>
      </w:r>
    </w:p>
    <w:p w14:paraId="3E567E68">
      <w:pPr>
        <w:bidi w:val="0"/>
      </w:pPr>
      <w:r>
        <w:rPr>
          <w:rFonts w:hint="default"/>
        </w:rPr>
        <w:t>请求示例</w:t>
      </w:r>
    </w:p>
    <w:p w14:paraId="70A0B7B4">
      <w:pPr>
        <w:bidi w:val="0"/>
        <w:rPr>
          <w:rFonts w:hint="default"/>
        </w:rPr>
      </w:pPr>
      <w:r>
        <w:rPr>
          <w:rFonts w:hint="default"/>
        </w:rPr>
        <w:t>请求参数</w:t>
      </w:r>
    </w:p>
    <w:p w14:paraId="6C9D3693">
      <w:pPr>
        <w:bidi w:val="0"/>
        <w:rPr>
          <w:rFonts w:hint="default"/>
        </w:rPr>
      </w:pPr>
      <w:r>
        <w:rPr>
          <w:rFonts w:hint="default"/>
        </w:rPr>
        <w:t>无</w:t>
      </w:r>
    </w:p>
    <w:p w14:paraId="1067E655">
      <w:pPr>
        <w:bidi w:val="0"/>
      </w:pPr>
      <w:r>
        <w:rPr>
          <w:rFonts w:hint="default"/>
        </w:rPr>
        <w:t>返回结果</w:t>
      </w:r>
    </w:p>
    <w:p w14:paraId="63BCB892">
      <w:pPr>
        <w:bidi w:val="0"/>
        <w:rPr>
          <w:rFonts w:hint="default"/>
        </w:rPr>
      </w:pPr>
      <w:r>
        <w:rPr>
          <w:rFonts w:hint="default"/>
        </w:rPr>
        <w:t>{</w:t>
      </w:r>
    </w:p>
    <w:p w14:paraId="1373C15E">
      <w:pPr>
        <w:bidi w:val="0"/>
        <w:rPr>
          <w:rFonts w:hint="default"/>
        </w:rPr>
      </w:pPr>
      <w:r>
        <w:rPr>
          <w:rFonts w:hint="default"/>
        </w:rPr>
        <w:t xml:space="preserve">    "code": "0",</w:t>
      </w:r>
    </w:p>
    <w:p w14:paraId="6D504F4A">
      <w:pPr>
        <w:bidi w:val="0"/>
        <w:rPr>
          <w:rFonts w:hint="default"/>
        </w:rPr>
      </w:pPr>
      <w:r>
        <w:rPr>
          <w:rFonts w:hint="default"/>
        </w:rPr>
        <w:t xml:space="preserve">    "msg": "",</w:t>
      </w:r>
    </w:p>
    <w:p w14:paraId="42D06557">
      <w:pPr>
        <w:bidi w:val="0"/>
        <w:rPr>
          <w:rFonts w:hint="default"/>
        </w:rPr>
      </w:pPr>
      <w:r>
        <w:rPr>
          <w:rFonts w:hint="default"/>
        </w:rPr>
        <w:t xml:space="preserve">    "data": [{</w:t>
      </w:r>
    </w:p>
    <w:p w14:paraId="2092F1B9">
      <w:pPr>
        <w:bidi w:val="0"/>
        <w:rPr>
          <w:rFonts w:hint="default"/>
        </w:rPr>
      </w:pPr>
      <w:r>
        <w:rPr>
          <w:rFonts w:hint="default"/>
        </w:rPr>
        <w:t xml:space="preserve">        "ts": "1600000000000"</w:t>
      </w:r>
    </w:p>
    <w:p w14:paraId="430205A6">
      <w:pPr>
        <w:bidi w:val="0"/>
        <w:rPr>
          <w:rFonts w:hint="default"/>
        </w:rPr>
      </w:pPr>
      <w:r>
        <w:rPr>
          <w:rFonts w:hint="default"/>
        </w:rPr>
        <w:t xml:space="preserve">    }]}</w:t>
      </w:r>
    </w:p>
    <w:p w14:paraId="0C889423">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738"/>
        <w:gridCol w:w="1080"/>
      </w:tblGrid>
      <w:tr w14:paraId="67F6574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E70463B">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64C5AB8">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57C19FA">
            <w:pPr>
              <w:bidi w:val="0"/>
              <w:rPr>
                <w:rFonts w:hint="default"/>
              </w:rPr>
            </w:pPr>
            <w:r>
              <w:rPr>
                <w:rFonts w:hint="default"/>
                <w:lang w:val="en-US" w:eastAsia="zh-CN"/>
              </w:rPr>
              <w:t>描述</w:t>
            </w:r>
          </w:p>
        </w:tc>
      </w:tr>
      <w:tr w14:paraId="734BB9A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1667E11">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B654F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788059">
            <w:pPr>
              <w:bidi w:val="0"/>
              <w:rPr>
                <w:rFonts w:hint="default"/>
              </w:rPr>
            </w:pPr>
            <w:r>
              <w:rPr>
                <w:rFonts w:hint="default"/>
                <w:lang w:val="en-US" w:eastAsia="zh-CN"/>
              </w:rPr>
              <w:t>开通时间</w:t>
            </w:r>
          </w:p>
        </w:tc>
      </w:tr>
    </w:tbl>
    <w:p w14:paraId="47B24B06">
      <w:pPr>
        <w:bidi w:val="0"/>
        <w:rPr>
          <w:rFonts w:hint="default"/>
        </w:rPr>
      </w:pPr>
      <w:r>
        <w:rPr>
          <w:rFonts w:hint="default"/>
        </w:rPr>
        <w:t>设置自动借币</w:t>
      </w:r>
    </w:p>
    <w:p w14:paraId="2A53F5A0">
      <w:pPr>
        <w:bidi w:val="0"/>
        <w:rPr>
          <w:rFonts w:hint="default"/>
        </w:rPr>
      </w:pPr>
      <w:r>
        <w:rPr>
          <w:rFonts w:hint="default"/>
        </w:rPr>
        <w:t>仅适用于跨币种保证金模式和组合保证金模式</w:t>
      </w:r>
    </w:p>
    <w:p w14:paraId="7FC7C542">
      <w:pPr>
        <w:bidi w:val="0"/>
        <w:rPr>
          <w:rFonts w:hint="default"/>
        </w:rPr>
      </w:pPr>
      <w:r>
        <w:rPr>
          <w:rFonts w:hint="default"/>
        </w:rPr>
        <w:t>限速：5次/2s</w:t>
      </w:r>
    </w:p>
    <w:p w14:paraId="5F133975">
      <w:pPr>
        <w:bidi w:val="0"/>
        <w:rPr>
          <w:rFonts w:hint="default"/>
        </w:rPr>
      </w:pPr>
      <w:r>
        <w:rPr>
          <w:rFonts w:hint="default"/>
        </w:rPr>
        <w:t>限速规则：User ID</w:t>
      </w:r>
    </w:p>
    <w:p w14:paraId="25E60AE4">
      <w:pPr>
        <w:bidi w:val="0"/>
        <w:rPr>
          <w:rFonts w:hint="default"/>
        </w:rPr>
      </w:pPr>
      <w:r>
        <w:rPr>
          <w:rFonts w:hint="default"/>
        </w:rPr>
        <w:t>权限：交易</w:t>
      </w:r>
    </w:p>
    <w:p w14:paraId="6B4A1653">
      <w:pPr>
        <w:bidi w:val="0"/>
        <w:rPr>
          <w:rFonts w:hint="default"/>
        </w:rPr>
      </w:pPr>
      <w:r>
        <w:rPr>
          <w:rFonts w:hint="default"/>
        </w:rPr>
        <w:t>HTTP请求</w:t>
      </w:r>
    </w:p>
    <w:p w14:paraId="0915C201">
      <w:pPr>
        <w:bidi w:val="0"/>
        <w:rPr>
          <w:rFonts w:hint="default"/>
        </w:rPr>
      </w:pPr>
      <w:r>
        <w:rPr>
          <w:rFonts w:hint="default"/>
        </w:rPr>
        <w:t>POST /api/v5/account/set-auto-loan</w:t>
      </w:r>
    </w:p>
    <w:p w14:paraId="6EE907CF">
      <w:pPr>
        <w:bidi w:val="0"/>
      </w:pPr>
      <w:r>
        <w:rPr>
          <w:rFonts w:hint="default"/>
        </w:rPr>
        <w:t>请求示例</w:t>
      </w:r>
    </w:p>
    <w:p w14:paraId="3436DD04">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40"/>
        <w:gridCol w:w="940"/>
        <w:gridCol w:w="1080"/>
        <w:gridCol w:w="1987"/>
      </w:tblGrid>
      <w:tr w14:paraId="5F87661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40E1DCF">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623CA34">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3D2B611">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C75F89B">
            <w:pPr>
              <w:bidi w:val="0"/>
              <w:rPr>
                <w:rFonts w:hint="default"/>
              </w:rPr>
            </w:pPr>
            <w:r>
              <w:rPr>
                <w:rFonts w:hint="default"/>
                <w:lang w:val="en-US" w:eastAsia="zh-CN"/>
              </w:rPr>
              <w:t>描述</w:t>
            </w:r>
          </w:p>
        </w:tc>
      </w:tr>
      <w:tr w14:paraId="7629FE1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BFA587">
            <w:pPr>
              <w:bidi w:val="0"/>
              <w:rPr>
                <w:rFonts w:hint="default"/>
              </w:rPr>
            </w:pPr>
            <w:r>
              <w:rPr>
                <w:rFonts w:hint="default"/>
                <w:lang w:val="en-US" w:eastAsia="zh-CN"/>
              </w:rPr>
              <w:t>autoLoan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F17FD1">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FC1C8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A8C4B1">
            <w:pPr>
              <w:bidi w:val="0"/>
              <w:rPr>
                <w:rFonts w:hint="default"/>
              </w:rPr>
            </w:pPr>
            <w:r>
              <w:rPr>
                <w:rFonts w:hint="default"/>
                <w:lang w:val="en-US" w:eastAsia="zh-CN"/>
              </w:rPr>
              <w:t>是否自动借币</w:t>
            </w:r>
            <w:r>
              <w:rPr>
                <w:rFonts w:hint="default"/>
                <w:lang w:val="en-US" w:eastAsia="zh-CN"/>
              </w:rPr>
              <w:br w:type="textWrapping"/>
            </w:r>
            <w:r>
              <w:rPr>
                <w:rFonts w:hint="default"/>
                <w:lang w:val="en-US" w:eastAsia="zh-CN"/>
              </w:rPr>
              <w:t>有效值为true, false</w:t>
            </w:r>
            <w:r>
              <w:rPr>
                <w:rFonts w:hint="default"/>
                <w:lang w:val="en-US" w:eastAsia="zh-CN"/>
              </w:rPr>
              <w:br w:type="textWrapping"/>
            </w:r>
            <w:r>
              <w:rPr>
                <w:rFonts w:hint="default"/>
                <w:lang w:val="en-US" w:eastAsia="zh-CN"/>
              </w:rPr>
              <w:t>默认为 true</w:t>
            </w:r>
          </w:p>
        </w:tc>
      </w:tr>
    </w:tbl>
    <w:p w14:paraId="4524C94E">
      <w:pPr>
        <w:bidi w:val="0"/>
      </w:pPr>
      <w:r>
        <w:rPr>
          <w:rFonts w:hint="default"/>
        </w:rPr>
        <w:t>返回结果</w:t>
      </w:r>
    </w:p>
    <w:p w14:paraId="4C65A9B1">
      <w:pPr>
        <w:bidi w:val="0"/>
        <w:rPr>
          <w:rFonts w:hint="default"/>
        </w:rPr>
      </w:pPr>
      <w:r>
        <w:rPr>
          <w:rFonts w:hint="default"/>
        </w:rPr>
        <w:t>{</w:t>
      </w:r>
    </w:p>
    <w:p w14:paraId="2CD87AA5">
      <w:pPr>
        <w:bidi w:val="0"/>
        <w:rPr>
          <w:rFonts w:hint="default"/>
        </w:rPr>
      </w:pPr>
      <w:r>
        <w:rPr>
          <w:rFonts w:hint="default"/>
        </w:rPr>
        <w:t xml:space="preserve">    "code": "0",</w:t>
      </w:r>
    </w:p>
    <w:p w14:paraId="4E8735BE">
      <w:pPr>
        <w:bidi w:val="0"/>
        <w:rPr>
          <w:rFonts w:hint="default"/>
        </w:rPr>
      </w:pPr>
      <w:r>
        <w:rPr>
          <w:rFonts w:hint="default"/>
        </w:rPr>
        <w:t xml:space="preserve">    "msg": "",</w:t>
      </w:r>
    </w:p>
    <w:p w14:paraId="1879B6B8">
      <w:pPr>
        <w:bidi w:val="0"/>
        <w:rPr>
          <w:rFonts w:hint="default"/>
        </w:rPr>
      </w:pPr>
      <w:r>
        <w:rPr>
          <w:rFonts w:hint="default"/>
        </w:rPr>
        <w:t xml:space="preserve">    "data": [{</w:t>
      </w:r>
    </w:p>
    <w:p w14:paraId="4D113DDC">
      <w:pPr>
        <w:bidi w:val="0"/>
        <w:rPr>
          <w:rFonts w:hint="default"/>
        </w:rPr>
      </w:pPr>
      <w:r>
        <w:rPr>
          <w:rFonts w:hint="default"/>
        </w:rPr>
        <w:t xml:space="preserve">        "autoLoan": true</w:t>
      </w:r>
    </w:p>
    <w:p w14:paraId="2C0C399F">
      <w:pPr>
        <w:bidi w:val="0"/>
        <w:rPr>
          <w:rFonts w:hint="default"/>
        </w:rPr>
      </w:pPr>
      <w:r>
        <w:rPr>
          <w:rFonts w:hint="default"/>
        </w:rPr>
        <w:t xml:space="preserve">    }]}</w:t>
      </w:r>
    </w:p>
    <w:p w14:paraId="179A67D0">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40"/>
        <w:gridCol w:w="940"/>
        <w:gridCol w:w="1500"/>
      </w:tblGrid>
      <w:tr w14:paraId="1671BA8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7392290">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0D602B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BFAC472">
            <w:pPr>
              <w:bidi w:val="0"/>
              <w:rPr>
                <w:rFonts w:hint="default"/>
              </w:rPr>
            </w:pPr>
            <w:r>
              <w:rPr>
                <w:rFonts w:hint="default"/>
                <w:lang w:val="en-US" w:eastAsia="zh-CN"/>
              </w:rPr>
              <w:t>描述</w:t>
            </w:r>
          </w:p>
        </w:tc>
      </w:tr>
      <w:tr w14:paraId="35640BA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724BB3">
            <w:pPr>
              <w:bidi w:val="0"/>
              <w:rPr>
                <w:rFonts w:hint="default"/>
              </w:rPr>
            </w:pPr>
            <w:r>
              <w:rPr>
                <w:rFonts w:hint="default"/>
                <w:lang w:val="en-US" w:eastAsia="zh-CN"/>
              </w:rPr>
              <w:t>autoLoan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FDC4DE">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5FC849">
            <w:pPr>
              <w:bidi w:val="0"/>
              <w:rPr>
                <w:rFonts w:hint="default"/>
              </w:rPr>
            </w:pPr>
            <w:r>
              <w:rPr>
                <w:rFonts w:hint="default"/>
                <w:lang w:val="en-US" w:eastAsia="zh-CN"/>
              </w:rPr>
              <w:t>是否自动借币</w:t>
            </w:r>
          </w:p>
        </w:tc>
      </w:tr>
    </w:tbl>
    <w:p w14:paraId="257EDE51">
      <w:pPr>
        <w:bidi w:val="0"/>
        <w:rPr>
          <w:rFonts w:hint="default"/>
        </w:rPr>
      </w:pPr>
      <w:r>
        <w:rPr>
          <w:rFonts w:hint="default"/>
        </w:rPr>
        <w:t>预设置账户模式切换</w:t>
      </w:r>
    </w:p>
    <w:p w14:paraId="284001A0">
      <w:pPr>
        <w:bidi w:val="0"/>
        <w:rPr>
          <w:rFonts w:hint="default"/>
        </w:rPr>
      </w:pPr>
      <w:r>
        <w:rPr>
          <w:rFonts w:hint="default"/>
        </w:rPr>
        <w:t>预设置账户模式切换的必要信息，若由组合保证金模式切换到合约模式/跨币种保证金模式，且存在全仓交割、永续仓位，则必须预设置lever，令所有仓位具有相同杠杆倍数。</w:t>
      </w:r>
    </w:p>
    <w:p w14:paraId="0D8744B5">
      <w:pPr>
        <w:bidi w:val="0"/>
        <w:rPr>
          <w:rFonts w:hint="default"/>
        </w:rPr>
      </w:pPr>
      <w:r>
        <w:rPr>
          <w:rFonts w:hint="default"/>
        </w:rPr>
        <w:t>若用户未按照规定进行设置，在预检查或设置账户模式时将接收到报错或提示信息。</w:t>
      </w:r>
    </w:p>
    <w:p w14:paraId="2C7E59BC">
      <w:pPr>
        <w:bidi w:val="0"/>
        <w:rPr>
          <w:rFonts w:hint="default"/>
        </w:rPr>
      </w:pPr>
      <w:r>
        <w:rPr>
          <w:rFonts w:hint="default"/>
        </w:rPr>
        <w:t>限速：5次/2s</w:t>
      </w:r>
    </w:p>
    <w:p w14:paraId="5237FBDB">
      <w:pPr>
        <w:bidi w:val="0"/>
        <w:rPr>
          <w:rFonts w:hint="default"/>
        </w:rPr>
      </w:pPr>
      <w:r>
        <w:rPr>
          <w:rFonts w:hint="default"/>
        </w:rPr>
        <w:t>限速规则：User ID</w:t>
      </w:r>
    </w:p>
    <w:p w14:paraId="4958EABD">
      <w:pPr>
        <w:bidi w:val="0"/>
        <w:rPr>
          <w:rFonts w:hint="default"/>
        </w:rPr>
      </w:pPr>
      <w:r>
        <w:rPr>
          <w:rFonts w:hint="default"/>
        </w:rPr>
        <w:t>权限：交易</w:t>
      </w:r>
    </w:p>
    <w:p w14:paraId="0B0897B8">
      <w:pPr>
        <w:bidi w:val="0"/>
        <w:rPr>
          <w:rFonts w:hint="default"/>
        </w:rPr>
      </w:pPr>
      <w:r>
        <w:rPr>
          <w:rFonts w:hint="default"/>
        </w:rPr>
        <w:t>HTTP请求</w:t>
      </w:r>
    </w:p>
    <w:p w14:paraId="67D24A09">
      <w:pPr>
        <w:bidi w:val="0"/>
        <w:rPr>
          <w:rFonts w:hint="default"/>
        </w:rPr>
      </w:pPr>
      <w:r>
        <w:rPr>
          <w:rFonts w:hint="default"/>
        </w:rPr>
        <w:t>POST /api/v5/account/account-level-switch-preset</w:t>
      </w:r>
    </w:p>
    <w:p w14:paraId="2B250C86">
      <w:pPr>
        <w:bidi w:val="0"/>
      </w:pPr>
      <w:r>
        <w:rPr>
          <w:rFonts w:hint="default"/>
        </w:rPr>
        <w:t>请求示例</w:t>
      </w:r>
    </w:p>
    <w:p w14:paraId="6086414B">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60"/>
        <w:gridCol w:w="738"/>
        <w:gridCol w:w="849"/>
        <w:gridCol w:w="5499"/>
      </w:tblGrid>
      <w:tr w14:paraId="15876CA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676138D">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37DFE15">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D03C819">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A06FD59">
            <w:pPr>
              <w:bidi w:val="0"/>
              <w:rPr>
                <w:rFonts w:hint="default"/>
              </w:rPr>
            </w:pPr>
            <w:r>
              <w:rPr>
                <w:rFonts w:hint="default"/>
                <w:lang w:val="en-US" w:eastAsia="zh-CN"/>
              </w:rPr>
              <w:t>描述</w:t>
            </w:r>
          </w:p>
        </w:tc>
      </w:tr>
      <w:tr w14:paraId="0D076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54D9D4">
            <w:pPr>
              <w:bidi w:val="0"/>
              <w:rPr>
                <w:rFonts w:hint="default"/>
              </w:rPr>
            </w:pPr>
            <w:r>
              <w:rPr>
                <w:rFonts w:hint="default"/>
                <w:lang w:val="en-US" w:eastAsia="zh-CN"/>
              </w:rPr>
              <w:t>acctLv</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65900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72A9F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209A9A">
            <w:pPr>
              <w:bidi w:val="0"/>
              <w:rPr>
                <w:rFonts w:hint="default"/>
              </w:rPr>
            </w:pPr>
            <w:r>
              <w:rPr>
                <w:rFonts w:hint="default"/>
                <w:lang w:val="en-US" w:eastAsia="zh-CN"/>
              </w:rPr>
              <w:t>账户模式</w:t>
            </w:r>
            <w:r>
              <w:rPr>
                <w:rFonts w:hint="default"/>
                <w:lang w:val="en-US" w:eastAsia="zh-CN"/>
              </w:rPr>
              <w:br w:type="textWrapping"/>
            </w:r>
            <w:r>
              <w:rPr>
                <w:rFonts w:hint="default"/>
                <w:lang w:val="en-US" w:eastAsia="zh-CN"/>
              </w:rPr>
              <w:t>2: 合约模式</w:t>
            </w:r>
            <w:r>
              <w:rPr>
                <w:rFonts w:hint="default"/>
                <w:lang w:val="en-US" w:eastAsia="zh-CN"/>
              </w:rPr>
              <w:br w:type="textWrapping"/>
            </w:r>
            <w:r>
              <w:rPr>
                <w:rFonts w:hint="default"/>
                <w:lang w:val="en-US" w:eastAsia="zh-CN"/>
              </w:rPr>
              <w:t>3: 跨币种保证金模式</w:t>
            </w:r>
            <w:r>
              <w:rPr>
                <w:rFonts w:hint="default"/>
                <w:lang w:val="en-US" w:eastAsia="zh-CN"/>
              </w:rPr>
              <w:br w:type="textWrapping"/>
            </w:r>
            <w:r>
              <w:rPr>
                <w:rFonts w:hint="default"/>
                <w:lang w:val="en-US" w:eastAsia="zh-CN"/>
              </w:rPr>
              <w:t>4: 组合保证金模式</w:t>
            </w:r>
          </w:p>
        </w:tc>
      </w:tr>
      <w:tr w14:paraId="4999A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EF57B2">
            <w:pPr>
              <w:bidi w:val="0"/>
              <w:rPr>
                <w:rFonts w:hint="default"/>
              </w:rPr>
            </w:pPr>
            <w:r>
              <w:rPr>
                <w:rFonts w:hint="default"/>
                <w:lang w:val="en-US" w:eastAsia="zh-CN"/>
              </w:rPr>
              <w:t>lever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D0442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E50AFE">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0F34E6">
            <w:pPr>
              <w:bidi w:val="0"/>
              <w:rPr>
                <w:rFonts w:hint="default"/>
              </w:rPr>
            </w:pPr>
            <w:r>
              <w:rPr>
                <w:rFonts w:hint="default"/>
                <w:lang w:val="en-US" w:eastAsia="zh-CN"/>
              </w:rPr>
              <w:t>在组合保证金模式向合约模式/跨币种保证金模式切换，且用户有全仓仓位时，必须传入</w:t>
            </w:r>
          </w:p>
        </w:tc>
      </w:tr>
      <w:tr w14:paraId="0F3301C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CA3156">
            <w:pPr>
              <w:bidi w:val="0"/>
              <w:rPr>
                <w:rFonts w:hint="default"/>
              </w:rPr>
            </w:pPr>
            <w:r>
              <w:rPr>
                <w:rFonts w:hint="default"/>
                <w:lang w:val="en-US" w:eastAsia="zh-CN"/>
              </w:rPr>
              <w:t>riskOffsetType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99D94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DA52B5">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86C964">
            <w:pPr>
              <w:bidi w:val="0"/>
              <w:rPr>
                <w:rFonts w:hint="default"/>
              </w:rPr>
            </w:pPr>
            <w:del w:id="67">
              <w:r>
                <w:rPr>
                  <w:rFonts w:hint="default"/>
                  <w:lang w:val="en-US" w:eastAsia="zh-CN"/>
                </w:rPr>
                <w:delText>风险对冲模式</w:delText>
              </w:r>
            </w:del>
            <w:del w:id="68">
              <w:r>
                <w:rPr>
                  <w:rFonts w:hint="default"/>
                  <w:lang w:val="en-US" w:eastAsia="zh-CN"/>
                </w:rPr>
                <w:br w:type="textWrapping"/>
              </w:r>
            </w:del>
            <w:del w:id="69">
              <w:r>
                <w:rPr>
                  <w:rFonts w:hint="default"/>
                  <w:lang w:val="en-US" w:eastAsia="zh-CN"/>
                </w:rPr>
                <w:delText>1：现货对冲(USDT)</w:delText>
              </w:r>
            </w:del>
            <w:del w:id="70">
              <w:r>
                <w:rPr>
                  <w:rFonts w:hint="default"/>
                  <w:lang w:val="en-US" w:eastAsia="zh-CN"/>
                </w:rPr>
                <w:br w:type="textWrapping"/>
              </w:r>
            </w:del>
            <w:del w:id="71">
              <w:r>
                <w:rPr>
                  <w:rFonts w:hint="default"/>
                  <w:lang w:val="en-US" w:eastAsia="zh-CN"/>
                </w:rPr>
                <w:delText>2：现货对冲(币)</w:delText>
              </w:r>
            </w:del>
            <w:del w:id="72">
              <w:r>
                <w:rPr>
                  <w:rFonts w:hint="default"/>
                  <w:lang w:val="en-US" w:eastAsia="zh-CN"/>
                </w:rPr>
                <w:br w:type="textWrapping"/>
              </w:r>
            </w:del>
            <w:del w:id="73">
              <w:r>
                <w:rPr>
                  <w:rFonts w:hint="default"/>
                  <w:lang w:val="en-US" w:eastAsia="zh-CN"/>
                </w:rPr>
                <w:delText>3：衍生品对冲（未开启现货对冲）</w:delText>
              </w:r>
            </w:del>
            <w:del w:id="74">
              <w:r>
                <w:rPr>
                  <w:rFonts w:hint="default"/>
                  <w:lang w:val="en-US" w:eastAsia="zh-CN"/>
                </w:rPr>
                <w:br w:type="textWrapping"/>
              </w:r>
            </w:del>
            <w:del w:id="75">
              <w:r>
                <w:rPr>
                  <w:rFonts w:hint="default"/>
                  <w:lang w:val="en-US" w:eastAsia="zh-CN"/>
                </w:rPr>
                <w:delText>4：现货对冲(USDC)</w:delText>
              </w:r>
            </w:del>
            <w:del w:id="76">
              <w:r>
                <w:rPr>
                  <w:rFonts w:hint="default"/>
                  <w:lang w:val="en-US" w:eastAsia="zh-CN"/>
                </w:rPr>
                <w:br w:type="textWrapping"/>
              </w:r>
            </w:del>
            <w:del w:id="77">
              <w:r>
                <w:rPr>
                  <w:rFonts w:hint="default"/>
                  <w:lang w:val="en-US" w:eastAsia="zh-CN"/>
                </w:rPr>
                <w:delText>适用于合约模式/跨币种保证金模式向组合保证金模式切换</w:delText>
              </w:r>
            </w:del>
            <w:r>
              <w:rPr>
                <w:rFonts w:hint="default"/>
                <w:lang w:val="en-US" w:eastAsia="zh-CN"/>
              </w:rPr>
              <w:t>（已弃用）</w:t>
            </w:r>
          </w:p>
        </w:tc>
      </w:tr>
    </w:tbl>
    <w:p w14:paraId="6CDC7369">
      <w:pPr>
        <w:bidi w:val="0"/>
      </w:pPr>
      <w:r>
        <w:rPr>
          <w:rFonts w:hint="default"/>
        </w:rPr>
        <w:t>返回结果 1. 合约模式 -&gt; 跨币种</w:t>
      </w:r>
    </w:p>
    <w:p w14:paraId="4D27EC3E">
      <w:pPr>
        <w:bidi w:val="0"/>
        <w:rPr>
          <w:rFonts w:hint="default"/>
        </w:rPr>
      </w:pPr>
      <w:r>
        <w:rPr>
          <w:rFonts w:hint="default"/>
        </w:rPr>
        <w:t>{</w:t>
      </w:r>
    </w:p>
    <w:p w14:paraId="5F7FAAD5">
      <w:pPr>
        <w:bidi w:val="0"/>
        <w:rPr>
          <w:rFonts w:hint="default"/>
        </w:rPr>
      </w:pPr>
      <w:r>
        <w:rPr>
          <w:rFonts w:hint="default"/>
        </w:rPr>
        <w:t xml:space="preserve">    "acctLv": "3",</w:t>
      </w:r>
    </w:p>
    <w:p w14:paraId="64F925A1">
      <w:pPr>
        <w:bidi w:val="0"/>
        <w:rPr>
          <w:rFonts w:hint="default"/>
        </w:rPr>
      </w:pPr>
      <w:r>
        <w:rPr>
          <w:rFonts w:hint="default"/>
        </w:rPr>
        <w:t xml:space="preserve">    "curAcctLv": "2",</w:t>
      </w:r>
    </w:p>
    <w:p w14:paraId="51603457">
      <w:pPr>
        <w:bidi w:val="0"/>
        <w:rPr>
          <w:rFonts w:hint="default"/>
        </w:rPr>
      </w:pPr>
      <w:r>
        <w:rPr>
          <w:rFonts w:hint="default"/>
        </w:rPr>
        <w:t xml:space="preserve">    "lever": "",</w:t>
      </w:r>
    </w:p>
    <w:p w14:paraId="2DB6C943">
      <w:pPr>
        <w:bidi w:val="0"/>
        <w:rPr>
          <w:rFonts w:hint="default"/>
        </w:rPr>
      </w:pPr>
      <w:r>
        <w:rPr>
          <w:rFonts w:hint="default"/>
        </w:rPr>
        <w:t xml:space="preserve">    "riskOffsetType": ""}</w:t>
      </w:r>
    </w:p>
    <w:p w14:paraId="1709864B">
      <w:pPr>
        <w:bidi w:val="0"/>
      </w:pPr>
      <w:r>
        <w:rPr>
          <w:rFonts w:hint="default"/>
        </w:rPr>
        <w:t>返回结果 2. 跨币种 -&gt; 合约模式</w:t>
      </w:r>
    </w:p>
    <w:p w14:paraId="57B22C21">
      <w:pPr>
        <w:bidi w:val="0"/>
        <w:rPr>
          <w:rFonts w:hint="default"/>
        </w:rPr>
      </w:pPr>
      <w:r>
        <w:rPr>
          <w:rFonts w:hint="default"/>
        </w:rPr>
        <w:t>{</w:t>
      </w:r>
    </w:p>
    <w:p w14:paraId="6E8DA68E">
      <w:pPr>
        <w:bidi w:val="0"/>
        <w:rPr>
          <w:rFonts w:hint="default"/>
        </w:rPr>
      </w:pPr>
      <w:r>
        <w:rPr>
          <w:rFonts w:hint="default"/>
        </w:rPr>
        <w:t xml:space="preserve">    "acctLv": "2",</w:t>
      </w:r>
    </w:p>
    <w:p w14:paraId="19DDBA53">
      <w:pPr>
        <w:bidi w:val="0"/>
        <w:rPr>
          <w:rFonts w:hint="default"/>
        </w:rPr>
      </w:pPr>
      <w:r>
        <w:rPr>
          <w:rFonts w:hint="default"/>
        </w:rPr>
        <w:t xml:space="preserve">    "curAcctLv": "3",</w:t>
      </w:r>
    </w:p>
    <w:p w14:paraId="2E87EDE2">
      <w:pPr>
        <w:bidi w:val="0"/>
        <w:rPr>
          <w:rFonts w:hint="default"/>
        </w:rPr>
      </w:pPr>
      <w:r>
        <w:rPr>
          <w:rFonts w:hint="default"/>
        </w:rPr>
        <w:t xml:space="preserve">    "lever": "",</w:t>
      </w:r>
    </w:p>
    <w:p w14:paraId="4EB82116">
      <w:pPr>
        <w:bidi w:val="0"/>
        <w:rPr>
          <w:rFonts w:hint="default"/>
        </w:rPr>
      </w:pPr>
      <w:r>
        <w:rPr>
          <w:rFonts w:hint="default"/>
        </w:rPr>
        <w:t xml:space="preserve">    "riskOffsetType": ""}</w:t>
      </w:r>
    </w:p>
    <w:p w14:paraId="119AAF73">
      <w:pPr>
        <w:bidi w:val="0"/>
      </w:pPr>
      <w:r>
        <w:rPr>
          <w:rFonts w:hint="default"/>
        </w:rPr>
        <w:t>返回结果 3. 组合保证金 -&gt; 合约模式/跨币种</w:t>
      </w:r>
    </w:p>
    <w:p w14:paraId="7499DFE4">
      <w:pPr>
        <w:bidi w:val="0"/>
        <w:rPr>
          <w:rFonts w:hint="default"/>
        </w:rPr>
      </w:pPr>
      <w:r>
        <w:rPr>
          <w:rFonts w:hint="default"/>
        </w:rPr>
        <w:t>{</w:t>
      </w:r>
    </w:p>
    <w:p w14:paraId="125FC9B1">
      <w:pPr>
        <w:bidi w:val="0"/>
        <w:rPr>
          <w:rFonts w:hint="default"/>
        </w:rPr>
      </w:pPr>
      <w:r>
        <w:rPr>
          <w:rFonts w:hint="default"/>
        </w:rPr>
        <w:t xml:space="preserve">    "acctLv": "2",</w:t>
      </w:r>
    </w:p>
    <w:p w14:paraId="350AD6DF">
      <w:pPr>
        <w:bidi w:val="0"/>
        <w:rPr>
          <w:rFonts w:hint="default"/>
        </w:rPr>
      </w:pPr>
      <w:r>
        <w:rPr>
          <w:rFonts w:hint="default"/>
        </w:rPr>
        <w:t xml:space="preserve">    "curAcctLv": "4",</w:t>
      </w:r>
    </w:p>
    <w:p w14:paraId="63C86D9B">
      <w:pPr>
        <w:bidi w:val="0"/>
        <w:rPr>
          <w:rFonts w:hint="default"/>
        </w:rPr>
      </w:pPr>
      <w:r>
        <w:rPr>
          <w:rFonts w:hint="default"/>
        </w:rPr>
        <w:t xml:space="preserve">    "lever": "10",</w:t>
      </w:r>
    </w:p>
    <w:p w14:paraId="45414179">
      <w:pPr>
        <w:bidi w:val="0"/>
        <w:rPr>
          <w:rFonts w:hint="default"/>
        </w:rPr>
      </w:pPr>
      <w:r>
        <w:rPr>
          <w:rFonts w:hint="default"/>
        </w:rPr>
        <w:t xml:space="preserve">    "riskOffsetType": ""}</w:t>
      </w:r>
    </w:p>
    <w:p w14:paraId="151FAF06">
      <w:pPr>
        <w:bidi w:val="0"/>
      </w:pPr>
      <w:r>
        <w:rPr>
          <w:rFonts w:hint="default"/>
        </w:rPr>
        <w:t>返回结果 4. 组合保证金 -&gt; 合约模式/跨币种，没有全仓合约仓位，则不需传入lever，不进行校验</w:t>
      </w:r>
    </w:p>
    <w:p w14:paraId="6B8B616B">
      <w:pPr>
        <w:bidi w:val="0"/>
        <w:rPr>
          <w:rFonts w:hint="default"/>
        </w:rPr>
      </w:pPr>
      <w:r>
        <w:rPr>
          <w:rFonts w:hint="default"/>
        </w:rPr>
        <w:t>{</w:t>
      </w:r>
    </w:p>
    <w:p w14:paraId="1B31FA9B">
      <w:pPr>
        <w:bidi w:val="0"/>
        <w:rPr>
          <w:rFonts w:hint="default"/>
        </w:rPr>
      </w:pPr>
      <w:r>
        <w:rPr>
          <w:rFonts w:hint="default"/>
        </w:rPr>
        <w:t xml:space="preserve">    "acctLv": "3",</w:t>
      </w:r>
    </w:p>
    <w:p w14:paraId="57317832">
      <w:pPr>
        <w:bidi w:val="0"/>
        <w:rPr>
          <w:rFonts w:hint="default"/>
        </w:rPr>
      </w:pPr>
      <w:r>
        <w:rPr>
          <w:rFonts w:hint="default"/>
        </w:rPr>
        <w:t xml:space="preserve">    "curAcctLv": "4",</w:t>
      </w:r>
    </w:p>
    <w:p w14:paraId="41A567D0">
      <w:pPr>
        <w:bidi w:val="0"/>
        <w:rPr>
          <w:rFonts w:hint="default"/>
        </w:rPr>
      </w:pPr>
      <w:r>
        <w:rPr>
          <w:rFonts w:hint="default"/>
        </w:rPr>
        <w:t xml:space="preserve">    "lever": "",</w:t>
      </w:r>
    </w:p>
    <w:p w14:paraId="1F993000">
      <w:pPr>
        <w:bidi w:val="0"/>
        <w:rPr>
          <w:rFonts w:hint="default"/>
        </w:rPr>
      </w:pPr>
      <w:r>
        <w:rPr>
          <w:rFonts w:hint="default"/>
        </w:rPr>
        <w:t xml:space="preserve">    "riskOffsetType": ""}</w:t>
      </w:r>
    </w:p>
    <w:p w14:paraId="26BA74F1">
      <w:pPr>
        <w:bidi w:val="0"/>
        <w:rPr>
          <w:rFonts w:hint="default"/>
        </w:rPr>
      </w:pPr>
    </w:p>
    <w:p w14:paraId="786630B3">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60"/>
        <w:gridCol w:w="738"/>
        <w:gridCol w:w="3600"/>
      </w:tblGrid>
      <w:tr w14:paraId="0F2A9E1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2E35029">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6384B3A">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FB71AB8">
            <w:pPr>
              <w:bidi w:val="0"/>
              <w:rPr>
                <w:rFonts w:hint="default"/>
              </w:rPr>
            </w:pPr>
            <w:r>
              <w:rPr>
                <w:rFonts w:hint="default"/>
                <w:lang w:val="en-US" w:eastAsia="zh-CN"/>
              </w:rPr>
              <w:t>描述</w:t>
            </w:r>
          </w:p>
        </w:tc>
      </w:tr>
      <w:tr w14:paraId="69508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524133">
            <w:pPr>
              <w:bidi w:val="0"/>
              <w:rPr>
                <w:rFonts w:hint="default"/>
              </w:rPr>
            </w:pPr>
            <w:r>
              <w:rPr>
                <w:rFonts w:hint="default"/>
                <w:lang w:val="en-US" w:eastAsia="zh-CN"/>
              </w:rPr>
              <w:t>curAcctLv</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148EA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856E5B">
            <w:pPr>
              <w:bidi w:val="0"/>
              <w:rPr>
                <w:rFonts w:hint="default"/>
              </w:rPr>
            </w:pPr>
            <w:r>
              <w:rPr>
                <w:rFonts w:hint="default"/>
                <w:lang w:val="en-US" w:eastAsia="zh-CN"/>
              </w:rPr>
              <w:t>当前账户类型</w:t>
            </w:r>
          </w:p>
        </w:tc>
      </w:tr>
      <w:tr w14:paraId="506CC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98C7926">
            <w:pPr>
              <w:bidi w:val="0"/>
              <w:rPr>
                <w:rFonts w:hint="default"/>
              </w:rPr>
            </w:pPr>
            <w:r>
              <w:rPr>
                <w:rFonts w:hint="default"/>
                <w:lang w:val="en-US" w:eastAsia="zh-CN"/>
              </w:rPr>
              <w:t>acctLv</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340EE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C709BD">
            <w:pPr>
              <w:bidi w:val="0"/>
              <w:rPr>
                <w:rFonts w:hint="default"/>
              </w:rPr>
            </w:pPr>
            <w:r>
              <w:rPr>
                <w:rFonts w:hint="default"/>
                <w:lang w:val="en-US" w:eastAsia="zh-CN"/>
              </w:rPr>
              <w:t>切换后的账户类型</w:t>
            </w:r>
          </w:p>
        </w:tc>
      </w:tr>
      <w:tr w14:paraId="1D978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C2C6F3">
            <w:pPr>
              <w:bidi w:val="0"/>
              <w:rPr>
                <w:rFonts w:hint="default"/>
              </w:rPr>
            </w:pPr>
            <w:r>
              <w:rPr>
                <w:rFonts w:hint="default"/>
                <w:lang w:val="en-US" w:eastAsia="zh-CN"/>
              </w:rPr>
              <w:t>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59767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4AA54B">
            <w:pPr>
              <w:bidi w:val="0"/>
              <w:rPr>
                <w:rFonts w:hint="default"/>
              </w:rPr>
            </w:pPr>
            <w:r>
              <w:rPr>
                <w:rFonts w:hint="default"/>
                <w:lang w:val="en-US" w:eastAsia="zh-CN"/>
              </w:rPr>
              <w:t>用户预设置的全仓合约仓位杠杆倍数</w:t>
            </w:r>
          </w:p>
        </w:tc>
      </w:tr>
      <w:tr w14:paraId="259AB7B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57A180">
            <w:pPr>
              <w:bidi w:val="0"/>
              <w:rPr>
                <w:rFonts w:hint="default"/>
              </w:rPr>
            </w:pPr>
            <w:r>
              <w:rPr>
                <w:rFonts w:hint="default"/>
                <w:lang w:val="en-US" w:eastAsia="zh-CN"/>
              </w:rPr>
              <w:t>riskOffsetType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3B607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65FB7F">
            <w:pPr>
              <w:bidi w:val="0"/>
              <w:rPr>
                <w:rFonts w:hint="default"/>
              </w:rPr>
            </w:pPr>
            <w:del w:id="78">
              <w:r>
                <w:rPr>
                  <w:rFonts w:hint="default"/>
                  <w:lang w:val="en-US" w:eastAsia="zh-CN"/>
                </w:rPr>
                <w:delText>用户预设置的风险对冲模式</w:delText>
              </w:r>
            </w:del>
            <w:r>
              <w:rPr>
                <w:rFonts w:hint="default"/>
                <w:lang w:val="en-US" w:eastAsia="zh-CN"/>
              </w:rPr>
              <w:t>（已弃用）</w:t>
            </w:r>
          </w:p>
        </w:tc>
      </w:tr>
    </w:tbl>
    <w:p w14:paraId="758AA5AB">
      <w:pPr>
        <w:bidi w:val="0"/>
      </w:pPr>
      <w:r>
        <w:rPr>
          <w:lang w:val="en-US" w:eastAsia="zh-CN"/>
        </w:rPr>
        <w:br w:type="textWrapping"/>
      </w:r>
      <w:r>
        <w:rPr>
          <w:lang w:val="en-US" w:eastAsia="zh-CN"/>
        </w:rPr>
        <w:t>lever：`保证金模式`向`合约模式`/`跨币种保证金模式`切换，且用户有全仓合约仓位，则必须传入此参数，不传则报错50014。传此参数，允许设置的最大值为各个合约的仓位大小对应合约模式/跨币种账户模式下最大杠杆倍数的最小值。例如，用户在PM模式下，有三个全仓仓位，当前仓位大小对应目标账户模式下最大杠杆倍数分别为20x/50x/100x，那么用户能够设置的最大杠杆倍数为20x。</w:t>
      </w:r>
    </w:p>
    <w:p w14:paraId="288569A4">
      <w:pPr>
        <w:bidi w:val="0"/>
        <w:rPr>
          <w:rFonts w:hint="default"/>
        </w:rPr>
      </w:pPr>
      <w:r>
        <w:rPr>
          <w:rFonts w:hint="default"/>
        </w:rPr>
        <w:t>预检查账户模式切换</w:t>
      </w:r>
    </w:p>
    <w:p w14:paraId="09BDA36A">
      <w:pPr>
        <w:bidi w:val="0"/>
        <w:rPr>
          <w:rFonts w:hint="default"/>
        </w:rPr>
      </w:pPr>
      <w:r>
        <w:rPr>
          <w:rFonts w:hint="default"/>
        </w:rPr>
        <w:t>获取账户模式切换预检查相关信息</w:t>
      </w:r>
    </w:p>
    <w:p w14:paraId="109A134D">
      <w:pPr>
        <w:bidi w:val="0"/>
        <w:rPr>
          <w:rFonts w:hint="default"/>
        </w:rPr>
      </w:pPr>
      <w:r>
        <w:rPr>
          <w:rFonts w:hint="default"/>
        </w:rPr>
        <w:t>限速：5次/2s</w:t>
      </w:r>
    </w:p>
    <w:p w14:paraId="515F4605">
      <w:pPr>
        <w:bidi w:val="0"/>
        <w:rPr>
          <w:rFonts w:hint="default"/>
        </w:rPr>
      </w:pPr>
      <w:r>
        <w:rPr>
          <w:rFonts w:hint="default"/>
        </w:rPr>
        <w:t>限速规则：User ID</w:t>
      </w:r>
    </w:p>
    <w:p w14:paraId="7ACBAD07">
      <w:pPr>
        <w:bidi w:val="0"/>
        <w:rPr>
          <w:rFonts w:hint="default"/>
        </w:rPr>
      </w:pPr>
      <w:r>
        <w:rPr>
          <w:rFonts w:hint="default"/>
        </w:rPr>
        <w:t>权限：读取</w:t>
      </w:r>
    </w:p>
    <w:p w14:paraId="5A7EF1DF">
      <w:pPr>
        <w:bidi w:val="0"/>
        <w:rPr>
          <w:rFonts w:hint="default"/>
        </w:rPr>
      </w:pPr>
      <w:r>
        <w:rPr>
          <w:rFonts w:hint="default"/>
        </w:rPr>
        <w:t>HTTP请求</w:t>
      </w:r>
    </w:p>
    <w:p w14:paraId="23D61502">
      <w:pPr>
        <w:bidi w:val="0"/>
        <w:rPr>
          <w:rFonts w:hint="default"/>
        </w:rPr>
      </w:pPr>
      <w:r>
        <w:rPr>
          <w:rFonts w:hint="default"/>
        </w:rPr>
        <w:t>GET /api/v5/account/set-account-switch-precheck</w:t>
      </w:r>
    </w:p>
    <w:p w14:paraId="46F25201">
      <w:pPr>
        <w:bidi w:val="0"/>
      </w:pPr>
      <w:r>
        <w:rPr>
          <w:rFonts w:hint="default"/>
        </w:rPr>
        <w:t>请求示例</w:t>
      </w:r>
    </w:p>
    <w:p w14:paraId="6A4887D5">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738"/>
        <w:gridCol w:w="1080"/>
        <w:gridCol w:w="2188"/>
      </w:tblGrid>
      <w:tr w14:paraId="7900EEB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2B7FE08">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26A74A0">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4945538">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9B93DE4">
            <w:pPr>
              <w:bidi w:val="0"/>
              <w:rPr>
                <w:rFonts w:hint="default"/>
              </w:rPr>
            </w:pPr>
            <w:r>
              <w:rPr>
                <w:rFonts w:hint="default"/>
                <w:lang w:val="en-US" w:eastAsia="zh-CN"/>
              </w:rPr>
              <w:t>描述</w:t>
            </w:r>
          </w:p>
        </w:tc>
      </w:tr>
      <w:tr w14:paraId="00BC3CE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802EED">
            <w:pPr>
              <w:bidi w:val="0"/>
              <w:rPr>
                <w:rFonts w:hint="default"/>
              </w:rPr>
            </w:pPr>
            <w:r>
              <w:rPr>
                <w:rFonts w:hint="default"/>
                <w:lang w:val="en-US" w:eastAsia="zh-CN"/>
              </w:rPr>
              <w:t>acctLv</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464E3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2C1304">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6DF6D3">
            <w:pPr>
              <w:bidi w:val="0"/>
              <w:rPr>
                <w:rFonts w:hint="default"/>
              </w:rPr>
            </w:pPr>
            <w:r>
              <w:rPr>
                <w:rFonts w:hint="default"/>
                <w:lang w:val="en-US" w:eastAsia="zh-CN"/>
              </w:rPr>
              <w:t>账户模式</w:t>
            </w:r>
            <w:r>
              <w:rPr>
                <w:rFonts w:hint="default"/>
                <w:lang w:val="en-US" w:eastAsia="zh-CN"/>
              </w:rPr>
              <w:br w:type="textWrapping"/>
            </w:r>
            <w:r>
              <w:rPr>
                <w:rFonts w:hint="default"/>
                <w:lang w:val="en-US" w:eastAsia="zh-CN"/>
              </w:rPr>
              <w:t>1: 现货模式</w:t>
            </w:r>
            <w:r>
              <w:rPr>
                <w:rFonts w:hint="default"/>
                <w:lang w:val="en-US" w:eastAsia="zh-CN"/>
              </w:rPr>
              <w:br w:type="textWrapping"/>
            </w:r>
            <w:r>
              <w:rPr>
                <w:rFonts w:hint="default"/>
                <w:lang w:val="en-US" w:eastAsia="zh-CN"/>
              </w:rPr>
              <w:t>2: 合约模式</w:t>
            </w:r>
            <w:r>
              <w:rPr>
                <w:rFonts w:hint="default"/>
                <w:lang w:val="en-US" w:eastAsia="zh-CN"/>
              </w:rPr>
              <w:br w:type="textWrapping"/>
            </w:r>
            <w:r>
              <w:rPr>
                <w:rFonts w:hint="default"/>
                <w:lang w:val="en-US" w:eastAsia="zh-CN"/>
              </w:rPr>
              <w:t>3: 跨币种保证金模式</w:t>
            </w:r>
            <w:r>
              <w:rPr>
                <w:rFonts w:hint="default"/>
                <w:lang w:val="en-US" w:eastAsia="zh-CN"/>
              </w:rPr>
              <w:br w:type="textWrapping"/>
            </w:r>
            <w:r>
              <w:rPr>
                <w:rFonts w:hint="default"/>
                <w:lang w:val="en-US" w:eastAsia="zh-CN"/>
              </w:rPr>
              <w:t>4: 组合保证金模式</w:t>
            </w:r>
          </w:p>
        </w:tc>
      </w:tr>
    </w:tbl>
    <w:p w14:paraId="5467A615">
      <w:pPr>
        <w:bidi w:val="0"/>
      </w:pPr>
      <w:r>
        <w:rPr>
          <w:rFonts w:hint="default"/>
        </w:rPr>
        <w:t>返回结果: 合约模式-&gt;跨币种，需要现在网页或移动端完成答题</w:t>
      </w:r>
    </w:p>
    <w:p w14:paraId="6F37EF87">
      <w:pPr>
        <w:bidi w:val="0"/>
        <w:rPr>
          <w:rFonts w:hint="default"/>
        </w:rPr>
      </w:pPr>
      <w:r>
        <w:rPr>
          <w:rFonts w:hint="default"/>
        </w:rPr>
        <w:t>{</w:t>
      </w:r>
    </w:p>
    <w:p w14:paraId="4DB641D4">
      <w:pPr>
        <w:bidi w:val="0"/>
        <w:rPr>
          <w:rFonts w:hint="default"/>
        </w:rPr>
      </w:pPr>
      <w:r>
        <w:rPr>
          <w:rFonts w:hint="default"/>
        </w:rPr>
        <w:t xml:space="preserve">    "code": "51070",</w:t>
      </w:r>
    </w:p>
    <w:p w14:paraId="444873AE">
      <w:pPr>
        <w:bidi w:val="0"/>
        <w:rPr>
          <w:rFonts w:hint="default"/>
        </w:rPr>
      </w:pPr>
      <w:r>
        <w:rPr>
          <w:rFonts w:hint="default"/>
        </w:rPr>
        <w:t xml:space="preserve">    "data": [],</w:t>
      </w:r>
    </w:p>
    <w:p w14:paraId="476BD456">
      <w:pPr>
        <w:bidi w:val="0"/>
        <w:rPr>
          <w:rFonts w:hint="default"/>
        </w:rPr>
      </w:pPr>
      <w:r>
        <w:rPr>
          <w:rFonts w:hint="default"/>
        </w:rPr>
        <w:t xml:space="preserve">    "msg": "您当前尚未达到升级至该账户模式的要求，请先在官方网站或APP完成账户模式的升级。"}</w:t>
      </w:r>
    </w:p>
    <w:p w14:paraId="6A4EF12A">
      <w:pPr>
        <w:bidi w:val="0"/>
      </w:pPr>
      <w:r>
        <w:rPr>
          <w:rFonts w:hint="default"/>
        </w:rPr>
        <w:t>返回结果: 合约模式-&gt;跨币种，有不兼容信息。sCode 1</w:t>
      </w:r>
    </w:p>
    <w:p w14:paraId="3C532859">
      <w:pPr>
        <w:bidi w:val="0"/>
        <w:rPr>
          <w:rFonts w:hint="default"/>
        </w:rPr>
      </w:pPr>
      <w:r>
        <w:rPr>
          <w:rFonts w:hint="default"/>
        </w:rPr>
        <w:t>{</w:t>
      </w:r>
    </w:p>
    <w:p w14:paraId="27482797">
      <w:pPr>
        <w:bidi w:val="0"/>
        <w:rPr>
          <w:rFonts w:hint="default"/>
        </w:rPr>
      </w:pPr>
      <w:r>
        <w:rPr>
          <w:rFonts w:hint="default"/>
        </w:rPr>
        <w:t xml:space="preserve">    "code": "0",</w:t>
      </w:r>
    </w:p>
    <w:p w14:paraId="5B0B487B">
      <w:pPr>
        <w:bidi w:val="0"/>
        <w:rPr>
          <w:rFonts w:hint="default"/>
        </w:rPr>
      </w:pPr>
      <w:r>
        <w:rPr>
          <w:rFonts w:hint="default"/>
        </w:rPr>
        <w:t xml:space="preserve">    "data": [</w:t>
      </w:r>
    </w:p>
    <w:p w14:paraId="33EE2FA6">
      <w:pPr>
        <w:bidi w:val="0"/>
        <w:rPr>
          <w:rFonts w:hint="default"/>
        </w:rPr>
      </w:pPr>
      <w:r>
        <w:rPr>
          <w:rFonts w:hint="default"/>
        </w:rPr>
        <w:t xml:space="preserve">        {</w:t>
      </w:r>
    </w:p>
    <w:p w14:paraId="766B634C">
      <w:pPr>
        <w:bidi w:val="0"/>
        <w:rPr>
          <w:rFonts w:hint="default"/>
        </w:rPr>
      </w:pPr>
      <w:r>
        <w:rPr>
          <w:rFonts w:hint="default"/>
        </w:rPr>
        <w:t xml:space="preserve">            "acctLv": "3",</w:t>
      </w:r>
    </w:p>
    <w:p w14:paraId="4CBF988D">
      <w:pPr>
        <w:bidi w:val="0"/>
        <w:rPr>
          <w:rFonts w:hint="default"/>
        </w:rPr>
      </w:pPr>
      <w:r>
        <w:rPr>
          <w:rFonts w:hint="default"/>
        </w:rPr>
        <w:t xml:space="preserve">            "curAcctLv": "1",</w:t>
      </w:r>
    </w:p>
    <w:p w14:paraId="27B33CAF">
      <w:pPr>
        <w:bidi w:val="0"/>
        <w:rPr>
          <w:rFonts w:hint="default"/>
        </w:rPr>
      </w:pPr>
      <w:r>
        <w:rPr>
          <w:rFonts w:hint="default"/>
        </w:rPr>
        <w:t xml:space="preserve">            "mgnAft": null,</w:t>
      </w:r>
    </w:p>
    <w:p w14:paraId="3FFDA894">
      <w:pPr>
        <w:bidi w:val="0"/>
        <w:rPr>
          <w:rFonts w:hint="default"/>
        </w:rPr>
      </w:pPr>
      <w:r>
        <w:rPr>
          <w:rFonts w:hint="default"/>
        </w:rPr>
        <w:t xml:space="preserve">            "mgnBf": null,</w:t>
      </w:r>
    </w:p>
    <w:p w14:paraId="74C03690">
      <w:pPr>
        <w:bidi w:val="0"/>
        <w:rPr>
          <w:rFonts w:hint="default"/>
        </w:rPr>
      </w:pPr>
      <w:r>
        <w:rPr>
          <w:rFonts w:hint="default"/>
        </w:rPr>
        <w:t xml:space="preserve">            "posList": [],</w:t>
      </w:r>
    </w:p>
    <w:p w14:paraId="68F50F19">
      <w:pPr>
        <w:bidi w:val="0"/>
        <w:rPr>
          <w:rFonts w:hint="default"/>
        </w:rPr>
      </w:pPr>
      <w:r>
        <w:rPr>
          <w:rFonts w:hint="default"/>
        </w:rPr>
        <w:t xml:space="preserve">            "posTierCheck": [],</w:t>
      </w:r>
    </w:p>
    <w:p w14:paraId="7313E0FE">
      <w:pPr>
        <w:bidi w:val="0"/>
        <w:rPr>
          <w:rFonts w:hint="default"/>
        </w:rPr>
      </w:pPr>
      <w:r>
        <w:rPr>
          <w:rFonts w:hint="default"/>
        </w:rPr>
        <w:t xml:space="preserve">            "riskOffsetType": "",</w:t>
      </w:r>
    </w:p>
    <w:p w14:paraId="7D737E32">
      <w:pPr>
        <w:bidi w:val="0"/>
        <w:rPr>
          <w:rFonts w:hint="default"/>
        </w:rPr>
      </w:pPr>
      <w:r>
        <w:rPr>
          <w:rFonts w:hint="default"/>
        </w:rPr>
        <w:t xml:space="preserve">            "sCode": "1",</w:t>
      </w:r>
    </w:p>
    <w:p w14:paraId="38799D02">
      <w:pPr>
        <w:bidi w:val="0"/>
        <w:rPr>
          <w:rFonts w:hint="default"/>
        </w:rPr>
      </w:pPr>
      <w:r>
        <w:rPr>
          <w:rFonts w:hint="default"/>
        </w:rPr>
        <w:t xml:space="preserve">            "unmatchedInfoCheck": [</w:t>
      </w:r>
    </w:p>
    <w:p w14:paraId="1A0B132B">
      <w:pPr>
        <w:bidi w:val="0"/>
        <w:rPr>
          <w:rFonts w:hint="default"/>
        </w:rPr>
      </w:pPr>
      <w:r>
        <w:rPr>
          <w:rFonts w:hint="default"/>
        </w:rPr>
        <w:t xml:space="preserve">                {</w:t>
      </w:r>
    </w:p>
    <w:p w14:paraId="66AB225D">
      <w:pPr>
        <w:bidi w:val="0"/>
        <w:rPr>
          <w:rFonts w:hint="default"/>
        </w:rPr>
      </w:pPr>
      <w:r>
        <w:rPr>
          <w:rFonts w:hint="default"/>
        </w:rPr>
        <w:t xml:space="preserve">                    "posList": [],</w:t>
      </w:r>
    </w:p>
    <w:p w14:paraId="6D094204">
      <w:pPr>
        <w:bidi w:val="0"/>
        <w:rPr>
          <w:rFonts w:hint="default"/>
        </w:rPr>
      </w:pPr>
      <w:r>
        <w:rPr>
          <w:rFonts w:hint="default"/>
        </w:rPr>
        <w:t xml:space="preserve">                    "totalAsset": "",</w:t>
      </w:r>
    </w:p>
    <w:p w14:paraId="42D6D55C">
      <w:pPr>
        <w:bidi w:val="0"/>
        <w:rPr>
          <w:rFonts w:hint="default"/>
        </w:rPr>
      </w:pPr>
      <w:r>
        <w:rPr>
          <w:rFonts w:hint="default"/>
        </w:rPr>
        <w:t xml:space="preserve">                    "type": "repay_borrowings"</w:t>
      </w:r>
    </w:p>
    <w:p w14:paraId="4EFFA5E6">
      <w:pPr>
        <w:bidi w:val="0"/>
        <w:rPr>
          <w:rFonts w:hint="default"/>
        </w:rPr>
      </w:pPr>
      <w:r>
        <w:rPr>
          <w:rFonts w:hint="default"/>
        </w:rPr>
        <w:t xml:space="preserve">                }</w:t>
      </w:r>
    </w:p>
    <w:p w14:paraId="0681C5CE">
      <w:pPr>
        <w:bidi w:val="0"/>
        <w:rPr>
          <w:rFonts w:hint="default"/>
        </w:rPr>
      </w:pPr>
      <w:r>
        <w:rPr>
          <w:rFonts w:hint="default"/>
        </w:rPr>
        <w:t xml:space="preserve">            ]</w:t>
      </w:r>
    </w:p>
    <w:p w14:paraId="2F21F217">
      <w:pPr>
        <w:bidi w:val="0"/>
        <w:rPr>
          <w:rFonts w:hint="default"/>
        </w:rPr>
      </w:pPr>
      <w:r>
        <w:rPr>
          <w:rFonts w:hint="default"/>
        </w:rPr>
        <w:t xml:space="preserve">        }</w:t>
      </w:r>
    </w:p>
    <w:p w14:paraId="2E2C12FB">
      <w:pPr>
        <w:bidi w:val="0"/>
        <w:rPr>
          <w:rFonts w:hint="default"/>
        </w:rPr>
      </w:pPr>
      <w:r>
        <w:rPr>
          <w:rFonts w:hint="default"/>
        </w:rPr>
        <w:t xml:space="preserve">    ],</w:t>
      </w:r>
    </w:p>
    <w:p w14:paraId="7F477EA5">
      <w:pPr>
        <w:bidi w:val="0"/>
        <w:rPr>
          <w:rFonts w:hint="default"/>
        </w:rPr>
      </w:pPr>
      <w:r>
        <w:rPr>
          <w:rFonts w:hint="default"/>
        </w:rPr>
        <w:t xml:space="preserve">    "msg": ""}</w:t>
      </w:r>
    </w:p>
    <w:p w14:paraId="22D77602">
      <w:pPr>
        <w:bidi w:val="0"/>
      </w:pPr>
      <w:r>
        <w:rPr>
          <w:rFonts w:hint="default"/>
        </w:rPr>
        <w:t>返回结果: 组合保证金-&gt;跨币种，未进行杠杆设置，展示用户全部合约全仓仓位。sCode 3</w:t>
      </w:r>
    </w:p>
    <w:p w14:paraId="131A4044">
      <w:pPr>
        <w:bidi w:val="0"/>
        <w:rPr>
          <w:rFonts w:hint="default"/>
        </w:rPr>
      </w:pPr>
      <w:r>
        <w:rPr>
          <w:rFonts w:hint="default"/>
        </w:rPr>
        <w:t>{</w:t>
      </w:r>
    </w:p>
    <w:p w14:paraId="6496927D">
      <w:pPr>
        <w:bidi w:val="0"/>
        <w:rPr>
          <w:rFonts w:hint="default"/>
        </w:rPr>
      </w:pPr>
      <w:r>
        <w:rPr>
          <w:rFonts w:hint="default"/>
        </w:rPr>
        <w:t xml:space="preserve">    "code": "0",</w:t>
      </w:r>
    </w:p>
    <w:p w14:paraId="6549EBE3">
      <w:pPr>
        <w:bidi w:val="0"/>
        <w:rPr>
          <w:rFonts w:hint="default"/>
        </w:rPr>
      </w:pPr>
      <w:r>
        <w:rPr>
          <w:rFonts w:hint="default"/>
        </w:rPr>
        <w:t xml:space="preserve">    "data": [</w:t>
      </w:r>
    </w:p>
    <w:p w14:paraId="29FE19F3">
      <w:pPr>
        <w:bidi w:val="0"/>
        <w:rPr>
          <w:rFonts w:hint="default"/>
        </w:rPr>
      </w:pPr>
      <w:r>
        <w:rPr>
          <w:rFonts w:hint="default"/>
        </w:rPr>
        <w:t xml:space="preserve">        {</w:t>
      </w:r>
    </w:p>
    <w:p w14:paraId="4EF92688">
      <w:pPr>
        <w:bidi w:val="0"/>
        <w:rPr>
          <w:rFonts w:hint="default"/>
        </w:rPr>
      </w:pPr>
      <w:r>
        <w:rPr>
          <w:rFonts w:hint="default"/>
        </w:rPr>
        <w:t xml:space="preserve">            "acctLv": "3",</w:t>
      </w:r>
    </w:p>
    <w:p w14:paraId="67141466">
      <w:pPr>
        <w:bidi w:val="0"/>
        <w:rPr>
          <w:rFonts w:hint="default"/>
        </w:rPr>
      </w:pPr>
      <w:r>
        <w:rPr>
          <w:rFonts w:hint="default"/>
        </w:rPr>
        <w:t xml:space="preserve">            "curAcctLv": "4",</w:t>
      </w:r>
    </w:p>
    <w:p w14:paraId="0AD9FBE0">
      <w:pPr>
        <w:bidi w:val="0"/>
        <w:rPr>
          <w:rFonts w:hint="default"/>
        </w:rPr>
      </w:pPr>
      <w:r>
        <w:rPr>
          <w:rFonts w:hint="default"/>
        </w:rPr>
        <w:t xml:space="preserve">            "mgnAft": null,</w:t>
      </w:r>
    </w:p>
    <w:p w14:paraId="3AD35BDF">
      <w:pPr>
        <w:bidi w:val="0"/>
        <w:rPr>
          <w:rFonts w:hint="default"/>
        </w:rPr>
      </w:pPr>
      <w:r>
        <w:rPr>
          <w:rFonts w:hint="default"/>
        </w:rPr>
        <w:t xml:space="preserve">            "mgnBf": null,</w:t>
      </w:r>
    </w:p>
    <w:p w14:paraId="18AE6C9D">
      <w:pPr>
        <w:bidi w:val="0"/>
        <w:rPr>
          <w:rFonts w:hint="default"/>
        </w:rPr>
      </w:pPr>
      <w:r>
        <w:rPr>
          <w:rFonts w:hint="default"/>
        </w:rPr>
        <w:t xml:space="preserve">            "posList": [</w:t>
      </w:r>
    </w:p>
    <w:p w14:paraId="6E654FC3">
      <w:pPr>
        <w:bidi w:val="0"/>
        <w:rPr>
          <w:rFonts w:hint="default"/>
        </w:rPr>
      </w:pPr>
      <w:r>
        <w:rPr>
          <w:rFonts w:hint="default"/>
        </w:rPr>
        <w:t xml:space="preserve">                {</w:t>
      </w:r>
    </w:p>
    <w:p w14:paraId="7B5245A0">
      <w:pPr>
        <w:bidi w:val="0"/>
        <w:rPr>
          <w:rFonts w:hint="default"/>
        </w:rPr>
      </w:pPr>
      <w:r>
        <w:rPr>
          <w:rFonts w:hint="default"/>
        </w:rPr>
        <w:t xml:space="preserve">                    "lever": "50",</w:t>
      </w:r>
    </w:p>
    <w:p w14:paraId="10962AAF">
      <w:pPr>
        <w:bidi w:val="0"/>
        <w:rPr>
          <w:rFonts w:hint="default"/>
        </w:rPr>
      </w:pPr>
      <w:r>
        <w:rPr>
          <w:rFonts w:hint="default"/>
        </w:rPr>
        <w:t xml:space="preserve">                    "posId": "2005456500916518912"</w:t>
      </w:r>
    </w:p>
    <w:p w14:paraId="2817DF78">
      <w:pPr>
        <w:bidi w:val="0"/>
        <w:rPr>
          <w:rFonts w:hint="default"/>
        </w:rPr>
      </w:pPr>
      <w:r>
        <w:rPr>
          <w:rFonts w:hint="default"/>
        </w:rPr>
        <w:t xml:space="preserve">                },</w:t>
      </w:r>
    </w:p>
    <w:p w14:paraId="141C9965">
      <w:pPr>
        <w:bidi w:val="0"/>
        <w:rPr>
          <w:rFonts w:hint="default"/>
        </w:rPr>
      </w:pPr>
      <w:r>
        <w:rPr>
          <w:rFonts w:hint="default"/>
        </w:rPr>
        <w:t xml:space="preserve">                {</w:t>
      </w:r>
    </w:p>
    <w:p w14:paraId="31BA4C3F">
      <w:pPr>
        <w:bidi w:val="0"/>
        <w:rPr>
          <w:rFonts w:hint="default"/>
        </w:rPr>
      </w:pPr>
      <w:r>
        <w:rPr>
          <w:rFonts w:hint="default"/>
        </w:rPr>
        <w:t xml:space="preserve">                    "lever": "10",</w:t>
      </w:r>
    </w:p>
    <w:p w14:paraId="0A2D526A">
      <w:pPr>
        <w:bidi w:val="0"/>
        <w:rPr>
          <w:rFonts w:hint="default"/>
        </w:rPr>
      </w:pPr>
      <w:r>
        <w:rPr>
          <w:rFonts w:hint="default"/>
        </w:rPr>
        <w:t xml:space="preserve">                    "posId": "2005456108363218944"</w:t>
      </w:r>
    </w:p>
    <w:p w14:paraId="5F9EF74C">
      <w:pPr>
        <w:bidi w:val="0"/>
        <w:rPr>
          <w:rFonts w:hint="default"/>
        </w:rPr>
      </w:pPr>
      <w:r>
        <w:rPr>
          <w:rFonts w:hint="default"/>
        </w:rPr>
        <w:t xml:space="preserve">                },</w:t>
      </w:r>
    </w:p>
    <w:p w14:paraId="686F0ABD">
      <w:pPr>
        <w:bidi w:val="0"/>
        <w:rPr>
          <w:rFonts w:hint="default"/>
        </w:rPr>
      </w:pPr>
      <w:r>
        <w:rPr>
          <w:rFonts w:hint="default"/>
        </w:rPr>
        <w:t xml:space="preserve">                {</w:t>
      </w:r>
    </w:p>
    <w:p w14:paraId="26CF72F3">
      <w:pPr>
        <w:bidi w:val="0"/>
        <w:rPr>
          <w:rFonts w:hint="default"/>
        </w:rPr>
      </w:pPr>
      <w:r>
        <w:rPr>
          <w:rFonts w:hint="default"/>
        </w:rPr>
        <w:t xml:space="preserve">                    "lever": "100",</w:t>
      </w:r>
    </w:p>
    <w:p w14:paraId="74248D8B">
      <w:pPr>
        <w:bidi w:val="0"/>
        <w:rPr>
          <w:rFonts w:hint="default"/>
        </w:rPr>
      </w:pPr>
      <w:r>
        <w:rPr>
          <w:rFonts w:hint="default"/>
        </w:rPr>
        <w:t xml:space="preserve">                    "posId": "2005456332909477888"</w:t>
      </w:r>
    </w:p>
    <w:p w14:paraId="1857B6AD">
      <w:pPr>
        <w:bidi w:val="0"/>
        <w:rPr>
          <w:rFonts w:hint="default"/>
        </w:rPr>
      </w:pPr>
      <w:r>
        <w:rPr>
          <w:rFonts w:hint="default"/>
        </w:rPr>
        <w:t xml:space="preserve">                },</w:t>
      </w:r>
    </w:p>
    <w:p w14:paraId="18F53399">
      <w:pPr>
        <w:bidi w:val="0"/>
        <w:rPr>
          <w:rFonts w:hint="default"/>
        </w:rPr>
      </w:pPr>
      <w:r>
        <w:rPr>
          <w:rFonts w:hint="default"/>
        </w:rPr>
        <w:t xml:space="preserve">                {</w:t>
      </w:r>
    </w:p>
    <w:p w14:paraId="4E17FBD7">
      <w:pPr>
        <w:bidi w:val="0"/>
        <w:rPr>
          <w:rFonts w:hint="default"/>
        </w:rPr>
      </w:pPr>
      <w:r>
        <w:rPr>
          <w:rFonts w:hint="default"/>
        </w:rPr>
        <w:t xml:space="preserve">                    "lever": "1",</w:t>
      </w:r>
    </w:p>
    <w:p w14:paraId="2D991FDC">
      <w:pPr>
        <w:bidi w:val="0"/>
        <w:rPr>
          <w:rFonts w:hint="default"/>
        </w:rPr>
      </w:pPr>
      <w:r>
        <w:rPr>
          <w:rFonts w:hint="default"/>
        </w:rPr>
        <w:t xml:space="preserve">                    "posId": "2005456415990251520"</w:t>
      </w:r>
    </w:p>
    <w:p w14:paraId="680D366A">
      <w:pPr>
        <w:bidi w:val="0"/>
        <w:rPr>
          <w:rFonts w:hint="default"/>
        </w:rPr>
      </w:pPr>
      <w:r>
        <w:rPr>
          <w:rFonts w:hint="default"/>
        </w:rPr>
        <w:t xml:space="preserve">                }</w:t>
      </w:r>
    </w:p>
    <w:p w14:paraId="3D6A6382">
      <w:pPr>
        <w:bidi w:val="0"/>
        <w:rPr>
          <w:rFonts w:hint="default"/>
        </w:rPr>
      </w:pPr>
      <w:r>
        <w:rPr>
          <w:rFonts w:hint="default"/>
        </w:rPr>
        <w:t xml:space="preserve">            ],</w:t>
      </w:r>
    </w:p>
    <w:p w14:paraId="5A6437D7">
      <w:pPr>
        <w:bidi w:val="0"/>
        <w:rPr>
          <w:rFonts w:hint="default"/>
        </w:rPr>
      </w:pPr>
      <w:r>
        <w:rPr>
          <w:rFonts w:hint="default"/>
        </w:rPr>
        <w:t xml:space="preserve">            "posTierCheck": [],</w:t>
      </w:r>
    </w:p>
    <w:p w14:paraId="4E282C5A">
      <w:pPr>
        <w:bidi w:val="0"/>
        <w:rPr>
          <w:rFonts w:hint="default"/>
        </w:rPr>
      </w:pPr>
      <w:r>
        <w:rPr>
          <w:rFonts w:hint="default"/>
        </w:rPr>
        <w:t xml:space="preserve">            "riskOffsetType": "",</w:t>
      </w:r>
    </w:p>
    <w:p w14:paraId="7CF64E7C">
      <w:pPr>
        <w:bidi w:val="0"/>
        <w:rPr>
          <w:rFonts w:hint="default"/>
        </w:rPr>
      </w:pPr>
      <w:r>
        <w:rPr>
          <w:rFonts w:hint="default"/>
        </w:rPr>
        <w:t xml:space="preserve">            "sCode": "3",</w:t>
      </w:r>
    </w:p>
    <w:p w14:paraId="03D63961">
      <w:pPr>
        <w:bidi w:val="0"/>
        <w:rPr>
          <w:rFonts w:hint="default"/>
        </w:rPr>
      </w:pPr>
      <w:r>
        <w:rPr>
          <w:rFonts w:hint="default"/>
        </w:rPr>
        <w:t xml:space="preserve">            "unmatchedInfoCheck": []</w:t>
      </w:r>
    </w:p>
    <w:p w14:paraId="172D26FA">
      <w:pPr>
        <w:bidi w:val="0"/>
        <w:rPr>
          <w:rFonts w:hint="default"/>
        </w:rPr>
      </w:pPr>
      <w:r>
        <w:rPr>
          <w:rFonts w:hint="default"/>
        </w:rPr>
        <w:t xml:space="preserve">        }</w:t>
      </w:r>
    </w:p>
    <w:p w14:paraId="3031B9BA">
      <w:pPr>
        <w:bidi w:val="0"/>
        <w:rPr>
          <w:rFonts w:hint="default"/>
        </w:rPr>
      </w:pPr>
      <w:r>
        <w:rPr>
          <w:rFonts w:hint="default"/>
        </w:rPr>
        <w:t xml:space="preserve">    ],</w:t>
      </w:r>
    </w:p>
    <w:p w14:paraId="0823ACDC">
      <w:pPr>
        <w:bidi w:val="0"/>
        <w:rPr>
          <w:rFonts w:hint="default"/>
        </w:rPr>
      </w:pPr>
      <w:r>
        <w:rPr>
          <w:rFonts w:hint="default"/>
        </w:rPr>
        <w:t xml:space="preserve">    "msg": ""}</w:t>
      </w:r>
    </w:p>
    <w:p w14:paraId="7597CEE7">
      <w:pPr>
        <w:bidi w:val="0"/>
      </w:pPr>
      <w:r>
        <w:rPr>
          <w:rFonts w:hint="default"/>
        </w:rPr>
        <w:t>返回结果: 组合保证金-&gt;跨币种，已进行杠杆设置，将全部杠杆倍数设置为50，通过梯度档位及保证金校验。sCode 0</w:t>
      </w:r>
    </w:p>
    <w:p w14:paraId="1E3FDA23">
      <w:pPr>
        <w:bidi w:val="0"/>
        <w:rPr>
          <w:rFonts w:hint="default"/>
        </w:rPr>
      </w:pPr>
      <w:r>
        <w:rPr>
          <w:rFonts w:hint="default"/>
        </w:rPr>
        <w:t>{</w:t>
      </w:r>
    </w:p>
    <w:p w14:paraId="13A123BF">
      <w:pPr>
        <w:bidi w:val="0"/>
        <w:rPr>
          <w:rFonts w:hint="default"/>
        </w:rPr>
      </w:pPr>
      <w:r>
        <w:rPr>
          <w:rFonts w:hint="default"/>
        </w:rPr>
        <w:t xml:space="preserve">    "code": "0",</w:t>
      </w:r>
    </w:p>
    <w:p w14:paraId="695E5BE1">
      <w:pPr>
        <w:bidi w:val="0"/>
        <w:rPr>
          <w:rFonts w:hint="default"/>
        </w:rPr>
      </w:pPr>
      <w:r>
        <w:rPr>
          <w:rFonts w:hint="default"/>
        </w:rPr>
        <w:t xml:space="preserve">    "data": [</w:t>
      </w:r>
    </w:p>
    <w:p w14:paraId="25EA29AC">
      <w:pPr>
        <w:bidi w:val="0"/>
        <w:rPr>
          <w:rFonts w:hint="default"/>
        </w:rPr>
      </w:pPr>
      <w:r>
        <w:rPr>
          <w:rFonts w:hint="default"/>
        </w:rPr>
        <w:t xml:space="preserve">        {</w:t>
      </w:r>
    </w:p>
    <w:p w14:paraId="51F39493">
      <w:pPr>
        <w:bidi w:val="0"/>
        <w:rPr>
          <w:rFonts w:hint="default"/>
        </w:rPr>
      </w:pPr>
      <w:r>
        <w:rPr>
          <w:rFonts w:hint="default"/>
        </w:rPr>
        <w:t xml:space="preserve">            "acctLv": "3",</w:t>
      </w:r>
    </w:p>
    <w:p w14:paraId="195EFDA4">
      <w:pPr>
        <w:bidi w:val="0"/>
        <w:rPr>
          <w:rFonts w:hint="default"/>
        </w:rPr>
      </w:pPr>
      <w:r>
        <w:rPr>
          <w:rFonts w:hint="default"/>
        </w:rPr>
        <w:t xml:space="preserve">            "curAcctLv": "4",</w:t>
      </w:r>
    </w:p>
    <w:p w14:paraId="34808B78">
      <w:pPr>
        <w:bidi w:val="0"/>
        <w:rPr>
          <w:rFonts w:hint="default"/>
        </w:rPr>
      </w:pPr>
      <w:r>
        <w:rPr>
          <w:rFonts w:hint="default"/>
        </w:rPr>
        <w:t xml:space="preserve">            "mgnAft": {</w:t>
      </w:r>
    </w:p>
    <w:p w14:paraId="465B0D3D">
      <w:pPr>
        <w:bidi w:val="0"/>
        <w:rPr>
          <w:rFonts w:hint="default"/>
        </w:rPr>
      </w:pPr>
      <w:r>
        <w:rPr>
          <w:rFonts w:hint="default"/>
        </w:rPr>
        <w:t xml:space="preserve">                "acctAvailEq": "106002.2061970689",</w:t>
      </w:r>
    </w:p>
    <w:p w14:paraId="028AAC69">
      <w:pPr>
        <w:bidi w:val="0"/>
        <w:rPr>
          <w:rFonts w:hint="default"/>
        </w:rPr>
      </w:pPr>
      <w:r>
        <w:rPr>
          <w:rFonts w:hint="default"/>
        </w:rPr>
        <w:t xml:space="preserve">                "details": [],</w:t>
      </w:r>
    </w:p>
    <w:p w14:paraId="0E8B2870">
      <w:pPr>
        <w:bidi w:val="0"/>
        <w:rPr>
          <w:rFonts w:hint="default"/>
        </w:rPr>
      </w:pPr>
      <w:r>
        <w:rPr>
          <w:rFonts w:hint="default"/>
        </w:rPr>
        <w:t xml:space="preserve">                "mgnRatio": "148.1652396878421"</w:t>
      </w:r>
    </w:p>
    <w:p w14:paraId="5CB5CAC1">
      <w:pPr>
        <w:bidi w:val="0"/>
        <w:rPr>
          <w:rFonts w:hint="default"/>
        </w:rPr>
      </w:pPr>
      <w:r>
        <w:rPr>
          <w:rFonts w:hint="default"/>
        </w:rPr>
        <w:t xml:space="preserve">            },</w:t>
      </w:r>
    </w:p>
    <w:p w14:paraId="20553608">
      <w:pPr>
        <w:bidi w:val="0"/>
        <w:rPr>
          <w:rFonts w:hint="default"/>
        </w:rPr>
      </w:pPr>
      <w:r>
        <w:rPr>
          <w:rFonts w:hint="default"/>
        </w:rPr>
        <w:t xml:space="preserve">            "mgnBf": {</w:t>
      </w:r>
    </w:p>
    <w:p w14:paraId="7B67A66C">
      <w:pPr>
        <w:bidi w:val="0"/>
        <w:rPr>
          <w:rFonts w:hint="default"/>
        </w:rPr>
      </w:pPr>
      <w:r>
        <w:rPr>
          <w:rFonts w:hint="default"/>
        </w:rPr>
        <w:t xml:space="preserve">                "acctAvailEq": "77308.89735228613",</w:t>
      </w:r>
    </w:p>
    <w:p w14:paraId="2E5EE141">
      <w:pPr>
        <w:bidi w:val="0"/>
        <w:rPr>
          <w:rFonts w:hint="default"/>
        </w:rPr>
      </w:pPr>
      <w:r>
        <w:rPr>
          <w:rFonts w:hint="default"/>
        </w:rPr>
        <w:t xml:space="preserve">                "details": [],</w:t>
      </w:r>
    </w:p>
    <w:p w14:paraId="57A35B57">
      <w:pPr>
        <w:bidi w:val="0"/>
        <w:rPr>
          <w:rFonts w:hint="default"/>
        </w:rPr>
      </w:pPr>
      <w:r>
        <w:rPr>
          <w:rFonts w:hint="default"/>
        </w:rPr>
        <w:t xml:space="preserve">                "mgnRatio": "4.460069474634038"</w:t>
      </w:r>
    </w:p>
    <w:p w14:paraId="19F9B6E8">
      <w:pPr>
        <w:bidi w:val="0"/>
        <w:rPr>
          <w:rFonts w:hint="default"/>
        </w:rPr>
      </w:pPr>
      <w:r>
        <w:rPr>
          <w:rFonts w:hint="default"/>
        </w:rPr>
        <w:t xml:space="preserve">            },</w:t>
      </w:r>
    </w:p>
    <w:p w14:paraId="500C9880">
      <w:pPr>
        <w:bidi w:val="0"/>
        <w:rPr>
          <w:rFonts w:hint="default"/>
        </w:rPr>
      </w:pPr>
      <w:r>
        <w:rPr>
          <w:rFonts w:hint="default"/>
        </w:rPr>
        <w:t xml:space="preserve">            "posList": [</w:t>
      </w:r>
    </w:p>
    <w:p w14:paraId="0A6D264A">
      <w:pPr>
        <w:bidi w:val="0"/>
        <w:rPr>
          <w:rFonts w:hint="default"/>
        </w:rPr>
      </w:pPr>
      <w:r>
        <w:rPr>
          <w:rFonts w:hint="default"/>
        </w:rPr>
        <w:t xml:space="preserve">                {</w:t>
      </w:r>
    </w:p>
    <w:p w14:paraId="567B8251">
      <w:pPr>
        <w:bidi w:val="0"/>
        <w:rPr>
          <w:rFonts w:hint="default"/>
        </w:rPr>
      </w:pPr>
      <w:r>
        <w:rPr>
          <w:rFonts w:hint="default"/>
        </w:rPr>
        <w:t xml:space="preserve">                    "lever": "50",</w:t>
      </w:r>
    </w:p>
    <w:p w14:paraId="0C959E50">
      <w:pPr>
        <w:bidi w:val="0"/>
        <w:rPr>
          <w:rFonts w:hint="default"/>
        </w:rPr>
      </w:pPr>
      <w:r>
        <w:rPr>
          <w:rFonts w:hint="default"/>
        </w:rPr>
        <w:t xml:space="preserve">                    "posId": "2005456500916518912"</w:t>
      </w:r>
    </w:p>
    <w:p w14:paraId="289F12AD">
      <w:pPr>
        <w:bidi w:val="0"/>
        <w:rPr>
          <w:rFonts w:hint="default"/>
        </w:rPr>
      </w:pPr>
      <w:r>
        <w:rPr>
          <w:rFonts w:hint="default"/>
        </w:rPr>
        <w:t xml:space="preserve">                },</w:t>
      </w:r>
    </w:p>
    <w:p w14:paraId="2313320F">
      <w:pPr>
        <w:bidi w:val="0"/>
        <w:rPr>
          <w:rFonts w:hint="default"/>
        </w:rPr>
      </w:pPr>
      <w:r>
        <w:rPr>
          <w:rFonts w:hint="default"/>
        </w:rPr>
        <w:t xml:space="preserve">                {</w:t>
      </w:r>
    </w:p>
    <w:p w14:paraId="3C4C783E">
      <w:pPr>
        <w:bidi w:val="0"/>
        <w:rPr>
          <w:rFonts w:hint="default"/>
        </w:rPr>
      </w:pPr>
      <w:r>
        <w:rPr>
          <w:rFonts w:hint="default"/>
        </w:rPr>
        <w:t xml:space="preserve">                    "lever": "50",</w:t>
      </w:r>
    </w:p>
    <w:p w14:paraId="4DADC5BB">
      <w:pPr>
        <w:bidi w:val="0"/>
        <w:rPr>
          <w:rFonts w:hint="default"/>
        </w:rPr>
      </w:pPr>
      <w:r>
        <w:rPr>
          <w:rFonts w:hint="default"/>
        </w:rPr>
        <w:t xml:space="preserve">                    "posId": "2005456108363218944"</w:t>
      </w:r>
    </w:p>
    <w:p w14:paraId="2A018288">
      <w:pPr>
        <w:bidi w:val="0"/>
        <w:rPr>
          <w:rFonts w:hint="default"/>
        </w:rPr>
      </w:pPr>
      <w:r>
        <w:rPr>
          <w:rFonts w:hint="default"/>
        </w:rPr>
        <w:t xml:space="preserve">                },</w:t>
      </w:r>
    </w:p>
    <w:p w14:paraId="2853D9C4">
      <w:pPr>
        <w:bidi w:val="0"/>
        <w:rPr>
          <w:rFonts w:hint="default"/>
        </w:rPr>
      </w:pPr>
      <w:r>
        <w:rPr>
          <w:rFonts w:hint="default"/>
        </w:rPr>
        <w:t xml:space="preserve">                {</w:t>
      </w:r>
    </w:p>
    <w:p w14:paraId="437DB7C9">
      <w:pPr>
        <w:bidi w:val="0"/>
        <w:rPr>
          <w:rFonts w:hint="default"/>
        </w:rPr>
      </w:pPr>
      <w:r>
        <w:rPr>
          <w:rFonts w:hint="default"/>
        </w:rPr>
        <w:t xml:space="preserve">                    "lever": "50",</w:t>
      </w:r>
    </w:p>
    <w:p w14:paraId="14ACD797">
      <w:pPr>
        <w:bidi w:val="0"/>
        <w:rPr>
          <w:rFonts w:hint="default"/>
        </w:rPr>
      </w:pPr>
      <w:r>
        <w:rPr>
          <w:rFonts w:hint="default"/>
        </w:rPr>
        <w:t xml:space="preserve">                    "posId": "2005456332909477888"</w:t>
      </w:r>
    </w:p>
    <w:p w14:paraId="67AC1995">
      <w:pPr>
        <w:bidi w:val="0"/>
        <w:rPr>
          <w:rFonts w:hint="default"/>
        </w:rPr>
      </w:pPr>
      <w:r>
        <w:rPr>
          <w:rFonts w:hint="default"/>
        </w:rPr>
        <w:t xml:space="preserve">                },</w:t>
      </w:r>
    </w:p>
    <w:p w14:paraId="18F75023">
      <w:pPr>
        <w:bidi w:val="0"/>
        <w:rPr>
          <w:rFonts w:hint="default"/>
        </w:rPr>
      </w:pPr>
      <w:r>
        <w:rPr>
          <w:rFonts w:hint="default"/>
        </w:rPr>
        <w:t xml:space="preserve">                {</w:t>
      </w:r>
    </w:p>
    <w:p w14:paraId="75961BF7">
      <w:pPr>
        <w:bidi w:val="0"/>
        <w:rPr>
          <w:rFonts w:hint="default"/>
        </w:rPr>
      </w:pPr>
      <w:r>
        <w:rPr>
          <w:rFonts w:hint="default"/>
        </w:rPr>
        <w:t xml:space="preserve">                    "lever": "50",</w:t>
      </w:r>
    </w:p>
    <w:p w14:paraId="61BFC52F">
      <w:pPr>
        <w:bidi w:val="0"/>
        <w:rPr>
          <w:rFonts w:hint="default"/>
        </w:rPr>
      </w:pPr>
      <w:r>
        <w:rPr>
          <w:rFonts w:hint="default"/>
        </w:rPr>
        <w:t xml:space="preserve">                    "posId": "2005456415990251520"</w:t>
      </w:r>
    </w:p>
    <w:p w14:paraId="65441375">
      <w:pPr>
        <w:bidi w:val="0"/>
        <w:rPr>
          <w:rFonts w:hint="default"/>
        </w:rPr>
      </w:pPr>
      <w:r>
        <w:rPr>
          <w:rFonts w:hint="default"/>
        </w:rPr>
        <w:t xml:space="preserve">                }</w:t>
      </w:r>
    </w:p>
    <w:p w14:paraId="0FE55848">
      <w:pPr>
        <w:bidi w:val="0"/>
        <w:rPr>
          <w:rFonts w:hint="default"/>
        </w:rPr>
      </w:pPr>
      <w:r>
        <w:rPr>
          <w:rFonts w:hint="default"/>
        </w:rPr>
        <w:t xml:space="preserve">            ],</w:t>
      </w:r>
    </w:p>
    <w:p w14:paraId="1904D8DC">
      <w:pPr>
        <w:bidi w:val="0"/>
        <w:rPr>
          <w:rFonts w:hint="default"/>
        </w:rPr>
      </w:pPr>
      <w:r>
        <w:rPr>
          <w:rFonts w:hint="default"/>
        </w:rPr>
        <w:t xml:space="preserve">            "posTierCheck": [],</w:t>
      </w:r>
    </w:p>
    <w:p w14:paraId="3A9D8276">
      <w:pPr>
        <w:bidi w:val="0"/>
        <w:rPr>
          <w:rFonts w:hint="default"/>
        </w:rPr>
      </w:pPr>
      <w:r>
        <w:rPr>
          <w:rFonts w:hint="default"/>
        </w:rPr>
        <w:t xml:space="preserve">            "riskOffsetType": "",</w:t>
      </w:r>
    </w:p>
    <w:p w14:paraId="5212CD04">
      <w:pPr>
        <w:bidi w:val="0"/>
        <w:rPr>
          <w:rFonts w:hint="default"/>
        </w:rPr>
      </w:pPr>
      <w:r>
        <w:rPr>
          <w:rFonts w:hint="default"/>
        </w:rPr>
        <w:t xml:space="preserve">            "sCode": "0",</w:t>
      </w:r>
    </w:p>
    <w:p w14:paraId="207B719D">
      <w:pPr>
        <w:bidi w:val="0"/>
        <w:rPr>
          <w:rFonts w:hint="default"/>
        </w:rPr>
      </w:pPr>
      <w:r>
        <w:rPr>
          <w:rFonts w:hint="default"/>
        </w:rPr>
        <w:t xml:space="preserve">            "unmatchedInfoCheck": []</w:t>
      </w:r>
    </w:p>
    <w:p w14:paraId="45C09777">
      <w:pPr>
        <w:bidi w:val="0"/>
        <w:rPr>
          <w:rFonts w:hint="default"/>
        </w:rPr>
      </w:pPr>
      <w:r>
        <w:rPr>
          <w:rFonts w:hint="default"/>
        </w:rPr>
        <w:t xml:space="preserve">        }</w:t>
      </w:r>
    </w:p>
    <w:p w14:paraId="3ED74553">
      <w:pPr>
        <w:bidi w:val="0"/>
        <w:rPr>
          <w:rFonts w:hint="default"/>
        </w:rPr>
      </w:pPr>
      <w:r>
        <w:rPr>
          <w:rFonts w:hint="default"/>
        </w:rPr>
        <w:t xml:space="preserve">    ],</w:t>
      </w:r>
    </w:p>
    <w:p w14:paraId="4E56010B">
      <w:pPr>
        <w:bidi w:val="0"/>
        <w:rPr>
          <w:rFonts w:hint="default"/>
        </w:rPr>
      </w:pPr>
      <w:r>
        <w:rPr>
          <w:rFonts w:hint="default"/>
        </w:rPr>
        <w:t xml:space="preserve">    "msg": ""}</w:t>
      </w:r>
    </w:p>
    <w:p w14:paraId="7253629B">
      <w:pPr>
        <w:bidi w:val="0"/>
        <w:rPr>
          <w:rFonts w:hint="default"/>
        </w:rPr>
      </w:pPr>
    </w:p>
    <w:p w14:paraId="0908D7E6">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053"/>
        <w:gridCol w:w="981"/>
        <w:gridCol w:w="5512"/>
      </w:tblGrid>
      <w:tr w14:paraId="27B376D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0FE6DBB">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DF6CA61">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D9936E9">
            <w:pPr>
              <w:bidi w:val="0"/>
              <w:rPr>
                <w:rFonts w:hint="default"/>
              </w:rPr>
            </w:pPr>
            <w:r>
              <w:rPr>
                <w:rFonts w:hint="default"/>
                <w:lang w:val="en-US" w:eastAsia="zh-CN"/>
              </w:rPr>
              <w:t>描述</w:t>
            </w:r>
          </w:p>
        </w:tc>
      </w:tr>
      <w:tr w14:paraId="7D52D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97BECA">
            <w:pPr>
              <w:bidi w:val="0"/>
              <w:rPr>
                <w:rFonts w:hint="default"/>
              </w:rPr>
            </w:pPr>
            <w:r>
              <w:rPr>
                <w:rFonts w:hint="default"/>
                <w:lang w:val="en-US" w:eastAsia="zh-CN"/>
              </w:rPr>
              <w:t>sCode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56142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058FB1">
            <w:pPr>
              <w:bidi w:val="0"/>
              <w:rPr>
                <w:rFonts w:hint="default"/>
              </w:rPr>
            </w:pPr>
            <w:r>
              <w:rPr>
                <w:rFonts w:hint="default"/>
                <w:lang w:val="en-US" w:eastAsia="zh-CN"/>
              </w:rPr>
              <w:t>校验码</w:t>
            </w:r>
            <w:r>
              <w:rPr>
                <w:rFonts w:hint="default"/>
                <w:lang w:val="en-US" w:eastAsia="zh-CN"/>
              </w:rPr>
              <w:br w:type="textWrapping"/>
            </w:r>
            <w:r>
              <w:rPr>
                <w:rFonts w:hint="default"/>
                <w:lang w:val="en-US" w:eastAsia="zh-CN"/>
              </w:rPr>
              <w:t>0：通过所有验证</w:t>
            </w:r>
            <w:r>
              <w:rPr>
                <w:rFonts w:hint="default"/>
                <w:lang w:val="en-US" w:eastAsia="zh-CN"/>
              </w:rPr>
              <w:br w:type="textWrapping"/>
            </w:r>
            <w:r>
              <w:rPr>
                <w:rFonts w:hint="default"/>
                <w:lang w:val="en-US" w:eastAsia="zh-CN"/>
              </w:rPr>
              <w:t>1：有不兼容信息</w:t>
            </w:r>
            <w:r>
              <w:rPr>
                <w:rFonts w:hint="default"/>
                <w:lang w:val="en-US" w:eastAsia="zh-CN"/>
              </w:rPr>
              <w:br w:type="textWrapping"/>
            </w:r>
            <w:r>
              <w:rPr>
                <w:rFonts w:hint="default"/>
                <w:lang w:val="en-US" w:eastAsia="zh-CN"/>
              </w:rPr>
              <w:t>3：未进行杠杆设置</w:t>
            </w:r>
            <w:r>
              <w:rPr>
                <w:rFonts w:hint="default"/>
                <w:lang w:val="en-US" w:eastAsia="zh-CN"/>
              </w:rPr>
              <w:br w:type="textWrapping"/>
            </w:r>
            <w:r>
              <w:rPr>
                <w:rFonts w:hint="default"/>
                <w:lang w:val="en-US" w:eastAsia="zh-CN"/>
              </w:rPr>
              <w:t>4：梯度档位或保证金校验未通过</w:t>
            </w:r>
          </w:p>
        </w:tc>
      </w:tr>
      <w:tr w14:paraId="654EB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12DEC3">
            <w:pPr>
              <w:bidi w:val="0"/>
              <w:rPr>
                <w:rFonts w:hint="default"/>
              </w:rPr>
            </w:pPr>
            <w:r>
              <w:rPr>
                <w:rFonts w:hint="default"/>
                <w:lang w:val="en-US" w:eastAsia="zh-CN"/>
              </w:rPr>
              <w:t>curAcctLv</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48EDC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E8E808">
            <w:pPr>
              <w:bidi w:val="0"/>
              <w:rPr>
                <w:rFonts w:hint="default"/>
              </w:rPr>
            </w:pPr>
            <w:r>
              <w:rPr>
                <w:rFonts w:hint="default"/>
                <w:lang w:val="en-US" w:eastAsia="zh-CN"/>
              </w:rPr>
              <w:t>当前账户模式</w:t>
            </w:r>
            <w:r>
              <w:rPr>
                <w:rFonts w:hint="default"/>
                <w:lang w:val="en-US" w:eastAsia="zh-CN"/>
              </w:rPr>
              <w:br w:type="textWrapping"/>
            </w:r>
            <w:r>
              <w:rPr>
                <w:rFonts w:hint="default"/>
                <w:lang w:val="en-US" w:eastAsia="zh-CN"/>
              </w:rPr>
              <w:t>1: 现货模式</w:t>
            </w:r>
            <w:r>
              <w:rPr>
                <w:rFonts w:hint="default"/>
                <w:lang w:val="en-US" w:eastAsia="zh-CN"/>
              </w:rPr>
              <w:br w:type="textWrapping"/>
            </w:r>
            <w:r>
              <w:rPr>
                <w:rFonts w:hint="default"/>
                <w:lang w:val="en-US" w:eastAsia="zh-CN"/>
              </w:rPr>
              <w:t>2: 合约模式</w:t>
            </w:r>
            <w:r>
              <w:rPr>
                <w:rFonts w:hint="default"/>
                <w:lang w:val="en-US" w:eastAsia="zh-CN"/>
              </w:rPr>
              <w:br w:type="textWrapping"/>
            </w:r>
            <w:r>
              <w:rPr>
                <w:rFonts w:hint="default"/>
                <w:lang w:val="en-US" w:eastAsia="zh-CN"/>
              </w:rPr>
              <w:t>3: 跨币种保证金模式</w:t>
            </w:r>
            <w:r>
              <w:rPr>
                <w:rFonts w:hint="default"/>
                <w:lang w:val="en-US" w:eastAsia="zh-CN"/>
              </w:rPr>
              <w:br w:type="textWrapping"/>
            </w:r>
            <w:r>
              <w:rPr>
                <w:rFonts w:hint="default"/>
                <w:lang w:val="en-US" w:eastAsia="zh-CN"/>
              </w:rPr>
              <w:t>4: 组合保证金模式</w:t>
            </w:r>
            <w:r>
              <w:rPr>
                <w:rFonts w:hint="default"/>
                <w:lang w:val="en-US" w:eastAsia="zh-CN"/>
              </w:rPr>
              <w:br w:type="textWrapping"/>
            </w:r>
            <w:r>
              <w:rPr>
                <w:rFonts w:hint="default"/>
                <w:lang w:val="en-US" w:eastAsia="zh-CN"/>
              </w:rPr>
              <w:t>所有情况下均返回</w:t>
            </w:r>
          </w:p>
        </w:tc>
      </w:tr>
      <w:tr w14:paraId="26BC1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8A0727">
            <w:pPr>
              <w:bidi w:val="0"/>
              <w:rPr>
                <w:rFonts w:hint="default"/>
              </w:rPr>
            </w:pPr>
            <w:r>
              <w:rPr>
                <w:rFonts w:hint="default"/>
                <w:lang w:val="en-US" w:eastAsia="zh-CN"/>
              </w:rPr>
              <w:t>acctLv</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BA74C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9BF85E">
            <w:pPr>
              <w:bidi w:val="0"/>
              <w:rPr>
                <w:rFonts w:hint="default"/>
              </w:rPr>
            </w:pPr>
            <w:r>
              <w:rPr>
                <w:rFonts w:hint="default"/>
                <w:lang w:val="en-US" w:eastAsia="zh-CN"/>
              </w:rPr>
              <w:t>新账户模式</w:t>
            </w:r>
            <w:r>
              <w:rPr>
                <w:rFonts w:hint="default"/>
                <w:lang w:val="en-US" w:eastAsia="zh-CN"/>
              </w:rPr>
              <w:br w:type="textWrapping"/>
            </w:r>
            <w:r>
              <w:rPr>
                <w:rFonts w:hint="default"/>
                <w:lang w:val="en-US" w:eastAsia="zh-CN"/>
              </w:rPr>
              <w:t>1: 现货模式</w:t>
            </w:r>
            <w:r>
              <w:rPr>
                <w:rFonts w:hint="default"/>
                <w:lang w:val="en-US" w:eastAsia="zh-CN"/>
              </w:rPr>
              <w:br w:type="textWrapping"/>
            </w:r>
            <w:r>
              <w:rPr>
                <w:rFonts w:hint="default"/>
                <w:lang w:val="en-US" w:eastAsia="zh-CN"/>
              </w:rPr>
              <w:t>2: 合约模式</w:t>
            </w:r>
            <w:r>
              <w:rPr>
                <w:rFonts w:hint="default"/>
                <w:lang w:val="en-US" w:eastAsia="zh-CN"/>
              </w:rPr>
              <w:br w:type="textWrapping"/>
            </w:r>
            <w:r>
              <w:rPr>
                <w:rFonts w:hint="default"/>
                <w:lang w:val="en-US" w:eastAsia="zh-CN"/>
              </w:rPr>
              <w:t>3: 跨币种保证金模式</w:t>
            </w:r>
            <w:r>
              <w:rPr>
                <w:rFonts w:hint="default"/>
                <w:lang w:val="en-US" w:eastAsia="zh-CN"/>
              </w:rPr>
              <w:br w:type="textWrapping"/>
            </w:r>
            <w:r>
              <w:rPr>
                <w:rFonts w:hint="default"/>
                <w:lang w:val="en-US" w:eastAsia="zh-CN"/>
              </w:rPr>
              <w:t>4: 组合保证金模式</w:t>
            </w:r>
            <w:r>
              <w:rPr>
                <w:rFonts w:hint="default"/>
                <w:lang w:val="en-US" w:eastAsia="zh-CN"/>
              </w:rPr>
              <w:br w:type="textWrapping"/>
            </w:r>
            <w:r>
              <w:rPr>
                <w:rFonts w:hint="default"/>
                <w:lang w:val="en-US" w:eastAsia="zh-CN"/>
              </w:rPr>
              <w:t>所有情况下均返回</w:t>
            </w:r>
          </w:p>
        </w:tc>
      </w:tr>
      <w:tr w14:paraId="5A819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FEAD33F">
            <w:pPr>
              <w:bidi w:val="0"/>
              <w:rPr>
                <w:rFonts w:hint="default"/>
              </w:rPr>
            </w:pPr>
            <w:r>
              <w:rPr>
                <w:rFonts w:hint="default"/>
                <w:lang w:val="en-US" w:eastAsia="zh-CN"/>
              </w:rPr>
              <w:t>riskOffsetType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8A827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43BCD1">
            <w:pPr>
              <w:bidi w:val="0"/>
              <w:rPr>
                <w:rFonts w:hint="default"/>
              </w:rPr>
            </w:pPr>
            <w:del w:id="79">
              <w:r>
                <w:rPr>
                  <w:rFonts w:hint="default"/>
                  <w:lang w:val="en-US" w:eastAsia="zh-CN"/>
                </w:rPr>
                <w:delText>风险对冲模式</w:delText>
              </w:r>
            </w:del>
            <w:del w:id="80">
              <w:r>
                <w:rPr>
                  <w:rFonts w:hint="default"/>
                  <w:lang w:val="en-US" w:eastAsia="zh-CN"/>
                </w:rPr>
                <w:br w:type="textWrapping"/>
              </w:r>
            </w:del>
            <w:del w:id="81">
              <w:r>
                <w:rPr>
                  <w:rFonts w:hint="default"/>
                  <w:lang w:val="en-US" w:eastAsia="zh-CN"/>
                </w:rPr>
                <w:delText>1：现货对冲(USDT)</w:delText>
              </w:r>
            </w:del>
            <w:del w:id="82">
              <w:r>
                <w:rPr>
                  <w:rFonts w:hint="default"/>
                  <w:lang w:val="en-US" w:eastAsia="zh-CN"/>
                </w:rPr>
                <w:br w:type="textWrapping"/>
              </w:r>
            </w:del>
            <w:del w:id="83">
              <w:r>
                <w:rPr>
                  <w:rFonts w:hint="default"/>
                  <w:lang w:val="en-US" w:eastAsia="zh-CN"/>
                </w:rPr>
                <w:delText>2：现货对冲(币)</w:delText>
              </w:r>
            </w:del>
            <w:del w:id="84">
              <w:r>
                <w:rPr>
                  <w:rFonts w:hint="default"/>
                  <w:lang w:val="en-US" w:eastAsia="zh-CN"/>
                </w:rPr>
                <w:br w:type="textWrapping"/>
              </w:r>
            </w:del>
            <w:del w:id="85">
              <w:r>
                <w:rPr>
                  <w:rFonts w:hint="default"/>
                  <w:lang w:val="en-US" w:eastAsia="zh-CN"/>
                </w:rPr>
                <w:delText>3：衍生品对冲</w:delText>
              </w:r>
            </w:del>
            <w:del w:id="86">
              <w:r>
                <w:rPr>
                  <w:rFonts w:hint="default"/>
                  <w:lang w:val="en-US" w:eastAsia="zh-CN"/>
                </w:rPr>
                <w:br w:type="textWrapping"/>
              </w:r>
            </w:del>
            <w:del w:id="87">
              <w:r>
                <w:rPr>
                  <w:rFonts w:hint="default"/>
                  <w:lang w:val="en-US" w:eastAsia="zh-CN"/>
                </w:rPr>
                <w:delText>4：现货对冲(USDC)</w:delText>
              </w:r>
            </w:del>
            <w:del w:id="88">
              <w:r>
                <w:rPr>
                  <w:rFonts w:hint="default"/>
                  <w:lang w:val="en-US" w:eastAsia="zh-CN"/>
                </w:rPr>
                <w:br w:type="textWrapping"/>
              </w:r>
            </w:del>
            <w:del w:id="89">
              <w:r>
                <w:rPr>
                  <w:rFonts w:hint="default"/>
                  <w:lang w:val="en-US" w:eastAsia="zh-CN"/>
                </w:rPr>
                <w:delText>acctLv为4时返回，其余情况下返回""</w:delText>
              </w:r>
            </w:del>
            <w:del w:id="90">
              <w:r>
                <w:rPr>
                  <w:rFonts w:hint="default"/>
                  <w:lang w:val="en-US" w:eastAsia="zh-CN"/>
                </w:rPr>
                <w:br w:type="textWrapping"/>
              </w:r>
            </w:del>
            <w:del w:id="91">
              <w:r>
                <w:rPr>
                  <w:rFonts w:hint="default"/>
                  <w:lang w:val="en-US" w:eastAsia="zh-CN"/>
                </w:rPr>
                <w:delText>若用户有设置，则为用户的设置值；若没有设置，则为默认值</w:delText>
              </w:r>
            </w:del>
            <w:r>
              <w:rPr>
                <w:rFonts w:hint="default"/>
                <w:lang w:val="en-US" w:eastAsia="zh-CN"/>
              </w:rPr>
              <w:t>（已弃用）</w:t>
            </w:r>
          </w:p>
        </w:tc>
      </w:tr>
      <w:tr w14:paraId="097BC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6AC451">
            <w:pPr>
              <w:bidi w:val="0"/>
              <w:rPr>
                <w:rFonts w:hint="default"/>
              </w:rPr>
            </w:pPr>
            <w:r>
              <w:rPr>
                <w:rFonts w:hint="default"/>
                <w:lang w:val="en-US" w:eastAsia="zh-CN"/>
              </w:rPr>
              <w:t>unmatchedInfoCheck</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AF5E41">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A46376">
            <w:pPr>
              <w:bidi w:val="0"/>
              <w:rPr>
                <w:rFonts w:hint="default"/>
              </w:rPr>
            </w:pPr>
            <w:r>
              <w:rPr>
                <w:rFonts w:hint="default"/>
                <w:lang w:val="en-US" w:eastAsia="zh-CN"/>
              </w:rPr>
              <w:t>包含不匹配信息对象的列表</w:t>
            </w:r>
            <w:r>
              <w:rPr>
                <w:rFonts w:hint="default"/>
                <w:lang w:val="en-US" w:eastAsia="zh-CN"/>
              </w:rPr>
              <w:br w:type="textWrapping"/>
            </w:r>
            <w:r>
              <w:rPr>
                <w:rFonts w:hint="default"/>
                <w:lang w:val="en-US" w:eastAsia="zh-CN"/>
              </w:rPr>
              <w:t>仅在sCode为1，有不兼容信息时返回，其他情况返回[]</w:t>
            </w:r>
          </w:p>
        </w:tc>
      </w:tr>
      <w:tr w14:paraId="41549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913DBA">
            <w:pPr>
              <w:bidi w:val="0"/>
              <w:rPr>
                <w:rFonts w:hint="default"/>
              </w:rPr>
            </w:pPr>
            <w:r>
              <w:rPr>
                <w:rFonts w:hint="default"/>
                <w:lang w:val="en-US" w:eastAsia="zh-CN"/>
              </w:rPr>
              <w:t>&gt;&gt; 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DF018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612F10">
            <w:pPr>
              <w:bidi w:val="0"/>
              <w:rPr>
                <w:rFonts w:hint="default"/>
              </w:rPr>
            </w:pPr>
            <w:r>
              <w:rPr>
                <w:rFonts w:hint="default"/>
                <w:lang w:val="en-US" w:eastAsia="zh-CN"/>
              </w:rPr>
              <w:t>不匹配信息类型</w:t>
            </w:r>
            <w:r>
              <w:rPr>
                <w:rFonts w:hint="default"/>
                <w:lang w:val="en-US" w:eastAsia="zh-CN"/>
              </w:rPr>
              <w:br w:type="textWrapping"/>
            </w:r>
            <w:r>
              <w:rPr>
                <w:rFonts w:hint="default"/>
                <w:lang w:val="en-US" w:eastAsia="zh-CN"/>
              </w:rPr>
              <w:t>asset_validation：资产校验</w:t>
            </w:r>
            <w:r>
              <w:rPr>
                <w:rFonts w:hint="default"/>
                <w:lang w:val="en-US" w:eastAsia="zh-CN"/>
              </w:rPr>
              <w:br w:type="textWrapping"/>
            </w:r>
            <w:r>
              <w:rPr>
                <w:rFonts w:hint="default"/>
                <w:lang w:val="en-US" w:eastAsia="zh-CN"/>
              </w:rPr>
              <w:t>pending_orders：撮合挂单</w:t>
            </w:r>
            <w:r>
              <w:rPr>
                <w:rFonts w:hint="default"/>
                <w:lang w:val="en-US" w:eastAsia="zh-CN"/>
              </w:rPr>
              <w:br w:type="textWrapping"/>
            </w:r>
            <w:r>
              <w:rPr>
                <w:rFonts w:hint="default"/>
                <w:lang w:val="en-US" w:eastAsia="zh-CN"/>
              </w:rPr>
              <w:t>pending_algos：策略挂单，冰山、时间加权、定投等</w:t>
            </w:r>
            <w:r>
              <w:rPr>
                <w:rFonts w:hint="default"/>
                <w:lang w:val="en-US" w:eastAsia="zh-CN"/>
              </w:rPr>
              <w:br w:type="textWrapping"/>
            </w:r>
            <w:r>
              <w:rPr>
                <w:rFonts w:hint="default"/>
                <w:lang w:val="en-US" w:eastAsia="zh-CN"/>
              </w:rPr>
              <w:t>isolated_margin：杠杆逐仓一键借币及自主划转</w:t>
            </w:r>
            <w:r>
              <w:rPr>
                <w:rFonts w:hint="default"/>
                <w:lang w:val="en-US" w:eastAsia="zh-CN"/>
              </w:rPr>
              <w:br w:type="textWrapping"/>
            </w:r>
            <w:r>
              <w:rPr>
                <w:rFonts w:hint="default"/>
                <w:lang w:val="en-US" w:eastAsia="zh-CN"/>
              </w:rPr>
              <w:t>isolated_contract：合约逐仓自主划转</w:t>
            </w:r>
            <w:r>
              <w:rPr>
                <w:rFonts w:hint="default"/>
                <w:lang w:val="en-US" w:eastAsia="zh-CN"/>
              </w:rPr>
              <w:br w:type="textWrapping"/>
            </w:r>
            <w:r>
              <w:rPr>
                <w:rFonts w:hint="default"/>
                <w:lang w:val="en-US" w:eastAsia="zh-CN"/>
              </w:rPr>
              <w:t>contract_long_short：合约开平模式</w:t>
            </w:r>
            <w:r>
              <w:rPr>
                <w:rFonts w:hint="default"/>
                <w:lang w:val="en-US" w:eastAsia="zh-CN"/>
              </w:rPr>
              <w:br w:type="textWrapping"/>
            </w:r>
            <w:r>
              <w:rPr>
                <w:rFonts w:hint="default"/>
                <w:lang w:val="en-US" w:eastAsia="zh-CN"/>
              </w:rPr>
              <w:t>cross_margin：杠杆全仓开仓划转</w:t>
            </w:r>
            <w:r>
              <w:rPr>
                <w:rFonts w:hint="default"/>
                <w:lang w:val="en-US" w:eastAsia="zh-CN"/>
              </w:rPr>
              <w:br w:type="textWrapping"/>
            </w:r>
            <w:r>
              <w:rPr>
                <w:rFonts w:hint="default"/>
                <w:lang w:val="en-US" w:eastAsia="zh-CN"/>
              </w:rPr>
              <w:t>cross_option_buyer：期权全仓买方</w:t>
            </w:r>
            <w:r>
              <w:rPr>
                <w:rFonts w:hint="default"/>
                <w:lang w:val="en-US" w:eastAsia="zh-CN"/>
              </w:rPr>
              <w:br w:type="textWrapping"/>
            </w:r>
            <w:r>
              <w:rPr>
                <w:rFonts w:hint="default"/>
                <w:lang w:val="en-US" w:eastAsia="zh-CN"/>
              </w:rPr>
              <w:t>isolated_option：期权逐仓 （仅适用于简单账户）</w:t>
            </w:r>
            <w:r>
              <w:rPr>
                <w:rFonts w:hint="default"/>
                <w:lang w:val="en-US" w:eastAsia="zh-CN"/>
              </w:rPr>
              <w:br w:type="textWrapping"/>
            </w:r>
            <w:r>
              <w:rPr>
                <w:rFonts w:hint="default"/>
                <w:lang w:val="en-US" w:eastAsia="zh-CN"/>
              </w:rPr>
              <w:t>growth_fund：体验金仓位</w:t>
            </w:r>
            <w:r>
              <w:rPr>
                <w:rFonts w:hint="default"/>
                <w:lang w:val="en-US" w:eastAsia="zh-CN"/>
              </w:rPr>
              <w:br w:type="textWrapping"/>
            </w:r>
            <w:r>
              <w:rPr>
                <w:rFonts w:hint="default"/>
                <w:lang w:val="en-US" w:eastAsia="zh-CN"/>
              </w:rPr>
              <w:t>all_positions：所有仓位</w:t>
            </w:r>
            <w:r>
              <w:rPr>
                <w:rFonts w:hint="default"/>
                <w:lang w:val="en-US" w:eastAsia="zh-CN"/>
              </w:rPr>
              <w:br w:type="textWrapping"/>
            </w:r>
            <w:r>
              <w:rPr>
                <w:rFonts w:hint="default"/>
                <w:lang w:val="en-US" w:eastAsia="zh-CN"/>
              </w:rPr>
              <w:t>spot_lead_copy_only_simple_single：带单和自定义跟单员只能使用现货或合约模式</w:t>
            </w:r>
            <w:r>
              <w:rPr>
                <w:rFonts w:hint="default"/>
                <w:lang w:val="en-US" w:eastAsia="zh-CN"/>
              </w:rPr>
              <w:br w:type="textWrapping"/>
            </w:r>
            <w:r>
              <w:rPr>
                <w:rFonts w:hint="default"/>
                <w:lang w:val="en-US" w:eastAsia="zh-CN"/>
              </w:rPr>
              <w:t>stop_spot_custom：停止现货自定义跟单</w:t>
            </w:r>
            <w:r>
              <w:rPr>
                <w:rFonts w:hint="default"/>
                <w:lang w:val="en-US" w:eastAsia="zh-CN"/>
              </w:rPr>
              <w:br w:type="textWrapping"/>
            </w:r>
            <w:r>
              <w:rPr>
                <w:rFonts w:hint="default"/>
                <w:lang w:val="en-US" w:eastAsia="zh-CN"/>
              </w:rPr>
              <w:t>stop_futures_custom：停止合约自定义跟单</w:t>
            </w:r>
            <w:r>
              <w:rPr>
                <w:rFonts w:hint="default"/>
                <w:lang w:val="en-US" w:eastAsia="zh-CN"/>
              </w:rPr>
              <w:br w:type="textWrapping"/>
            </w:r>
            <w:r>
              <w:rPr>
                <w:rFonts w:hint="default"/>
                <w:lang w:val="en-US" w:eastAsia="zh-CN"/>
              </w:rPr>
              <w:t>lead_portfolio：身为带单员，您不能切换到组合保证金账户模式</w:t>
            </w:r>
            <w:r>
              <w:rPr>
                <w:rFonts w:hint="default"/>
                <w:lang w:val="en-US" w:eastAsia="zh-CN"/>
              </w:rPr>
              <w:br w:type="textWrapping"/>
            </w:r>
            <w:r>
              <w:rPr>
                <w:rFonts w:hint="default"/>
                <w:lang w:val="en-US" w:eastAsia="zh-CN"/>
              </w:rPr>
              <w:t>futures_smart_sync：您存在合约智能跟单，无法切换到现货模式</w:t>
            </w:r>
            <w:r>
              <w:rPr>
                <w:rFonts w:hint="default"/>
                <w:lang w:val="en-US" w:eastAsia="zh-CN"/>
              </w:rPr>
              <w:br w:type="textWrapping"/>
            </w:r>
            <w:r>
              <w:rPr>
                <w:rFonts w:hint="default"/>
                <w:lang w:val="en-US" w:eastAsia="zh-CN"/>
              </w:rPr>
              <w:t>repay_borrowings：存在借币</w:t>
            </w:r>
            <w:r>
              <w:rPr>
                <w:rFonts w:hint="default"/>
                <w:lang w:val="en-US" w:eastAsia="zh-CN"/>
              </w:rPr>
              <w:br w:type="textWrapping"/>
            </w:r>
            <w:r>
              <w:rPr>
                <w:rFonts w:hint="default"/>
                <w:lang w:val="en-US" w:eastAsia="zh-CN"/>
              </w:rPr>
              <w:t>compliance_restriction：合规，无法使用保证金交易相关服务</w:t>
            </w:r>
            <w:r>
              <w:rPr>
                <w:rFonts w:hint="default"/>
                <w:lang w:val="en-US" w:eastAsia="zh-CN"/>
              </w:rPr>
              <w:br w:type="textWrapping"/>
            </w:r>
            <w:r>
              <w:rPr>
                <w:rFonts w:hint="default"/>
                <w:lang w:val="en-US" w:eastAsia="zh-CN"/>
              </w:rPr>
              <w:t>compliance_kyc2：合规，无法使用保证金交易相关服务，如果您不是该地区居民，请进行KYC2身份认证</w:t>
            </w:r>
          </w:p>
        </w:tc>
      </w:tr>
      <w:tr w14:paraId="3777F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E8AF78">
            <w:pPr>
              <w:bidi w:val="0"/>
              <w:rPr>
                <w:rFonts w:hint="default"/>
              </w:rPr>
            </w:pPr>
            <w:r>
              <w:rPr>
                <w:rFonts w:hint="default"/>
                <w:lang w:val="en-US" w:eastAsia="zh-CN"/>
              </w:rPr>
              <w:t>&gt;&gt; totalAsset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88700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DDCDA2">
            <w:pPr>
              <w:bidi w:val="0"/>
              <w:rPr>
                <w:rFonts w:hint="default"/>
              </w:rPr>
            </w:pPr>
            <w:r>
              <w:rPr>
                <w:rFonts w:hint="default"/>
                <w:lang w:val="en-US" w:eastAsia="zh-CN"/>
              </w:rPr>
              <w:t>总资产</w:t>
            </w:r>
            <w:r>
              <w:rPr>
                <w:rFonts w:hint="default"/>
                <w:lang w:val="en-US" w:eastAsia="zh-CN"/>
              </w:rPr>
              <w:br w:type="textWrapping"/>
            </w:r>
            <w:r>
              <w:rPr>
                <w:rFonts w:hint="default"/>
                <w:lang w:val="en-US" w:eastAsia="zh-CN"/>
              </w:rPr>
              <w:t>仅在type为asset_validation时返回，其他情况都为""</w:t>
            </w:r>
          </w:p>
        </w:tc>
      </w:tr>
      <w:tr w14:paraId="41D2E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E375D7">
            <w:pPr>
              <w:bidi w:val="0"/>
              <w:rPr>
                <w:rFonts w:hint="default"/>
              </w:rPr>
            </w:pPr>
            <w:r>
              <w:rPr>
                <w:rFonts w:hint="default"/>
                <w:lang w:val="en-US" w:eastAsia="zh-CN"/>
              </w:rPr>
              <w:t>&gt;&gt; posList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505F08">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4C831A">
            <w:pPr>
              <w:bidi w:val="0"/>
              <w:rPr>
                <w:rFonts w:hint="default"/>
              </w:rPr>
            </w:pPr>
            <w:r>
              <w:rPr>
                <w:rFonts w:hint="default"/>
                <w:lang w:val="en-US" w:eastAsia="zh-CN"/>
              </w:rPr>
              <w:t>不匹配仓位列表，返回持仓ID</w:t>
            </w:r>
            <w:r>
              <w:rPr>
                <w:rFonts w:hint="default"/>
                <w:lang w:val="en-US" w:eastAsia="zh-CN"/>
              </w:rPr>
              <w:br w:type="textWrapping"/>
            </w:r>
            <w:r>
              <w:rPr>
                <w:rFonts w:hint="default"/>
                <w:lang w:val="en-US" w:eastAsia="zh-CN"/>
              </w:rPr>
              <w:t>在type为仓位相关枚举值时返回，其他情况都为[]</w:t>
            </w:r>
          </w:p>
        </w:tc>
      </w:tr>
      <w:tr w14:paraId="38F72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C8F2E9">
            <w:pPr>
              <w:bidi w:val="0"/>
              <w:rPr>
                <w:rFonts w:hint="default"/>
              </w:rPr>
            </w:pPr>
            <w:r>
              <w:rPr>
                <w:rFonts w:hint="default"/>
                <w:lang w:val="en-US" w:eastAsia="zh-CN"/>
              </w:rPr>
              <w:t>posList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28C6AF">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2272DE">
            <w:pPr>
              <w:bidi w:val="0"/>
              <w:rPr>
                <w:rFonts w:hint="default"/>
              </w:rPr>
            </w:pPr>
            <w:r>
              <w:rPr>
                <w:rFonts w:hint="default"/>
                <w:lang w:val="en-US" w:eastAsia="zh-CN"/>
              </w:rPr>
              <w:t>合约全仓仓位列表</w:t>
            </w:r>
            <w:r>
              <w:rPr>
                <w:rFonts w:hint="default"/>
                <w:lang w:val="en-US" w:eastAsia="zh-CN"/>
              </w:rPr>
              <w:br w:type="textWrapping"/>
            </w:r>
            <w:r>
              <w:rPr>
                <w:rFonts w:hint="default"/>
                <w:lang w:val="en-US" w:eastAsia="zh-CN"/>
              </w:rPr>
              <w:t>适用于curAcctLv为4，acctLv为2/3，且用户具有全仓合约仓位的情况</w:t>
            </w:r>
            <w:r>
              <w:rPr>
                <w:rFonts w:hint="default"/>
                <w:lang w:val="en-US" w:eastAsia="zh-CN"/>
              </w:rPr>
              <w:br w:type="textWrapping"/>
            </w:r>
            <w:r>
              <w:rPr>
                <w:rFonts w:hint="default"/>
                <w:lang w:val="en-US" w:eastAsia="zh-CN"/>
              </w:rPr>
              <w:t>在sCode为0/3/4的情况下返回</w:t>
            </w:r>
          </w:p>
        </w:tc>
      </w:tr>
      <w:tr w14:paraId="237C0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9D51D0">
            <w:pPr>
              <w:bidi w:val="0"/>
              <w:rPr>
                <w:rFonts w:hint="default"/>
              </w:rPr>
            </w:pPr>
            <w:r>
              <w:rPr>
                <w:rFonts w:hint="default"/>
                <w:lang w:val="en-US" w:eastAsia="zh-CN"/>
              </w:rPr>
              <w:t>&gt; posId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A580C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9BB0EB">
            <w:pPr>
              <w:bidi w:val="0"/>
              <w:rPr>
                <w:rFonts w:hint="default"/>
              </w:rPr>
            </w:pPr>
            <w:r>
              <w:rPr>
                <w:rFonts w:hint="default"/>
                <w:lang w:val="en-US" w:eastAsia="zh-CN"/>
              </w:rPr>
              <w:t>持仓ID</w:t>
            </w:r>
          </w:p>
        </w:tc>
      </w:tr>
      <w:tr w14:paraId="5D27C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616433">
            <w:pPr>
              <w:bidi w:val="0"/>
              <w:rPr>
                <w:rFonts w:hint="default"/>
              </w:rPr>
            </w:pPr>
            <w:r>
              <w:rPr>
                <w:rFonts w:hint="default"/>
                <w:lang w:val="en-US" w:eastAsia="zh-CN"/>
              </w:rPr>
              <w:t>&gt; 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2865F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5A62E2">
            <w:pPr>
              <w:bidi w:val="0"/>
              <w:rPr>
                <w:rFonts w:hint="default"/>
              </w:rPr>
            </w:pPr>
            <w:r>
              <w:rPr>
                <w:rFonts w:hint="default"/>
                <w:lang w:val="en-US" w:eastAsia="zh-CN"/>
              </w:rPr>
              <w:t>切换后的全仓仓位杠杆倍数</w:t>
            </w:r>
          </w:p>
        </w:tc>
      </w:tr>
      <w:tr w14:paraId="008B1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8E3ABE">
            <w:pPr>
              <w:bidi w:val="0"/>
              <w:rPr>
                <w:rFonts w:hint="default"/>
              </w:rPr>
            </w:pPr>
            <w:r>
              <w:rPr>
                <w:rFonts w:hint="default"/>
                <w:lang w:val="en-US" w:eastAsia="zh-CN"/>
              </w:rPr>
              <w:t>posTierCheck</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56A7CD">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86D343">
            <w:pPr>
              <w:bidi w:val="0"/>
              <w:rPr>
                <w:rFonts w:hint="default"/>
              </w:rPr>
            </w:pPr>
            <w:r>
              <w:rPr>
                <w:rFonts w:hint="default"/>
                <w:lang w:val="en-US" w:eastAsia="zh-CN"/>
              </w:rPr>
              <w:t>未满足梯度档位校验全仓仓位的列表</w:t>
            </w:r>
            <w:r>
              <w:rPr>
                <w:rFonts w:hint="default"/>
                <w:lang w:val="en-US" w:eastAsia="zh-CN"/>
              </w:rPr>
              <w:br w:type="textWrapping"/>
            </w:r>
            <w:r>
              <w:rPr>
                <w:rFonts w:hint="default"/>
                <w:lang w:val="en-US" w:eastAsia="zh-CN"/>
              </w:rPr>
              <w:t>仅在sCode为4时返回</w:t>
            </w:r>
          </w:p>
        </w:tc>
      </w:tr>
      <w:tr w14:paraId="6BC1A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30B2881">
            <w:pPr>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6A970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003453">
            <w:pPr>
              <w:bidi w:val="0"/>
              <w:rPr>
                <w:rFonts w:hint="default"/>
              </w:rPr>
            </w:pPr>
            <w:r>
              <w:rPr>
                <w:rFonts w:hint="default"/>
                <w:lang w:val="en-US" w:eastAsia="zh-CN"/>
              </w:rPr>
              <w:t>交易品种</w:t>
            </w:r>
          </w:p>
        </w:tc>
      </w:tr>
      <w:tr w14:paraId="61A2E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8803E9">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33D06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ECAFB4">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p>
        </w:tc>
      </w:tr>
      <w:tr w14:paraId="2F14B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216E7F">
            <w:pPr>
              <w:bidi w:val="0"/>
              <w:rPr>
                <w:rFonts w:hint="default"/>
              </w:rPr>
            </w:pPr>
            <w:r>
              <w:rPr>
                <w:rFonts w:hint="default"/>
                <w:lang w:val="en-US" w:eastAsia="zh-CN"/>
              </w:rPr>
              <w:t>&gt; pos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CBB52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091A99">
            <w:pPr>
              <w:bidi w:val="0"/>
              <w:rPr>
                <w:rFonts w:hint="default"/>
              </w:rPr>
            </w:pPr>
            <w:r>
              <w:rPr>
                <w:rFonts w:hint="default"/>
                <w:lang w:val="en-US" w:eastAsia="zh-CN"/>
              </w:rPr>
              <w:t>持仓量</w:t>
            </w:r>
          </w:p>
        </w:tc>
      </w:tr>
      <w:tr w14:paraId="277C5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9D4904">
            <w:pPr>
              <w:bidi w:val="0"/>
              <w:rPr>
                <w:rFonts w:hint="default"/>
              </w:rPr>
            </w:pPr>
            <w:r>
              <w:rPr>
                <w:rFonts w:hint="default"/>
                <w:lang w:val="en-US" w:eastAsia="zh-CN"/>
              </w:rPr>
              <w:t>&gt; lever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B940B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50CF2A">
            <w:pPr>
              <w:bidi w:val="0"/>
              <w:rPr>
                <w:rFonts w:hint="default"/>
              </w:rPr>
            </w:pPr>
            <w:r>
              <w:rPr>
                <w:rFonts w:hint="default"/>
                <w:lang w:val="en-US" w:eastAsia="zh-CN"/>
              </w:rPr>
              <w:t>杠杆倍数</w:t>
            </w:r>
          </w:p>
        </w:tc>
      </w:tr>
      <w:tr w14:paraId="709F7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36BDF0">
            <w:pPr>
              <w:bidi w:val="0"/>
              <w:rPr>
                <w:rFonts w:hint="default"/>
              </w:rPr>
            </w:pPr>
            <w:r>
              <w:rPr>
                <w:rFonts w:hint="default"/>
                <w:lang w:val="en-US" w:eastAsia="zh-CN"/>
              </w:rPr>
              <w:t>&gt; maxSz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EF8B2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B4DC5E">
            <w:pPr>
              <w:bidi w:val="0"/>
              <w:rPr>
                <w:rFonts w:hint="default"/>
              </w:rPr>
            </w:pPr>
            <w:r>
              <w:rPr>
                <w:rFonts w:hint="default"/>
                <w:lang w:val="en-US" w:eastAsia="zh-CN"/>
              </w:rPr>
              <w:t>若acctLv为2/3，目标账户模式为合约、跨币种，则为当前杠杆倍数下的最大持仓张数；若acctLv为4，目标账户模式为组合保证金，则为PM全仓最大持仓量上限</w:t>
            </w:r>
          </w:p>
        </w:tc>
      </w:tr>
      <w:tr w14:paraId="4098A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0B4EC5F">
            <w:pPr>
              <w:bidi w:val="0"/>
              <w:rPr>
                <w:rFonts w:hint="default"/>
              </w:rPr>
            </w:pPr>
            <w:r>
              <w:rPr>
                <w:rFonts w:hint="default"/>
                <w:lang w:val="en-US" w:eastAsia="zh-CN"/>
              </w:rPr>
              <w:t>mgnBf</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D03BE6">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5F091E">
            <w:pPr>
              <w:bidi w:val="0"/>
              <w:rPr>
                <w:rFonts w:hint="default"/>
              </w:rPr>
            </w:pPr>
            <w:r>
              <w:rPr>
                <w:rFonts w:hint="default"/>
                <w:lang w:val="en-US" w:eastAsia="zh-CN"/>
              </w:rPr>
              <w:t>切换账户模式前的保证金相关信息</w:t>
            </w:r>
            <w:r>
              <w:rPr>
                <w:rFonts w:hint="default"/>
                <w:lang w:val="en-US" w:eastAsia="zh-CN"/>
              </w:rPr>
              <w:br w:type="textWrapping"/>
            </w:r>
            <w:r>
              <w:rPr>
                <w:rFonts w:hint="default"/>
                <w:lang w:val="en-US" w:eastAsia="zh-CN"/>
              </w:rPr>
              <w:t>在sCode为0/4时返回，其他时候为null</w:t>
            </w:r>
          </w:p>
        </w:tc>
      </w:tr>
      <w:tr w14:paraId="349A4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227A95">
            <w:pPr>
              <w:bidi w:val="0"/>
              <w:rPr>
                <w:rFonts w:hint="default"/>
              </w:rPr>
            </w:pPr>
            <w:r>
              <w:rPr>
                <w:rFonts w:hint="default"/>
                <w:lang w:val="en-US" w:eastAsia="zh-CN"/>
              </w:rPr>
              <w:t>&gt; acctAvailEq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F3D8D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96B84A">
            <w:pPr>
              <w:bidi w:val="0"/>
              <w:rPr>
                <w:rFonts w:hint="default"/>
              </w:rPr>
            </w:pPr>
            <w:r>
              <w:rPr>
                <w:rFonts w:hint="default"/>
                <w:lang w:val="en-US" w:eastAsia="zh-CN"/>
              </w:rPr>
              <w:t>美金层面可用保证金</w:t>
            </w:r>
            <w:r>
              <w:rPr>
                <w:rFonts w:hint="default"/>
                <w:lang w:val="en-US" w:eastAsia="zh-CN"/>
              </w:rPr>
              <w:br w:type="textWrapping"/>
            </w:r>
            <w:r>
              <w:rPr>
                <w:rFonts w:hint="default"/>
                <w:lang w:val="en-US" w:eastAsia="zh-CN"/>
              </w:rPr>
              <w:t>在curAcctLv为3/4时返回，其他情况返回""</w:t>
            </w:r>
          </w:p>
        </w:tc>
      </w:tr>
      <w:tr w14:paraId="6BA5F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EA97EF">
            <w:pPr>
              <w:bidi w:val="0"/>
              <w:rPr>
                <w:rFonts w:hint="default"/>
              </w:rPr>
            </w:pPr>
            <w:r>
              <w:rPr>
                <w:rFonts w:hint="default"/>
                <w:lang w:val="en-US" w:eastAsia="zh-CN"/>
              </w:rPr>
              <w:t>&gt; mgnRatio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6452C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705960">
            <w:pPr>
              <w:bidi w:val="0"/>
              <w:rPr>
                <w:rFonts w:hint="default"/>
              </w:rPr>
            </w:pPr>
            <w:r>
              <w:rPr>
                <w:rFonts w:hint="default"/>
                <w:lang w:val="en-US" w:eastAsia="zh-CN"/>
              </w:rPr>
              <w:t>美金层面维持保证金率</w:t>
            </w:r>
            <w:r>
              <w:rPr>
                <w:rFonts w:hint="default"/>
                <w:lang w:val="en-US" w:eastAsia="zh-CN"/>
              </w:rPr>
              <w:br w:type="textWrapping"/>
            </w:r>
            <w:r>
              <w:rPr>
                <w:rFonts w:hint="default"/>
                <w:lang w:val="en-US" w:eastAsia="zh-CN"/>
              </w:rPr>
              <w:t>在curAcctLv为3/4时返回，其他情况返回""</w:t>
            </w:r>
          </w:p>
        </w:tc>
      </w:tr>
      <w:tr w14:paraId="5B225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A05E36">
            <w:pPr>
              <w:bidi w:val="0"/>
              <w:rPr>
                <w:rFonts w:hint="default"/>
              </w:rPr>
            </w:pPr>
            <w:r>
              <w:rPr>
                <w:rFonts w:hint="default"/>
                <w:lang w:val="en-US" w:eastAsia="zh-CN"/>
              </w:rPr>
              <w:t>&gt; details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7AD7EF">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0D29F8">
            <w:pPr>
              <w:bidi w:val="0"/>
              <w:rPr>
                <w:rFonts w:hint="default"/>
              </w:rPr>
            </w:pPr>
            <w:r>
              <w:rPr>
                <w:rFonts w:hint="default"/>
                <w:lang w:val="en-US" w:eastAsia="zh-CN"/>
              </w:rPr>
              <w:t>各币种资产详细信息</w:t>
            </w:r>
            <w:r>
              <w:rPr>
                <w:rFonts w:hint="default"/>
                <w:lang w:val="en-US" w:eastAsia="zh-CN"/>
              </w:rPr>
              <w:br w:type="textWrapping"/>
            </w:r>
            <w:r>
              <w:rPr>
                <w:rFonts w:hint="default"/>
                <w:lang w:val="en-US" w:eastAsia="zh-CN"/>
              </w:rPr>
              <w:t>仅在curAcctLv为2时返回，其他情况返回[]</w:t>
            </w:r>
          </w:p>
        </w:tc>
      </w:tr>
      <w:tr w14:paraId="0A89B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C66E9D6">
            <w:pPr>
              <w:bidi w:val="0"/>
              <w:rPr>
                <w:rFonts w:hint="default"/>
              </w:rPr>
            </w:pPr>
            <w:r>
              <w:rPr>
                <w:rFonts w:hint="default"/>
                <w:lang w:val="en-US" w:eastAsia="zh-CN"/>
              </w:rPr>
              <w:t>&gt;&gt;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69C98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EB5BE3">
            <w:pPr>
              <w:bidi w:val="0"/>
              <w:rPr>
                <w:rFonts w:hint="default"/>
              </w:rPr>
            </w:pPr>
            <w:r>
              <w:rPr>
                <w:rFonts w:hint="default"/>
                <w:lang w:val="en-US" w:eastAsia="zh-CN"/>
              </w:rPr>
              <w:t>币种</w:t>
            </w:r>
          </w:p>
        </w:tc>
      </w:tr>
      <w:tr w14:paraId="3D569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DFC91B">
            <w:pPr>
              <w:bidi w:val="0"/>
              <w:rPr>
                <w:rFonts w:hint="default"/>
              </w:rPr>
            </w:pPr>
            <w:r>
              <w:rPr>
                <w:rFonts w:hint="default"/>
                <w:lang w:val="en-US" w:eastAsia="zh-CN"/>
              </w:rPr>
              <w:t>&gt;&gt; availEq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5F38A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8081B7">
            <w:pPr>
              <w:bidi w:val="0"/>
              <w:rPr>
                <w:rFonts w:hint="default"/>
              </w:rPr>
            </w:pPr>
            <w:r>
              <w:rPr>
                <w:rFonts w:hint="default"/>
                <w:lang w:val="en-US" w:eastAsia="zh-CN"/>
              </w:rPr>
              <w:t>币种维度可用保证金</w:t>
            </w:r>
          </w:p>
        </w:tc>
      </w:tr>
      <w:tr w14:paraId="48D0A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1BF303">
            <w:pPr>
              <w:bidi w:val="0"/>
              <w:rPr>
                <w:rFonts w:hint="default"/>
              </w:rPr>
            </w:pPr>
            <w:r>
              <w:rPr>
                <w:rFonts w:hint="default"/>
                <w:lang w:val="en-US" w:eastAsia="zh-CN"/>
              </w:rPr>
              <w:t>&gt;&gt; mgnRatio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C65DB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9FF3A0">
            <w:pPr>
              <w:bidi w:val="0"/>
              <w:rPr>
                <w:rFonts w:hint="default"/>
              </w:rPr>
            </w:pPr>
            <w:r>
              <w:rPr>
                <w:rFonts w:hint="default"/>
                <w:lang w:val="en-US" w:eastAsia="zh-CN"/>
              </w:rPr>
              <w:t>币种维度全仓维持保证金率</w:t>
            </w:r>
          </w:p>
        </w:tc>
      </w:tr>
      <w:tr w14:paraId="5ABAE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17B64F">
            <w:pPr>
              <w:bidi w:val="0"/>
              <w:rPr>
                <w:rFonts w:hint="default"/>
              </w:rPr>
            </w:pPr>
            <w:r>
              <w:rPr>
                <w:rFonts w:hint="default"/>
                <w:lang w:val="en-US" w:eastAsia="zh-CN"/>
              </w:rPr>
              <w:t>mgnAft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2BA347">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1D732B">
            <w:pPr>
              <w:bidi w:val="0"/>
              <w:rPr>
                <w:rFonts w:hint="default"/>
              </w:rPr>
            </w:pPr>
            <w:r>
              <w:rPr>
                <w:rFonts w:hint="default"/>
                <w:lang w:val="en-US" w:eastAsia="zh-CN"/>
              </w:rPr>
              <w:t>切换账户模式后的保证金相关信息</w:t>
            </w:r>
            <w:r>
              <w:rPr>
                <w:rFonts w:hint="default"/>
                <w:lang w:val="en-US" w:eastAsia="zh-CN"/>
              </w:rPr>
              <w:br w:type="textWrapping"/>
            </w:r>
            <w:r>
              <w:rPr>
                <w:rFonts w:hint="default"/>
                <w:lang w:val="en-US" w:eastAsia="zh-CN"/>
              </w:rPr>
              <w:t>在sCode为0/4时返回，其他时候为null</w:t>
            </w:r>
          </w:p>
        </w:tc>
      </w:tr>
      <w:tr w14:paraId="2B1AF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1C723C">
            <w:pPr>
              <w:bidi w:val="0"/>
              <w:rPr>
                <w:rFonts w:hint="default"/>
              </w:rPr>
            </w:pPr>
            <w:r>
              <w:rPr>
                <w:rFonts w:hint="default"/>
                <w:lang w:val="en-US" w:eastAsia="zh-CN"/>
              </w:rPr>
              <w:t>&gt; acctAvailEq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E0FF2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0131DF">
            <w:pPr>
              <w:bidi w:val="0"/>
              <w:rPr>
                <w:rFonts w:hint="default"/>
              </w:rPr>
            </w:pPr>
            <w:r>
              <w:rPr>
                <w:rFonts w:hint="default"/>
                <w:lang w:val="en-US" w:eastAsia="zh-CN"/>
              </w:rPr>
              <w:t>美金层面可用保证金</w:t>
            </w:r>
            <w:r>
              <w:rPr>
                <w:rFonts w:hint="default"/>
                <w:lang w:val="en-US" w:eastAsia="zh-CN"/>
              </w:rPr>
              <w:br w:type="textWrapping"/>
            </w:r>
            <w:r>
              <w:rPr>
                <w:rFonts w:hint="default"/>
                <w:lang w:val="en-US" w:eastAsia="zh-CN"/>
              </w:rPr>
              <w:t>在acctLv为3/4时返回，其他情况返回""</w:t>
            </w:r>
          </w:p>
        </w:tc>
      </w:tr>
      <w:tr w14:paraId="25792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968A9E">
            <w:pPr>
              <w:bidi w:val="0"/>
              <w:rPr>
                <w:rFonts w:hint="default"/>
              </w:rPr>
            </w:pPr>
            <w:r>
              <w:rPr>
                <w:rFonts w:hint="default"/>
                <w:lang w:val="en-US" w:eastAsia="zh-CN"/>
              </w:rPr>
              <w:t>&gt; mgnRatio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7AE29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458C37">
            <w:pPr>
              <w:bidi w:val="0"/>
              <w:rPr>
                <w:rFonts w:hint="default"/>
              </w:rPr>
            </w:pPr>
            <w:r>
              <w:rPr>
                <w:rFonts w:hint="default"/>
                <w:lang w:val="en-US" w:eastAsia="zh-CN"/>
              </w:rPr>
              <w:t>美金层面维持保证金率</w:t>
            </w:r>
            <w:r>
              <w:rPr>
                <w:rFonts w:hint="default"/>
                <w:lang w:val="en-US" w:eastAsia="zh-CN"/>
              </w:rPr>
              <w:br w:type="textWrapping"/>
            </w:r>
            <w:r>
              <w:rPr>
                <w:rFonts w:hint="default"/>
                <w:lang w:val="en-US" w:eastAsia="zh-CN"/>
              </w:rPr>
              <w:t>在acctLv为3/4时返回，其他情况返回""</w:t>
            </w:r>
          </w:p>
        </w:tc>
      </w:tr>
      <w:tr w14:paraId="0AE65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C44262">
            <w:pPr>
              <w:bidi w:val="0"/>
              <w:rPr>
                <w:rFonts w:hint="default"/>
              </w:rPr>
            </w:pPr>
            <w:r>
              <w:rPr>
                <w:rFonts w:hint="default"/>
                <w:lang w:val="en-US" w:eastAsia="zh-CN"/>
              </w:rPr>
              <w:t>&gt; details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AE0392">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846D0C">
            <w:pPr>
              <w:bidi w:val="0"/>
              <w:rPr>
                <w:rFonts w:hint="default"/>
              </w:rPr>
            </w:pPr>
            <w:r>
              <w:rPr>
                <w:rFonts w:hint="default"/>
                <w:lang w:val="en-US" w:eastAsia="zh-CN"/>
              </w:rPr>
              <w:t>各币种资产详细信息</w:t>
            </w:r>
            <w:r>
              <w:rPr>
                <w:rFonts w:hint="default"/>
                <w:lang w:val="en-US" w:eastAsia="zh-CN"/>
              </w:rPr>
              <w:br w:type="textWrapping"/>
            </w:r>
            <w:r>
              <w:rPr>
                <w:rFonts w:hint="default"/>
                <w:lang w:val="en-US" w:eastAsia="zh-CN"/>
              </w:rPr>
              <w:t>仅在acctLv为2时返回，其他情况返回""</w:t>
            </w:r>
          </w:p>
        </w:tc>
      </w:tr>
      <w:tr w14:paraId="1E019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344EE51">
            <w:pPr>
              <w:bidi w:val="0"/>
              <w:rPr>
                <w:rFonts w:hint="default"/>
              </w:rPr>
            </w:pPr>
            <w:r>
              <w:rPr>
                <w:rFonts w:hint="default"/>
                <w:lang w:val="en-US" w:eastAsia="zh-CN"/>
              </w:rPr>
              <w:t>&gt;&gt;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0B9F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9950E0">
            <w:pPr>
              <w:bidi w:val="0"/>
              <w:rPr>
                <w:rFonts w:hint="default"/>
              </w:rPr>
            </w:pPr>
            <w:r>
              <w:rPr>
                <w:rFonts w:hint="default"/>
                <w:lang w:val="en-US" w:eastAsia="zh-CN"/>
              </w:rPr>
              <w:t>币种</w:t>
            </w:r>
          </w:p>
        </w:tc>
      </w:tr>
      <w:tr w14:paraId="2E22B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E4794F0">
            <w:pPr>
              <w:bidi w:val="0"/>
              <w:rPr>
                <w:rFonts w:hint="default"/>
              </w:rPr>
            </w:pPr>
            <w:r>
              <w:rPr>
                <w:rFonts w:hint="default"/>
                <w:lang w:val="en-US" w:eastAsia="zh-CN"/>
              </w:rPr>
              <w:t>&gt;&gt; availEq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A214C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57B9FD">
            <w:pPr>
              <w:bidi w:val="0"/>
              <w:rPr>
                <w:rFonts w:hint="default"/>
              </w:rPr>
            </w:pPr>
            <w:r>
              <w:rPr>
                <w:rFonts w:hint="default"/>
                <w:lang w:val="en-US" w:eastAsia="zh-CN"/>
              </w:rPr>
              <w:t>币种维度可用保证金</w:t>
            </w:r>
          </w:p>
        </w:tc>
      </w:tr>
      <w:tr w14:paraId="44CCDD8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38DFB6">
            <w:pPr>
              <w:bidi w:val="0"/>
              <w:rPr>
                <w:rFonts w:hint="default"/>
              </w:rPr>
            </w:pPr>
            <w:r>
              <w:rPr>
                <w:rFonts w:hint="default"/>
                <w:lang w:val="en-US" w:eastAsia="zh-CN"/>
              </w:rPr>
              <w:t>&gt;&gt; mgnRatio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E49A3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A095A1">
            <w:pPr>
              <w:bidi w:val="0"/>
              <w:rPr>
                <w:rFonts w:hint="default"/>
              </w:rPr>
            </w:pPr>
            <w:r>
              <w:rPr>
                <w:rFonts w:hint="default"/>
                <w:lang w:val="en-US" w:eastAsia="zh-CN"/>
              </w:rPr>
              <w:t>币种维度全仓维持保证金率</w:t>
            </w:r>
          </w:p>
        </w:tc>
      </w:tr>
    </w:tbl>
    <w:p w14:paraId="1F7BFB25">
      <w:pPr>
        <w:bidi w:val="0"/>
        <w:rPr>
          <w:rFonts w:hint="default"/>
        </w:rPr>
      </w:pPr>
      <w:r>
        <w:rPr>
          <w:rFonts w:hint="default"/>
        </w:rPr>
        <w:t>设置账户模式</w:t>
      </w:r>
    </w:p>
    <w:p w14:paraId="5924A5CF">
      <w:pPr>
        <w:bidi w:val="0"/>
        <w:rPr>
          <w:rFonts w:hint="default"/>
        </w:rPr>
      </w:pPr>
      <w:r>
        <w:rPr>
          <w:rFonts w:hint="default"/>
        </w:rPr>
        <w:t>账户模式的首次设置，需要在网页或手机app上进行。若用户计划在持有仓位的情况下切换账户模式，应该先调用预设置接口进行必要的预设置，再调用预检查接口获取不匹配信息、保证金校验等相关信息，最后调用账户模式切换接口进行账户模式切换。</w:t>
      </w:r>
    </w:p>
    <w:p w14:paraId="4FBC0ABA">
      <w:pPr>
        <w:bidi w:val="0"/>
        <w:rPr>
          <w:rFonts w:hint="default"/>
        </w:rPr>
      </w:pPr>
      <w:r>
        <w:rPr>
          <w:rFonts w:hint="default"/>
        </w:rPr>
        <w:t>限速：5次/2s</w:t>
      </w:r>
    </w:p>
    <w:p w14:paraId="7F16045A">
      <w:pPr>
        <w:bidi w:val="0"/>
        <w:rPr>
          <w:rFonts w:hint="default"/>
        </w:rPr>
      </w:pPr>
      <w:r>
        <w:rPr>
          <w:rFonts w:hint="default"/>
        </w:rPr>
        <w:t>限速规则：User ID</w:t>
      </w:r>
    </w:p>
    <w:p w14:paraId="370CD229">
      <w:pPr>
        <w:bidi w:val="0"/>
        <w:rPr>
          <w:rFonts w:hint="default"/>
        </w:rPr>
      </w:pPr>
      <w:r>
        <w:rPr>
          <w:rFonts w:hint="default"/>
        </w:rPr>
        <w:t>权限：交易</w:t>
      </w:r>
    </w:p>
    <w:p w14:paraId="1B9DD00D">
      <w:pPr>
        <w:bidi w:val="0"/>
        <w:rPr>
          <w:rFonts w:hint="default"/>
        </w:rPr>
      </w:pPr>
      <w:r>
        <w:rPr>
          <w:rFonts w:hint="default"/>
        </w:rPr>
        <w:t>HTTP请求</w:t>
      </w:r>
    </w:p>
    <w:p w14:paraId="659FCA8D">
      <w:pPr>
        <w:bidi w:val="0"/>
        <w:rPr>
          <w:rFonts w:hint="default"/>
        </w:rPr>
      </w:pPr>
      <w:r>
        <w:rPr>
          <w:rFonts w:hint="default"/>
        </w:rPr>
        <w:t>POST /api/v5/account/set-account-level</w:t>
      </w:r>
    </w:p>
    <w:p w14:paraId="2B485426">
      <w:pPr>
        <w:bidi w:val="0"/>
      </w:pPr>
      <w:r>
        <w:rPr>
          <w:rFonts w:hint="default"/>
        </w:rPr>
        <w:t>请求示例</w:t>
      </w:r>
    </w:p>
    <w:p w14:paraId="05FBAC5B">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738"/>
        <w:gridCol w:w="1080"/>
        <w:gridCol w:w="2188"/>
      </w:tblGrid>
      <w:tr w14:paraId="19C268B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6995345">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020DA0D">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D8BD038">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E804FD6">
            <w:pPr>
              <w:bidi w:val="0"/>
              <w:rPr>
                <w:rFonts w:hint="default"/>
              </w:rPr>
            </w:pPr>
            <w:r>
              <w:rPr>
                <w:rFonts w:hint="default"/>
                <w:lang w:val="en-US" w:eastAsia="zh-CN"/>
              </w:rPr>
              <w:t>描述</w:t>
            </w:r>
          </w:p>
        </w:tc>
      </w:tr>
      <w:tr w14:paraId="38AF475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436EF9">
            <w:pPr>
              <w:bidi w:val="0"/>
              <w:rPr>
                <w:rFonts w:hint="default"/>
              </w:rPr>
            </w:pPr>
            <w:r>
              <w:rPr>
                <w:rFonts w:hint="default"/>
                <w:lang w:val="en-US" w:eastAsia="zh-CN"/>
              </w:rPr>
              <w:t>acctLv</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7BCA7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54C5F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A689B5">
            <w:pPr>
              <w:bidi w:val="0"/>
              <w:rPr>
                <w:rFonts w:hint="default"/>
              </w:rPr>
            </w:pPr>
            <w:r>
              <w:rPr>
                <w:rFonts w:hint="default"/>
                <w:lang w:val="en-US" w:eastAsia="zh-CN"/>
              </w:rPr>
              <w:t>账户模式</w:t>
            </w:r>
            <w:r>
              <w:rPr>
                <w:rFonts w:hint="default"/>
                <w:lang w:val="en-US" w:eastAsia="zh-CN"/>
              </w:rPr>
              <w:br w:type="textWrapping"/>
            </w:r>
            <w:r>
              <w:rPr>
                <w:rFonts w:hint="default"/>
                <w:lang w:val="en-US" w:eastAsia="zh-CN"/>
              </w:rPr>
              <w:t>1: 现货模式</w:t>
            </w:r>
            <w:r>
              <w:rPr>
                <w:rFonts w:hint="default"/>
                <w:lang w:val="en-US" w:eastAsia="zh-CN"/>
              </w:rPr>
              <w:br w:type="textWrapping"/>
            </w:r>
            <w:r>
              <w:rPr>
                <w:rFonts w:hint="default"/>
                <w:lang w:val="en-US" w:eastAsia="zh-CN"/>
              </w:rPr>
              <w:t>2: 合约模式</w:t>
            </w:r>
            <w:r>
              <w:rPr>
                <w:rFonts w:hint="default"/>
                <w:lang w:val="en-US" w:eastAsia="zh-CN"/>
              </w:rPr>
              <w:br w:type="textWrapping"/>
            </w:r>
            <w:r>
              <w:rPr>
                <w:rFonts w:hint="default"/>
                <w:lang w:val="en-US" w:eastAsia="zh-CN"/>
              </w:rPr>
              <w:t>3: 跨币种保证金模式</w:t>
            </w:r>
            <w:r>
              <w:rPr>
                <w:rFonts w:hint="default"/>
                <w:lang w:val="en-US" w:eastAsia="zh-CN"/>
              </w:rPr>
              <w:br w:type="textWrapping"/>
            </w:r>
            <w:r>
              <w:rPr>
                <w:rFonts w:hint="default"/>
                <w:lang w:val="en-US" w:eastAsia="zh-CN"/>
              </w:rPr>
              <w:t>4: 组合保证金模式</w:t>
            </w:r>
          </w:p>
        </w:tc>
      </w:tr>
    </w:tbl>
    <w:p w14:paraId="6D38AE85">
      <w:pPr>
        <w:bidi w:val="0"/>
      </w:pPr>
      <w:r>
        <w:rPr>
          <w:rFonts w:hint="default"/>
        </w:rPr>
        <w:t>返回结果</w:t>
      </w:r>
    </w:p>
    <w:p w14:paraId="36D73255">
      <w:pPr>
        <w:bidi w:val="0"/>
        <w:rPr>
          <w:rFonts w:hint="default"/>
        </w:rPr>
      </w:pPr>
      <w:r>
        <w:rPr>
          <w:rFonts w:hint="default"/>
        </w:rPr>
        <w:t>{</w:t>
      </w:r>
    </w:p>
    <w:p w14:paraId="7385FA0C">
      <w:pPr>
        <w:bidi w:val="0"/>
        <w:rPr>
          <w:rFonts w:hint="default"/>
        </w:rPr>
      </w:pPr>
      <w:r>
        <w:rPr>
          <w:rFonts w:hint="default"/>
        </w:rPr>
        <w:t xml:space="preserve">    "code":"0",</w:t>
      </w:r>
    </w:p>
    <w:p w14:paraId="34580E2D">
      <w:pPr>
        <w:bidi w:val="0"/>
        <w:rPr>
          <w:rFonts w:hint="default"/>
        </w:rPr>
      </w:pPr>
      <w:r>
        <w:rPr>
          <w:rFonts w:hint="default"/>
        </w:rPr>
        <w:t xml:space="preserve">    "msg":"",</w:t>
      </w:r>
    </w:p>
    <w:p w14:paraId="22DAF67F">
      <w:pPr>
        <w:bidi w:val="0"/>
        <w:rPr>
          <w:rFonts w:hint="default"/>
        </w:rPr>
      </w:pPr>
      <w:r>
        <w:rPr>
          <w:rFonts w:hint="default"/>
        </w:rPr>
        <w:t xml:space="preserve">    "data" :[</w:t>
      </w:r>
    </w:p>
    <w:p w14:paraId="15451DF4">
      <w:pPr>
        <w:bidi w:val="0"/>
        <w:rPr>
          <w:rFonts w:hint="default"/>
        </w:rPr>
      </w:pPr>
      <w:r>
        <w:rPr>
          <w:rFonts w:hint="default"/>
        </w:rPr>
        <w:t xml:space="preserve">          {</w:t>
      </w:r>
    </w:p>
    <w:p w14:paraId="3F696062">
      <w:pPr>
        <w:bidi w:val="0"/>
        <w:rPr>
          <w:rFonts w:hint="default"/>
        </w:rPr>
      </w:pPr>
      <w:r>
        <w:rPr>
          <w:rFonts w:hint="default"/>
        </w:rPr>
        <w:t xml:space="preserve">            "acctLv":"1"</w:t>
      </w:r>
    </w:p>
    <w:p w14:paraId="16F03483">
      <w:pPr>
        <w:bidi w:val="0"/>
        <w:rPr>
          <w:rFonts w:hint="default"/>
        </w:rPr>
      </w:pPr>
      <w:r>
        <w:rPr>
          <w:rFonts w:hint="default"/>
        </w:rPr>
        <w:t xml:space="preserve">          }</w:t>
      </w:r>
    </w:p>
    <w:p w14:paraId="54475D9B">
      <w:pPr>
        <w:bidi w:val="0"/>
        <w:rPr>
          <w:rFonts w:hint="default"/>
        </w:rPr>
      </w:pPr>
      <w:r>
        <w:rPr>
          <w:rFonts w:hint="default"/>
        </w:rPr>
        <w:t xml:space="preserve">    ]  }</w:t>
      </w:r>
    </w:p>
    <w:p w14:paraId="063F510A">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738"/>
        <w:gridCol w:w="1080"/>
      </w:tblGrid>
      <w:tr w14:paraId="0A8BEF0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060B3DE">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1B5FE1D">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84A7493">
            <w:pPr>
              <w:bidi w:val="0"/>
              <w:rPr>
                <w:rFonts w:hint="default"/>
              </w:rPr>
            </w:pPr>
            <w:r>
              <w:rPr>
                <w:rFonts w:hint="default"/>
                <w:lang w:val="en-US" w:eastAsia="zh-CN"/>
              </w:rPr>
              <w:t>描述</w:t>
            </w:r>
          </w:p>
        </w:tc>
      </w:tr>
      <w:tr w14:paraId="0A4F8B0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8515FA">
            <w:pPr>
              <w:bidi w:val="0"/>
              <w:rPr>
                <w:rFonts w:hint="default"/>
              </w:rPr>
            </w:pPr>
            <w:r>
              <w:rPr>
                <w:rFonts w:hint="default"/>
                <w:lang w:val="en-US" w:eastAsia="zh-CN"/>
              </w:rPr>
              <w:t>acctLv</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DA9FF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6CC008">
            <w:pPr>
              <w:bidi w:val="0"/>
              <w:rPr>
                <w:rFonts w:hint="default"/>
              </w:rPr>
            </w:pPr>
            <w:r>
              <w:rPr>
                <w:rFonts w:hint="default"/>
                <w:lang w:val="en-US" w:eastAsia="zh-CN"/>
              </w:rPr>
              <w:t>账户模式</w:t>
            </w:r>
          </w:p>
        </w:tc>
      </w:tr>
    </w:tbl>
    <w:p w14:paraId="13B3AB9D">
      <w:pPr>
        <w:bidi w:val="0"/>
        <w:rPr>
          <w:rFonts w:hint="default"/>
        </w:rPr>
      </w:pPr>
      <w:r>
        <w:rPr>
          <w:rFonts w:hint="default"/>
        </w:rPr>
        <w:t>设置质押币种</w:t>
      </w:r>
    </w:p>
    <w:p w14:paraId="7876F628">
      <w:pPr>
        <w:bidi w:val="0"/>
        <w:rPr>
          <w:rFonts w:hint="default"/>
        </w:rPr>
      </w:pPr>
      <w:r>
        <w:rPr>
          <w:rFonts w:hint="default"/>
        </w:rPr>
        <w:t>限速：5次/2s</w:t>
      </w:r>
    </w:p>
    <w:p w14:paraId="4B30BCF7">
      <w:pPr>
        <w:bidi w:val="0"/>
        <w:rPr>
          <w:rFonts w:hint="default"/>
        </w:rPr>
      </w:pPr>
      <w:r>
        <w:rPr>
          <w:rFonts w:hint="default"/>
        </w:rPr>
        <w:t>限速规则：User ID</w:t>
      </w:r>
    </w:p>
    <w:p w14:paraId="575055B8">
      <w:pPr>
        <w:bidi w:val="0"/>
        <w:rPr>
          <w:rFonts w:hint="default"/>
        </w:rPr>
      </w:pPr>
      <w:r>
        <w:rPr>
          <w:rFonts w:hint="default"/>
        </w:rPr>
        <w:t>权限：交易</w:t>
      </w:r>
    </w:p>
    <w:p w14:paraId="6855CB2F">
      <w:pPr>
        <w:bidi w:val="0"/>
        <w:rPr>
          <w:rFonts w:hint="default"/>
        </w:rPr>
      </w:pPr>
      <w:r>
        <w:rPr>
          <w:rFonts w:hint="default"/>
        </w:rPr>
        <w:t>HTTP请求</w:t>
      </w:r>
    </w:p>
    <w:p w14:paraId="16C9BF7C">
      <w:pPr>
        <w:bidi w:val="0"/>
        <w:rPr>
          <w:rFonts w:hint="default"/>
        </w:rPr>
      </w:pPr>
      <w:r>
        <w:rPr>
          <w:rFonts w:hint="default"/>
        </w:rPr>
        <w:t>POST /api/v5/account/set-collateral-assets</w:t>
      </w:r>
    </w:p>
    <w:p w14:paraId="31EA2B08">
      <w:pPr>
        <w:bidi w:val="0"/>
      </w:pPr>
      <w:r>
        <w:rPr>
          <w:rFonts w:hint="default"/>
        </w:rPr>
        <w:t>请求示例</w:t>
      </w:r>
    </w:p>
    <w:p w14:paraId="1624CD5E">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710"/>
        <w:gridCol w:w="1528"/>
        <w:gridCol w:w="1080"/>
        <w:gridCol w:w="2926"/>
      </w:tblGrid>
      <w:tr w14:paraId="3460FA9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8AD7CA4">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F21422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A8BA0D8">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A7906E4">
            <w:pPr>
              <w:bidi w:val="0"/>
              <w:rPr>
                <w:rFonts w:hint="default"/>
              </w:rPr>
            </w:pPr>
            <w:r>
              <w:rPr>
                <w:rFonts w:hint="default"/>
                <w:lang w:val="en-US" w:eastAsia="zh-CN"/>
              </w:rPr>
              <w:t>描述</w:t>
            </w:r>
          </w:p>
        </w:tc>
      </w:tr>
      <w:tr w14:paraId="218A9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56D76D">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3C988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15634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90A872">
            <w:pPr>
              <w:bidi w:val="0"/>
              <w:rPr>
                <w:rFonts w:hint="default"/>
              </w:rPr>
            </w:pPr>
            <w:r>
              <w:rPr>
                <w:rFonts w:hint="default"/>
                <w:lang w:val="en-US" w:eastAsia="zh-CN"/>
              </w:rPr>
              <w:t>设置币种类型</w:t>
            </w:r>
            <w:r>
              <w:rPr>
                <w:rFonts w:hint="default"/>
                <w:lang w:val="en-US" w:eastAsia="zh-CN"/>
              </w:rPr>
              <w:br w:type="textWrapping"/>
            </w:r>
            <w:r>
              <w:rPr>
                <w:rFonts w:hint="default"/>
                <w:lang w:val="en-US" w:eastAsia="zh-CN"/>
              </w:rPr>
              <w:t>all：全部</w:t>
            </w:r>
            <w:r>
              <w:rPr>
                <w:rFonts w:hint="default"/>
                <w:lang w:val="en-US" w:eastAsia="zh-CN"/>
              </w:rPr>
              <w:br w:type="textWrapping"/>
            </w:r>
            <w:r>
              <w:rPr>
                <w:rFonts w:hint="default"/>
                <w:lang w:val="en-US" w:eastAsia="zh-CN"/>
              </w:rPr>
              <w:t>custom：自定义</w:t>
            </w:r>
          </w:p>
        </w:tc>
      </w:tr>
      <w:tr w14:paraId="02CFF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FEAC05">
            <w:pPr>
              <w:bidi w:val="0"/>
              <w:rPr>
                <w:rFonts w:hint="default"/>
              </w:rPr>
            </w:pPr>
            <w:r>
              <w:rPr>
                <w:rFonts w:hint="default"/>
                <w:lang w:val="en-US" w:eastAsia="zh-CN"/>
              </w:rPr>
              <w:t>collateralEnabled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A428C4">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37F5C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9BCB86">
            <w:pPr>
              <w:bidi w:val="0"/>
              <w:rPr>
                <w:rFonts w:hint="default"/>
              </w:rPr>
            </w:pPr>
            <w:r>
              <w:rPr>
                <w:rFonts w:hint="default"/>
                <w:lang w:val="en-US" w:eastAsia="zh-CN"/>
              </w:rPr>
              <w:t>是否设置为质押币种</w:t>
            </w:r>
            <w:r>
              <w:rPr>
                <w:rFonts w:hint="default"/>
                <w:lang w:val="en-US" w:eastAsia="zh-CN"/>
              </w:rPr>
              <w:br w:type="textWrapping"/>
            </w:r>
            <w:r>
              <w:rPr>
                <w:rFonts w:hint="default"/>
                <w:lang w:val="en-US" w:eastAsia="zh-CN"/>
              </w:rPr>
              <w:t>true：设置为质押币</w:t>
            </w:r>
            <w:r>
              <w:rPr>
                <w:rFonts w:hint="default"/>
                <w:lang w:val="en-US" w:eastAsia="zh-CN"/>
              </w:rPr>
              <w:br w:type="textWrapping"/>
            </w:r>
            <w:r>
              <w:rPr>
                <w:rFonts w:hint="default"/>
                <w:lang w:val="en-US" w:eastAsia="zh-CN"/>
              </w:rPr>
              <w:t>false：取消质押币的设置</w:t>
            </w:r>
          </w:p>
        </w:tc>
      </w:tr>
      <w:tr w14:paraId="3B36F4F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AF0251">
            <w:pPr>
              <w:bidi w:val="0"/>
              <w:rPr>
                <w:rFonts w:hint="default"/>
              </w:rPr>
            </w:pPr>
            <w:r>
              <w:rPr>
                <w:rFonts w:hint="default"/>
                <w:lang w:val="en-US" w:eastAsia="zh-CN"/>
              </w:rPr>
              <w:t>ccyList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359150">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451821">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A006C4">
            <w:pPr>
              <w:bidi w:val="0"/>
              <w:rPr>
                <w:rFonts w:hint="default"/>
              </w:rPr>
            </w:pPr>
            <w:r>
              <w:rPr>
                <w:rFonts w:hint="default"/>
                <w:lang w:val="en-US" w:eastAsia="zh-CN"/>
              </w:rPr>
              <w:t>币种列表，如 ["BTC","ETH"]</w:t>
            </w:r>
            <w:r>
              <w:rPr>
                <w:rFonts w:hint="default"/>
                <w:lang w:val="en-US" w:eastAsia="zh-CN"/>
              </w:rPr>
              <w:br w:type="textWrapping"/>
            </w:r>
            <w:r>
              <w:rPr>
                <w:rFonts w:hint="default"/>
                <w:lang w:val="en-US" w:eastAsia="zh-CN"/>
              </w:rPr>
              <w:t>当type=custom,该字段必传。</w:t>
            </w:r>
          </w:p>
        </w:tc>
      </w:tr>
    </w:tbl>
    <w:p w14:paraId="43444C33">
      <w:pPr>
        <w:bidi w:val="0"/>
      </w:pPr>
      <w:r>
        <w:rPr>
          <w:rFonts w:hint="default"/>
        </w:rPr>
        <w:t>返回结果</w:t>
      </w:r>
    </w:p>
    <w:p w14:paraId="787E7A44">
      <w:pPr>
        <w:bidi w:val="0"/>
        <w:rPr>
          <w:rFonts w:hint="default"/>
        </w:rPr>
      </w:pPr>
      <w:r>
        <w:rPr>
          <w:rFonts w:hint="default"/>
        </w:rPr>
        <w:t>{</w:t>
      </w:r>
    </w:p>
    <w:p w14:paraId="262F30BC">
      <w:pPr>
        <w:bidi w:val="0"/>
        <w:rPr>
          <w:rFonts w:hint="default"/>
        </w:rPr>
      </w:pPr>
      <w:r>
        <w:rPr>
          <w:rFonts w:hint="default"/>
        </w:rPr>
        <w:t xml:space="preserve">    "code":"0",</w:t>
      </w:r>
    </w:p>
    <w:p w14:paraId="4501F350">
      <w:pPr>
        <w:bidi w:val="0"/>
        <w:rPr>
          <w:rFonts w:hint="default"/>
        </w:rPr>
      </w:pPr>
      <w:r>
        <w:rPr>
          <w:rFonts w:hint="default"/>
        </w:rPr>
        <w:t xml:space="preserve">    "msg":"",</w:t>
      </w:r>
    </w:p>
    <w:p w14:paraId="39D90015">
      <w:pPr>
        <w:bidi w:val="0"/>
        <w:rPr>
          <w:rFonts w:hint="default"/>
        </w:rPr>
      </w:pPr>
      <w:r>
        <w:rPr>
          <w:rFonts w:hint="default"/>
        </w:rPr>
        <w:t xml:space="preserve">    "data" :[</w:t>
      </w:r>
    </w:p>
    <w:p w14:paraId="7A0E7467">
      <w:pPr>
        <w:bidi w:val="0"/>
        <w:rPr>
          <w:rFonts w:hint="default"/>
        </w:rPr>
      </w:pPr>
      <w:r>
        <w:rPr>
          <w:rFonts w:hint="default"/>
        </w:rPr>
        <w:t xml:space="preserve">      {</w:t>
      </w:r>
    </w:p>
    <w:p w14:paraId="0F24E096">
      <w:pPr>
        <w:bidi w:val="0"/>
        <w:rPr>
          <w:rFonts w:hint="default"/>
        </w:rPr>
      </w:pPr>
      <w:r>
        <w:rPr>
          <w:rFonts w:hint="default"/>
        </w:rPr>
        <w:t xml:space="preserve">        "type":"all",</w:t>
      </w:r>
    </w:p>
    <w:p w14:paraId="4A3178A2">
      <w:pPr>
        <w:bidi w:val="0"/>
        <w:rPr>
          <w:rFonts w:hint="default"/>
        </w:rPr>
      </w:pPr>
      <w:r>
        <w:rPr>
          <w:rFonts w:hint="default"/>
        </w:rPr>
        <w:t xml:space="preserve">        "ccyList":["BTC","ETH"],</w:t>
      </w:r>
    </w:p>
    <w:p w14:paraId="638D70C9">
      <w:pPr>
        <w:bidi w:val="0"/>
        <w:rPr>
          <w:rFonts w:hint="default"/>
        </w:rPr>
      </w:pPr>
      <w:r>
        <w:rPr>
          <w:rFonts w:hint="default"/>
        </w:rPr>
        <w:t xml:space="preserve">        "collateralEnabled":false</w:t>
      </w:r>
    </w:p>
    <w:p w14:paraId="56A0AFCB">
      <w:pPr>
        <w:bidi w:val="0"/>
        <w:rPr>
          <w:rFonts w:hint="default"/>
        </w:rPr>
      </w:pPr>
      <w:r>
        <w:rPr>
          <w:rFonts w:hint="default"/>
        </w:rPr>
        <w:t xml:space="preserve">      }</w:t>
      </w:r>
    </w:p>
    <w:p w14:paraId="76BBBF31">
      <w:pPr>
        <w:bidi w:val="0"/>
        <w:rPr>
          <w:rFonts w:hint="default"/>
        </w:rPr>
      </w:pPr>
      <w:r>
        <w:rPr>
          <w:rFonts w:hint="default"/>
        </w:rPr>
        <w:t xml:space="preserve">    ]  }</w:t>
      </w:r>
    </w:p>
    <w:p w14:paraId="2EC63531">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710"/>
        <w:gridCol w:w="1528"/>
        <w:gridCol w:w="2778"/>
      </w:tblGrid>
      <w:tr w14:paraId="66DF462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A4ACE7D">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F70D0A2">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C410425">
            <w:pPr>
              <w:bidi w:val="0"/>
              <w:rPr>
                <w:rFonts w:hint="default"/>
              </w:rPr>
            </w:pPr>
            <w:r>
              <w:rPr>
                <w:rFonts w:hint="default"/>
                <w:lang w:val="en-US" w:eastAsia="zh-CN"/>
              </w:rPr>
              <w:t>描述</w:t>
            </w:r>
          </w:p>
        </w:tc>
      </w:tr>
      <w:tr w14:paraId="77135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AAFC15">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73C24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F0CE1D">
            <w:pPr>
              <w:bidi w:val="0"/>
              <w:rPr>
                <w:rFonts w:hint="default"/>
              </w:rPr>
            </w:pPr>
            <w:r>
              <w:rPr>
                <w:rFonts w:hint="default"/>
                <w:lang w:val="en-US" w:eastAsia="zh-CN"/>
              </w:rPr>
              <w:t>设置币种类型</w:t>
            </w:r>
            <w:r>
              <w:rPr>
                <w:rFonts w:hint="default"/>
                <w:lang w:val="en-US" w:eastAsia="zh-CN"/>
              </w:rPr>
              <w:br w:type="textWrapping"/>
            </w:r>
            <w:r>
              <w:rPr>
                <w:rFonts w:hint="default"/>
                <w:lang w:val="en-US" w:eastAsia="zh-CN"/>
              </w:rPr>
              <w:t>all：全部</w:t>
            </w:r>
            <w:r>
              <w:rPr>
                <w:rFonts w:hint="default"/>
                <w:lang w:val="en-US" w:eastAsia="zh-CN"/>
              </w:rPr>
              <w:br w:type="textWrapping"/>
            </w:r>
            <w:r>
              <w:rPr>
                <w:rFonts w:hint="default"/>
                <w:lang w:val="en-US" w:eastAsia="zh-CN"/>
              </w:rPr>
              <w:t>custom：自定义</w:t>
            </w:r>
          </w:p>
        </w:tc>
      </w:tr>
      <w:tr w14:paraId="2466A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034BA2">
            <w:pPr>
              <w:bidi w:val="0"/>
              <w:rPr>
                <w:rFonts w:hint="default"/>
              </w:rPr>
            </w:pPr>
            <w:r>
              <w:rPr>
                <w:rFonts w:hint="default"/>
                <w:lang w:val="en-US" w:eastAsia="zh-CN"/>
              </w:rPr>
              <w:t>collateralEnabled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B160EF">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5D9803">
            <w:pPr>
              <w:bidi w:val="0"/>
              <w:rPr>
                <w:rFonts w:hint="default"/>
              </w:rPr>
            </w:pPr>
            <w:r>
              <w:rPr>
                <w:rFonts w:hint="default"/>
                <w:lang w:val="en-US" w:eastAsia="zh-CN"/>
              </w:rPr>
              <w:t>是否已设置为质押币种</w:t>
            </w:r>
            <w:r>
              <w:rPr>
                <w:rFonts w:hint="default"/>
                <w:lang w:val="en-US" w:eastAsia="zh-CN"/>
              </w:rPr>
              <w:br w:type="textWrapping"/>
            </w:r>
            <w:r>
              <w:rPr>
                <w:rFonts w:hint="default"/>
                <w:lang w:val="en-US" w:eastAsia="zh-CN"/>
              </w:rPr>
              <w:t>true：设置为质押币</w:t>
            </w:r>
            <w:r>
              <w:rPr>
                <w:rFonts w:hint="default"/>
                <w:lang w:val="en-US" w:eastAsia="zh-CN"/>
              </w:rPr>
              <w:br w:type="textWrapping"/>
            </w:r>
            <w:r>
              <w:rPr>
                <w:rFonts w:hint="default"/>
                <w:lang w:val="en-US" w:eastAsia="zh-CN"/>
              </w:rPr>
              <w:t>false：取消质押币的设置</w:t>
            </w:r>
          </w:p>
        </w:tc>
      </w:tr>
      <w:tr w14:paraId="73DB95E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37254D">
            <w:pPr>
              <w:bidi w:val="0"/>
              <w:rPr>
                <w:rFonts w:hint="default"/>
              </w:rPr>
            </w:pPr>
            <w:r>
              <w:rPr>
                <w:rFonts w:hint="default"/>
                <w:lang w:val="en-US" w:eastAsia="zh-CN"/>
              </w:rPr>
              <w:t>ccyList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232C4A">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344370">
            <w:pPr>
              <w:bidi w:val="0"/>
              <w:rPr>
                <w:rFonts w:hint="default"/>
              </w:rPr>
            </w:pPr>
            <w:r>
              <w:rPr>
                <w:rFonts w:hint="default"/>
                <w:lang w:val="en-US" w:eastAsia="zh-CN"/>
              </w:rPr>
              <w:t>币种列表，如 ["BTC","ETH"]</w:t>
            </w:r>
          </w:p>
        </w:tc>
      </w:tr>
    </w:tbl>
    <w:p w14:paraId="00C23A13">
      <w:pPr>
        <w:bidi w:val="0"/>
        <w:rPr>
          <w:rFonts w:hint="default"/>
        </w:rPr>
      </w:pPr>
      <w:r>
        <w:rPr>
          <w:rFonts w:hint="default"/>
        </w:rPr>
        <w:t>查看质押币种</w:t>
      </w:r>
    </w:p>
    <w:p w14:paraId="300A3DC4">
      <w:pPr>
        <w:bidi w:val="0"/>
        <w:rPr>
          <w:rFonts w:hint="default"/>
        </w:rPr>
      </w:pPr>
      <w:r>
        <w:rPr>
          <w:rFonts w:hint="default"/>
        </w:rPr>
        <w:t>限速：5次/2s</w:t>
      </w:r>
    </w:p>
    <w:p w14:paraId="7C284E68">
      <w:pPr>
        <w:bidi w:val="0"/>
        <w:rPr>
          <w:rFonts w:hint="default"/>
        </w:rPr>
      </w:pPr>
      <w:r>
        <w:rPr>
          <w:rFonts w:hint="default"/>
        </w:rPr>
        <w:t>限速规则：User ID</w:t>
      </w:r>
    </w:p>
    <w:p w14:paraId="5B281668">
      <w:pPr>
        <w:bidi w:val="0"/>
        <w:rPr>
          <w:rFonts w:hint="default"/>
        </w:rPr>
      </w:pPr>
      <w:r>
        <w:rPr>
          <w:rFonts w:hint="default"/>
        </w:rPr>
        <w:t>权限：读取</w:t>
      </w:r>
    </w:p>
    <w:p w14:paraId="0329605C">
      <w:pPr>
        <w:bidi w:val="0"/>
        <w:rPr>
          <w:rFonts w:hint="default"/>
        </w:rPr>
      </w:pPr>
      <w:r>
        <w:rPr>
          <w:rFonts w:hint="default"/>
        </w:rPr>
        <w:t>HTTP请求</w:t>
      </w:r>
    </w:p>
    <w:p w14:paraId="43C327FA">
      <w:pPr>
        <w:bidi w:val="0"/>
        <w:rPr>
          <w:rFonts w:hint="default"/>
        </w:rPr>
      </w:pPr>
      <w:r>
        <w:rPr>
          <w:rFonts w:hint="default"/>
        </w:rPr>
        <w:t>GET /api/v5/account/collateral-assets</w:t>
      </w:r>
    </w:p>
    <w:p w14:paraId="01D32449">
      <w:pPr>
        <w:bidi w:val="0"/>
      </w:pPr>
      <w:r>
        <w:rPr>
          <w:rFonts w:hint="default"/>
        </w:rPr>
        <w:t>请求示例</w:t>
      </w:r>
    </w:p>
    <w:p w14:paraId="093AADB1">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710"/>
        <w:gridCol w:w="940"/>
        <w:gridCol w:w="869"/>
        <w:gridCol w:w="5027"/>
      </w:tblGrid>
      <w:tr w14:paraId="7297CCB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0D6162D">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5638D98">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7A6F6BA">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A12E4BE">
            <w:pPr>
              <w:bidi w:val="0"/>
              <w:rPr>
                <w:rFonts w:hint="default"/>
              </w:rPr>
            </w:pPr>
            <w:r>
              <w:rPr>
                <w:rFonts w:hint="default"/>
                <w:lang w:val="en-US" w:eastAsia="zh-CN"/>
              </w:rPr>
              <w:t>描述</w:t>
            </w:r>
          </w:p>
        </w:tc>
      </w:tr>
      <w:tr w14:paraId="2A93E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8DE56C">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2905C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29B80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8783C9">
            <w:pPr>
              <w:bidi w:val="0"/>
              <w:rPr>
                <w:rFonts w:hint="default"/>
              </w:rPr>
            </w:pPr>
            <w:r>
              <w:rPr>
                <w:rFonts w:hint="default"/>
                <w:lang w:val="en-US" w:eastAsia="zh-CN"/>
              </w:rPr>
              <w:t>币种</w:t>
            </w:r>
            <w:r>
              <w:rPr>
                <w:rFonts w:hint="default"/>
                <w:lang w:val="en-US" w:eastAsia="zh-CN"/>
              </w:rPr>
              <w:br w:type="textWrapping"/>
            </w:r>
            <w:r>
              <w:rPr>
                <w:rFonts w:hint="default"/>
                <w:lang w:val="en-US" w:eastAsia="zh-CN"/>
              </w:rPr>
              <w:t>支持多币种查询（不超过20个），币种之间半角逗号分隔，如 "BTC,ETH"</w:t>
            </w:r>
          </w:p>
        </w:tc>
      </w:tr>
      <w:tr w14:paraId="1140254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23524A">
            <w:pPr>
              <w:bidi w:val="0"/>
              <w:rPr>
                <w:rFonts w:hint="default"/>
              </w:rPr>
            </w:pPr>
            <w:r>
              <w:rPr>
                <w:rFonts w:hint="default"/>
                <w:lang w:val="en-US" w:eastAsia="zh-CN"/>
              </w:rPr>
              <w:t>collateralEnabled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DF7357">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A0956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CCC625">
            <w:pPr>
              <w:bidi w:val="0"/>
              <w:rPr>
                <w:rFonts w:hint="default"/>
              </w:rPr>
            </w:pPr>
            <w:r>
              <w:rPr>
                <w:rFonts w:hint="default"/>
                <w:lang w:val="en-US" w:eastAsia="zh-CN"/>
              </w:rPr>
              <w:t>是否为质押币</w:t>
            </w:r>
          </w:p>
        </w:tc>
      </w:tr>
    </w:tbl>
    <w:p w14:paraId="4EA5B7E5">
      <w:pPr>
        <w:bidi w:val="0"/>
      </w:pPr>
      <w:r>
        <w:rPr>
          <w:rFonts w:hint="default"/>
        </w:rPr>
        <w:t>返回结果</w:t>
      </w:r>
    </w:p>
    <w:p w14:paraId="2827CB7B">
      <w:pPr>
        <w:bidi w:val="0"/>
        <w:rPr>
          <w:rFonts w:hint="default"/>
        </w:rPr>
      </w:pPr>
      <w:r>
        <w:rPr>
          <w:rFonts w:hint="default"/>
        </w:rPr>
        <w:t>{</w:t>
      </w:r>
    </w:p>
    <w:p w14:paraId="4BFDDACD">
      <w:pPr>
        <w:bidi w:val="0"/>
        <w:rPr>
          <w:rFonts w:hint="default"/>
        </w:rPr>
      </w:pPr>
      <w:r>
        <w:rPr>
          <w:rFonts w:hint="default"/>
        </w:rPr>
        <w:t xml:space="preserve">    "code":"0",</w:t>
      </w:r>
    </w:p>
    <w:p w14:paraId="4CEF5930">
      <w:pPr>
        <w:bidi w:val="0"/>
        <w:rPr>
          <w:rFonts w:hint="default"/>
        </w:rPr>
      </w:pPr>
      <w:r>
        <w:rPr>
          <w:rFonts w:hint="default"/>
        </w:rPr>
        <w:t xml:space="preserve">    "msg":"",</w:t>
      </w:r>
    </w:p>
    <w:p w14:paraId="1D9F2BF1">
      <w:pPr>
        <w:bidi w:val="0"/>
        <w:rPr>
          <w:rFonts w:hint="default"/>
        </w:rPr>
      </w:pPr>
      <w:r>
        <w:rPr>
          <w:rFonts w:hint="default"/>
        </w:rPr>
        <w:t xml:space="preserve">    "data" :[</w:t>
      </w:r>
    </w:p>
    <w:p w14:paraId="3E28F376">
      <w:pPr>
        <w:bidi w:val="0"/>
        <w:rPr>
          <w:rFonts w:hint="default"/>
        </w:rPr>
      </w:pPr>
      <w:r>
        <w:rPr>
          <w:rFonts w:hint="default"/>
        </w:rPr>
        <w:t xml:space="preserve">          {</w:t>
      </w:r>
    </w:p>
    <w:p w14:paraId="00A9C54B">
      <w:pPr>
        <w:bidi w:val="0"/>
        <w:rPr>
          <w:rFonts w:hint="default"/>
        </w:rPr>
      </w:pPr>
      <w:r>
        <w:rPr>
          <w:rFonts w:hint="default"/>
        </w:rPr>
        <w:t xml:space="preserve">            "ccy":"BTC",</w:t>
      </w:r>
    </w:p>
    <w:p w14:paraId="5AAFFFCC">
      <w:pPr>
        <w:bidi w:val="0"/>
        <w:rPr>
          <w:rFonts w:hint="default"/>
        </w:rPr>
      </w:pPr>
      <w:r>
        <w:rPr>
          <w:rFonts w:hint="default"/>
        </w:rPr>
        <w:t xml:space="preserve">            "collateralEnabled": true</w:t>
      </w:r>
    </w:p>
    <w:p w14:paraId="20C8BF44">
      <w:pPr>
        <w:bidi w:val="0"/>
        <w:rPr>
          <w:rFonts w:hint="default"/>
        </w:rPr>
      </w:pPr>
      <w:r>
        <w:rPr>
          <w:rFonts w:hint="default"/>
        </w:rPr>
        <w:t xml:space="preserve">          },</w:t>
      </w:r>
    </w:p>
    <w:p w14:paraId="2F0A9DEE">
      <w:pPr>
        <w:bidi w:val="0"/>
        <w:rPr>
          <w:rFonts w:hint="default"/>
        </w:rPr>
      </w:pPr>
      <w:r>
        <w:rPr>
          <w:rFonts w:hint="default"/>
        </w:rPr>
        <w:t xml:space="preserve">          {</w:t>
      </w:r>
    </w:p>
    <w:p w14:paraId="39D5BDB9">
      <w:pPr>
        <w:bidi w:val="0"/>
        <w:rPr>
          <w:rFonts w:hint="default"/>
        </w:rPr>
      </w:pPr>
      <w:r>
        <w:rPr>
          <w:rFonts w:hint="default"/>
        </w:rPr>
        <w:t xml:space="preserve">            "ccy":"ETH",</w:t>
      </w:r>
    </w:p>
    <w:p w14:paraId="1E68441C">
      <w:pPr>
        <w:bidi w:val="0"/>
        <w:rPr>
          <w:rFonts w:hint="default"/>
        </w:rPr>
      </w:pPr>
      <w:r>
        <w:rPr>
          <w:rFonts w:hint="default"/>
        </w:rPr>
        <w:t xml:space="preserve">            "collateralEnabled": false</w:t>
      </w:r>
    </w:p>
    <w:p w14:paraId="027F8F04">
      <w:pPr>
        <w:bidi w:val="0"/>
        <w:rPr>
          <w:rFonts w:hint="default"/>
        </w:rPr>
      </w:pPr>
      <w:r>
        <w:rPr>
          <w:rFonts w:hint="default"/>
        </w:rPr>
        <w:t xml:space="preserve">          }</w:t>
      </w:r>
    </w:p>
    <w:p w14:paraId="209E117D">
      <w:pPr>
        <w:bidi w:val="0"/>
        <w:rPr>
          <w:rFonts w:hint="default"/>
        </w:rPr>
      </w:pPr>
      <w:r>
        <w:rPr>
          <w:rFonts w:hint="default"/>
        </w:rPr>
        <w:t xml:space="preserve">    ]  }</w:t>
      </w:r>
    </w:p>
    <w:p w14:paraId="605ECC21">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710"/>
        <w:gridCol w:w="940"/>
        <w:gridCol w:w="1500"/>
      </w:tblGrid>
      <w:tr w14:paraId="68386DE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DBC65B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7552E22">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0FDDA27">
            <w:pPr>
              <w:bidi w:val="0"/>
              <w:rPr>
                <w:rFonts w:hint="default"/>
              </w:rPr>
            </w:pPr>
            <w:r>
              <w:rPr>
                <w:rFonts w:hint="default"/>
                <w:lang w:val="en-US" w:eastAsia="zh-CN"/>
              </w:rPr>
              <w:t>描述</w:t>
            </w:r>
          </w:p>
        </w:tc>
      </w:tr>
      <w:tr w14:paraId="5AE84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CB781B">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20D05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A388E6">
            <w:pPr>
              <w:bidi w:val="0"/>
              <w:rPr>
                <w:rFonts w:hint="default"/>
              </w:rPr>
            </w:pPr>
            <w:r>
              <w:rPr>
                <w:rFonts w:hint="default"/>
                <w:lang w:val="en-US" w:eastAsia="zh-CN"/>
              </w:rPr>
              <w:t>币种，如 BTC</w:t>
            </w:r>
          </w:p>
        </w:tc>
      </w:tr>
      <w:tr w14:paraId="721369A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800ACE">
            <w:pPr>
              <w:bidi w:val="0"/>
              <w:rPr>
                <w:rFonts w:hint="default"/>
              </w:rPr>
            </w:pPr>
            <w:r>
              <w:rPr>
                <w:rFonts w:hint="default"/>
                <w:lang w:val="en-US" w:eastAsia="zh-CN"/>
              </w:rPr>
              <w:t>collateralEnabled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75FF24">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BA0E13">
            <w:pPr>
              <w:bidi w:val="0"/>
              <w:rPr>
                <w:rFonts w:hint="default"/>
              </w:rPr>
            </w:pPr>
            <w:r>
              <w:rPr>
                <w:rFonts w:hint="default"/>
                <w:lang w:val="en-US" w:eastAsia="zh-CN"/>
              </w:rPr>
              <w:t>是否为质押币</w:t>
            </w:r>
          </w:p>
        </w:tc>
      </w:tr>
    </w:tbl>
    <w:p w14:paraId="0EED1668">
      <w:pPr>
        <w:bidi w:val="0"/>
        <w:rPr>
          <w:rFonts w:hint="default"/>
        </w:rPr>
      </w:pPr>
      <w:r>
        <w:rPr>
          <w:rFonts w:hint="default"/>
        </w:rPr>
        <w:t>重置 MMP 状态</w:t>
      </w:r>
    </w:p>
    <w:p w14:paraId="2E42E79D">
      <w:pPr>
        <w:bidi w:val="0"/>
        <w:rPr>
          <w:rFonts w:hint="default"/>
        </w:rPr>
      </w:pPr>
      <w:r>
        <w:rPr>
          <w:rFonts w:hint="default"/>
        </w:rPr>
        <w:t>一旦 MMP 被触发，可以使用该接口解冻。</w:t>
      </w:r>
      <w:r>
        <w:rPr>
          <w:rFonts w:hint="default"/>
        </w:rPr>
        <w:br w:type="textWrapping"/>
      </w:r>
      <w:r>
        <w:rPr>
          <w:rFonts w:hint="default"/>
        </w:rPr>
        <w:t>仅适用于组合保证金账户模式下的期权订单，且有 MMP 权限。</w:t>
      </w:r>
    </w:p>
    <w:p w14:paraId="6CAE9218">
      <w:pPr>
        <w:bidi w:val="0"/>
        <w:rPr>
          <w:rFonts w:hint="default"/>
        </w:rPr>
      </w:pPr>
      <w:r>
        <w:rPr>
          <w:rFonts w:hint="default"/>
        </w:rPr>
        <w:t>限速：5次/2s</w:t>
      </w:r>
    </w:p>
    <w:p w14:paraId="27DD6FA0">
      <w:pPr>
        <w:bidi w:val="0"/>
        <w:rPr>
          <w:rFonts w:hint="default"/>
        </w:rPr>
      </w:pPr>
      <w:r>
        <w:rPr>
          <w:rFonts w:hint="default"/>
        </w:rPr>
        <w:t>限速规则：User ID</w:t>
      </w:r>
    </w:p>
    <w:p w14:paraId="54B0D741">
      <w:pPr>
        <w:bidi w:val="0"/>
        <w:rPr>
          <w:rFonts w:hint="default"/>
        </w:rPr>
      </w:pPr>
      <w:r>
        <w:rPr>
          <w:rFonts w:hint="default"/>
        </w:rPr>
        <w:t>权限：交易</w:t>
      </w:r>
    </w:p>
    <w:p w14:paraId="405D70FA">
      <w:pPr>
        <w:bidi w:val="0"/>
        <w:rPr>
          <w:rFonts w:hint="default"/>
        </w:rPr>
      </w:pPr>
      <w:r>
        <w:rPr>
          <w:rFonts w:hint="default"/>
        </w:rPr>
        <w:t>HTTP请求</w:t>
      </w:r>
    </w:p>
    <w:p w14:paraId="38A43C06">
      <w:pPr>
        <w:bidi w:val="0"/>
        <w:rPr>
          <w:rFonts w:hint="default"/>
        </w:rPr>
      </w:pPr>
      <w:r>
        <w:rPr>
          <w:rFonts w:hint="default"/>
        </w:rPr>
        <w:t>POST /api/v5/account/mmp-reset</w:t>
      </w:r>
    </w:p>
    <w:p w14:paraId="4F8004DA">
      <w:pPr>
        <w:bidi w:val="0"/>
      </w:pPr>
      <w:r>
        <w:rPr>
          <w:rFonts w:hint="default"/>
        </w:rPr>
        <w:t>请求示例</w:t>
      </w:r>
    </w:p>
    <w:p w14:paraId="36F3E751">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00"/>
        <w:gridCol w:w="738"/>
        <w:gridCol w:w="1080"/>
        <w:gridCol w:w="1500"/>
      </w:tblGrid>
      <w:tr w14:paraId="3E28928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3735DD3">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BD58F95">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DFE2EFD">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BC9D9A8">
            <w:pPr>
              <w:bidi w:val="0"/>
              <w:rPr>
                <w:rFonts w:hint="default"/>
              </w:rPr>
            </w:pPr>
            <w:r>
              <w:rPr>
                <w:rFonts w:hint="default"/>
                <w:lang w:val="en-US" w:eastAsia="zh-CN"/>
              </w:rPr>
              <w:t>描述</w:t>
            </w:r>
          </w:p>
        </w:tc>
      </w:tr>
      <w:tr w14:paraId="684FE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87045D">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3A610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92BAA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8A63BC">
            <w:pPr>
              <w:bidi w:val="0"/>
              <w:rPr>
                <w:rFonts w:hint="default"/>
              </w:rPr>
            </w:pPr>
            <w:r>
              <w:rPr>
                <w:rFonts w:hint="default"/>
                <w:lang w:val="en-US" w:eastAsia="zh-CN"/>
              </w:rPr>
              <w:t>交易产品类型</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默认为期权</w:t>
            </w:r>
          </w:p>
        </w:tc>
      </w:tr>
      <w:tr w14:paraId="0C49295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5E8C13">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AFDB1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400B6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38C92E">
            <w:pPr>
              <w:bidi w:val="0"/>
              <w:rPr>
                <w:rFonts w:hint="default"/>
              </w:rPr>
            </w:pPr>
            <w:r>
              <w:rPr>
                <w:rFonts w:hint="default"/>
                <w:lang w:val="en-US" w:eastAsia="zh-CN"/>
              </w:rPr>
              <w:t>交易品种</w:t>
            </w:r>
          </w:p>
        </w:tc>
      </w:tr>
    </w:tbl>
    <w:p w14:paraId="109A28C4">
      <w:pPr>
        <w:bidi w:val="0"/>
      </w:pPr>
      <w:r>
        <w:rPr>
          <w:rFonts w:hint="default"/>
        </w:rPr>
        <w:t>返回结果</w:t>
      </w:r>
    </w:p>
    <w:p w14:paraId="301E3ED6">
      <w:pPr>
        <w:bidi w:val="0"/>
        <w:rPr>
          <w:rFonts w:hint="default"/>
        </w:rPr>
      </w:pPr>
      <w:r>
        <w:rPr>
          <w:rFonts w:hint="default"/>
        </w:rPr>
        <w:t>{</w:t>
      </w:r>
    </w:p>
    <w:p w14:paraId="102F4E63">
      <w:pPr>
        <w:bidi w:val="0"/>
        <w:rPr>
          <w:rFonts w:hint="default"/>
        </w:rPr>
      </w:pPr>
      <w:r>
        <w:rPr>
          <w:rFonts w:hint="default"/>
        </w:rPr>
        <w:t xml:space="preserve">    "code":"0",</w:t>
      </w:r>
    </w:p>
    <w:p w14:paraId="11967AA7">
      <w:pPr>
        <w:bidi w:val="0"/>
        <w:rPr>
          <w:rFonts w:hint="default"/>
        </w:rPr>
      </w:pPr>
      <w:r>
        <w:rPr>
          <w:rFonts w:hint="default"/>
        </w:rPr>
        <w:t xml:space="preserve">    "msg":"",</w:t>
      </w:r>
    </w:p>
    <w:p w14:paraId="03B6DF1B">
      <w:pPr>
        <w:bidi w:val="0"/>
        <w:rPr>
          <w:rFonts w:hint="default"/>
        </w:rPr>
      </w:pPr>
      <w:r>
        <w:rPr>
          <w:rFonts w:hint="default"/>
        </w:rPr>
        <w:t xml:space="preserve">    "data":[</w:t>
      </w:r>
    </w:p>
    <w:p w14:paraId="599249F9">
      <w:pPr>
        <w:bidi w:val="0"/>
        <w:rPr>
          <w:rFonts w:hint="default"/>
        </w:rPr>
      </w:pPr>
      <w:r>
        <w:rPr>
          <w:rFonts w:hint="default"/>
        </w:rPr>
        <w:t xml:space="preserve">        {</w:t>
      </w:r>
    </w:p>
    <w:p w14:paraId="0BA254D4">
      <w:pPr>
        <w:bidi w:val="0"/>
        <w:rPr>
          <w:rFonts w:hint="default"/>
        </w:rPr>
      </w:pPr>
      <w:r>
        <w:rPr>
          <w:rFonts w:hint="default"/>
        </w:rPr>
        <w:t xml:space="preserve">            "result":true</w:t>
      </w:r>
    </w:p>
    <w:p w14:paraId="5165D882">
      <w:pPr>
        <w:bidi w:val="0"/>
        <w:rPr>
          <w:rFonts w:hint="default"/>
        </w:rPr>
      </w:pPr>
      <w:r>
        <w:rPr>
          <w:rFonts w:hint="default"/>
        </w:rPr>
        <w:t xml:space="preserve">        }</w:t>
      </w:r>
    </w:p>
    <w:p w14:paraId="65D9B191">
      <w:pPr>
        <w:bidi w:val="0"/>
        <w:rPr>
          <w:rFonts w:hint="default"/>
        </w:rPr>
      </w:pPr>
      <w:r>
        <w:rPr>
          <w:rFonts w:hint="default"/>
        </w:rPr>
        <w:t xml:space="preserve">    ]}</w:t>
      </w:r>
    </w:p>
    <w:p w14:paraId="7066DA45">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940"/>
        <w:gridCol w:w="4469"/>
      </w:tblGrid>
      <w:tr w14:paraId="24DA2B2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601C3CD">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2EF4772">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E9E6C3D">
            <w:pPr>
              <w:bidi w:val="0"/>
              <w:rPr>
                <w:rFonts w:hint="default"/>
              </w:rPr>
            </w:pPr>
            <w:r>
              <w:rPr>
                <w:rFonts w:hint="default"/>
                <w:lang w:val="en-US" w:eastAsia="zh-CN"/>
              </w:rPr>
              <w:t>描述</w:t>
            </w:r>
          </w:p>
        </w:tc>
      </w:tr>
      <w:tr w14:paraId="4BE107A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ABEE6F">
            <w:pPr>
              <w:bidi w:val="0"/>
              <w:rPr>
                <w:rFonts w:hint="default"/>
              </w:rPr>
            </w:pPr>
            <w:r>
              <w:rPr>
                <w:rFonts w:hint="default"/>
                <w:lang w:val="en-US" w:eastAsia="zh-CN"/>
              </w:rPr>
              <w:t>result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82B9A5">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117953">
            <w:pPr>
              <w:bidi w:val="0"/>
              <w:rPr>
                <w:rFonts w:hint="default"/>
              </w:rPr>
            </w:pPr>
            <w:r>
              <w:rPr>
                <w:rFonts w:hint="default"/>
                <w:lang w:val="en-US" w:eastAsia="zh-CN"/>
              </w:rPr>
              <w:t>重置结果</w:t>
            </w:r>
            <w:r>
              <w:rPr>
                <w:rFonts w:hint="default"/>
                <w:lang w:val="en-US" w:eastAsia="zh-CN"/>
              </w:rPr>
              <w:br w:type="textWrapping"/>
            </w:r>
            <w:r>
              <w:rPr>
                <w:rFonts w:hint="default"/>
                <w:lang w:val="en-US" w:eastAsia="zh-CN"/>
              </w:rPr>
              <w:t>true:将做市商保护状态重置为了 inactive 状态</w:t>
            </w:r>
            <w:r>
              <w:rPr>
                <w:rFonts w:hint="default"/>
                <w:lang w:val="en-US" w:eastAsia="zh-CN"/>
              </w:rPr>
              <w:br w:type="textWrapping"/>
            </w:r>
            <w:r>
              <w:rPr>
                <w:rFonts w:hint="default"/>
                <w:lang w:val="en-US" w:eastAsia="zh-CN"/>
              </w:rPr>
              <w:t>false：重置失败</w:t>
            </w:r>
          </w:p>
        </w:tc>
      </w:tr>
    </w:tbl>
    <w:p w14:paraId="082F6518">
      <w:pPr>
        <w:bidi w:val="0"/>
        <w:rPr>
          <w:rFonts w:hint="default"/>
        </w:rPr>
      </w:pPr>
      <w:r>
        <w:rPr>
          <w:rFonts w:hint="default"/>
        </w:rPr>
        <w:t>设置 MMP</w:t>
      </w:r>
    </w:p>
    <w:p w14:paraId="610BB281">
      <w:pPr>
        <w:bidi w:val="0"/>
        <w:rPr>
          <w:rFonts w:hint="default"/>
        </w:rPr>
      </w:pPr>
      <w:r>
        <w:rPr>
          <w:rFonts w:hint="default"/>
        </w:rPr>
        <w:t>可以使用该接口进行 MMP 的配置。</w:t>
      </w:r>
      <w:r>
        <w:rPr>
          <w:rFonts w:hint="default"/>
        </w:rPr>
        <w:br w:type="textWrapping"/>
      </w:r>
      <w:r>
        <w:rPr>
          <w:rFonts w:hint="default"/>
        </w:rPr>
        <w:t>仅适用于组合保证金账户模式下的期权订单，且有 MMP 权限。</w:t>
      </w:r>
    </w:p>
    <w:p w14:paraId="35C7BCEE">
      <w:pPr>
        <w:bidi w:val="0"/>
      </w:pPr>
      <w:r>
        <w:rPr>
          <w:lang w:val="en-US" w:eastAsia="zh-CN"/>
        </w:rPr>
        <w:br w:type="textWrapping"/>
      </w:r>
      <w:r>
        <w:rPr>
          <w:lang w:val="en-US" w:eastAsia="zh-CN"/>
        </w:rPr>
        <w:t>什么是MMP?</w:t>
      </w:r>
      <w:r>
        <w:rPr>
          <w:lang w:val="en-US" w:eastAsia="zh-CN"/>
        </w:rPr>
        <w:br w:type="textWrapping"/>
      </w:r>
      <w:r>
        <w:rPr>
          <w:lang w:val="en-US" w:eastAsia="zh-CN"/>
        </w:rPr>
        <w:t>做市商保护(MMP)机制保护做市商在一定时间内成交过多。当做市商保护触发时，即做市商在一定时间内(`timeInterval`)成交超过某阈值(`qtyLimit`)，系统会自动撤销所有MMP挂单(`mmp`和`mmp_and_post_only`挂单)，拒绝任何新的MMP订单直到某个时间(MMP最近一次触发时间+`frozenInterval`)或做市商主动重置。</w:t>
      </w:r>
      <w:r>
        <w:rPr>
          <w:lang w:val="en-US" w:eastAsia="zh-CN"/>
        </w:rPr>
        <w:br w:type="textWrapping"/>
      </w:r>
      <w:r>
        <w:rPr>
          <w:lang w:val="en-US" w:eastAsia="zh-CN"/>
        </w:rPr>
        <w:br w:type="textWrapping"/>
      </w:r>
      <w:r>
        <w:rPr>
          <w:lang w:val="en-US" w:eastAsia="zh-CN"/>
        </w:rPr>
        <w:t>如何申请MMP?</w:t>
      </w:r>
      <w:r>
        <w:rPr>
          <w:lang w:val="en-US" w:eastAsia="zh-CN"/>
        </w:rPr>
        <w:br w:type="textWrapping"/>
      </w:r>
      <w:r>
        <w:rPr>
          <w:lang w:val="en-US" w:eastAsia="zh-CN"/>
        </w:rPr>
        <w:t>请发邮件至 institutional@okx.com 或者联系您的客户经理进行申请。</w:t>
      </w:r>
    </w:p>
    <w:p w14:paraId="3F0206A7">
      <w:pPr>
        <w:bidi w:val="0"/>
        <w:rPr>
          <w:rFonts w:hint="default"/>
        </w:rPr>
      </w:pPr>
      <w:r>
        <w:rPr>
          <w:rFonts w:hint="default"/>
        </w:rPr>
        <w:t>限速：2次/10s</w:t>
      </w:r>
    </w:p>
    <w:p w14:paraId="2FF3DBE8">
      <w:pPr>
        <w:bidi w:val="0"/>
        <w:rPr>
          <w:rFonts w:hint="default"/>
        </w:rPr>
      </w:pPr>
      <w:r>
        <w:rPr>
          <w:rFonts w:hint="default"/>
        </w:rPr>
        <w:t>限速规则：User ID</w:t>
      </w:r>
    </w:p>
    <w:p w14:paraId="5847C224">
      <w:pPr>
        <w:bidi w:val="0"/>
        <w:rPr>
          <w:rFonts w:hint="default"/>
        </w:rPr>
      </w:pPr>
      <w:r>
        <w:rPr>
          <w:rFonts w:hint="default"/>
        </w:rPr>
        <w:t>权限：交易</w:t>
      </w:r>
    </w:p>
    <w:p w14:paraId="1AC62F5E">
      <w:pPr>
        <w:bidi w:val="0"/>
        <w:rPr>
          <w:rFonts w:hint="default"/>
        </w:rPr>
      </w:pPr>
      <w:r>
        <w:rPr>
          <w:rFonts w:hint="default"/>
        </w:rPr>
        <w:t>HTTP请求</w:t>
      </w:r>
    </w:p>
    <w:p w14:paraId="7540D230">
      <w:pPr>
        <w:bidi w:val="0"/>
        <w:rPr>
          <w:rFonts w:hint="default"/>
        </w:rPr>
      </w:pPr>
      <w:r>
        <w:rPr>
          <w:rFonts w:hint="default"/>
        </w:rPr>
        <w:t>POST /api/v5/account/mmp-config</w:t>
      </w:r>
    </w:p>
    <w:p w14:paraId="5B9B399F">
      <w:pPr>
        <w:bidi w:val="0"/>
      </w:pPr>
      <w:r>
        <w:rPr>
          <w:rFonts w:hint="default"/>
        </w:rPr>
        <w:t>请求示例</w:t>
      </w:r>
    </w:p>
    <w:p w14:paraId="68ACE766">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25"/>
        <w:gridCol w:w="738"/>
        <w:gridCol w:w="1039"/>
        <w:gridCol w:w="5344"/>
      </w:tblGrid>
      <w:tr w14:paraId="42870CD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4FF544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6D1007A">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CCBBCC5">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7BDC423">
            <w:pPr>
              <w:bidi w:val="0"/>
              <w:rPr>
                <w:rFonts w:hint="default"/>
              </w:rPr>
            </w:pPr>
            <w:r>
              <w:rPr>
                <w:rFonts w:hint="default"/>
                <w:lang w:val="en-US" w:eastAsia="zh-CN"/>
              </w:rPr>
              <w:t>描述</w:t>
            </w:r>
          </w:p>
        </w:tc>
      </w:tr>
      <w:tr w14:paraId="50D29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072368">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7820B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D848A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52E123">
            <w:pPr>
              <w:bidi w:val="0"/>
              <w:rPr>
                <w:rFonts w:hint="default"/>
              </w:rPr>
            </w:pPr>
            <w:r>
              <w:rPr>
                <w:rFonts w:hint="default"/>
                <w:lang w:val="en-US" w:eastAsia="zh-CN"/>
              </w:rPr>
              <w:t>交易品种</w:t>
            </w:r>
          </w:p>
        </w:tc>
      </w:tr>
      <w:tr w14:paraId="64896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BF9D82">
            <w:pPr>
              <w:bidi w:val="0"/>
              <w:rPr>
                <w:rFonts w:hint="default"/>
              </w:rPr>
            </w:pPr>
            <w:r>
              <w:rPr>
                <w:rFonts w:hint="default"/>
                <w:lang w:val="en-US" w:eastAsia="zh-CN"/>
              </w:rPr>
              <w:t>timeInterval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9D00E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1E69E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9F3484">
            <w:pPr>
              <w:bidi w:val="0"/>
              <w:rPr>
                <w:rFonts w:hint="default"/>
              </w:rPr>
            </w:pPr>
            <w:r>
              <w:rPr>
                <w:rFonts w:hint="default"/>
                <w:lang w:val="en-US" w:eastAsia="zh-CN"/>
              </w:rPr>
              <w:t>时间窗口 (毫秒)。</w:t>
            </w:r>
            <w:r>
              <w:rPr>
                <w:rFonts w:hint="default"/>
                <w:lang w:val="en-US" w:eastAsia="zh-CN"/>
              </w:rPr>
              <w:br w:type="textWrapping"/>
            </w:r>
            <w:r>
              <w:rPr>
                <w:rFonts w:hint="default"/>
                <w:lang w:val="en-US" w:eastAsia="zh-CN"/>
              </w:rPr>
              <w:t>"0" 代表停用 MMP</w:t>
            </w:r>
          </w:p>
        </w:tc>
      </w:tr>
      <w:tr w14:paraId="58B0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1E1F937">
            <w:pPr>
              <w:bidi w:val="0"/>
              <w:rPr>
                <w:rFonts w:hint="default"/>
              </w:rPr>
            </w:pPr>
            <w:r>
              <w:rPr>
                <w:rFonts w:hint="default"/>
                <w:lang w:val="en-US" w:eastAsia="zh-CN"/>
              </w:rPr>
              <w:t>frozenInterval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E6AF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BED28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D004CF">
            <w:pPr>
              <w:bidi w:val="0"/>
              <w:rPr>
                <w:rFonts w:hint="default"/>
              </w:rPr>
            </w:pPr>
            <w:r>
              <w:rPr>
                <w:rFonts w:hint="default"/>
                <w:lang w:val="en-US" w:eastAsia="zh-CN"/>
              </w:rPr>
              <w:t>冻结时间长度 (毫秒)。</w:t>
            </w:r>
            <w:r>
              <w:rPr>
                <w:rFonts w:hint="default"/>
                <w:lang w:val="en-US" w:eastAsia="zh-CN"/>
              </w:rPr>
              <w:br w:type="textWrapping"/>
            </w:r>
            <w:r>
              <w:rPr>
                <w:rFonts w:hint="default"/>
                <w:lang w:val="en-US" w:eastAsia="zh-CN"/>
              </w:rPr>
              <w:t>"0" 代表一直冻结，直到调用 "重置 MMP 状态" 接口解冻</w:t>
            </w:r>
          </w:p>
        </w:tc>
      </w:tr>
      <w:tr w14:paraId="03617D4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98F084">
            <w:pPr>
              <w:bidi w:val="0"/>
              <w:rPr>
                <w:rFonts w:hint="default"/>
              </w:rPr>
            </w:pPr>
            <w:r>
              <w:rPr>
                <w:rFonts w:hint="default"/>
                <w:lang w:val="en-US" w:eastAsia="zh-CN"/>
              </w:rPr>
              <w:t>qtyLimit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81A4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7D9BC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499ACC">
            <w:pPr>
              <w:bidi w:val="0"/>
              <w:rPr>
                <w:rFonts w:hint="default"/>
              </w:rPr>
            </w:pPr>
            <w:r>
              <w:rPr>
                <w:rFonts w:hint="default"/>
                <w:lang w:val="en-US" w:eastAsia="zh-CN"/>
              </w:rPr>
              <w:t>成交数量的上限</w:t>
            </w:r>
            <w:r>
              <w:rPr>
                <w:rFonts w:hint="default"/>
                <w:lang w:val="en-US" w:eastAsia="zh-CN"/>
              </w:rPr>
              <w:br w:type="textWrapping"/>
            </w:r>
            <w:r>
              <w:rPr>
                <w:rFonts w:hint="default"/>
                <w:lang w:val="en-US" w:eastAsia="zh-CN"/>
              </w:rPr>
              <w:t>需大于 0</w:t>
            </w:r>
          </w:p>
        </w:tc>
      </w:tr>
    </w:tbl>
    <w:p w14:paraId="38504EE3">
      <w:pPr>
        <w:bidi w:val="0"/>
      </w:pPr>
      <w:r>
        <w:rPr>
          <w:rFonts w:hint="default"/>
        </w:rPr>
        <w:t>返回结果</w:t>
      </w:r>
    </w:p>
    <w:p w14:paraId="5AA1C489">
      <w:pPr>
        <w:bidi w:val="0"/>
        <w:rPr>
          <w:rFonts w:hint="default"/>
        </w:rPr>
      </w:pPr>
      <w:r>
        <w:rPr>
          <w:rFonts w:hint="default"/>
        </w:rPr>
        <w:t>{</w:t>
      </w:r>
    </w:p>
    <w:p w14:paraId="4403090A">
      <w:pPr>
        <w:bidi w:val="0"/>
        <w:rPr>
          <w:rFonts w:hint="default"/>
        </w:rPr>
      </w:pPr>
      <w:r>
        <w:rPr>
          <w:rFonts w:hint="default"/>
        </w:rPr>
        <w:t xml:space="preserve">  "code": "0",</w:t>
      </w:r>
    </w:p>
    <w:p w14:paraId="442B4B40">
      <w:pPr>
        <w:bidi w:val="0"/>
        <w:rPr>
          <w:rFonts w:hint="default"/>
        </w:rPr>
      </w:pPr>
      <w:r>
        <w:rPr>
          <w:rFonts w:hint="default"/>
        </w:rPr>
        <w:t xml:space="preserve">  "msg": "",</w:t>
      </w:r>
    </w:p>
    <w:p w14:paraId="358A4941">
      <w:pPr>
        <w:bidi w:val="0"/>
        <w:rPr>
          <w:rFonts w:hint="default"/>
        </w:rPr>
      </w:pPr>
      <w:r>
        <w:rPr>
          <w:rFonts w:hint="default"/>
        </w:rPr>
        <w:t xml:space="preserve">  "data": [</w:t>
      </w:r>
    </w:p>
    <w:p w14:paraId="6F9003A4">
      <w:pPr>
        <w:bidi w:val="0"/>
        <w:rPr>
          <w:rFonts w:hint="default"/>
        </w:rPr>
      </w:pPr>
      <w:r>
        <w:rPr>
          <w:rFonts w:hint="default"/>
        </w:rPr>
        <w:t xml:space="preserve">    {</w:t>
      </w:r>
    </w:p>
    <w:p w14:paraId="09F22C19">
      <w:pPr>
        <w:bidi w:val="0"/>
        <w:rPr>
          <w:rFonts w:hint="default"/>
        </w:rPr>
      </w:pPr>
      <w:r>
        <w:rPr>
          <w:rFonts w:hint="default"/>
        </w:rPr>
        <w:t xml:space="preserve">        "frozenInterval":"2000",</w:t>
      </w:r>
    </w:p>
    <w:p w14:paraId="042CDC07">
      <w:pPr>
        <w:bidi w:val="0"/>
        <w:rPr>
          <w:rFonts w:hint="default"/>
        </w:rPr>
      </w:pPr>
      <w:r>
        <w:rPr>
          <w:rFonts w:hint="default"/>
        </w:rPr>
        <w:t xml:space="preserve">        "instFamily":"BTC-USD",</w:t>
      </w:r>
    </w:p>
    <w:p w14:paraId="4FB069B8">
      <w:pPr>
        <w:bidi w:val="0"/>
        <w:rPr>
          <w:rFonts w:hint="default"/>
        </w:rPr>
      </w:pPr>
      <w:r>
        <w:rPr>
          <w:rFonts w:hint="default"/>
        </w:rPr>
        <w:t xml:space="preserve">        "qtyLimit": "100",</w:t>
      </w:r>
    </w:p>
    <w:p w14:paraId="385F82FD">
      <w:pPr>
        <w:bidi w:val="0"/>
        <w:rPr>
          <w:rFonts w:hint="default"/>
        </w:rPr>
      </w:pPr>
      <w:r>
        <w:rPr>
          <w:rFonts w:hint="default"/>
        </w:rPr>
        <w:t xml:space="preserve">        "timeInterval":"5000"</w:t>
      </w:r>
    </w:p>
    <w:p w14:paraId="60F5E187">
      <w:pPr>
        <w:bidi w:val="0"/>
        <w:rPr>
          <w:rFonts w:hint="default"/>
        </w:rPr>
      </w:pPr>
      <w:r>
        <w:rPr>
          <w:rFonts w:hint="default"/>
        </w:rPr>
        <w:t xml:space="preserve">    }</w:t>
      </w:r>
    </w:p>
    <w:p w14:paraId="5B5630DE">
      <w:pPr>
        <w:bidi w:val="0"/>
        <w:rPr>
          <w:rFonts w:hint="default"/>
        </w:rPr>
      </w:pPr>
      <w:r>
        <w:rPr>
          <w:rFonts w:hint="default"/>
        </w:rPr>
        <w:t xml:space="preserve">  ]}</w:t>
      </w:r>
    </w:p>
    <w:p w14:paraId="741F50DF">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25"/>
        <w:gridCol w:w="738"/>
        <w:gridCol w:w="2153"/>
      </w:tblGrid>
      <w:tr w14:paraId="0C6FFD9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C8B7361">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219C770">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3B48388">
            <w:pPr>
              <w:bidi w:val="0"/>
              <w:rPr>
                <w:rFonts w:hint="default"/>
              </w:rPr>
            </w:pPr>
            <w:r>
              <w:rPr>
                <w:rFonts w:hint="default"/>
                <w:lang w:val="en-US" w:eastAsia="zh-CN"/>
              </w:rPr>
              <w:t>描述</w:t>
            </w:r>
          </w:p>
        </w:tc>
      </w:tr>
      <w:tr w14:paraId="2537E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E6E439">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9CCBD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75363A">
            <w:pPr>
              <w:bidi w:val="0"/>
              <w:rPr>
                <w:rFonts w:hint="default"/>
              </w:rPr>
            </w:pPr>
            <w:r>
              <w:rPr>
                <w:rFonts w:hint="default"/>
                <w:lang w:val="en-US" w:eastAsia="zh-CN"/>
              </w:rPr>
              <w:t>交易品种</w:t>
            </w:r>
          </w:p>
        </w:tc>
      </w:tr>
      <w:tr w14:paraId="396AD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AA1BFE">
            <w:pPr>
              <w:bidi w:val="0"/>
              <w:rPr>
                <w:rFonts w:hint="default"/>
              </w:rPr>
            </w:pPr>
            <w:r>
              <w:rPr>
                <w:rFonts w:hint="default"/>
                <w:lang w:val="en-US" w:eastAsia="zh-CN"/>
              </w:rPr>
              <w:t>timeInterval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C4885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DCFFE3">
            <w:pPr>
              <w:bidi w:val="0"/>
              <w:rPr>
                <w:rFonts w:hint="default"/>
              </w:rPr>
            </w:pPr>
            <w:r>
              <w:rPr>
                <w:rFonts w:hint="default"/>
                <w:lang w:val="en-US" w:eastAsia="zh-CN"/>
              </w:rPr>
              <w:t>时间窗口 (毫秒)</w:t>
            </w:r>
          </w:p>
        </w:tc>
      </w:tr>
      <w:tr w14:paraId="2968B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23B6FA">
            <w:pPr>
              <w:bidi w:val="0"/>
              <w:rPr>
                <w:rFonts w:hint="default"/>
              </w:rPr>
            </w:pPr>
            <w:r>
              <w:rPr>
                <w:rFonts w:hint="default"/>
                <w:lang w:val="en-US" w:eastAsia="zh-CN"/>
              </w:rPr>
              <w:t>frozenInterval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34647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DC50EA">
            <w:pPr>
              <w:bidi w:val="0"/>
              <w:rPr>
                <w:rFonts w:hint="default"/>
              </w:rPr>
            </w:pPr>
            <w:r>
              <w:rPr>
                <w:rFonts w:hint="default"/>
                <w:lang w:val="en-US" w:eastAsia="zh-CN"/>
              </w:rPr>
              <w:t>冻结时间长度 (毫秒)</w:t>
            </w:r>
          </w:p>
        </w:tc>
      </w:tr>
      <w:tr w14:paraId="59C3121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ABC4A9">
            <w:pPr>
              <w:bidi w:val="0"/>
              <w:rPr>
                <w:rFonts w:hint="default"/>
              </w:rPr>
            </w:pPr>
            <w:r>
              <w:rPr>
                <w:rFonts w:hint="default"/>
                <w:lang w:val="en-US" w:eastAsia="zh-CN"/>
              </w:rPr>
              <w:t>qtyLimit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61D57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2A1467">
            <w:pPr>
              <w:bidi w:val="0"/>
              <w:rPr>
                <w:rFonts w:hint="default"/>
              </w:rPr>
            </w:pPr>
            <w:r>
              <w:rPr>
                <w:rFonts w:hint="default"/>
                <w:lang w:val="en-US" w:eastAsia="zh-CN"/>
              </w:rPr>
              <w:t>成交张数的上限</w:t>
            </w:r>
          </w:p>
        </w:tc>
      </w:tr>
    </w:tbl>
    <w:p w14:paraId="7E51354C">
      <w:pPr>
        <w:bidi w:val="0"/>
        <w:rPr>
          <w:rFonts w:hint="default"/>
        </w:rPr>
      </w:pPr>
      <w:r>
        <w:rPr>
          <w:rFonts w:hint="default"/>
        </w:rPr>
        <w:t>查看 MMP 配置</w:t>
      </w:r>
    </w:p>
    <w:p w14:paraId="1F15285B">
      <w:pPr>
        <w:bidi w:val="0"/>
        <w:rPr>
          <w:rFonts w:hint="default"/>
        </w:rPr>
      </w:pPr>
      <w:r>
        <w:rPr>
          <w:rFonts w:hint="default"/>
        </w:rPr>
        <w:t>可以使用该接口获取 MMP 的配置信息。</w:t>
      </w:r>
      <w:r>
        <w:rPr>
          <w:rFonts w:hint="default"/>
        </w:rPr>
        <w:br w:type="textWrapping"/>
      </w:r>
      <w:r>
        <w:rPr>
          <w:rFonts w:hint="default"/>
        </w:rPr>
        <w:t>仅适用于组合保证金账户模式下的期权订单，且有 MMP 权限。</w:t>
      </w:r>
    </w:p>
    <w:p w14:paraId="5A0FDEF6">
      <w:pPr>
        <w:bidi w:val="0"/>
        <w:rPr>
          <w:rFonts w:hint="default"/>
        </w:rPr>
      </w:pPr>
      <w:r>
        <w:rPr>
          <w:rFonts w:hint="default"/>
        </w:rPr>
        <w:t>限速：5次/2s</w:t>
      </w:r>
    </w:p>
    <w:p w14:paraId="4148E6E4">
      <w:pPr>
        <w:bidi w:val="0"/>
        <w:rPr>
          <w:rFonts w:hint="default"/>
        </w:rPr>
      </w:pPr>
      <w:r>
        <w:rPr>
          <w:rFonts w:hint="default"/>
        </w:rPr>
        <w:t>限速规则：User ID</w:t>
      </w:r>
    </w:p>
    <w:p w14:paraId="174C2203">
      <w:pPr>
        <w:bidi w:val="0"/>
        <w:rPr>
          <w:rFonts w:hint="default"/>
        </w:rPr>
      </w:pPr>
      <w:r>
        <w:rPr>
          <w:rFonts w:hint="default"/>
        </w:rPr>
        <w:t>权限：读取</w:t>
      </w:r>
    </w:p>
    <w:p w14:paraId="2FF4ED22">
      <w:pPr>
        <w:bidi w:val="0"/>
        <w:rPr>
          <w:rFonts w:hint="default"/>
        </w:rPr>
      </w:pPr>
      <w:r>
        <w:rPr>
          <w:rFonts w:hint="default"/>
        </w:rPr>
        <w:t>HTTP请求</w:t>
      </w:r>
    </w:p>
    <w:p w14:paraId="78057E09">
      <w:pPr>
        <w:bidi w:val="0"/>
        <w:rPr>
          <w:rFonts w:hint="default"/>
        </w:rPr>
      </w:pPr>
      <w:r>
        <w:rPr>
          <w:rFonts w:hint="default"/>
        </w:rPr>
        <w:t>GET /api/v5/account/mmp-config</w:t>
      </w:r>
    </w:p>
    <w:p w14:paraId="5A821B32">
      <w:pPr>
        <w:bidi w:val="0"/>
      </w:pPr>
      <w:r>
        <w:rPr>
          <w:rFonts w:hint="default"/>
        </w:rPr>
        <w:t>请求示例</w:t>
      </w:r>
    </w:p>
    <w:p w14:paraId="0F78361E">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00"/>
        <w:gridCol w:w="738"/>
        <w:gridCol w:w="1080"/>
        <w:gridCol w:w="1080"/>
      </w:tblGrid>
      <w:tr w14:paraId="1F3F4C7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32192D5">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2ED0CE5">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9E0B320">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9327EA1">
            <w:pPr>
              <w:bidi w:val="0"/>
              <w:rPr>
                <w:rFonts w:hint="default"/>
              </w:rPr>
            </w:pPr>
            <w:r>
              <w:rPr>
                <w:rFonts w:hint="default"/>
                <w:lang w:val="en-US" w:eastAsia="zh-CN"/>
              </w:rPr>
              <w:t>描述</w:t>
            </w:r>
          </w:p>
        </w:tc>
      </w:tr>
      <w:tr w14:paraId="5600DCB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E42746">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FF015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CB7BF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62D9E7">
            <w:pPr>
              <w:bidi w:val="0"/>
              <w:rPr>
                <w:rFonts w:hint="default"/>
              </w:rPr>
            </w:pPr>
            <w:r>
              <w:rPr>
                <w:rFonts w:hint="default"/>
                <w:lang w:val="en-US" w:eastAsia="zh-CN"/>
              </w:rPr>
              <w:t>交易品种</w:t>
            </w:r>
          </w:p>
        </w:tc>
      </w:tr>
    </w:tbl>
    <w:p w14:paraId="3C01255C">
      <w:pPr>
        <w:bidi w:val="0"/>
      </w:pPr>
      <w:r>
        <w:rPr>
          <w:rFonts w:hint="default"/>
        </w:rPr>
        <w:t>返回结果</w:t>
      </w:r>
    </w:p>
    <w:p w14:paraId="50413432">
      <w:pPr>
        <w:bidi w:val="0"/>
        <w:rPr>
          <w:rFonts w:hint="default"/>
        </w:rPr>
      </w:pPr>
      <w:r>
        <w:rPr>
          <w:rFonts w:hint="default"/>
        </w:rPr>
        <w:t>{</w:t>
      </w:r>
    </w:p>
    <w:p w14:paraId="30958E34">
      <w:pPr>
        <w:bidi w:val="0"/>
        <w:rPr>
          <w:rFonts w:hint="default"/>
        </w:rPr>
      </w:pPr>
      <w:r>
        <w:rPr>
          <w:rFonts w:hint="default"/>
        </w:rPr>
        <w:t xml:space="preserve">  "code": "0",</w:t>
      </w:r>
    </w:p>
    <w:p w14:paraId="423246B6">
      <w:pPr>
        <w:bidi w:val="0"/>
        <w:rPr>
          <w:rFonts w:hint="default"/>
        </w:rPr>
      </w:pPr>
      <w:r>
        <w:rPr>
          <w:rFonts w:hint="default"/>
        </w:rPr>
        <w:t xml:space="preserve">  "data": [</w:t>
      </w:r>
    </w:p>
    <w:p w14:paraId="4F461679">
      <w:pPr>
        <w:bidi w:val="0"/>
        <w:rPr>
          <w:rFonts w:hint="default"/>
        </w:rPr>
      </w:pPr>
      <w:r>
        <w:rPr>
          <w:rFonts w:hint="default"/>
        </w:rPr>
        <w:t xml:space="preserve">    {</w:t>
      </w:r>
    </w:p>
    <w:p w14:paraId="12C62A9B">
      <w:pPr>
        <w:bidi w:val="0"/>
        <w:rPr>
          <w:rFonts w:hint="default"/>
        </w:rPr>
      </w:pPr>
      <w:r>
        <w:rPr>
          <w:rFonts w:hint="default"/>
        </w:rPr>
        <w:t xml:space="preserve">      "frozenInterval": "2000",</w:t>
      </w:r>
    </w:p>
    <w:p w14:paraId="4CF8A00F">
      <w:pPr>
        <w:bidi w:val="0"/>
        <w:rPr>
          <w:rFonts w:hint="default"/>
        </w:rPr>
      </w:pPr>
      <w:r>
        <w:rPr>
          <w:rFonts w:hint="default"/>
        </w:rPr>
        <w:t xml:space="preserve">      "instFamily": "ETH-USD",</w:t>
      </w:r>
    </w:p>
    <w:p w14:paraId="40166DF6">
      <w:pPr>
        <w:bidi w:val="0"/>
        <w:rPr>
          <w:rFonts w:hint="default"/>
        </w:rPr>
      </w:pPr>
      <w:r>
        <w:rPr>
          <w:rFonts w:hint="default"/>
        </w:rPr>
        <w:t xml:space="preserve">      "mmpFrozen": true,</w:t>
      </w:r>
    </w:p>
    <w:p w14:paraId="39C65836">
      <w:pPr>
        <w:bidi w:val="0"/>
        <w:rPr>
          <w:rFonts w:hint="default"/>
        </w:rPr>
      </w:pPr>
      <w:r>
        <w:rPr>
          <w:rFonts w:hint="default"/>
        </w:rPr>
        <w:t xml:space="preserve">      "mmpFrozenUntil": "1000",</w:t>
      </w:r>
    </w:p>
    <w:p w14:paraId="170B1643">
      <w:pPr>
        <w:bidi w:val="0"/>
        <w:rPr>
          <w:rFonts w:hint="default"/>
        </w:rPr>
      </w:pPr>
      <w:r>
        <w:rPr>
          <w:rFonts w:hint="default"/>
        </w:rPr>
        <w:t xml:space="preserve">      "qtyLimit": "10",</w:t>
      </w:r>
    </w:p>
    <w:p w14:paraId="4340717F">
      <w:pPr>
        <w:bidi w:val="0"/>
        <w:rPr>
          <w:rFonts w:hint="default"/>
        </w:rPr>
      </w:pPr>
      <w:r>
        <w:rPr>
          <w:rFonts w:hint="default"/>
        </w:rPr>
        <w:t xml:space="preserve">      "timeInterval": "5000"</w:t>
      </w:r>
    </w:p>
    <w:p w14:paraId="5078AC4C">
      <w:pPr>
        <w:bidi w:val="0"/>
        <w:rPr>
          <w:rFonts w:hint="default"/>
        </w:rPr>
      </w:pPr>
      <w:r>
        <w:rPr>
          <w:rFonts w:hint="default"/>
        </w:rPr>
        <w:t xml:space="preserve">    }</w:t>
      </w:r>
    </w:p>
    <w:p w14:paraId="00B6E695">
      <w:pPr>
        <w:bidi w:val="0"/>
        <w:rPr>
          <w:rFonts w:hint="default"/>
        </w:rPr>
      </w:pPr>
      <w:r>
        <w:rPr>
          <w:rFonts w:hint="default"/>
        </w:rPr>
        <w:t xml:space="preserve">  ],</w:t>
      </w:r>
    </w:p>
    <w:p w14:paraId="208B6818">
      <w:pPr>
        <w:bidi w:val="0"/>
        <w:rPr>
          <w:rFonts w:hint="default"/>
        </w:rPr>
      </w:pPr>
      <w:r>
        <w:rPr>
          <w:rFonts w:hint="default"/>
        </w:rPr>
        <w:t xml:space="preserve">  "msg": ""}</w:t>
      </w:r>
    </w:p>
    <w:p w14:paraId="3AA37B82">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664"/>
        <w:gridCol w:w="940"/>
        <w:gridCol w:w="5942"/>
      </w:tblGrid>
      <w:tr w14:paraId="6A146EE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D99A898">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9AC3B70">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5F033C7">
            <w:pPr>
              <w:bidi w:val="0"/>
              <w:rPr>
                <w:rFonts w:hint="default"/>
              </w:rPr>
            </w:pPr>
            <w:r>
              <w:rPr>
                <w:rFonts w:hint="default"/>
                <w:lang w:val="en-US" w:eastAsia="zh-CN"/>
              </w:rPr>
              <w:t>描述</w:t>
            </w:r>
          </w:p>
        </w:tc>
      </w:tr>
      <w:tr w14:paraId="3B07D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D0C0361">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292E5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D6176A">
            <w:pPr>
              <w:bidi w:val="0"/>
              <w:rPr>
                <w:rFonts w:hint="default"/>
              </w:rPr>
            </w:pPr>
            <w:r>
              <w:rPr>
                <w:rFonts w:hint="default"/>
                <w:lang w:val="en-US" w:eastAsia="zh-CN"/>
              </w:rPr>
              <w:t>交易品种</w:t>
            </w:r>
          </w:p>
        </w:tc>
      </w:tr>
      <w:tr w14:paraId="096CD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316312">
            <w:pPr>
              <w:bidi w:val="0"/>
              <w:rPr>
                <w:rFonts w:hint="default"/>
              </w:rPr>
            </w:pPr>
            <w:r>
              <w:rPr>
                <w:rFonts w:hint="default"/>
                <w:lang w:val="en-US" w:eastAsia="zh-CN"/>
              </w:rPr>
              <w:t>mmpFrozen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DA08BA">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7BB7A1">
            <w:pPr>
              <w:bidi w:val="0"/>
              <w:rPr>
                <w:rFonts w:hint="default"/>
              </w:rPr>
            </w:pPr>
            <w:r>
              <w:rPr>
                <w:rFonts w:hint="default"/>
                <w:lang w:val="en-US" w:eastAsia="zh-CN"/>
              </w:rPr>
              <w:t>是否 MMP 被触发. true 或者 false</w:t>
            </w:r>
          </w:p>
        </w:tc>
      </w:tr>
      <w:tr w14:paraId="6058B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FE1FAF">
            <w:pPr>
              <w:bidi w:val="0"/>
              <w:rPr>
                <w:rFonts w:hint="default"/>
              </w:rPr>
            </w:pPr>
            <w:r>
              <w:rPr>
                <w:rFonts w:hint="default"/>
                <w:lang w:val="en-US" w:eastAsia="zh-CN"/>
              </w:rPr>
              <w:t>mmpFrozenUntil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F76FE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B75D07">
            <w:pPr>
              <w:bidi w:val="0"/>
              <w:rPr>
                <w:rFonts w:hint="default"/>
              </w:rPr>
            </w:pPr>
            <w:r>
              <w:rPr>
                <w:rFonts w:hint="default"/>
                <w:lang w:val="en-US" w:eastAsia="zh-CN"/>
              </w:rPr>
              <w:t>如果配置了frozenInterval且mmpFrozen = true，则为不再触发MMP时的时间窗口（单位为ms），否则为“”</w:t>
            </w:r>
          </w:p>
        </w:tc>
      </w:tr>
      <w:tr w14:paraId="5BE43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B65CC08">
            <w:pPr>
              <w:bidi w:val="0"/>
              <w:rPr>
                <w:rFonts w:hint="default"/>
              </w:rPr>
            </w:pPr>
            <w:r>
              <w:rPr>
                <w:rFonts w:hint="default"/>
                <w:lang w:val="en-US" w:eastAsia="zh-CN"/>
              </w:rPr>
              <w:t>timeInterval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235D3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7D3B05">
            <w:pPr>
              <w:bidi w:val="0"/>
              <w:rPr>
                <w:rFonts w:hint="default"/>
              </w:rPr>
            </w:pPr>
            <w:r>
              <w:rPr>
                <w:rFonts w:hint="default"/>
                <w:lang w:val="en-US" w:eastAsia="zh-CN"/>
              </w:rPr>
              <w:t>时间窗口 (毫秒)</w:t>
            </w:r>
          </w:p>
        </w:tc>
      </w:tr>
      <w:tr w14:paraId="1C909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62F495">
            <w:pPr>
              <w:bidi w:val="0"/>
              <w:rPr>
                <w:rFonts w:hint="default"/>
              </w:rPr>
            </w:pPr>
            <w:r>
              <w:rPr>
                <w:rFonts w:hint="default"/>
                <w:lang w:val="en-US" w:eastAsia="zh-CN"/>
              </w:rPr>
              <w:t>frozenInterval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15647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435138">
            <w:pPr>
              <w:bidi w:val="0"/>
              <w:rPr>
                <w:rFonts w:hint="default"/>
              </w:rPr>
            </w:pPr>
            <w:r>
              <w:rPr>
                <w:rFonts w:hint="default"/>
                <w:lang w:val="en-US" w:eastAsia="zh-CN"/>
              </w:rPr>
              <w:t>冻结时间长度 (毫秒)。</w:t>
            </w:r>
            <w:r>
              <w:rPr>
                <w:rFonts w:hint="default"/>
                <w:lang w:val="en-US" w:eastAsia="zh-CN"/>
              </w:rPr>
              <w:br w:type="textWrapping"/>
            </w:r>
            <w:r>
              <w:rPr>
                <w:rFonts w:hint="default"/>
                <w:lang w:val="en-US" w:eastAsia="zh-CN"/>
              </w:rPr>
              <w:t>如果为"0"，代表一直冻结，直到调用 "重置 MMP 状态" 接口解冻，且mmpFrozenUntil为 ""。</w:t>
            </w:r>
          </w:p>
        </w:tc>
      </w:tr>
      <w:tr w14:paraId="5A06256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DE86F5">
            <w:pPr>
              <w:bidi w:val="0"/>
              <w:rPr>
                <w:rFonts w:hint="default"/>
              </w:rPr>
            </w:pPr>
            <w:r>
              <w:rPr>
                <w:rFonts w:hint="default"/>
                <w:lang w:val="en-US" w:eastAsia="zh-CN"/>
              </w:rPr>
              <w:t>qtyLimit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6069D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5A709A">
            <w:pPr>
              <w:bidi w:val="0"/>
              <w:rPr>
                <w:rFonts w:hint="default"/>
              </w:rPr>
            </w:pPr>
            <w:r>
              <w:rPr>
                <w:rFonts w:hint="default"/>
                <w:lang w:val="en-US" w:eastAsia="zh-CN"/>
              </w:rPr>
              <w:t>成交张数的上限</w:t>
            </w:r>
          </w:p>
        </w:tc>
      </w:tr>
    </w:tbl>
    <w:p w14:paraId="4E484E41">
      <w:pPr>
        <w:bidi w:val="0"/>
        <w:rPr>
          <w:rFonts w:hint="default"/>
        </w:rPr>
      </w:pPr>
      <w:r>
        <w:rPr>
          <w:rFonts w:hint="default"/>
        </w:rPr>
        <w:t>移仓</w:t>
      </w:r>
    </w:p>
    <w:p w14:paraId="6ECC761C">
      <w:pPr>
        <w:bidi w:val="0"/>
        <w:rPr>
          <w:rFonts w:hint="default"/>
        </w:rPr>
      </w:pPr>
      <w:r>
        <w:rPr>
          <w:rFonts w:hint="default"/>
        </w:rPr>
        <w:t>仅适用于交易等级大于等于VIP6的用户，仅能通过母账户的API Key调用。用户可通过</w:t>
      </w:r>
      <w:r>
        <w:rPr>
          <w:rFonts w:hint="default"/>
        </w:rPr>
        <w:fldChar w:fldCharType="begin"/>
      </w:r>
      <w:r>
        <w:rPr>
          <w:rFonts w:hint="default"/>
        </w:rPr>
        <w:instrText xml:space="preserve"> HYPERLINK "https://www.okx.com/balance/fee"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我的手续费</w:t>
      </w:r>
      <w:r>
        <w:rPr>
          <w:rFonts w:hint="default"/>
        </w:rPr>
        <w:fldChar w:fldCharType="end"/>
      </w:r>
      <w:r>
        <w:rPr>
          <w:rFonts w:hint="default"/>
        </w:rPr>
        <w:t>页面的手续费详情表格查看自己的交易等级。</w:t>
      </w:r>
    </w:p>
    <w:p w14:paraId="46335CBE">
      <w:pPr>
        <w:bidi w:val="0"/>
        <w:rPr>
          <w:rFonts w:hint="default"/>
        </w:rPr>
      </w:pPr>
      <w:r>
        <w:rPr>
          <w:rFonts w:hint="default"/>
        </w:rPr>
        <w:t>支持同一母账户下的子账户间仓位划转。每个源账户每24小时最多可触发15次移仓请求，目标账户接受移仓不受次数限制。参考下文“注意事项”部分，以获取详情。</w:t>
      </w:r>
    </w:p>
    <w:p w14:paraId="2F3D140A">
      <w:pPr>
        <w:bidi w:val="0"/>
        <w:rPr>
          <w:rFonts w:hint="default"/>
        </w:rPr>
      </w:pPr>
      <w:r>
        <w:rPr>
          <w:rFonts w:hint="default"/>
        </w:rPr>
        <w:t>限速：1次/1s</w:t>
      </w:r>
    </w:p>
    <w:p w14:paraId="4E9364AC">
      <w:pPr>
        <w:bidi w:val="0"/>
        <w:rPr>
          <w:rFonts w:hint="default"/>
        </w:rPr>
      </w:pPr>
      <w:r>
        <w:rPr>
          <w:rFonts w:hint="default"/>
        </w:rPr>
        <w:t>限速规则：母账户 User ID</w:t>
      </w:r>
    </w:p>
    <w:p w14:paraId="0C951DD2">
      <w:pPr>
        <w:bidi w:val="0"/>
        <w:rPr>
          <w:rFonts w:hint="default"/>
        </w:rPr>
      </w:pPr>
      <w:r>
        <w:rPr>
          <w:rFonts w:hint="default"/>
        </w:rPr>
        <w:t>HTTP请求</w:t>
      </w:r>
    </w:p>
    <w:p w14:paraId="533C7D02">
      <w:pPr>
        <w:bidi w:val="0"/>
        <w:rPr>
          <w:rFonts w:hint="default"/>
        </w:rPr>
      </w:pPr>
      <w:r>
        <w:rPr>
          <w:rFonts w:hint="default"/>
        </w:rPr>
        <w:t>POST /api/v5/account/move-positions</w:t>
      </w:r>
    </w:p>
    <w:p w14:paraId="0337A7DD">
      <w:pPr>
        <w:bidi w:val="0"/>
      </w:pPr>
      <w:r>
        <w:rPr>
          <w:rFonts w:hint="default"/>
        </w:rPr>
        <w:t>请求示例</w:t>
      </w:r>
    </w:p>
    <w:p w14:paraId="548E55B2">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1"/>
        <w:gridCol w:w="1121"/>
        <w:gridCol w:w="655"/>
        <w:gridCol w:w="5589"/>
      </w:tblGrid>
      <w:tr w14:paraId="31E9C26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6C84561">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33CD899">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D412DE3">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2248859">
            <w:pPr>
              <w:bidi w:val="0"/>
              <w:rPr>
                <w:rFonts w:hint="default"/>
              </w:rPr>
            </w:pPr>
            <w:r>
              <w:rPr>
                <w:rFonts w:hint="default"/>
                <w:lang w:val="en-US" w:eastAsia="zh-CN"/>
              </w:rPr>
              <w:t>描述</w:t>
            </w:r>
          </w:p>
        </w:tc>
      </w:tr>
      <w:tr w14:paraId="424C8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C04C2B8">
            <w:pPr>
              <w:bidi w:val="0"/>
              <w:rPr>
                <w:rFonts w:hint="default"/>
              </w:rPr>
            </w:pPr>
            <w:r>
              <w:rPr>
                <w:rFonts w:hint="default"/>
                <w:lang w:val="en-US" w:eastAsia="zh-CN"/>
              </w:rPr>
              <w:t>fromAcct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B9C2C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EE806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1DECB8">
            <w:pPr>
              <w:bidi w:val="0"/>
              <w:rPr>
                <w:rFonts w:hint="default"/>
              </w:rPr>
            </w:pPr>
            <w:r>
              <w:rPr>
                <w:rFonts w:hint="default"/>
                <w:lang w:val="en-US" w:eastAsia="zh-CN"/>
              </w:rPr>
              <w:t>源账户名，使用"0"代表母账户</w:t>
            </w:r>
          </w:p>
        </w:tc>
      </w:tr>
      <w:tr w14:paraId="56D7D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578067">
            <w:pPr>
              <w:bidi w:val="0"/>
              <w:rPr>
                <w:rFonts w:hint="default"/>
              </w:rPr>
            </w:pPr>
            <w:r>
              <w:rPr>
                <w:rFonts w:hint="default"/>
                <w:lang w:val="en-US" w:eastAsia="zh-CN"/>
              </w:rPr>
              <w:t>toAcct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46F43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B7630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7C18D4">
            <w:pPr>
              <w:bidi w:val="0"/>
              <w:rPr>
                <w:rFonts w:hint="default"/>
              </w:rPr>
            </w:pPr>
            <w:r>
              <w:rPr>
                <w:rFonts w:hint="default"/>
                <w:lang w:val="en-US" w:eastAsia="zh-CN"/>
              </w:rPr>
              <w:t>目标账户名，使用"0"代表母账户</w:t>
            </w:r>
          </w:p>
        </w:tc>
      </w:tr>
      <w:tr w14:paraId="7BF4C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97E62A">
            <w:pPr>
              <w:bidi w:val="0"/>
              <w:rPr>
                <w:rFonts w:hint="default"/>
              </w:rPr>
            </w:pPr>
            <w:r>
              <w:rPr>
                <w:rFonts w:hint="default"/>
                <w:lang w:val="en-US" w:eastAsia="zh-CN"/>
              </w:rPr>
              <w:t>legs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9A084B">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EECF5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02161C">
            <w:pPr>
              <w:bidi w:val="0"/>
              <w:rPr>
                <w:rFonts w:hint="default"/>
              </w:rPr>
            </w:pPr>
            <w:r>
              <w:rPr>
                <w:rFonts w:hint="default"/>
                <w:lang w:val="en-US" w:eastAsia="zh-CN"/>
              </w:rPr>
              <w:t>移仓仓位列表，每次最多支持30个仓位</w:t>
            </w:r>
          </w:p>
        </w:tc>
      </w:tr>
      <w:tr w14:paraId="1A5D5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7F975A">
            <w:pPr>
              <w:bidi w:val="0"/>
              <w:rPr>
                <w:rFonts w:hint="default"/>
              </w:rPr>
            </w:pPr>
            <w:r>
              <w:rPr>
                <w:rFonts w:hint="default"/>
                <w:lang w:val="en-US" w:eastAsia="zh-CN"/>
              </w:rPr>
              <w:t>&gt; from</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2FA5F2">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A4D3F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32BFB0">
            <w:pPr>
              <w:bidi w:val="0"/>
              <w:rPr>
                <w:rFonts w:hint="default"/>
              </w:rPr>
            </w:pPr>
            <w:r>
              <w:rPr>
                <w:rFonts w:hint="default"/>
                <w:lang w:val="en-US" w:eastAsia="zh-CN"/>
              </w:rPr>
              <w:t>源账户仓位</w:t>
            </w:r>
          </w:p>
        </w:tc>
      </w:tr>
      <w:tr w14:paraId="1558B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BF8DBA">
            <w:pPr>
              <w:bidi w:val="0"/>
              <w:rPr>
                <w:rFonts w:hint="default"/>
              </w:rPr>
            </w:pPr>
            <w:r>
              <w:rPr>
                <w:rFonts w:hint="default"/>
                <w:lang w:val="en-US" w:eastAsia="zh-CN"/>
              </w:rPr>
              <w:t>&gt;&gt; posId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FDED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D4013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CC9860">
            <w:pPr>
              <w:bidi w:val="0"/>
              <w:rPr>
                <w:rFonts w:hint="default"/>
              </w:rPr>
            </w:pPr>
            <w:r>
              <w:rPr>
                <w:rFonts w:hint="default"/>
                <w:lang w:val="en-US" w:eastAsia="zh-CN"/>
              </w:rPr>
              <w:t>源账户持仓ID</w:t>
            </w:r>
          </w:p>
        </w:tc>
      </w:tr>
      <w:tr w14:paraId="429F6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1D8229">
            <w:pPr>
              <w:bidi w:val="0"/>
              <w:rPr>
                <w:rFonts w:hint="default"/>
              </w:rPr>
            </w:pPr>
            <w:r>
              <w:rPr>
                <w:rFonts w:hint="default"/>
                <w:lang w:val="en-US" w:eastAsia="zh-CN"/>
              </w:rPr>
              <w:t>&gt;&gt; 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5E081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9FA88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1F2C56">
            <w:pPr>
              <w:bidi w:val="0"/>
              <w:rPr>
                <w:rFonts w:hint="default"/>
              </w:rPr>
            </w:pPr>
            <w:r>
              <w:rPr>
                <w:rFonts w:hint="default"/>
                <w:lang w:val="en-US" w:eastAsia="zh-CN"/>
              </w:rPr>
              <w:t>合约数量</w:t>
            </w:r>
          </w:p>
        </w:tc>
      </w:tr>
      <w:tr w14:paraId="287D4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4B810C">
            <w:pPr>
              <w:bidi w:val="0"/>
              <w:rPr>
                <w:rFonts w:hint="default"/>
              </w:rPr>
            </w:pPr>
            <w:r>
              <w:rPr>
                <w:rFonts w:hint="default"/>
                <w:lang w:val="en-US" w:eastAsia="zh-CN"/>
              </w:rPr>
              <w:t>&gt;&gt; 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18627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36F67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175C4B">
            <w:pPr>
              <w:bidi w:val="0"/>
              <w:rPr>
                <w:rFonts w:hint="default"/>
              </w:rPr>
            </w:pPr>
            <w:r>
              <w:rPr>
                <w:rFonts w:hint="default"/>
                <w:lang w:val="en-US" w:eastAsia="zh-CN"/>
              </w:rPr>
              <w:t>源账户的交易方向</w:t>
            </w:r>
            <w:r>
              <w:rPr>
                <w:rFonts w:hint="default"/>
                <w:lang w:val="en-US" w:eastAsia="zh-CN"/>
              </w:rPr>
              <w:br w:type="textWrapping"/>
            </w:r>
            <w:r>
              <w:rPr>
                <w:rFonts w:hint="default"/>
                <w:lang w:val="en-US" w:eastAsia="zh-CN"/>
              </w:rPr>
              <w:t>buy</w:t>
            </w:r>
            <w:r>
              <w:rPr>
                <w:rFonts w:hint="default"/>
                <w:lang w:val="en-US" w:eastAsia="zh-CN"/>
              </w:rPr>
              <w:br w:type="textWrapping"/>
            </w:r>
            <w:r>
              <w:rPr>
                <w:rFonts w:hint="default"/>
                <w:lang w:val="en-US" w:eastAsia="zh-CN"/>
              </w:rPr>
              <w:t>sell</w:t>
            </w:r>
          </w:p>
        </w:tc>
      </w:tr>
      <w:tr w14:paraId="3082F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A0AD6D">
            <w:pPr>
              <w:bidi w:val="0"/>
              <w:rPr>
                <w:rFonts w:hint="default"/>
              </w:rPr>
            </w:pPr>
            <w:r>
              <w:rPr>
                <w:rFonts w:hint="default"/>
                <w:lang w:val="en-US" w:eastAsia="zh-CN"/>
              </w:rPr>
              <w:t>&gt; to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BB69E6">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6A343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626889">
            <w:pPr>
              <w:bidi w:val="0"/>
              <w:rPr>
                <w:rFonts w:hint="default"/>
              </w:rPr>
            </w:pPr>
            <w:r>
              <w:rPr>
                <w:rFonts w:hint="default"/>
                <w:lang w:val="en-US" w:eastAsia="zh-CN"/>
              </w:rPr>
              <w:t>目标账户移仓配置</w:t>
            </w:r>
          </w:p>
        </w:tc>
      </w:tr>
      <w:tr w14:paraId="5D284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F25F2F">
            <w:pPr>
              <w:bidi w:val="0"/>
              <w:rPr>
                <w:rFonts w:hint="default"/>
              </w:rPr>
            </w:pPr>
            <w:r>
              <w:rPr>
                <w:rFonts w:hint="default"/>
                <w:lang w:val="en-US" w:eastAsia="zh-CN"/>
              </w:rPr>
              <w:t>&gt;&gt; tdMode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6256C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65EB2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9A93ED">
            <w:pPr>
              <w:bidi w:val="0"/>
              <w:rPr>
                <w:rFonts w:hint="default"/>
              </w:rPr>
            </w:pPr>
            <w:r>
              <w:rPr>
                <w:rFonts w:hint="default"/>
                <w:lang w:val="en-US" w:eastAsia="zh-CN"/>
              </w:rPr>
              <w:t>目标账户的交易模式</w:t>
            </w:r>
            <w:r>
              <w:rPr>
                <w:rFonts w:hint="default"/>
                <w:lang w:val="en-US" w:eastAsia="zh-CN"/>
              </w:rPr>
              <w:br w:type="textWrapping"/>
            </w:r>
            <w:r>
              <w:rPr>
                <w:rFonts w:hint="default"/>
                <w:lang w:val="en-US" w:eastAsia="zh-CN"/>
              </w:rPr>
              <w:t>cross：全仓</w:t>
            </w:r>
            <w:r>
              <w:rPr>
                <w:rFonts w:hint="default"/>
                <w:lang w:val="en-US" w:eastAsia="zh-CN"/>
              </w:rPr>
              <w:br w:type="textWrapping"/>
            </w:r>
            <w:r>
              <w:rPr>
                <w:rFonts w:hint="default"/>
                <w:lang w:val="en-US" w:eastAsia="zh-CN"/>
              </w:rPr>
              <w:t>isolated：逐仓</w:t>
            </w:r>
            <w:r>
              <w:rPr>
                <w:rFonts w:hint="default"/>
                <w:lang w:val="en-US" w:eastAsia="zh-CN"/>
              </w:rPr>
              <w:br w:type="textWrapping"/>
            </w:r>
            <w:r>
              <w:rPr>
                <w:rFonts w:hint="default"/>
                <w:lang w:val="en-US" w:eastAsia="zh-CN"/>
              </w:rPr>
              <w:t>若未提供，tdMode会采用以下默认值：</w:t>
            </w:r>
            <w:r>
              <w:rPr>
                <w:rFonts w:hint="default"/>
                <w:lang w:val="en-US" w:eastAsia="zh-CN"/>
              </w:rPr>
              <w:br w:type="textWrapping"/>
            </w:r>
            <w:r>
              <w:rPr>
                <w:rFonts w:hint="default"/>
                <w:lang w:val="en-US" w:eastAsia="zh-CN"/>
              </w:rPr>
              <w:t>在合约模式或跨币种保证金模式下买入期权：isolated</w:t>
            </w:r>
            <w:r>
              <w:rPr>
                <w:rFonts w:hint="default"/>
                <w:lang w:val="en-US" w:eastAsia="zh-CN"/>
              </w:rPr>
              <w:br w:type="textWrapping"/>
            </w:r>
            <w:r>
              <w:rPr>
                <w:rFonts w:hint="default"/>
                <w:lang w:val="en-US" w:eastAsia="zh-CN"/>
              </w:rPr>
              <w:t>其他情况：cross</w:t>
            </w:r>
          </w:p>
        </w:tc>
      </w:tr>
      <w:tr w14:paraId="5A925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E299109">
            <w:pPr>
              <w:bidi w:val="0"/>
              <w:rPr>
                <w:rFonts w:hint="default"/>
              </w:rPr>
            </w:pPr>
            <w:r>
              <w:rPr>
                <w:rFonts w:hint="default"/>
                <w:lang w:val="en-US" w:eastAsia="zh-CN"/>
              </w:rPr>
              <w:t>&gt;&gt; 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32FDE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0C821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A8D0E9">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long：开平仓模式开多</w:t>
            </w:r>
            <w:r>
              <w:rPr>
                <w:rFonts w:hint="default"/>
                <w:lang w:val="en-US" w:eastAsia="zh-CN"/>
              </w:rPr>
              <w:br w:type="textWrapping"/>
            </w:r>
            <w:r>
              <w:rPr>
                <w:rFonts w:hint="default"/>
                <w:lang w:val="en-US" w:eastAsia="zh-CN"/>
              </w:rPr>
              <w:t>short：开平仓模式开空</w:t>
            </w:r>
            <w:r>
              <w:rPr>
                <w:rFonts w:hint="default"/>
                <w:lang w:val="en-US" w:eastAsia="zh-CN"/>
              </w:rPr>
              <w:br w:type="textWrapping"/>
            </w:r>
            <w:r>
              <w:rPr>
                <w:rFonts w:hint="default"/>
                <w:lang w:val="en-US" w:eastAsia="zh-CN"/>
              </w:rPr>
              <w:t>net：买卖模式</w:t>
            </w:r>
            <w:r>
              <w:rPr>
                <w:rFonts w:hint="default"/>
                <w:lang w:val="en-US" w:eastAsia="zh-CN"/>
              </w:rPr>
              <w:br w:type="textWrapping"/>
            </w:r>
            <w:r>
              <w:rPr>
                <w:rFonts w:hint="default"/>
                <w:lang w:val="en-US" w:eastAsia="zh-CN"/>
              </w:rPr>
              <w:t>当目标账户处于买卖模式时，用户不需传入该参数，若传入，唯一有效值为net；当处于开平仓模式时，有效值为long，short，若未指定，目标账户将总是开仓</w:t>
            </w:r>
          </w:p>
        </w:tc>
      </w:tr>
      <w:tr w14:paraId="566E7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C94B76C">
            <w:pPr>
              <w:bidi w:val="0"/>
              <w:rPr>
                <w:rFonts w:hint="default"/>
              </w:rPr>
            </w:pPr>
            <w:r>
              <w:rPr>
                <w:rFonts w:hint="default"/>
                <w:lang w:val="en-US" w:eastAsia="zh-CN"/>
              </w:rPr>
              <w:t>&gt;&gt;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1E5FD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E8A31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DA27C4">
            <w:pPr>
              <w:bidi w:val="0"/>
              <w:rPr>
                <w:rFonts w:hint="default"/>
              </w:rPr>
            </w:pPr>
            <w:r>
              <w:rPr>
                <w:rFonts w:hint="default"/>
                <w:lang w:val="en-US" w:eastAsia="zh-CN"/>
              </w:rPr>
              <w:t>目标账户保证金币种</w:t>
            </w:r>
            <w:r>
              <w:rPr>
                <w:rFonts w:hint="default"/>
                <w:lang w:val="en-US" w:eastAsia="zh-CN"/>
              </w:rPr>
              <w:br w:type="textWrapping"/>
            </w:r>
            <w:r>
              <w:rPr>
                <w:rFonts w:hint="default"/>
                <w:lang w:val="en-US" w:eastAsia="zh-CN"/>
              </w:rPr>
              <w:t>仅适用于合约模式下的全仓杠杆仓位</w:t>
            </w:r>
          </w:p>
        </w:tc>
      </w:tr>
      <w:tr w14:paraId="3230186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425DC4E">
            <w:pPr>
              <w:bidi w:val="0"/>
              <w:rPr>
                <w:rFonts w:hint="default"/>
              </w:rPr>
            </w:pPr>
            <w:r>
              <w:rPr>
                <w:rFonts w:hint="default"/>
                <w:lang w:val="en-US" w:eastAsia="zh-CN"/>
              </w:rPr>
              <w:t>clientId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8149C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D9CAE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7A35CF">
            <w:pPr>
              <w:bidi w:val="0"/>
              <w:rPr>
                <w:rFonts w:hint="default"/>
              </w:rPr>
            </w:pPr>
            <w:r>
              <w:rPr>
                <w:rFonts w:hint="default"/>
                <w:lang w:val="en-US" w:eastAsia="zh-CN"/>
              </w:rPr>
              <w:t>客户自定义ID，字母（区分大小写）与数字的组合，可以是纯字母、纯数字且长度要在1-32位之间</w:t>
            </w:r>
          </w:p>
        </w:tc>
      </w:tr>
    </w:tbl>
    <w:p w14:paraId="3FD17711">
      <w:pPr>
        <w:bidi w:val="0"/>
      </w:pPr>
      <w:r>
        <w:rPr>
          <w:rFonts w:hint="default"/>
        </w:rPr>
        <w:t>返回示例</w:t>
      </w:r>
    </w:p>
    <w:p w14:paraId="29306CAB">
      <w:pPr>
        <w:bidi w:val="0"/>
        <w:rPr>
          <w:rFonts w:hint="default"/>
        </w:rPr>
      </w:pPr>
      <w:r>
        <w:rPr>
          <w:rFonts w:hint="default"/>
        </w:rPr>
        <w:t>{</w:t>
      </w:r>
    </w:p>
    <w:p w14:paraId="39CB8534">
      <w:pPr>
        <w:bidi w:val="0"/>
        <w:rPr>
          <w:rFonts w:hint="default"/>
        </w:rPr>
      </w:pPr>
      <w:r>
        <w:rPr>
          <w:rFonts w:hint="default"/>
        </w:rPr>
        <w:t xml:space="preserve">    "code": "0",</w:t>
      </w:r>
    </w:p>
    <w:p w14:paraId="6D6D0736">
      <w:pPr>
        <w:bidi w:val="0"/>
        <w:rPr>
          <w:rFonts w:hint="default"/>
        </w:rPr>
      </w:pPr>
      <w:r>
        <w:rPr>
          <w:rFonts w:hint="default"/>
        </w:rPr>
        <w:t xml:space="preserve">    "msg": "",</w:t>
      </w:r>
    </w:p>
    <w:p w14:paraId="399274DF">
      <w:pPr>
        <w:bidi w:val="0"/>
        <w:rPr>
          <w:rFonts w:hint="default"/>
        </w:rPr>
      </w:pPr>
      <w:r>
        <w:rPr>
          <w:rFonts w:hint="default"/>
        </w:rPr>
        <w:t xml:space="preserve">    "data": [</w:t>
      </w:r>
    </w:p>
    <w:p w14:paraId="30BFD910">
      <w:pPr>
        <w:bidi w:val="0"/>
        <w:rPr>
          <w:rFonts w:hint="default"/>
        </w:rPr>
      </w:pPr>
      <w:r>
        <w:rPr>
          <w:rFonts w:hint="default"/>
        </w:rPr>
        <w:t xml:space="preserve">        {</w:t>
      </w:r>
    </w:p>
    <w:p w14:paraId="4067414A">
      <w:pPr>
        <w:bidi w:val="0"/>
        <w:rPr>
          <w:rFonts w:hint="default"/>
        </w:rPr>
      </w:pPr>
      <w:r>
        <w:rPr>
          <w:rFonts w:hint="default"/>
        </w:rPr>
        <w:t xml:space="preserve">            "clientId": "test",</w:t>
      </w:r>
    </w:p>
    <w:p w14:paraId="098F09DD">
      <w:pPr>
        <w:bidi w:val="0"/>
        <w:rPr>
          <w:rFonts w:hint="default"/>
        </w:rPr>
      </w:pPr>
      <w:r>
        <w:rPr>
          <w:rFonts w:hint="default"/>
        </w:rPr>
        <w:t xml:space="preserve">            "blockTdId": "2065832911119076864",</w:t>
      </w:r>
    </w:p>
    <w:p w14:paraId="60420815">
      <w:pPr>
        <w:bidi w:val="0"/>
        <w:rPr>
          <w:rFonts w:hint="default"/>
        </w:rPr>
      </w:pPr>
      <w:r>
        <w:rPr>
          <w:rFonts w:hint="default"/>
        </w:rPr>
        <w:t xml:space="preserve">            "state": "filled",</w:t>
      </w:r>
    </w:p>
    <w:p w14:paraId="2FE29E99">
      <w:pPr>
        <w:bidi w:val="0"/>
        <w:rPr>
          <w:rFonts w:hint="default"/>
        </w:rPr>
      </w:pPr>
      <w:r>
        <w:rPr>
          <w:rFonts w:hint="default"/>
        </w:rPr>
        <w:t xml:space="preserve">            "ts": "1734069018526",</w:t>
      </w:r>
    </w:p>
    <w:p w14:paraId="35A7C619">
      <w:pPr>
        <w:bidi w:val="0"/>
        <w:rPr>
          <w:rFonts w:hint="default"/>
        </w:rPr>
      </w:pPr>
      <w:r>
        <w:rPr>
          <w:rFonts w:hint="default"/>
        </w:rPr>
        <w:t xml:space="preserve">            "fromAcct": "0",</w:t>
      </w:r>
    </w:p>
    <w:p w14:paraId="37723CF0">
      <w:pPr>
        <w:bidi w:val="0"/>
        <w:rPr>
          <w:rFonts w:hint="default"/>
        </w:rPr>
      </w:pPr>
      <w:r>
        <w:rPr>
          <w:rFonts w:hint="default"/>
        </w:rPr>
        <w:t xml:space="preserve">            "toAcct": "test",</w:t>
      </w:r>
    </w:p>
    <w:p w14:paraId="25A3C544">
      <w:pPr>
        <w:bidi w:val="0"/>
        <w:rPr>
          <w:rFonts w:hint="default"/>
        </w:rPr>
      </w:pPr>
      <w:r>
        <w:rPr>
          <w:rFonts w:hint="default"/>
        </w:rPr>
        <w:t xml:space="preserve">            "legs": [</w:t>
      </w:r>
    </w:p>
    <w:p w14:paraId="3A1C0AEB">
      <w:pPr>
        <w:bidi w:val="0"/>
        <w:rPr>
          <w:rFonts w:hint="default"/>
        </w:rPr>
      </w:pPr>
      <w:r>
        <w:rPr>
          <w:rFonts w:hint="default"/>
        </w:rPr>
        <w:t xml:space="preserve">                {</w:t>
      </w:r>
    </w:p>
    <w:p w14:paraId="2ADE72BA">
      <w:pPr>
        <w:bidi w:val="0"/>
        <w:rPr>
          <w:rFonts w:hint="default"/>
        </w:rPr>
      </w:pPr>
      <w:r>
        <w:rPr>
          <w:rFonts w:hint="default"/>
        </w:rPr>
        <w:t xml:space="preserve">                    "from": {</w:t>
      </w:r>
    </w:p>
    <w:p w14:paraId="0688FFC0">
      <w:pPr>
        <w:bidi w:val="0"/>
        <w:rPr>
          <w:rFonts w:hint="default"/>
        </w:rPr>
      </w:pPr>
      <w:r>
        <w:rPr>
          <w:rFonts w:hint="default"/>
        </w:rPr>
        <w:t xml:space="preserve">                        "posId": "2065471111340792832",</w:t>
      </w:r>
    </w:p>
    <w:p w14:paraId="261C3E75">
      <w:pPr>
        <w:bidi w:val="0"/>
        <w:rPr>
          <w:rFonts w:hint="default"/>
        </w:rPr>
      </w:pPr>
      <w:r>
        <w:rPr>
          <w:rFonts w:hint="default"/>
        </w:rPr>
        <w:t xml:space="preserve">                        "instId": "BTC-USD-SWAP",</w:t>
      </w:r>
    </w:p>
    <w:p w14:paraId="5D08110F">
      <w:pPr>
        <w:bidi w:val="0"/>
        <w:rPr>
          <w:rFonts w:hint="default"/>
        </w:rPr>
      </w:pPr>
      <w:r>
        <w:rPr>
          <w:rFonts w:hint="default"/>
        </w:rPr>
        <w:t xml:space="preserve">                        "px": "100042.7",</w:t>
      </w:r>
    </w:p>
    <w:p w14:paraId="7A58A6BD">
      <w:pPr>
        <w:bidi w:val="0"/>
        <w:rPr>
          <w:rFonts w:hint="default"/>
        </w:rPr>
      </w:pPr>
      <w:r>
        <w:rPr>
          <w:rFonts w:hint="default"/>
        </w:rPr>
        <w:t xml:space="preserve">                        "side": "sell",</w:t>
      </w:r>
    </w:p>
    <w:p w14:paraId="7CBD8776">
      <w:pPr>
        <w:bidi w:val="0"/>
        <w:rPr>
          <w:rFonts w:hint="default"/>
        </w:rPr>
      </w:pPr>
      <w:r>
        <w:rPr>
          <w:rFonts w:hint="default"/>
        </w:rPr>
        <w:t xml:space="preserve">                        "sz": "1",</w:t>
      </w:r>
    </w:p>
    <w:p w14:paraId="7FB0E719">
      <w:pPr>
        <w:bidi w:val="0"/>
        <w:rPr>
          <w:rFonts w:hint="default"/>
        </w:rPr>
      </w:pPr>
      <w:r>
        <w:rPr>
          <w:rFonts w:hint="default"/>
        </w:rPr>
        <w:t xml:space="preserve">                        "sCode": "0",</w:t>
      </w:r>
    </w:p>
    <w:p w14:paraId="6686D5D7">
      <w:pPr>
        <w:bidi w:val="0"/>
        <w:rPr>
          <w:rFonts w:hint="default"/>
        </w:rPr>
      </w:pPr>
      <w:r>
        <w:rPr>
          <w:rFonts w:hint="default"/>
        </w:rPr>
        <w:t xml:space="preserve">                        "sMsg": ""</w:t>
      </w:r>
    </w:p>
    <w:p w14:paraId="46C98208">
      <w:pPr>
        <w:bidi w:val="0"/>
        <w:rPr>
          <w:rFonts w:hint="default"/>
        </w:rPr>
      </w:pPr>
      <w:r>
        <w:rPr>
          <w:rFonts w:hint="default"/>
        </w:rPr>
        <w:t xml:space="preserve">                    },</w:t>
      </w:r>
    </w:p>
    <w:p w14:paraId="1FB5610D">
      <w:pPr>
        <w:bidi w:val="0"/>
        <w:rPr>
          <w:rFonts w:hint="default"/>
        </w:rPr>
      </w:pPr>
      <w:r>
        <w:rPr>
          <w:rFonts w:hint="default"/>
        </w:rPr>
        <w:t xml:space="preserve">                    "to": {</w:t>
      </w:r>
    </w:p>
    <w:p w14:paraId="244E194A">
      <w:pPr>
        <w:bidi w:val="0"/>
        <w:rPr>
          <w:rFonts w:hint="default"/>
        </w:rPr>
      </w:pPr>
      <w:r>
        <w:rPr>
          <w:rFonts w:hint="default"/>
        </w:rPr>
        <w:t xml:space="preserve">                        "instId": "BTC-USD-SWAP",</w:t>
      </w:r>
    </w:p>
    <w:p w14:paraId="0939E80C">
      <w:pPr>
        <w:bidi w:val="0"/>
        <w:rPr>
          <w:rFonts w:hint="default"/>
        </w:rPr>
      </w:pPr>
      <w:r>
        <w:rPr>
          <w:rFonts w:hint="default"/>
        </w:rPr>
        <w:t xml:space="preserve">                        "px": "100042.7",</w:t>
      </w:r>
    </w:p>
    <w:p w14:paraId="265BC54D">
      <w:pPr>
        <w:bidi w:val="0"/>
        <w:rPr>
          <w:rFonts w:hint="default"/>
        </w:rPr>
      </w:pPr>
      <w:r>
        <w:rPr>
          <w:rFonts w:hint="default"/>
        </w:rPr>
        <w:t xml:space="preserve">                        "side": "buy",</w:t>
      </w:r>
    </w:p>
    <w:p w14:paraId="67F94BD3">
      <w:pPr>
        <w:bidi w:val="0"/>
        <w:rPr>
          <w:rFonts w:hint="default"/>
        </w:rPr>
      </w:pPr>
      <w:r>
        <w:rPr>
          <w:rFonts w:hint="default"/>
        </w:rPr>
        <w:t xml:space="preserve">                        "sz": "1",</w:t>
      </w:r>
    </w:p>
    <w:p w14:paraId="479B96D8">
      <w:pPr>
        <w:bidi w:val="0"/>
        <w:rPr>
          <w:rFonts w:hint="default"/>
        </w:rPr>
      </w:pPr>
      <w:r>
        <w:rPr>
          <w:rFonts w:hint="default"/>
        </w:rPr>
        <w:t xml:space="preserve">                        "tdMode": "cross",</w:t>
      </w:r>
    </w:p>
    <w:p w14:paraId="6811D686">
      <w:pPr>
        <w:bidi w:val="0"/>
        <w:rPr>
          <w:rFonts w:hint="default"/>
        </w:rPr>
      </w:pPr>
      <w:r>
        <w:rPr>
          <w:rFonts w:hint="default"/>
        </w:rPr>
        <w:t xml:space="preserve">                        "posSide": "net",</w:t>
      </w:r>
    </w:p>
    <w:p w14:paraId="66497682">
      <w:pPr>
        <w:bidi w:val="0"/>
        <w:rPr>
          <w:rFonts w:hint="default"/>
        </w:rPr>
      </w:pPr>
      <w:r>
        <w:rPr>
          <w:rFonts w:hint="default"/>
        </w:rPr>
        <w:t xml:space="preserve">                        "ccy": "",</w:t>
      </w:r>
    </w:p>
    <w:p w14:paraId="5B6CB160">
      <w:pPr>
        <w:bidi w:val="0"/>
        <w:rPr>
          <w:rFonts w:hint="default"/>
        </w:rPr>
      </w:pPr>
      <w:r>
        <w:rPr>
          <w:rFonts w:hint="default"/>
        </w:rPr>
        <w:t xml:space="preserve">                        "sCode": "0",</w:t>
      </w:r>
    </w:p>
    <w:p w14:paraId="4293B39E">
      <w:pPr>
        <w:bidi w:val="0"/>
        <w:rPr>
          <w:rFonts w:hint="default"/>
        </w:rPr>
      </w:pPr>
      <w:r>
        <w:rPr>
          <w:rFonts w:hint="default"/>
        </w:rPr>
        <w:t xml:space="preserve">                        "sMsg": ""</w:t>
      </w:r>
    </w:p>
    <w:p w14:paraId="755DF5CE">
      <w:pPr>
        <w:bidi w:val="0"/>
        <w:rPr>
          <w:rFonts w:hint="default"/>
        </w:rPr>
      </w:pPr>
      <w:r>
        <w:rPr>
          <w:rFonts w:hint="default"/>
        </w:rPr>
        <w:t xml:space="preserve">                    }</w:t>
      </w:r>
    </w:p>
    <w:p w14:paraId="686A71E5">
      <w:pPr>
        <w:bidi w:val="0"/>
        <w:rPr>
          <w:rFonts w:hint="default"/>
        </w:rPr>
      </w:pPr>
      <w:r>
        <w:rPr>
          <w:rFonts w:hint="default"/>
        </w:rPr>
        <w:t xml:space="preserve">                },</w:t>
      </w:r>
    </w:p>
    <w:p w14:paraId="7A82F712">
      <w:pPr>
        <w:bidi w:val="0"/>
        <w:rPr>
          <w:rFonts w:hint="default"/>
        </w:rPr>
      </w:pPr>
      <w:r>
        <w:rPr>
          <w:rFonts w:hint="default"/>
        </w:rPr>
        <w:t xml:space="preserve">                {</w:t>
      </w:r>
    </w:p>
    <w:p w14:paraId="5F7295DF">
      <w:pPr>
        <w:bidi w:val="0"/>
        <w:rPr>
          <w:rFonts w:hint="default"/>
        </w:rPr>
      </w:pPr>
      <w:r>
        <w:rPr>
          <w:rFonts w:hint="default"/>
        </w:rPr>
        <w:t xml:space="preserve">                    "from": {</w:t>
      </w:r>
    </w:p>
    <w:p w14:paraId="7BA1A77C">
      <w:pPr>
        <w:bidi w:val="0"/>
        <w:rPr>
          <w:rFonts w:hint="default"/>
        </w:rPr>
      </w:pPr>
      <w:r>
        <w:rPr>
          <w:rFonts w:hint="default"/>
        </w:rPr>
        <w:t xml:space="preserve">                        "posId": "2063111180412153856",</w:t>
      </w:r>
    </w:p>
    <w:p w14:paraId="2E77B999">
      <w:pPr>
        <w:bidi w:val="0"/>
        <w:rPr>
          <w:rFonts w:hint="default"/>
        </w:rPr>
      </w:pPr>
      <w:r>
        <w:rPr>
          <w:rFonts w:hint="default"/>
        </w:rPr>
        <w:t xml:space="preserve">                        "instId": "BTC-USDT-SWAP",</w:t>
      </w:r>
    </w:p>
    <w:p w14:paraId="10BD6585">
      <w:pPr>
        <w:bidi w:val="0"/>
        <w:rPr>
          <w:rFonts w:hint="default"/>
        </w:rPr>
      </w:pPr>
      <w:r>
        <w:rPr>
          <w:rFonts w:hint="default"/>
        </w:rPr>
        <w:t xml:space="preserve">                        "px": "100008.1",</w:t>
      </w:r>
    </w:p>
    <w:p w14:paraId="03D27D29">
      <w:pPr>
        <w:bidi w:val="0"/>
        <w:rPr>
          <w:rFonts w:hint="default"/>
        </w:rPr>
      </w:pPr>
      <w:r>
        <w:rPr>
          <w:rFonts w:hint="default"/>
        </w:rPr>
        <w:t xml:space="preserve">                        "side": "sell",</w:t>
      </w:r>
    </w:p>
    <w:p w14:paraId="40E0A13F">
      <w:pPr>
        <w:bidi w:val="0"/>
        <w:rPr>
          <w:rFonts w:hint="default"/>
        </w:rPr>
      </w:pPr>
      <w:r>
        <w:rPr>
          <w:rFonts w:hint="default"/>
        </w:rPr>
        <w:t xml:space="preserve">                        "sz": "1",</w:t>
      </w:r>
    </w:p>
    <w:p w14:paraId="00A265A2">
      <w:pPr>
        <w:bidi w:val="0"/>
        <w:rPr>
          <w:rFonts w:hint="default"/>
        </w:rPr>
      </w:pPr>
      <w:r>
        <w:rPr>
          <w:rFonts w:hint="default"/>
        </w:rPr>
        <w:t xml:space="preserve">                        "sCode": "0",</w:t>
      </w:r>
    </w:p>
    <w:p w14:paraId="0A44AD9F">
      <w:pPr>
        <w:bidi w:val="0"/>
        <w:rPr>
          <w:rFonts w:hint="default"/>
        </w:rPr>
      </w:pPr>
      <w:r>
        <w:rPr>
          <w:rFonts w:hint="default"/>
        </w:rPr>
        <w:t xml:space="preserve">                        "sMsg": ""</w:t>
      </w:r>
    </w:p>
    <w:p w14:paraId="39A17DAC">
      <w:pPr>
        <w:bidi w:val="0"/>
        <w:rPr>
          <w:rFonts w:hint="default"/>
        </w:rPr>
      </w:pPr>
      <w:r>
        <w:rPr>
          <w:rFonts w:hint="default"/>
        </w:rPr>
        <w:t xml:space="preserve">                    },</w:t>
      </w:r>
    </w:p>
    <w:p w14:paraId="3D8029F9">
      <w:pPr>
        <w:bidi w:val="0"/>
        <w:rPr>
          <w:rFonts w:hint="default"/>
        </w:rPr>
      </w:pPr>
      <w:r>
        <w:rPr>
          <w:rFonts w:hint="default"/>
        </w:rPr>
        <w:t xml:space="preserve">                    "to": {</w:t>
      </w:r>
    </w:p>
    <w:p w14:paraId="3A4D6C5A">
      <w:pPr>
        <w:bidi w:val="0"/>
        <w:rPr>
          <w:rFonts w:hint="default"/>
        </w:rPr>
      </w:pPr>
      <w:r>
        <w:rPr>
          <w:rFonts w:hint="default"/>
        </w:rPr>
        <w:t xml:space="preserve">                        "instId": "BTC-USDT-SWAP",</w:t>
      </w:r>
    </w:p>
    <w:p w14:paraId="3582E7E7">
      <w:pPr>
        <w:bidi w:val="0"/>
        <w:rPr>
          <w:rFonts w:hint="default"/>
        </w:rPr>
      </w:pPr>
      <w:r>
        <w:rPr>
          <w:rFonts w:hint="default"/>
        </w:rPr>
        <w:t xml:space="preserve">                        "px": "100008.1",</w:t>
      </w:r>
    </w:p>
    <w:p w14:paraId="3FBD4195">
      <w:pPr>
        <w:bidi w:val="0"/>
        <w:rPr>
          <w:rFonts w:hint="default"/>
        </w:rPr>
      </w:pPr>
      <w:r>
        <w:rPr>
          <w:rFonts w:hint="default"/>
        </w:rPr>
        <w:t xml:space="preserve">                        "side": "buy",</w:t>
      </w:r>
    </w:p>
    <w:p w14:paraId="44F2666C">
      <w:pPr>
        <w:bidi w:val="0"/>
        <w:rPr>
          <w:rFonts w:hint="default"/>
        </w:rPr>
      </w:pPr>
      <w:r>
        <w:rPr>
          <w:rFonts w:hint="default"/>
        </w:rPr>
        <w:t xml:space="preserve">                        "sz": "1",</w:t>
      </w:r>
    </w:p>
    <w:p w14:paraId="548D0036">
      <w:pPr>
        <w:bidi w:val="0"/>
        <w:rPr>
          <w:rFonts w:hint="default"/>
        </w:rPr>
      </w:pPr>
      <w:r>
        <w:rPr>
          <w:rFonts w:hint="default"/>
        </w:rPr>
        <w:t xml:space="preserve">                        "tdMode": "cross",</w:t>
      </w:r>
    </w:p>
    <w:p w14:paraId="6723ED45">
      <w:pPr>
        <w:bidi w:val="0"/>
        <w:rPr>
          <w:rFonts w:hint="default"/>
        </w:rPr>
      </w:pPr>
      <w:r>
        <w:rPr>
          <w:rFonts w:hint="default"/>
        </w:rPr>
        <w:t xml:space="preserve">                        "posSide": "net",</w:t>
      </w:r>
    </w:p>
    <w:p w14:paraId="5C3B9EED">
      <w:pPr>
        <w:bidi w:val="0"/>
        <w:rPr>
          <w:rFonts w:hint="default"/>
        </w:rPr>
      </w:pPr>
      <w:r>
        <w:rPr>
          <w:rFonts w:hint="default"/>
        </w:rPr>
        <w:t xml:space="preserve">                        "ccy": "",</w:t>
      </w:r>
    </w:p>
    <w:p w14:paraId="3663156A">
      <w:pPr>
        <w:bidi w:val="0"/>
        <w:rPr>
          <w:rFonts w:hint="default"/>
        </w:rPr>
      </w:pPr>
      <w:r>
        <w:rPr>
          <w:rFonts w:hint="default"/>
        </w:rPr>
        <w:t xml:space="preserve">                        "sCode": "0",</w:t>
      </w:r>
    </w:p>
    <w:p w14:paraId="35117FA7">
      <w:pPr>
        <w:bidi w:val="0"/>
        <w:rPr>
          <w:rFonts w:hint="default"/>
        </w:rPr>
      </w:pPr>
      <w:r>
        <w:rPr>
          <w:rFonts w:hint="default"/>
        </w:rPr>
        <w:t xml:space="preserve">                        "sMsg": ""</w:t>
      </w:r>
    </w:p>
    <w:p w14:paraId="49E41D67">
      <w:pPr>
        <w:bidi w:val="0"/>
        <w:rPr>
          <w:rFonts w:hint="default"/>
        </w:rPr>
      </w:pPr>
      <w:r>
        <w:rPr>
          <w:rFonts w:hint="default"/>
        </w:rPr>
        <w:t xml:space="preserve">                    }</w:t>
      </w:r>
    </w:p>
    <w:p w14:paraId="7242EDE7">
      <w:pPr>
        <w:bidi w:val="0"/>
        <w:rPr>
          <w:rFonts w:hint="default"/>
        </w:rPr>
      </w:pPr>
      <w:r>
        <w:rPr>
          <w:rFonts w:hint="default"/>
        </w:rPr>
        <w:t xml:space="preserve">                }</w:t>
      </w:r>
    </w:p>
    <w:p w14:paraId="63414A51">
      <w:pPr>
        <w:bidi w:val="0"/>
        <w:rPr>
          <w:rFonts w:hint="default"/>
        </w:rPr>
      </w:pPr>
      <w:r>
        <w:rPr>
          <w:rFonts w:hint="default"/>
        </w:rPr>
        <w:t xml:space="preserve">            ]</w:t>
      </w:r>
    </w:p>
    <w:p w14:paraId="0D843BEB">
      <w:pPr>
        <w:bidi w:val="0"/>
        <w:rPr>
          <w:rFonts w:hint="default"/>
        </w:rPr>
      </w:pPr>
      <w:r>
        <w:rPr>
          <w:rFonts w:hint="default"/>
        </w:rPr>
        <w:t xml:space="preserve">        }</w:t>
      </w:r>
    </w:p>
    <w:p w14:paraId="2DD37A49">
      <w:pPr>
        <w:bidi w:val="0"/>
        <w:rPr>
          <w:rFonts w:hint="default"/>
        </w:rPr>
      </w:pPr>
      <w:r>
        <w:rPr>
          <w:rFonts w:hint="default"/>
        </w:rPr>
        <w:t xml:space="preserve">    ]}</w:t>
      </w:r>
    </w:p>
    <w:p w14:paraId="4F38E8E2">
      <w:pPr>
        <w:bidi w:val="0"/>
        <w:rPr>
          <w:rFonts w:hint="default"/>
        </w:rPr>
      </w:pPr>
    </w:p>
    <w:p w14:paraId="6DA3ABF6">
      <w:pPr>
        <w:bidi w:val="0"/>
      </w:pPr>
      <w:r>
        <w:rPr>
          <w:rFonts w:hint="default"/>
        </w:rPr>
        <w:t>返回示例:失败</w:t>
      </w:r>
    </w:p>
    <w:p w14:paraId="324BD0E9">
      <w:pPr>
        <w:bidi w:val="0"/>
        <w:rPr>
          <w:rFonts w:hint="default"/>
        </w:rPr>
      </w:pPr>
      <w:r>
        <w:rPr>
          <w:rFonts w:hint="default"/>
        </w:rPr>
        <w:t>// 目标账户处于开平仓模式，传入posSide:net不匹配{</w:t>
      </w:r>
    </w:p>
    <w:p w14:paraId="1816F3CE">
      <w:pPr>
        <w:bidi w:val="0"/>
        <w:rPr>
          <w:rFonts w:hint="default"/>
        </w:rPr>
      </w:pPr>
      <w:r>
        <w:rPr>
          <w:rFonts w:hint="default"/>
        </w:rPr>
        <w:t xml:space="preserve">    "code": "51000",</w:t>
      </w:r>
    </w:p>
    <w:p w14:paraId="12626B21">
      <w:pPr>
        <w:bidi w:val="0"/>
        <w:rPr>
          <w:rFonts w:hint="default"/>
        </w:rPr>
      </w:pPr>
      <w:r>
        <w:rPr>
          <w:rFonts w:hint="default"/>
        </w:rPr>
        <w:t xml:space="preserve">    "msg": "Incorrect type of posSide (leg with Instrument Id [BTC-USD-SWAP])",</w:t>
      </w:r>
    </w:p>
    <w:p w14:paraId="011AA503">
      <w:pPr>
        <w:bidi w:val="0"/>
        <w:rPr>
          <w:rFonts w:hint="default"/>
        </w:rPr>
      </w:pPr>
      <w:r>
        <w:rPr>
          <w:rFonts w:hint="default"/>
        </w:rPr>
        <w:t xml:space="preserve">    "data": []}</w:t>
      </w:r>
    </w:p>
    <w:p w14:paraId="3D403674">
      <w:pPr>
        <w:bidi w:val="0"/>
        <w:rPr>
          <w:rFonts w:hint="default"/>
        </w:rPr>
      </w:pPr>
      <w:r>
        <w:rPr>
          <w:rFonts w:hint="default"/>
        </w:rPr>
        <w:t>// 目标账户的BTC余额不足以开新仓位{</w:t>
      </w:r>
    </w:p>
    <w:p w14:paraId="11D045EF">
      <w:pPr>
        <w:bidi w:val="0"/>
        <w:rPr>
          <w:rFonts w:hint="default"/>
        </w:rPr>
      </w:pPr>
      <w:r>
        <w:rPr>
          <w:rFonts w:hint="default"/>
        </w:rPr>
        <w:t xml:space="preserve">    "code": "51008",</w:t>
      </w:r>
    </w:p>
    <w:p w14:paraId="01F48983">
      <w:pPr>
        <w:bidi w:val="0"/>
        <w:rPr>
          <w:rFonts w:hint="default"/>
        </w:rPr>
      </w:pPr>
      <w:r>
        <w:rPr>
          <w:rFonts w:hint="default"/>
        </w:rPr>
        <w:t xml:space="preserve">    "msg": "Order failed. Insufficient BTC margin in account",</w:t>
      </w:r>
    </w:p>
    <w:p w14:paraId="717FDBC2">
      <w:pPr>
        <w:bidi w:val="0"/>
        <w:rPr>
          <w:rFonts w:hint="default"/>
        </w:rPr>
      </w:pPr>
      <w:r>
        <w:rPr>
          <w:rFonts w:hint="default"/>
        </w:rPr>
        <w:t xml:space="preserve">    "data": []}</w:t>
      </w:r>
    </w:p>
    <w:p w14:paraId="28590EED">
      <w:pPr>
        <w:bidi w:val="0"/>
        <w:rPr>
          <w:rFonts w:hint="default"/>
        </w:rPr>
      </w:pPr>
      <w:r>
        <w:rPr>
          <w:rFonts w:hint="default"/>
        </w:rPr>
        <w:t>// TradeFi仓位不支持移仓{</w:t>
      </w:r>
    </w:p>
    <w:p w14:paraId="4BD0087B">
      <w:pPr>
        <w:bidi w:val="0"/>
        <w:rPr>
          <w:rFonts w:hint="default"/>
        </w:rPr>
      </w:pPr>
      <w:r>
        <w:rPr>
          <w:rFonts w:hint="default"/>
        </w:rPr>
        <w:t xml:space="preserve">    "code": "70004",</w:t>
      </w:r>
    </w:p>
    <w:p w14:paraId="69C4D9F1">
      <w:pPr>
        <w:bidi w:val="0"/>
        <w:rPr>
          <w:rFonts w:hint="default"/>
        </w:rPr>
      </w:pPr>
      <w:r>
        <w:rPr>
          <w:rFonts w:hint="default"/>
        </w:rPr>
        <w:t xml:space="preserve">    "msg": "Invalid instrument ID XAG-USDT-SWAP",</w:t>
      </w:r>
    </w:p>
    <w:p w14:paraId="2FFBD008">
      <w:pPr>
        <w:bidi w:val="0"/>
        <w:rPr>
          <w:rFonts w:hint="default"/>
        </w:rPr>
      </w:pPr>
      <w:r>
        <w:rPr>
          <w:rFonts w:hint="default"/>
        </w:rPr>
        <w:t xml:space="preserve">    "data": []}</w:t>
      </w:r>
    </w:p>
    <w:p w14:paraId="64B5A203">
      <w:pPr>
        <w:bidi w:val="0"/>
        <w:rPr>
          <w:rFonts w:hint="default"/>
        </w:rPr>
      </w:pPr>
    </w:p>
    <w:p w14:paraId="69EDC60B">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1"/>
        <w:gridCol w:w="804"/>
        <w:gridCol w:w="6523"/>
      </w:tblGrid>
      <w:tr w14:paraId="1F01610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97D4ACA">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18588E4">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8FB7F34">
            <w:pPr>
              <w:bidi w:val="0"/>
              <w:rPr>
                <w:rFonts w:hint="default"/>
              </w:rPr>
            </w:pPr>
            <w:r>
              <w:rPr>
                <w:rFonts w:hint="default"/>
                <w:lang w:val="en-US" w:eastAsia="zh-CN"/>
              </w:rPr>
              <w:t>描述</w:t>
            </w:r>
          </w:p>
        </w:tc>
      </w:tr>
      <w:tr w14:paraId="2B2CF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83B171">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8C292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FD3DD7">
            <w:pPr>
              <w:bidi w:val="0"/>
              <w:rPr>
                <w:rFonts w:hint="default"/>
              </w:rPr>
            </w:pPr>
            <w:r>
              <w:rPr>
                <w:rFonts w:hint="default"/>
                <w:lang w:val="en-US" w:eastAsia="zh-CN"/>
              </w:rPr>
              <w:t>结果代码，0表示成功</w:t>
            </w:r>
          </w:p>
        </w:tc>
      </w:tr>
      <w:tr w14:paraId="6AAB3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C907C0">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C0664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61D1A0">
            <w:pPr>
              <w:bidi w:val="0"/>
              <w:rPr>
                <w:rFonts w:hint="default"/>
              </w:rPr>
            </w:pPr>
            <w:r>
              <w:rPr>
                <w:rFonts w:hint="default"/>
                <w:lang w:val="en-US" w:eastAsia="zh-CN"/>
              </w:rPr>
              <w:t>错误信息，代码为0时，该字段为空</w:t>
            </w:r>
          </w:p>
        </w:tc>
      </w:tr>
      <w:tr w14:paraId="73BB0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B39F73">
            <w:pPr>
              <w:bidi w:val="0"/>
              <w:rPr>
                <w:rFonts w:hint="default"/>
              </w:rPr>
            </w:pPr>
            <w:r>
              <w:rPr>
                <w:rFonts w:hint="default"/>
                <w:lang w:val="en-US" w:eastAsia="zh-CN"/>
              </w:rPr>
              <w:t>blockTdId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5EEF6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63A207">
            <w:pPr>
              <w:bidi w:val="0"/>
              <w:rPr>
                <w:rFonts w:hint="default"/>
              </w:rPr>
            </w:pPr>
            <w:r>
              <w:rPr>
                <w:rFonts w:hint="default"/>
                <w:lang w:val="en-US" w:eastAsia="zh-CN"/>
              </w:rPr>
              <w:t>大宗交易ID</w:t>
            </w:r>
          </w:p>
        </w:tc>
      </w:tr>
      <w:tr w14:paraId="3AA25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D2454D">
            <w:pPr>
              <w:bidi w:val="0"/>
              <w:rPr>
                <w:rFonts w:hint="default"/>
              </w:rPr>
            </w:pPr>
            <w:r>
              <w:rPr>
                <w:rFonts w:hint="default"/>
                <w:lang w:val="en-US" w:eastAsia="zh-CN"/>
              </w:rPr>
              <w:t>clientId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7B884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C89E73">
            <w:pPr>
              <w:bidi w:val="0"/>
              <w:rPr>
                <w:rFonts w:hint="default"/>
              </w:rPr>
            </w:pPr>
            <w:r>
              <w:rPr>
                <w:rFonts w:hint="default"/>
                <w:lang w:val="en-US" w:eastAsia="zh-CN"/>
              </w:rPr>
              <w:t>客户自定义ID</w:t>
            </w:r>
          </w:p>
        </w:tc>
      </w:tr>
      <w:tr w14:paraId="143DE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D7C3D1">
            <w:pPr>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FA53C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B6DA68">
            <w:pPr>
              <w:bidi w:val="0"/>
              <w:rPr>
                <w:rFonts w:hint="default"/>
              </w:rPr>
            </w:pPr>
            <w:r>
              <w:rPr>
                <w:rFonts w:hint="default"/>
                <w:lang w:val="en-US" w:eastAsia="zh-CN"/>
              </w:rPr>
              <w:t>移仓状态，filled failed</w:t>
            </w:r>
          </w:p>
        </w:tc>
      </w:tr>
      <w:tr w14:paraId="03EC9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4D703D">
            <w:pPr>
              <w:bidi w:val="0"/>
              <w:rPr>
                <w:rFonts w:hint="default"/>
              </w:rPr>
            </w:pPr>
            <w:r>
              <w:rPr>
                <w:rFonts w:hint="default"/>
                <w:lang w:val="en-US" w:eastAsia="zh-CN"/>
              </w:rPr>
              <w:t>fromAcct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51FC3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B9FDDA">
            <w:pPr>
              <w:bidi w:val="0"/>
              <w:rPr>
                <w:rFonts w:hint="default"/>
              </w:rPr>
            </w:pPr>
            <w:r>
              <w:rPr>
                <w:rFonts w:hint="default"/>
                <w:lang w:val="en-US" w:eastAsia="zh-CN"/>
              </w:rPr>
              <w:t>源账户名</w:t>
            </w:r>
          </w:p>
        </w:tc>
      </w:tr>
      <w:tr w14:paraId="2B3C9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A8AACB1">
            <w:pPr>
              <w:bidi w:val="0"/>
              <w:rPr>
                <w:rFonts w:hint="default"/>
              </w:rPr>
            </w:pPr>
            <w:r>
              <w:rPr>
                <w:rFonts w:hint="default"/>
                <w:lang w:val="en-US" w:eastAsia="zh-CN"/>
              </w:rPr>
              <w:t>toAcct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C02D1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FD2189">
            <w:pPr>
              <w:bidi w:val="0"/>
              <w:rPr>
                <w:rFonts w:hint="default"/>
              </w:rPr>
            </w:pPr>
            <w:r>
              <w:rPr>
                <w:rFonts w:hint="default"/>
                <w:lang w:val="en-US" w:eastAsia="zh-CN"/>
              </w:rPr>
              <w:t>目标账户名</w:t>
            </w:r>
          </w:p>
        </w:tc>
      </w:tr>
      <w:tr w14:paraId="4059F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30059B">
            <w:pPr>
              <w:bidi w:val="0"/>
              <w:rPr>
                <w:rFonts w:hint="default"/>
              </w:rPr>
            </w:pPr>
            <w:r>
              <w:rPr>
                <w:rFonts w:hint="default"/>
                <w:lang w:val="en-US" w:eastAsia="zh-CN"/>
              </w:rPr>
              <w:t>legs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FA4816">
            <w:pPr>
              <w:bidi w:val="0"/>
              <w:rPr>
                <w:rFonts w:hint="default"/>
              </w:rPr>
            </w:pPr>
            <w:r>
              <w:rPr>
                <w:rFonts w:hint="default"/>
                <w:lang w:val="en-US" w:eastAsia="zh-CN"/>
              </w:rPr>
              <w:t>Array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E2F574">
            <w:pPr>
              <w:bidi w:val="0"/>
              <w:rPr>
                <w:rFonts w:hint="default"/>
              </w:rPr>
            </w:pPr>
            <w:r>
              <w:rPr>
                <w:rFonts w:hint="default"/>
                <w:lang w:val="en-US" w:eastAsia="zh-CN"/>
              </w:rPr>
              <w:t>移仓仓位列表</w:t>
            </w:r>
          </w:p>
        </w:tc>
      </w:tr>
      <w:tr w14:paraId="0BA27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527D79">
            <w:pPr>
              <w:bidi w:val="0"/>
              <w:rPr>
                <w:rFonts w:hint="default"/>
              </w:rPr>
            </w:pPr>
            <w:r>
              <w:rPr>
                <w:rFonts w:hint="default"/>
                <w:lang w:val="en-US" w:eastAsia="zh-CN"/>
              </w:rPr>
              <w:t>&gt; from</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785B31">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A040FE">
            <w:pPr>
              <w:bidi w:val="0"/>
              <w:rPr>
                <w:rFonts w:hint="default"/>
              </w:rPr>
            </w:pPr>
            <w:r>
              <w:rPr>
                <w:rFonts w:hint="default"/>
                <w:lang w:val="en-US" w:eastAsia="zh-CN"/>
              </w:rPr>
              <w:t>源账户仓位</w:t>
            </w:r>
          </w:p>
        </w:tc>
      </w:tr>
      <w:tr w14:paraId="03A8D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B5556CF">
            <w:pPr>
              <w:bidi w:val="0"/>
              <w:rPr>
                <w:rFonts w:hint="default"/>
              </w:rPr>
            </w:pPr>
            <w:r>
              <w:rPr>
                <w:rFonts w:hint="default"/>
                <w:lang w:val="en-US" w:eastAsia="zh-CN"/>
              </w:rPr>
              <w:t>&gt;&gt;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B5402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CD3DE1">
            <w:pPr>
              <w:bidi w:val="0"/>
              <w:rPr>
                <w:rFonts w:hint="default"/>
              </w:rPr>
            </w:pPr>
            <w:r>
              <w:rPr>
                <w:rFonts w:hint="default"/>
                <w:lang w:val="en-US" w:eastAsia="zh-CN"/>
              </w:rPr>
              <w:t>产品ID</w:t>
            </w:r>
          </w:p>
        </w:tc>
      </w:tr>
      <w:tr w14:paraId="1A51C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DA98C0">
            <w:pPr>
              <w:bidi w:val="0"/>
              <w:rPr>
                <w:rFonts w:hint="default"/>
              </w:rPr>
            </w:pPr>
            <w:r>
              <w:rPr>
                <w:rFonts w:hint="default"/>
                <w:lang w:val="en-US" w:eastAsia="zh-CN"/>
              </w:rPr>
              <w:t>&gt;&gt; posId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B3EB7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2BACDE">
            <w:pPr>
              <w:bidi w:val="0"/>
              <w:rPr>
                <w:rFonts w:hint="default"/>
              </w:rPr>
            </w:pPr>
            <w:r>
              <w:rPr>
                <w:rFonts w:hint="default"/>
                <w:lang w:val="en-US" w:eastAsia="zh-CN"/>
              </w:rPr>
              <w:t>持仓ID</w:t>
            </w:r>
          </w:p>
        </w:tc>
      </w:tr>
      <w:tr w14:paraId="74114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AEECFA">
            <w:pPr>
              <w:bidi w:val="0"/>
              <w:rPr>
                <w:rFonts w:hint="default"/>
              </w:rPr>
            </w:pPr>
            <w:r>
              <w:rPr>
                <w:rFonts w:hint="default"/>
                <w:lang w:val="en-US" w:eastAsia="zh-CN"/>
              </w:rPr>
              <w:t>&gt;&gt; 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2F0A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4ABB8F">
            <w:pPr>
              <w:bidi w:val="0"/>
              <w:rPr>
                <w:rFonts w:hint="default"/>
              </w:rPr>
            </w:pPr>
            <w:r>
              <w:rPr>
                <w:rFonts w:hint="default"/>
                <w:lang w:val="en-US" w:eastAsia="zh-CN"/>
              </w:rPr>
              <w:t>移仓价格，过去60分钟的标记价格TWAP</w:t>
            </w:r>
          </w:p>
        </w:tc>
      </w:tr>
      <w:tr w14:paraId="57164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F3E71D">
            <w:pPr>
              <w:bidi w:val="0"/>
              <w:rPr>
                <w:rFonts w:hint="default"/>
              </w:rPr>
            </w:pPr>
            <w:r>
              <w:rPr>
                <w:rFonts w:hint="default"/>
                <w:lang w:val="en-US" w:eastAsia="zh-CN"/>
              </w:rPr>
              <w:t>&gt;&gt; 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4D587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C2AF50">
            <w:pPr>
              <w:bidi w:val="0"/>
              <w:rPr>
                <w:rFonts w:hint="default"/>
              </w:rPr>
            </w:pPr>
            <w:r>
              <w:rPr>
                <w:rFonts w:hint="default"/>
                <w:lang w:val="en-US" w:eastAsia="zh-CN"/>
              </w:rPr>
              <w:t>源账户的交易方向</w:t>
            </w:r>
            <w:r>
              <w:rPr>
                <w:rFonts w:hint="default"/>
                <w:lang w:val="en-US" w:eastAsia="zh-CN"/>
              </w:rPr>
              <w:br w:type="textWrapping"/>
            </w:r>
            <w:r>
              <w:rPr>
                <w:rFonts w:hint="default"/>
                <w:lang w:val="en-US" w:eastAsia="zh-CN"/>
              </w:rPr>
              <w:t>buy</w:t>
            </w:r>
            <w:r>
              <w:rPr>
                <w:rFonts w:hint="default"/>
                <w:lang w:val="en-US" w:eastAsia="zh-CN"/>
              </w:rPr>
              <w:br w:type="textWrapping"/>
            </w:r>
            <w:r>
              <w:rPr>
                <w:rFonts w:hint="default"/>
                <w:lang w:val="en-US" w:eastAsia="zh-CN"/>
              </w:rPr>
              <w:t>sell</w:t>
            </w:r>
          </w:p>
        </w:tc>
      </w:tr>
      <w:tr w14:paraId="248CD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29931DC">
            <w:pPr>
              <w:bidi w:val="0"/>
              <w:rPr>
                <w:rFonts w:hint="default"/>
              </w:rPr>
            </w:pPr>
            <w:r>
              <w:rPr>
                <w:rFonts w:hint="default"/>
                <w:lang w:val="en-US" w:eastAsia="zh-CN"/>
              </w:rPr>
              <w:t>&gt;&gt; 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ED212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E1D25E">
            <w:pPr>
              <w:bidi w:val="0"/>
              <w:rPr>
                <w:rFonts w:hint="default"/>
              </w:rPr>
            </w:pPr>
            <w:r>
              <w:rPr>
                <w:rFonts w:hint="default"/>
                <w:lang w:val="en-US" w:eastAsia="zh-CN"/>
              </w:rPr>
              <w:t>合约数量</w:t>
            </w:r>
          </w:p>
        </w:tc>
      </w:tr>
      <w:tr w14:paraId="7A0B5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82E8C6">
            <w:pPr>
              <w:bidi w:val="0"/>
              <w:rPr>
                <w:rFonts w:hint="default"/>
              </w:rPr>
            </w:pPr>
            <w:r>
              <w:rPr>
                <w:rFonts w:hint="default"/>
                <w:lang w:val="en-US" w:eastAsia="zh-CN"/>
              </w:rPr>
              <w:t>&gt;&gt; sCode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258DD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431491">
            <w:pPr>
              <w:bidi w:val="0"/>
              <w:rPr>
                <w:rFonts w:hint="default"/>
              </w:rPr>
            </w:pPr>
            <w:r>
              <w:rPr>
                <w:rFonts w:hint="default"/>
                <w:lang w:val="en-US" w:eastAsia="zh-CN"/>
              </w:rPr>
              <w:t>事件执行结果的code，0代表成功</w:t>
            </w:r>
          </w:p>
        </w:tc>
      </w:tr>
      <w:tr w14:paraId="654B3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4AD570">
            <w:pPr>
              <w:bidi w:val="0"/>
              <w:rPr>
                <w:rFonts w:hint="default"/>
              </w:rPr>
            </w:pPr>
            <w:r>
              <w:rPr>
                <w:rFonts w:hint="default"/>
                <w:lang w:val="en-US" w:eastAsia="zh-CN"/>
              </w:rPr>
              <w:t>&gt;&gt; sMsg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74BD5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F66EC0">
            <w:pPr>
              <w:bidi w:val="0"/>
              <w:rPr>
                <w:rFonts w:hint="default"/>
              </w:rPr>
            </w:pPr>
            <w:r>
              <w:rPr>
                <w:rFonts w:hint="default"/>
                <w:lang w:val="en-US" w:eastAsia="zh-CN"/>
              </w:rPr>
              <w:t>事件执行失败或成功时的msg</w:t>
            </w:r>
          </w:p>
        </w:tc>
      </w:tr>
      <w:tr w14:paraId="1B7C5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3DA6E4">
            <w:pPr>
              <w:bidi w:val="0"/>
              <w:rPr>
                <w:rFonts w:hint="default"/>
              </w:rPr>
            </w:pPr>
            <w:r>
              <w:rPr>
                <w:rFonts w:hint="default"/>
                <w:lang w:val="en-US" w:eastAsia="zh-CN"/>
              </w:rPr>
              <w:t>&gt; to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36D1DD">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939274">
            <w:pPr>
              <w:bidi w:val="0"/>
              <w:rPr>
                <w:rFonts w:hint="default"/>
              </w:rPr>
            </w:pPr>
            <w:r>
              <w:rPr>
                <w:rFonts w:hint="default"/>
                <w:lang w:val="en-US" w:eastAsia="zh-CN"/>
              </w:rPr>
              <w:t>目标账户移仓配置</w:t>
            </w:r>
          </w:p>
        </w:tc>
      </w:tr>
      <w:tr w14:paraId="60B9C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7A9BF8">
            <w:pPr>
              <w:bidi w:val="0"/>
              <w:rPr>
                <w:rFonts w:hint="default"/>
              </w:rPr>
            </w:pPr>
            <w:r>
              <w:rPr>
                <w:rFonts w:hint="default"/>
                <w:lang w:val="en-US" w:eastAsia="zh-CN"/>
              </w:rPr>
              <w:t>&gt;&gt;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C02CA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957196">
            <w:pPr>
              <w:bidi w:val="0"/>
              <w:rPr>
                <w:rFonts w:hint="default"/>
              </w:rPr>
            </w:pPr>
            <w:r>
              <w:rPr>
                <w:rFonts w:hint="default"/>
                <w:lang w:val="en-US" w:eastAsia="zh-CN"/>
              </w:rPr>
              <w:t>产品ID</w:t>
            </w:r>
          </w:p>
        </w:tc>
      </w:tr>
      <w:tr w14:paraId="1D691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17277E">
            <w:pPr>
              <w:bidi w:val="0"/>
              <w:rPr>
                <w:rFonts w:hint="default"/>
              </w:rPr>
            </w:pPr>
            <w:r>
              <w:rPr>
                <w:rFonts w:hint="default"/>
                <w:lang w:val="en-US" w:eastAsia="zh-CN"/>
              </w:rPr>
              <w:t>&gt;&gt; 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FFDEB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A3C54E">
            <w:pPr>
              <w:bidi w:val="0"/>
              <w:rPr>
                <w:rFonts w:hint="default"/>
              </w:rPr>
            </w:pPr>
            <w:r>
              <w:rPr>
                <w:rFonts w:hint="default"/>
                <w:lang w:val="en-US" w:eastAsia="zh-CN"/>
              </w:rPr>
              <w:t>目标账户交易方向</w:t>
            </w:r>
          </w:p>
        </w:tc>
      </w:tr>
      <w:tr w14:paraId="1C26D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3C3CD9">
            <w:pPr>
              <w:bidi w:val="0"/>
              <w:rPr>
                <w:rFonts w:hint="default"/>
              </w:rPr>
            </w:pPr>
            <w:r>
              <w:rPr>
                <w:rFonts w:hint="default"/>
                <w:lang w:val="en-US" w:eastAsia="zh-CN"/>
              </w:rPr>
              <w:t>&gt;&gt; 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E889E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D66275">
            <w:pPr>
              <w:bidi w:val="0"/>
              <w:rPr>
                <w:rFonts w:hint="default"/>
              </w:rPr>
            </w:pPr>
            <w:r>
              <w:rPr>
                <w:rFonts w:hint="default"/>
                <w:lang w:val="en-US" w:eastAsia="zh-CN"/>
              </w:rPr>
              <w:t>目标账户持仓方向</w:t>
            </w:r>
          </w:p>
        </w:tc>
      </w:tr>
      <w:tr w14:paraId="40CE4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F2FBD8">
            <w:pPr>
              <w:bidi w:val="0"/>
              <w:rPr>
                <w:rFonts w:hint="default"/>
              </w:rPr>
            </w:pPr>
            <w:r>
              <w:rPr>
                <w:rFonts w:hint="default"/>
                <w:lang w:val="en-US" w:eastAsia="zh-CN"/>
              </w:rPr>
              <w:t>&gt;&gt; tdMode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0E0B0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9B9AC2">
            <w:pPr>
              <w:bidi w:val="0"/>
              <w:rPr>
                <w:rFonts w:hint="default"/>
              </w:rPr>
            </w:pPr>
            <w:r>
              <w:rPr>
                <w:rFonts w:hint="default"/>
                <w:lang w:val="en-US" w:eastAsia="zh-CN"/>
              </w:rPr>
              <w:t>目标账户的交易模式</w:t>
            </w:r>
          </w:p>
        </w:tc>
      </w:tr>
      <w:tr w14:paraId="1BD77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8CAD6A">
            <w:pPr>
              <w:bidi w:val="0"/>
              <w:rPr>
                <w:rFonts w:hint="default"/>
              </w:rPr>
            </w:pPr>
            <w:r>
              <w:rPr>
                <w:rFonts w:hint="default"/>
                <w:lang w:val="en-US" w:eastAsia="zh-CN"/>
              </w:rPr>
              <w:t>&gt;&gt; 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761CC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857A4C">
            <w:pPr>
              <w:bidi w:val="0"/>
              <w:rPr>
                <w:rFonts w:hint="default"/>
              </w:rPr>
            </w:pPr>
            <w:r>
              <w:rPr>
                <w:rFonts w:hint="default"/>
                <w:lang w:val="en-US" w:eastAsia="zh-CN"/>
              </w:rPr>
              <w:t>移仓价格，过去60分钟的标记价格TWAP</w:t>
            </w:r>
          </w:p>
        </w:tc>
      </w:tr>
      <w:tr w14:paraId="0EDB5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079841">
            <w:pPr>
              <w:bidi w:val="0"/>
              <w:rPr>
                <w:rFonts w:hint="default"/>
              </w:rPr>
            </w:pPr>
            <w:r>
              <w:rPr>
                <w:rFonts w:hint="default"/>
                <w:lang w:val="en-US" w:eastAsia="zh-CN"/>
              </w:rPr>
              <w:t>&gt;&gt;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864F1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A06777">
            <w:pPr>
              <w:bidi w:val="0"/>
              <w:rPr>
                <w:rFonts w:hint="default"/>
              </w:rPr>
            </w:pPr>
            <w:r>
              <w:rPr>
                <w:rFonts w:hint="default"/>
                <w:lang w:val="en-US" w:eastAsia="zh-CN"/>
              </w:rPr>
              <w:t>保证金币种</w:t>
            </w:r>
          </w:p>
        </w:tc>
      </w:tr>
      <w:tr w14:paraId="0F3C1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CD2909">
            <w:pPr>
              <w:bidi w:val="0"/>
              <w:rPr>
                <w:rFonts w:hint="default"/>
              </w:rPr>
            </w:pPr>
            <w:r>
              <w:rPr>
                <w:rFonts w:hint="default"/>
                <w:lang w:val="en-US" w:eastAsia="zh-CN"/>
              </w:rPr>
              <w:t>&gt;&gt; sCode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CEA52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57F141">
            <w:pPr>
              <w:bidi w:val="0"/>
              <w:rPr>
                <w:rFonts w:hint="default"/>
              </w:rPr>
            </w:pPr>
            <w:r>
              <w:rPr>
                <w:rFonts w:hint="default"/>
                <w:lang w:val="en-US" w:eastAsia="zh-CN"/>
              </w:rPr>
              <w:t>事件执行结果的code，0代表成功</w:t>
            </w:r>
          </w:p>
        </w:tc>
      </w:tr>
      <w:tr w14:paraId="178C8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8124E6">
            <w:pPr>
              <w:bidi w:val="0"/>
              <w:rPr>
                <w:rFonts w:hint="default"/>
              </w:rPr>
            </w:pPr>
            <w:r>
              <w:rPr>
                <w:rFonts w:hint="default"/>
                <w:lang w:val="en-US" w:eastAsia="zh-CN"/>
              </w:rPr>
              <w:t>&gt;&gt; sMsg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03C9E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C3C092">
            <w:pPr>
              <w:bidi w:val="0"/>
              <w:rPr>
                <w:rFonts w:hint="default"/>
              </w:rPr>
            </w:pPr>
            <w:r>
              <w:rPr>
                <w:rFonts w:hint="default"/>
                <w:lang w:val="en-US" w:eastAsia="zh-CN"/>
              </w:rPr>
              <w:t>事件执行失败或成功时的msg</w:t>
            </w:r>
          </w:p>
        </w:tc>
      </w:tr>
      <w:tr w14:paraId="4A3C3BD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69ED5D">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8722D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00561C">
            <w:pPr>
              <w:bidi w:val="0"/>
              <w:rPr>
                <w:rFonts w:hint="default"/>
              </w:rPr>
            </w:pPr>
            <w:r>
              <w:rPr>
                <w:rFonts w:hint="default"/>
                <w:lang w:val="en-US" w:eastAsia="zh-CN"/>
              </w:rPr>
              <w:t>移仓请求处理时间戳，Unix时间戳的毫秒数格式，如1597026383085</w:t>
            </w:r>
          </w:p>
        </w:tc>
      </w:tr>
    </w:tbl>
    <w:p w14:paraId="0C0BD672">
      <w:pPr>
        <w:bidi w:val="0"/>
        <w:rPr>
          <w:rFonts w:hint="default"/>
        </w:rPr>
      </w:pPr>
      <w:r>
        <w:rPr>
          <w:rFonts w:hint="default"/>
        </w:rPr>
        <w:t>注意事项</w:t>
      </w:r>
    </w:p>
    <w:p w14:paraId="640B0DD3">
      <w:pPr>
        <w:bidi w:val="0"/>
      </w:pPr>
      <w:r>
        <w:rPr>
          <w:rFonts w:hint="default"/>
        </w:rPr>
        <w:t>仅适用于交易等级大于等于VIP6的用户，仅能通过母账户的API Key调用</w:t>
      </w:r>
    </w:p>
    <w:p w14:paraId="456ECCCC">
      <w:pPr>
        <w:bidi w:val="0"/>
      </w:pPr>
      <w:r>
        <w:rPr>
          <w:rFonts w:hint="default"/>
        </w:rPr>
        <w:t>移仓的源账户和目标账户必须是统一主账户下的子账户，且两者不能相同</w:t>
      </w:r>
    </w:p>
    <w:p w14:paraId="6CC91040">
      <w:pPr>
        <w:bidi w:val="0"/>
      </w:pPr>
      <w:r>
        <w:rPr>
          <w:rFonts w:hint="default"/>
        </w:rPr>
        <w:t>对于源账户，24小时内最多可触发15次移仓请求，目标账户接收仓位没有次数限制，只有成功的请求才会计入该限制</w:t>
      </w:r>
    </w:p>
    <w:p w14:paraId="6F72A7A3">
      <w:pPr>
        <w:bidi w:val="0"/>
      </w:pPr>
      <w:r>
        <w:rPr>
          <w:rFonts w:hint="default"/>
        </w:rPr>
        <w:t>每个移仓请求最多支持30个仓位</w:t>
      </w:r>
    </w:p>
    <w:p w14:paraId="7A1F3F02">
      <w:pPr>
        <w:bidi w:val="0"/>
      </w:pPr>
      <w:r>
        <w:rPr>
          <w:rFonts w:hint="default"/>
        </w:rPr>
        <w:t>目前暂不收取移仓手续费</w:t>
      </w:r>
    </w:p>
    <w:p w14:paraId="311224F2">
      <w:pPr>
        <w:bidi w:val="0"/>
      </w:pPr>
      <w:r>
        <w:rPr>
          <w:rFonts w:hint="default"/>
        </w:rPr>
        <w:t>目前币币杠杆交易产生的仓位不支持移仓</w:t>
      </w:r>
    </w:p>
    <w:p w14:paraId="4780B460">
      <w:pPr>
        <w:bidi w:val="0"/>
      </w:pPr>
      <w:r>
        <w:rPr>
          <w:rFonts w:hint="default"/>
        </w:rPr>
        <w:t>TradeFi仓位不支持移仓</w:t>
      </w:r>
    </w:p>
    <w:p w14:paraId="634339E6">
      <w:pPr>
        <w:bidi w:val="0"/>
      </w:pPr>
      <w:r>
        <w:rPr>
          <w:rFonts w:hint="default"/>
        </w:rPr>
        <w:t>移仓价格采用过去60分钟内每分钟标记价格收盘价的TWAP（时间加权平均价格），若交易对为新上币且无法获取60分钟TWAP，移仓将被拒绝并返回错误码70065</w:t>
      </w:r>
    </w:p>
    <w:p w14:paraId="5611E27B">
      <w:pPr>
        <w:bidi w:val="0"/>
      </w:pPr>
      <w:r>
        <w:rPr>
          <w:rFonts w:hint="default"/>
        </w:rPr>
        <w:t>移仓适用于订单簿相同的限价，若标记价格TWAP超出限价范围，移仓将失败</w:t>
      </w:r>
    </w:p>
    <w:p w14:paraId="4316DA6F">
      <w:pPr>
        <w:bidi w:val="0"/>
      </w:pPr>
      <w:r>
        <w:rPr>
          <w:rFonts w:hint="default"/>
        </w:rPr>
        <w:t>对源账户而言，移仓必须以只减仓模式进行；必须选择当前持仓的相反方向，且划转数量需小于或等于现有持仓量；系统将以尽力而为的方式按只减仓原则处理移仓请求</w:t>
      </w:r>
    </w:p>
    <w:p w14:paraId="1FC776A6">
      <w:pPr>
        <w:bidi w:val="0"/>
      </w:pPr>
      <w:r>
        <w:rPr>
          <w:rFonts w:hint="default"/>
        </w:rPr>
        <w:t>当持有多仓时，源账户的side字段应为sell，目标账户则应为buy；空仓时，方向相反</w:t>
      </w:r>
    </w:p>
    <w:p w14:paraId="09C697EF">
      <w:pPr>
        <w:bidi w:val="0"/>
      </w:pPr>
      <w:r>
        <w:rPr>
          <w:rFonts w:hint="default"/>
        </w:rPr>
        <w:t>目标账户若为买卖模式，posSide应为net；若为开平仓模式，则需指定posSide为long/short以决定平仓或反向开仓，未指定时默认开新仓：</w:t>
      </w:r>
    </w:p>
    <w:p w14:paraId="2D124E00">
      <w:pPr>
        <w:bidi w:val="0"/>
      </w:pPr>
      <w:r>
        <w:rPr>
          <w:rFonts w:hint="default"/>
        </w:rPr>
        <w:t>开多：买入开多（side: buy; posSide: long）</w:t>
      </w:r>
    </w:p>
    <w:p w14:paraId="038DEAEF">
      <w:pPr>
        <w:bidi w:val="0"/>
      </w:pPr>
      <w:r>
        <w:rPr>
          <w:rFonts w:hint="default"/>
        </w:rPr>
        <w:t>开空：卖出开空（side: sell; posSide: short）</w:t>
      </w:r>
    </w:p>
    <w:p w14:paraId="1B6BFF5C">
      <w:pPr>
        <w:bidi w:val="0"/>
      </w:pPr>
      <w:r>
        <w:rPr>
          <w:rFonts w:hint="default"/>
        </w:rPr>
        <w:t>平多：卖出平多（side: sell; posSide: long）</w:t>
      </w:r>
    </w:p>
    <w:p w14:paraId="0B7AE7CF">
      <w:pPr>
        <w:bidi w:val="0"/>
      </w:pPr>
      <w:r>
        <w:rPr>
          <w:rFonts w:hint="default"/>
        </w:rPr>
        <w:t>平空：买入平空（side: buy; posSide: short</w:t>
      </w:r>
    </w:p>
    <w:p w14:paraId="62FFE4BD">
      <w:pPr>
        <w:bidi w:val="0"/>
      </w:pPr>
      <w:r>
        <w:rPr>
          <w:rFonts w:hint="default"/>
        </w:rPr>
        <w:t>移仓历史可通过”获取移仓历史”接口查询，该接口仅包含处理中或成功的请求</w:t>
      </w:r>
    </w:p>
    <w:p w14:paraId="7B8C7CD7">
      <w:pPr>
        <w:bidi w:val="0"/>
      </w:pPr>
      <w:r>
        <w:rPr>
          <w:rFonts w:hint="default"/>
        </w:rPr>
        <w:t>移仓操作计数示例</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691"/>
        <w:gridCol w:w="1716"/>
        <w:gridCol w:w="1709"/>
        <w:gridCol w:w="1706"/>
        <w:gridCol w:w="1724"/>
      </w:tblGrid>
      <w:tr w14:paraId="6388E25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7BA8B62">
            <w:pPr>
              <w:bidi w:val="0"/>
              <w:rPr>
                <w:rFonts w:hint="default"/>
              </w:rPr>
            </w:pPr>
            <w:r>
              <w:rPr>
                <w:rFonts w:hint="default"/>
                <w:lang w:val="en-US" w:eastAsia="zh-CN"/>
              </w:rPr>
              <w:t>移仓操作</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6191027">
            <w:pPr>
              <w:bidi w:val="0"/>
              <w:rPr>
                <w:rFonts w:hint="default"/>
              </w:rPr>
            </w:pPr>
            <w:r>
              <w:rPr>
                <w:rFonts w:hint="default"/>
                <w:lang w:val="en-US" w:eastAsia="zh-CN"/>
              </w:rPr>
              <w:t>账户A总计次数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8C2CA35">
            <w:pPr>
              <w:bidi w:val="0"/>
              <w:rPr>
                <w:rFonts w:hint="default"/>
              </w:rPr>
            </w:pPr>
            <w:r>
              <w:rPr>
                <w:rFonts w:hint="default"/>
                <w:lang w:val="en-US" w:eastAsia="zh-CN"/>
              </w:rPr>
              <w:t>账户B总计次数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328484B">
            <w:pPr>
              <w:bidi w:val="0"/>
              <w:rPr>
                <w:rFonts w:hint="default"/>
              </w:rPr>
            </w:pPr>
            <w:r>
              <w:rPr>
                <w:rFonts w:hint="default"/>
                <w:lang w:val="en-US" w:eastAsia="zh-CN"/>
              </w:rPr>
              <w:t>账户C总计次数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7A4CA4B">
            <w:pPr>
              <w:bidi w:val="0"/>
              <w:rPr>
                <w:rFonts w:hint="default"/>
              </w:rPr>
            </w:pPr>
            <w:r>
              <w:rPr>
                <w:rFonts w:hint="default"/>
                <w:lang w:val="en-US" w:eastAsia="zh-CN"/>
              </w:rPr>
              <w:t>账户D总计次数</w:t>
            </w:r>
          </w:p>
        </w:tc>
      </w:tr>
      <w:tr w14:paraId="633E3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2B2406">
            <w:pPr>
              <w:bidi w:val="0"/>
              <w:rPr>
                <w:rFonts w:hint="default"/>
              </w:rPr>
            </w:pPr>
            <w:r>
              <w:rPr>
                <w:rFonts w:hint="default"/>
                <w:lang w:val="en-US" w:eastAsia="zh-CN"/>
              </w:rPr>
              <w:t>账户A到账户B</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C0A747">
            <w:pPr>
              <w:bidi w:val="0"/>
              <w:rPr>
                <w:rFonts w:hint="default"/>
              </w:rPr>
            </w:pPr>
            <w:r>
              <w:rPr>
                <w:rFonts w:hint="default"/>
                <w:lang w:val="en-US" w:eastAsia="zh-CN"/>
              </w:rPr>
              <w:t>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11549A">
            <w:pPr>
              <w:bidi w:val="0"/>
              <w:rPr>
                <w:rFonts w:hint="default"/>
              </w:rPr>
            </w:pPr>
            <w:r>
              <w:rPr>
                <w:rFonts w:hint="default"/>
                <w:lang w:val="en-US" w:eastAsia="zh-CN"/>
              </w:rPr>
              <w:t>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247BD5">
            <w:pPr>
              <w:bidi w:val="0"/>
              <w:rPr>
                <w:rFonts w:hint="default"/>
              </w:rPr>
            </w:pPr>
            <w:r>
              <w:rPr>
                <w:rFonts w:hint="default"/>
                <w:lang w:val="en-US" w:eastAsia="zh-CN"/>
              </w:rPr>
              <w:t>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0510FD">
            <w:pPr>
              <w:bidi w:val="0"/>
              <w:rPr>
                <w:rFonts w:hint="default"/>
              </w:rPr>
            </w:pPr>
            <w:r>
              <w:rPr>
                <w:rFonts w:hint="default"/>
                <w:lang w:val="en-US" w:eastAsia="zh-CN"/>
              </w:rPr>
              <w:t>0</w:t>
            </w:r>
          </w:p>
        </w:tc>
      </w:tr>
      <w:tr w14:paraId="572F3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08A418">
            <w:pPr>
              <w:bidi w:val="0"/>
              <w:rPr>
                <w:rFonts w:hint="default"/>
              </w:rPr>
            </w:pPr>
            <w:r>
              <w:rPr>
                <w:rFonts w:hint="default"/>
                <w:lang w:val="en-US" w:eastAsia="zh-CN"/>
              </w:rPr>
              <w:t>账户B到账户C</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66CF8C">
            <w:pPr>
              <w:bidi w:val="0"/>
              <w:rPr>
                <w:rFonts w:hint="default"/>
              </w:rPr>
            </w:pPr>
            <w:r>
              <w:rPr>
                <w:rFonts w:hint="default"/>
                <w:lang w:val="en-US" w:eastAsia="zh-CN"/>
              </w:rPr>
              <w:t>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1FD96C">
            <w:pPr>
              <w:bidi w:val="0"/>
              <w:rPr>
                <w:rFonts w:hint="default"/>
              </w:rPr>
            </w:pPr>
            <w:r>
              <w:rPr>
                <w:rFonts w:hint="default"/>
                <w:lang w:val="en-US" w:eastAsia="zh-CN"/>
              </w:rPr>
              <w:t>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84C920">
            <w:pPr>
              <w:bidi w:val="0"/>
              <w:rPr>
                <w:rFonts w:hint="default"/>
              </w:rPr>
            </w:pPr>
            <w:r>
              <w:rPr>
                <w:rFonts w:hint="default"/>
                <w:lang w:val="en-US" w:eastAsia="zh-CN"/>
              </w:rPr>
              <w:t>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42E72F">
            <w:pPr>
              <w:bidi w:val="0"/>
              <w:rPr>
                <w:rFonts w:hint="default"/>
              </w:rPr>
            </w:pPr>
            <w:r>
              <w:rPr>
                <w:rFonts w:hint="default"/>
                <w:lang w:val="en-US" w:eastAsia="zh-CN"/>
              </w:rPr>
              <w:t>0</w:t>
            </w:r>
          </w:p>
        </w:tc>
      </w:tr>
      <w:tr w14:paraId="2101DCD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780C47">
            <w:pPr>
              <w:bidi w:val="0"/>
              <w:rPr>
                <w:rFonts w:hint="default"/>
              </w:rPr>
            </w:pPr>
            <w:r>
              <w:rPr>
                <w:rFonts w:hint="default"/>
                <w:lang w:val="en-US" w:eastAsia="zh-CN"/>
              </w:rPr>
              <w:t>账户B到账户D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E56D2C">
            <w:pPr>
              <w:bidi w:val="0"/>
              <w:rPr>
                <w:rFonts w:hint="default"/>
              </w:rPr>
            </w:pPr>
            <w:r>
              <w:rPr>
                <w:rFonts w:hint="default"/>
                <w:lang w:val="en-US" w:eastAsia="zh-CN"/>
              </w:rPr>
              <w:t>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D9088F">
            <w:pPr>
              <w:bidi w:val="0"/>
              <w:rPr>
                <w:rFonts w:hint="default"/>
              </w:rPr>
            </w:pPr>
            <w:r>
              <w:rPr>
                <w:rFonts w:hint="default"/>
                <w:lang w:val="en-US" w:eastAsia="zh-CN"/>
              </w:rPr>
              <w:t>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24FBFB">
            <w:pPr>
              <w:bidi w:val="0"/>
              <w:rPr>
                <w:rFonts w:hint="default"/>
              </w:rPr>
            </w:pPr>
            <w:r>
              <w:rPr>
                <w:rFonts w:hint="default"/>
                <w:lang w:val="en-US" w:eastAsia="zh-CN"/>
              </w:rPr>
              <w:t>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484082">
            <w:pPr>
              <w:bidi w:val="0"/>
              <w:rPr>
                <w:rFonts w:hint="default"/>
              </w:rPr>
            </w:pPr>
            <w:r>
              <w:rPr>
                <w:rFonts w:hint="default"/>
                <w:lang w:val="en-US" w:eastAsia="zh-CN"/>
              </w:rPr>
              <w:t>0</w:t>
            </w:r>
          </w:p>
        </w:tc>
      </w:tr>
    </w:tbl>
    <w:p w14:paraId="7D4114C3">
      <w:pPr>
        <w:bidi w:val="0"/>
        <w:rPr>
          <w:rFonts w:hint="default"/>
        </w:rPr>
      </w:pPr>
      <w:r>
        <w:rPr>
          <w:rFonts w:hint="default"/>
        </w:rPr>
        <w:t>获取移仓历史</w:t>
      </w:r>
    </w:p>
    <w:p w14:paraId="5DFBA7DA">
      <w:pPr>
        <w:bidi w:val="0"/>
        <w:rPr>
          <w:rFonts w:hint="default"/>
        </w:rPr>
      </w:pPr>
      <w:r>
        <w:rPr>
          <w:rFonts w:hint="default"/>
        </w:rPr>
        <w:t>仅适用于交易等级大于等于VIP6的用户，仅能通过母账户的API Key调用。用户可通过</w:t>
      </w:r>
      <w:r>
        <w:rPr>
          <w:rFonts w:hint="default"/>
        </w:rPr>
        <w:fldChar w:fldCharType="begin"/>
      </w:r>
      <w:r>
        <w:rPr>
          <w:rFonts w:hint="default"/>
        </w:rPr>
        <w:instrText xml:space="preserve"> HYPERLINK "https://www.okx.com/balance/fee"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我的手续费</w:t>
      </w:r>
      <w:r>
        <w:rPr>
          <w:rFonts w:hint="default"/>
        </w:rPr>
        <w:fldChar w:fldCharType="end"/>
      </w:r>
      <w:r>
        <w:rPr>
          <w:rFonts w:hint="default"/>
        </w:rPr>
        <w:t>页面的手续费详情表格查看自己的交易等级。</w:t>
      </w:r>
    </w:p>
    <w:p w14:paraId="3335F27B">
      <w:pPr>
        <w:bidi w:val="0"/>
        <w:rPr>
          <w:rFonts w:hint="default"/>
        </w:rPr>
      </w:pPr>
      <w:r>
        <w:rPr>
          <w:rFonts w:hint="default"/>
        </w:rPr>
        <w:t>获取过去三天的移仓明细。</w:t>
      </w:r>
    </w:p>
    <w:p w14:paraId="058BE610">
      <w:pPr>
        <w:bidi w:val="0"/>
        <w:rPr>
          <w:rFonts w:hint="default"/>
        </w:rPr>
      </w:pPr>
      <w:r>
        <w:rPr>
          <w:rFonts w:hint="default"/>
        </w:rPr>
        <w:t>限速：2次/2s</w:t>
      </w:r>
    </w:p>
    <w:p w14:paraId="4A0FDB4B">
      <w:pPr>
        <w:bidi w:val="0"/>
        <w:rPr>
          <w:rFonts w:hint="default"/>
        </w:rPr>
      </w:pPr>
      <w:r>
        <w:rPr>
          <w:rFonts w:hint="default"/>
        </w:rPr>
        <w:t>限速规则：母账户 User ID</w:t>
      </w:r>
    </w:p>
    <w:p w14:paraId="30342359">
      <w:pPr>
        <w:bidi w:val="0"/>
        <w:rPr>
          <w:rFonts w:hint="default"/>
        </w:rPr>
      </w:pPr>
      <w:r>
        <w:rPr>
          <w:rFonts w:hint="default"/>
        </w:rPr>
        <w:t>HTTP请求</w:t>
      </w:r>
    </w:p>
    <w:p w14:paraId="149ABA73">
      <w:pPr>
        <w:bidi w:val="0"/>
        <w:rPr>
          <w:rFonts w:hint="default"/>
        </w:rPr>
      </w:pPr>
      <w:r>
        <w:rPr>
          <w:rFonts w:hint="default"/>
        </w:rPr>
        <w:t>GET /api/v5/account/move-positions-history</w:t>
      </w:r>
    </w:p>
    <w:p w14:paraId="1B4A6F03">
      <w:pPr>
        <w:bidi w:val="0"/>
      </w:pPr>
      <w:r>
        <w:rPr>
          <w:rFonts w:hint="default"/>
        </w:rPr>
        <w:t>请求示例</w:t>
      </w:r>
    </w:p>
    <w:p w14:paraId="7D0D04D4">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55"/>
        <w:gridCol w:w="738"/>
        <w:gridCol w:w="809"/>
        <w:gridCol w:w="5944"/>
      </w:tblGrid>
      <w:tr w14:paraId="230D249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F166BCE">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2C5254D">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2F4AB0E">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6414D2B">
            <w:pPr>
              <w:bidi w:val="0"/>
              <w:rPr>
                <w:rFonts w:hint="default"/>
              </w:rPr>
            </w:pPr>
            <w:r>
              <w:rPr>
                <w:rFonts w:hint="default"/>
                <w:lang w:val="en-US" w:eastAsia="zh-CN"/>
              </w:rPr>
              <w:t>描述</w:t>
            </w:r>
          </w:p>
        </w:tc>
      </w:tr>
      <w:tr w14:paraId="4BE89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52A070">
            <w:pPr>
              <w:bidi w:val="0"/>
              <w:rPr>
                <w:rFonts w:hint="default"/>
              </w:rPr>
            </w:pPr>
            <w:r>
              <w:rPr>
                <w:rFonts w:hint="default"/>
                <w:lang w:val="en-US" w:eastAsia="zh-CN"/>
              </w:rPr>
              <w:t>blockTdId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1F32E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E8F4B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8AF207">
            <w:pPr>
              <w:bidi w:val="0"/>
              <w:rPr>
                <w:rFonts w:hint="default"/>
              </w:rPr>
            </w:pPr>
            <w:r>
              <w:rPr>
                <w:rFonts w:hint="default"/>
                <w:lang w:val="en-US" w:eastAsia="zh-CN"/>
              </w:rPr>
              <w:t>大宗交易ID</w:t>
            </w:r>
          </w:p>
        </w:tc>
      </w:tr>
      <w:tr w14:paraId="05E6A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8AC588">
            <w:pPr>
              <w:bidi w:val="0"/>
              <w:rPr>
                <w:rFonts w:hint="default"/>
              </w:rPr>
            </w:pPr>
            <w:r>
              <w:rPr>
                <w:rFonts w:hint="default"/>
                <w:lang w:val="en-US" w:eastAsia="zh-CN"/>
              </w:rPr>
              <w:t>clientId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5FAB2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310D3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F91CA0">
            <w:pPr>
              <w:bidi w:val="0"/>
              <w:rPr>
                <w:rFonts w:hint="default"/>
              </w:rPr>
            </w:pPr>
            <w:r>
              <w:rPr>
                <w:rFonts w:hint="default"/>
                <w:lang w:val="en-US" w:eastAsia="zh-CN"/>
              </w:rPr>
              <w:t>客户自定义ID字母（区分大小写）与数字的组合，可以是纯字母、纯数字且长度要在1-32位之间</w:t>
            </w:r>
          </w:p>
        </w:tc>
      </w:tr>
      <w:tr w14:paraId="3D3FF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4CAC49">
            <w:pPr>
              <w:bidi w:val="0"/>
              <w:rPr>
                <w:rFonts w:hint="default"/>
              </w:rPr>
            </w:pPr>
            <w:r>
              <w:rPr>
                <w:rFonts w:hint="default"/>
                <w:lang w:val="en-US" w:eastAsia="zh-CN"/>
              </w:rPr>
              <w:t>beginTs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32F89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51CBD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12CC75">
            <w:pPr>
              <w:bidi w:val="0"/>
              <w:rPr>
                <w:rFonts w:hint="default"/>
              </w:rPr>
            </w:pPr>
            <w:r>
              <w:rPr>
                <w:rFonts w:hint="default"/>
                <w:lang w:val="en-US" w:eastAsia="zh-CN"/>
              </w:rPr>
              <w:t>用开始时间戳筛选执行时间，Unix时间戳的毫秒数格式，如1597026383085</w:t>
            </w:r>
          </w:p>
        </w:tc>
      </w:tr>
      <w:tr w14:paraId="56DF1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7831CF">
            <w:pPr>
              <w:bidi w:val="0"/>
              <w:rPr>
                <w:rFonts w:hint="default"/>
              </w:rPr>
            </w:pPr>
            <w:r>
              <w:rPr>
                <w:rFonts w:hint="default"/>
                <w:lang w:val="en-US" w:eastAsia="zh-CN"/>
              </w:rPr>
              <w:t>endTs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609B7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641D7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70374F">
            <w:pPr>
              <w:bidi w:val="0"/>
              <w:rPr>
                <w:rFonts w:hint="default"/>
              </w:rPr>
            </w:pPr>
            <w:r>
              <w:rPr>
                <w:rFonts w:hint="default"/>
                <w:lang w:val="en-US" w:eastAsia="zh-CN"/>
              </w:rPr>
              <w:t>用结束时间戳筛选执行时间，Unix时间戳的毫秒数格式，如1597026383085</w:t>
            </w:r>
          </w:p>
        </w:tc>
      </w:tr>
      <w:tr w14:paraId="34DD9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4D355E">
            <w:pPr>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9FD8B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0738E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D927C9">
            <w:pPr>
              <w:bidi w:val="0"/>
              <w:rPr>
                <w:rFonts w:hint="default"/>
              </w:rPr>
            </w:pPr>
            <w:r>
              <w:rPr>
                <w:rFonts w:hint="default"/>
                <w:lang w:val="en-US" w:eastAsia="zh-CN"/>
              </w:rPr>
              <w:t>返回结果的数量，最大为100，默认100条</w:t>
            </w:r>
          </w:p>
        </w:tc>
      </w:tr>
      <w:tr w14:paraId="1351872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E4A4B4">
            <w:pPr>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0D3C5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8597A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863D17">
            <w:pPr>
              <w:bidi w:val="0"/>
              <w:rPr>
                <w:rFonts w:hint="default"/>
              </w:rPr>
            </w:pPr>
            <w:r>
              <w:rPr>
                <w:rFonts w:hint="default"/>
                <w:lang w:val="en-US" w:eastAsia="zh-CN"/>
              </w:rPr>
              <w:t>移仓状态，filled pending</w:t>
            </w:r>
          </w:p>
        </w:tc>
      </w:tr>
    </w:tbl>
    <w:p w14:paraId="63FEA96F">
      <w:pPr>
        <w:bidi w:val="0"/>
      </w:pPr>
      <w:r>
        <w:rPr>
          <w:rFonts w:hint="default"/>
        </w:rPr>
        <w:t>返回示例</w:t>
      </w:r>
    </w:p>
    <w:p w14:paraId="3F73D895">
      <w:pPr>
        <w:bidi w:val="0"/>
        <w:rPr>
          <w:rFonts w:hint="default"/>
        </w:rPr>
      </w:pPr>
      <w:r>
        <w:rPr>
          <w:rFonts w:hint="default"/>
        </w:rPr>
        <w:t>{</w:t>
      </w:r>
    </w:p>
    <w:p w14:paraId="1F036BEC">
      <w:pPr>
        <w:bidi w:val="0"/>
        <w:rPr>
          <w:rFonts w:hint="default"/>
        </w:rPr>
      </w:pPr>
      <w:r>
        <w:rPr>
          <w:rFonts w:hint="default"/>
        </w:rPr>
        <w:t xml:space="preserve">    "code": "0",</w:t>
      </w:r>
    </w:p>
    <w:p w14:paraId="40337AD9">
      <w:pPr>
        <w:bidi w:val="0"/>
        <w:rPr>
          <w:rFonts w:hint="default"/>
        </w:rPr>
      </w:pPr>
      <w:r>
        <w:rPr>
          <w:rFonts w:hint="default"/>
        </w:rPr>
        <w:t xml:space="preserve">    "msg": "",</w:t>
      </w:r>
    </w:p>
    <w:p w14:paraId="3AE1B9E1">
      <w:pPr>
        <w:bidi w:val="0"/>
        <w:rPr>
          <w:rFonts w:hint="default"/>
        </w:rPr>
      </w:pPr>
      <w:r>
        <w:rPr>
          <w:rFonts w:hint="default"/>
        </w:rPr>
        <w:t xml:space="preserve">    "data": [</w:t>
      </w:r>
    </w:p>
    <w:p w14:paraId="59155122">
      <w:pPr>
        <w:bidi w:val="0"/>
        <w:rPr>
          <w:rFonts w:hint="default"/>
        </w:rPr>
      </w:pPr>
      <w:r>
        <w:rPr>
          <w:rFonts w:hint="default"/>
        </w:rPr>
        <w:t xml:space="preserve">        {</w:t>
      </w:r>
    </w:p>
    <w:p w14:paraId="74D5A7CA">
      <w:pPr>
        <w:bidi w:val="0"/>
        <w:rPr>
          <w:rFonts w:hint="default"/>
        </w:rPr>
      </w:pPr>
      <w:r>
        <w:rPr>
          <w:rFonts w:hint="default"/>
        </w:rPr>
        <w:t xml:space="preserve">            "clientId": "test",</w:t>
      </w:r>
    </w:p>
    <w:p w14:paraId="02C5781F">
      <w:pPr>
        <w:bidi w:val="0"/>
        <w:rPr>
          <w:rFonts w:hint="default"/>
        </w:rPr>
      </w:pPr>
      <w:r>
        <w:rPr>
          <w:rFonts w:hint="default"/>
        </w:rPr>
        <w:t xml:space="preserve">            "blockTdId": "2066393411110139648",</w:t>
      </w:r>
    </w:p>
    <w:p w14:paraId="775C3D9D">
      <w:pPr>
        <w:bidi w:val="0"/>
        <w:rPr>
          <w:rFonts w:hint="default"/>
        </w:rPr>
      </w:pPr>
      <w:r>
        <w:rPr>
          <w:rFonts w:hint="default"/>
        </w:rPr>
        <w:t xml:space="preserve">            "state": "filled",</w:t>
      </w:r>
    </w:p>
    <w:p w14:paraId="4684E3D8">
      <w:pPr>
        <w:bidi w:val="0"/>
        <w:rPr>
          <w:rFonts w:hint="default"/>
        </w:rPr>
      </w:pPr>
      <w:r>
        <w:rPr>
          <w:rFonts w:hint="default"/>
        </w:rPr>
        <w:t xml:space="preserve">            "ts": "1734085725000",</w:t>
      </w:r>
    </w:p>
    <w:p w14:paraId="02752EC6">
      <w:pPr>
        <w:bidi w:val="0"/>
        <w:rPr>
          <w:rFonts w:hint="default"/>
        </w:rPr>
      </w:pPr>
      <w:r>
        <w:rPr>
          <w:rFonts w:hint="default"/>
        </w:rPr>
        <w:t xml:space="preserve">            "fromAcct": "0",</w:t>
      </w:r>
    </w:p>
    <w:p w14:paraId="3164F1E2">
      <w:pPr>
        <w:bidi w:val="0"/>
        <w:rPr>
          <w:rFonts w:hint="default"/>
        </w:rPr>
      </w:pPr>
      <w:r>
        <w:rPr>
          <w:rFonts w:hint="default"/>
        </w:rPr>
        <w:t xml:space="preserve">            "toAcct": "test",</w:t>
      </w:r>
    </w:p>
    <w:p w14:paraId="356A93DA">
      <w:pPr>
        <w:bidi w:val="0"/>
        <w:rPr>
          <w:rFonts w:hint="default"/>
        </w:rPr>
      </w:pPr>
      <w:r>
        <w:rPr>
          <w:rFonts w:hint="default"/>
        </w:rPr>
        <w:t xml:space="preserve">            "legs": [</w:t>
      </w:r>
    </w:p>
    <w:p w14:paraId="6A3511C6">
      <w:pPr>
        <w:bidi w:val="0"/>
        <w:rPr>
          <w:rFonts w:hint="default"/>
        </w:rPr>
      </w:pPr>
      <w:r>
        <w:rPr>
          <w:rFonts w:hint="default"/>
        </w:rPr>
        <w:t xml:space="preserve">                {</w:t>
      </w:r>
    </w:p>
    <w:p w14:paraId="3C46C2DE">
      <w:pPr>
        <w:bidi w:val="0"/>
        <w:rPr>
          <w:rFonts w:hint="default"/>
        </w:rPr>
      </w:pPr>
      <w:r>
        <w:rPr>
          <w:rFonts w:hint="default"/>
        </w:rPr>
        <w:t xml:space="preserve">                    "from": {</w:t>
      </w:r>
    </w:p>
    <w:p w14:paraId="446CD521">
      <w:pPr>
        <w:bidi w:val="0"/>
        <w:rPr>
          <w:rFonts w:hint="default"/>
        </w:rPr>
      </w:pPr>
      <w:r>
        <w:rPr>
          <w:rFonts w:hint="default"/>
        </w:rPr>
        <w:t xml:space="preserve">                        "posId": "2065477911110792832",</w:t>
      </w:r>
    </w:p>
    <w:p w14:paraId="2CBACB13">
      <w:pPr>
        <w:bidi w:val="0"/>
        <w:rPr>
          <w:rFonts w:hint="default"/>
        </w:rPr>
      </w:pPr>
      <w:r>
        <w:rPr>
          <w:rFonts w:hint="default"/>
        </w:rPr>
        <w:t xml:space="preserve">                        "instId": "BTC-USD-SWAP",</w:t>
      </w:r>
    </w:p>
    <w:p w14:paraId="48F87843">
      <w:pPr>
        <w:bidi w:val="0"/>
        <w:rPr>
          <w:rFonts w:hint="default"/>
        </w:rPr>
      </w:pPr>
      <w:r>
        <w:rPr>
          <w:rFonts w:hint="default"/>
        </w:rPr>
        <w:t xml:space="preserve">                        "px": "100123.8",</w:t>
      </w:r>
    </w:p>
    <w:p w14:paraId="70EB9212">
      <w:pPr>
        <w:bidi w:val="0"/>
        <w:rPr>
          <w:rFonts w:hint="default"/>
        </w:rPr>
      </w:pPr>
      <w:r>
        <w:rPr>
          <w:rFonts w:hint="default"/>
        </w:rPr>
        <w:t xml:space="preserve">                        "side": "sell",</w:t>
      </w:r>
    </w:p>
    <w:p w14:paraId="5064E76A">
      <w:pPr>
        <w:bidi w:val="0"/>
        <w:rPr>
          <w:rFonts w:hint="default"/>
        </w:rPr>
      </w:pPr>
      <w:r>
        <w:rPr>
          <w:rFonts w:hint="default"/>
        </w:rPr>
        <w:t xml:space="preserve">                        "sz": "1"</w:t>
      </w:r>
    </w:p>
    <w:p w14:paraId="5E5B8A86">
      <w:pPr>
        <w:bidi w:val="0"/>
        <w:rPr>
          <w:rFonts w:hint="default"/>
        </w:rPr>
      </w:pPr>
      <w:r>
        <w:rPr>
          <w:rFonts w:hint="default"/>
        </w:rPr>
        <w:t xml:space="preserve">                    },</w:t>
      </w:r>
    </w:p>
    <w:p w14:paraId="6B9FBA13">
      <w:pPr>
        <w:bidi w:val="0"/>
        <w:rPr>
          <w:rFonts w:hint="default"/>
        </w:rPr>
      </w:pPr>
      <w:r>
        <w:rPr>
          <w:rFonts w:hint="default"/>
        </w:rPr>
        <w:t xml:space="preserve">                    "to": {</w:t>
      </w:r>
    </w:p>
    <w:p w14:paraId="762323B5">
      <w:pPr>
        <w:bidi w:val="0"/>
        <w:rPr>
          <w:rFonts w:hint="default"/>
        </w:rPr>
      </w:pPr>
      <w:r>
        <w:rPr>
          <w:rFonts w:hint="default"/>
        </w:rPr>
        <w:t xml:space="preserve">                        "instId": "BTC-USD-SWAP",</w:t>
      </w:r>
    </w:p>
    <w:p w14:paraId="621604EC">
      <w:pPr>
        <w:bidi w:val="0"/>
        <w:rPr>
          <w:rFonts w:hint="default"/>
        </w:rPr>
      </w:pPr>
      <w:r>
        <w:rPr>
          <w:rFonts w:hint="default"/>
        </w:rPr>
        <w:t xml:space="preserve">                        "px": "100123.8",</w:t>
      </w:r>
    </w:p>
    <w:p w14:paraId="1B783321">
      <w:pPr>
        <w:bidi w:val="0"/>
        <w:rPr>
          <w:rFonts w:hint="default"/>
        </w:rPr>
      </w:pPr>
      <w:r>
        <w:rPr>
          <w:rFonts w:hint="default"/>
        </w:rPr>
        <w:t xml:space="preserve">                        "side": "buy",</w:t>
      </w:r>
    </w:p>
    <w:p w14:paraId="2E5C13B3">
      <w:pPr>
        <w:bidi w:val="0"/>
        <w:rPr>
          <w:rFonts w:hint="default"/>
        </w:rPr>
      </w:pPr>
      <w:r>
        <w:rPr>
          <w:rFonts w:hint="default"/>
        </w:rPr>
        <w:t xml:space="preserve">                        "sz": "1",</w:t>
      </w:r>
    </w:p>
    <w:p w14:paraId="13100D15">
      <w:pPr>
        <w:bidi w:val="0"/>
        <w:rPr>
          <w:rFonts w:hint="default"/>
        </w:rPr>
      </w:pPr>
      <w:r>
        <w:rPr>
          <w:rFonts w:hint="default"/>
        </w:rPr>
        <w:t xml:space="preserve">                        "tdMode": "cross",</w:t>
      </w:r>
    </w:p>
    <w:p w14:paraId="28DCC064">
      <w:pPr>
        <w:bidi w:val="0"/>
        <w:rPr>
          <w:rFonts w:hint="default"/>
        </w:rPr>
      </w:pPr>
      <w:r>
        <w:rPr>
          <w:rFonts w:hint="default"/>
        </w:rPr>
        <w:t xml:space="preserve">                        "posSide": "net",</w:t>
      </w:r>
    </w:p>
    <w:p w14:paraId="1F33896D">
      <w:pPr>
        <w:bidi w:val="0"/>
        <w:rPr>
          <w:rFonts w:hint="default"/>
        </w:rPr>
      </w:pPr>
      <w:r>
        <w:rPr>
          <w:rFonts w:hint="default"/>
        </w:rPr>
        <w:t xml:space="preserve">                        "ccy": ""</w:t>
      </w:r>
    </w:p>
    <w:p w14:paraId="385A8C8E">
      <w:pPr>
        <w:bidi w:val="0"/>
        <w:rPr>
          <w:rFonts w:hint="default"/>
        </w:rPr>
      </w:pPr>
      <w:r>
        <w:rPr>
          <w:rFonts w:hint="default"/>
        </w:rPr>
        <w:t xml:space="preserve">                    }</w:t>
      </w:r>
    </w:p>
    <w:p w14:paraId="6AAE6F09">
      <w:pPr>
        <w:bidi w:val="0"/>
        <w:rPr>
          <w:rFonts w:hint="default"/>
        </w:rPr>
      </w:pPr>
      <w:r>
        <w:rPr>
          <w:rFonts w:hint="default"/>
        </w:rPr>
        <w:t xml:space="preserve">                },</w:t>
      </w:r>
    </w:p>
    <w:p w14:paraId="0640E9BA">
      <w:pPr>
        <w:bidi w:val="0"/>
        <w:rPr>
          <w:rFonts w:hint="default"/>
        </w:rPr>
      </w:pPr>
      <w:r>
        <w:rPr>
          <w:rFonts w:hint="default"/>
        </w:rPr>
        <w:t xml:space="preserve">                {</w:t>
      </w:r>
    </w:p>
    <w:p w14:paraId="2496557C">
      <w:pPr>
        <w:bidi w:val="0"/>
        <w:rPr>
          <w:rFonts w:hint="default"/>
        </w:rPr>
      </w:pPr>
      <w:r>
        <w:rPr>
          <w:rFonts w:hint="default"/>
        </w:rPr>
        <w:t xml:space="preserve">                    "from": {</w:t>
      </w:r>
    </w:p>
    <w:p w14:paraId="3354DE94">
      <w:pPr>
        <w:bidi w:val="0"/>
        <w:rPr>
          <w:rFonts w:hint="default"/>
        </w:rPr>
      </w:pPr>
      <w:r>
        <w:rPr>
          <w:rFonts w:hint="default"/>
        </w:rPr>
        <w:t xml:space="preserve">                        "posId": "2063533111112153856",</w:t>
      </w:r>
    </w:p>
    <w:p w14:paraId="0CE8F15C">
      <w:pPr>
        <w:bidi w:val="0"/>
        <w:rPr>
          <w:rFonts w:hint="default"/>
        </w:rPr>
      </w:pPr>
      <w:r>
        <w:rPr>
          <w:rFonts w:hint="default"/>
        </w:rPr>
        <w:t xml:space="preserve">                        "instId": "BTC-USDT-SWAP",</w:t>
      </w:r>
    </w:p>
    <w:p w14:paraId="711EAF56">
      <w:pPr>
        <w:bidi w:val="0"/>
        <w:rPr>
          <w:rFonts w:hint="default"/>
        </w:rPr>
      </w:pPr>
      <w:r>
        <w:rPr>
          <w:rFonts w:hint="default"/>
        </w:rPr>
        <w:t xml:space="preserve">                        "px": "100078.7",</w:t>
      </w:r>
    </w:p>
    <w:p w14:paraId="538D18C6">
      <w:pPr>
        <w:bidi w:val="0"/>
        <w:rPr>
          <w:rFonts w:hint="default"/>
        </w:rPr>
      </w:pPr>
      <w:r>
        <w:rPr>
          <w:rFonts w:hint="default"/>
        </w:rPr>
        <w:t xml:space="preserve">                        "side": "sell",</w:t>
      </w:r>
    </w:p>
    <w:p w14:paraId="4DF374D5">
      <w:pPr>
        <w:bidi w:val="0"/>
        <w:rPr>
          <w:rFonts w:hint="default"/>
        </w:rPr>
      </w:pPr>
      <w:r>
        <w:rPr>
          <w:rFonts w:hint="default"/>
        </w:rPr>
        <w:t xml:space="preserve">                        "sz": "1"</w:t>
      </w:r>
    </w:p>
    <w:p w14:paraId="3CCE44FB">
      <w:pPr>
        <w:bidi w:val="0"/>
        <w:rPr>
          <w:rFonts w:hint="default"/>
        </w:rPr>
      </w:pPr>
      <w:r>
        <w:rPr>
          <w:rFonts w:hint="default"/>
        </w:rPr>
        <w:t xml:space="preserve">                    },</w:t>
      </w:r>
    </w:p>
    <w:p w14:paraId="10222947">
      <w:pPr>
        <w:bidi w:val="0"/>
        <w:rPr>
          <w:rFonts w:hint="default"/>
        </w:rPr>
      </w:pPr>
      <w:r>
        <w:rPr>
          <w:rFonts w:hint="default"/>
        </w:rPr>
        <w:t xml:space="preserve">                    "to": {</w:t>
      </w:r>
    </w:p>
    <w:p w14:paraId="475A6C6A">
      <w:pPr>
        <w:bidi w:val="0"/>
        <w:rPr>
          <w:rFonts w:hint="default"/>
        </w:rPr>
      </w:pPr>
      <w:r>
        <w:rPr>
          <w:rFonts w:hint="default"/>
        </w:rPr>
        <w:t xml:space="preserve">                        "instId": "BTC-USDT-SWAP",</w:t>
      </w:r>
    </w:p>
    <w:p w14:paraId="12DFCCC1">
      <w:pPr>
        <w:bidi w:val="0"/>
        <w:rPr>
          <w:rFonts w:hint="default"/>
        </w:rPr>
      </w:pPr>
      <w:r>
        <w:rPr>
          <w:rFonts w:hint="default"/>
        </w:rPr>
        <w:t xml:space="preserve">                        "px": "100078.7",</w:t>
      </w:r>
    </w:p>
    <w:p w14:paraId="4D0EB89A">
      <w:pPr>
        <w:bidi w:val="0"/>
        <w:rPr>
          <w:rFonts w:hint="default"/>
        </w:rPr>
      </w:pPr>
      <w:r>
        <w:rPr>
          <w:rFonts w:hint="default"/>
        </w:rPr>
        <w:t xml:space="preserve">                        "side": "buy",</w:t>
      </w:r>
    </w:p>
    <w:p w14:paraId="44CB8B55">
      <w:pPr>
        <w:bidi w:val="0"/>
        <w:rPr>
          <w:rFonts w:hint="default"/>
        </w:rPr>
      </w:pPr>
      <w:r>
        <w:rPr>
          <w:rFonts w:hint="default"/>
        </w:rPr>
        <w:t xml:space="preserve">                        "sz": "1",</w:t>
      </w:r>
    </w:p>
    <w:p w14:paraId="3B7D459A">
      <w:pPr>
        <w:bidi w:val="0"/>
        <w:rPr>
          <w:rFonts w:hint="default"/>
        </w:rPr>
      </w:pPr>
      <w:r>
        <w:rPr>
          <w:rFonts w:hint="default"/>
        </w:rPr>
        <w:t xml:space="preserve">                        "tdMode": "cross",</w:t>
      </w:r>
    </w:p>
    <w:p w14:paraId="075F6B89">
      <w:pPr>
        <w:bidi w:val="0"/>
        <w:rPr>
          <w:rFonts w:hint="default"/>
        </w:rPr>
      </w:pPr>
      <w:r>
        <w:rPr>
          <w:rFonts w:hint="default"/>
        </w:rPr>
        <w:t xml:space="preserve">                        "posSide": "net",</w:t>
      </w:r>
    </w:p>
    <w:p w14:paraId="395AFBE3">
      <w:pPr>
        <w:bidi w:val="0"/>
        <w:rPr>
          <w:rFonts w:hint="default"/>
        </w:rPr>
      </w:pPr>
      <w:r>
        <w:rPr>
          <w:rFonts w:hint="default"/>
        </w:rPr>
        <w:t xml:space="preserve">                        "ccy": ""</w:t>
      </w:r>
    </w:p>
    <w:p w14:paraId="45E50823">
      <w:pPr>
        <w:bidi w:val="0"/>
        <w:rPr>
          <w:rFonts w:hint="default"/>
        </w:rPr>
      </w:pPr>
      <w:r>
        <w:rPr>
          <w:rFonts w:hint="default"/>
        </w:rPr>
        <w:t xml:space="preserve">                    }</w:t>
      </w:r>
    </w:p>
    <w:p w14:paraId="2A32EC62">
      <w:pPr>
        <w:bidi w:val="0"/>
        <w:rPr>
          <w:rFonts w:hint="default"/>
        </w:rPr>
      </w:pPr>
      <w:r>
        <w:rPr>
          <w:rFonts w:hint="default"/>
        </w:rPr>
        <w:t xml:space="preserve">                }</w:t>
      </w:r>
    </w:p>
    <w:p w14:paraId="4445BF40">
      <w:pPr>
        <w:bidi w:val="0"/>
        <w:rPr>
          <w:rFonts w:hint="default"/>
        </w:rPr>
      </w:pPr>
      <w:r>
        <w:rPr>
          <w:rFonts w:hint="default"/>
        </w:rPr>
        <w:t xml:space="preserve">            ]</w:t>
      </w:r>
    </w:p>
    <w:p w14:paraId="61408340">
      <w:pPr>
        <w:bidi w:val="0"/>
        <w:rPr>
          <w:rFonts w:hint="default"/>
        </w:rPr>
      </w:pPr>
      <w:r>
        <w:rPr>
          <w:rFonts w:hint="default"/>
        </w:rPr>
        <w:t xml:space="preserve">        }</w:t>
      </w:r>
    </w:p>
    <w:p w14:paraId="398CDEF4">
      <w:pPr>
        <w:bidi w:val="0"/>
        <w:rPr>
          <w:rFonts w:hint="default"/>
        </w:rPr>
      </w:pPr>
      <w:r>
        <w:rPr>
          <w:rFonts w:hint="default"/>
        </w:rPr>
        <w:t xml:space="preserve">   ]}</w:t>
      </w:r>
    </w:p>
    <w:p w14:paraId="438C2D2F">
      <w:pPr>
        <w:bidi w:val="0"/>
        <w:rPr>
          <w:rFonts w:hint="default"/>
        </w:rPr>
      </w:pPr>
    </w:p>
    <w:p w14:paraId="3AA75B00">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1"/>
        <w:gridCol w:w="804"/>
        <w:gridCol w:w="6523"/>
      </w:tblGrid>
      <w:tr w14:paraId="2FA7525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2A820DF">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BD6DFC8">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87CF1F8">
            <w:pPr>
              <w:bidi w:val="0"/>
              <w:rPr>
                <w:rFonts w:hint="default"/>
              </w:rPr>
            </w:pPr>
            <w:r>
              <w:rPr>
                <w:rFonts w:hint="default"/>
                <w:lang w:val="en-US" w:eastAsia="zh-CN"/>
              </w:rPr>
              <w:t>描述</w:t>
            </w:r>
          </w:p>
        </w:tc>
      </w:tr>
      <w:tr w14:paraId="0D02D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3C330E">
            <w:pPr>
              <w:bidi w:val="0"/>
              <w:rPr>
                <w:rFonts w:hint="default"/>
              </w:rPr>
            </w:pPr>
            <w:r>
              <w:rPr>
                <w:rFonts w:hint="default"/>
                <w:lang w:val="en-US" w:eastAsia="zh-CN"/>
              </w:rPr>
              <w:t>clientId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D49E9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03D726">
            <w:pPr>
              <w:bidi w:val="0"/>
              <w:rPr>
                <w:rFonts w:hint="default"/>
              </w:rPr>
            </w:pPr>
            <w:r>
              <w:rPr>
                <w:rFonts w:hint="default"/>
                <w:lang w:val="en-US" w:eastAsia="zh-CN"/>
              </w:rPr>
              <w:t>客户自定义ID</w:t>
            </w:r>
          </w:p>
        </w:tc>
      </w:tr>
      <w:tr w14:paraId="537E0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F86CB3">
            <w:pPr>
              <w:bidi w:val="0"/>
              <w:rPr>
                <w:rFonts w:hint="default"/>
              </w:rPr>
            </w:pPr>
            <w:r>
              <w:rPr>
                <w:rFonts w:hint="default"/>
                <w:lang w:val="en-US" w:eastAsia="zh-CN"/>
              </w:rPr>
              <w:t>blockTdId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3985D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A2EDC6">
            <w:pPr>
              <w:bidi w:val="0"/>
              <w:rPr>
                <w:rFonts w:hint="default"/>
              </w:rPr>
            </w:pPr>
            <w:r>
              <w:rPr>
                <w:rFonts w:hint="default"/>
                <w:lang w:val="en-US" w:eastAsia="zh-CN"/>
              </w:rPr>
              <w:t>大宗交易ID</w:t>
            </w:r>
          </w:p>
        </w:tc>
      </w:tr>
      <w:tr w14:paraId="6236A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0314F7">
            <w:pPr>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BAAFE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ABDC82">
            <w:pPr>
              <w:bidi w:val="0"/>
              <w:rPr>
                <w:rFonts w:hint="default"/>
              </w:rPr>
            </w:pPr>
            <w:r>
              <w:rPr>
                <w:rFonts w:hint="default"/>
                <w:lang w:val="en-US" w:eastAsia="zh-CN"/>
              </w:rPr>
              <w:t>移仓状态，filled failed</w:t>
            </w:r>
          </w:p>
        </w:tc>
      </w:tr>
      <w:tr w14:paraId="04126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B6823E">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6C55F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5EC64D">
            <w:pPr>
              <w:bidi w:val="0"/>
              <w:rPr>
                <w:rFonts w:hint="default"/>
              </w:rPr>
            </w:pPr>
            <w:r>
              <w:rPr>
                <w:rFonts w:hint="default"/>
                <w:lang w:val="en-US" w:eastAsia="zh-CN"/>
              </w:rPr>
              <w:t>移仓请求处理时间戳，Unix时间戳的毫秒数格式，如1597026383085</w:t>
            </w:r>
          </w:p>
        </w:tc>
      </w:tr>
      <w:tr w14:paraId="576C6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9A62B4">
            <w:pPr>
              <w:bidi w:val="0"/>
              <w:rPr>
                <w:rFonts w:hint="default"/>
              </w:rPr>
            </w:pPr>
            <w:r>
              <w:rPr>
                <w:rFonts w:hint="default"/>
                <w:lang w:val="en-US" w:eastAsia="zh-CN"/>
              </w:rPr>
              <w:t>fromAcct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8BE90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AA7506">
            <w:pPr>
              <w:bidi w:val="0"/>
              <w:rPr>
                <w:rFonts w:hint="default"/>
              </w:rPr>
            </w:pPr>
            <w:r>
              <w:rPr>
                <w:rFonts w:hint="default"/>
                <w:lang w:val="en-US" w:eastAsia="zh-CN"/>
              </w:rPr>
              <w:t>源账户名</w:t>
            </w:r>
          </w:p>
        </w:tc>
      </w:tr>
      <w:tr w14:paraId="6C2D3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323B1E1">
            <w:pPr>
              <w:bidi w:val="0"/>
              <w:rPr>
                <w:rFonts w:hint="default"/>
              </w:rPr>
            </w:pPr>
            <w:r>
              <w:rPr>
                <w:rFonts w:hint="default"/>
                <w:lang w:val="en-US" w:eastAsia="zh-CN"/>
              </w:rPr>
              <w:t>toAcct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E69C1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5761F0">
            <w:pPr>
              <w:bidi w:val="0"/>
              <w:rPr>
                <w:rFonts w:hint="default"/>
              </w:rPr>
            </w:pPr>
            <w:r>
              <w:rPr>
                <w:rFonts w:hint="default"/>
                <w:lang w:val="en-US" w:eastAsia="zh-CN"/>
              </w:rPr>
              <w:t>目标账户名</w:t>
            </w:r>
          </w:p>
        </w:tc>
      </w:tr>
      <w:tr w14:paraId="59D0C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F490E4">
            <w:pPr>
              <w:bidi w:val="0"/>
              <w:rPr>
                <w:rFonts w:hint="default"/>
              </w:rPr>
            </w:pPr>
            <w:r>
              <w:rPr>
                <w:rFonts w:hint="default"/>
                <w:lang w:val="en-US" w:eastAsia="zh-CN"/>
              </w:rPr>
              <w:t>legs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D8557A">
            <w:pPr>
              <w:bidi w:val="0"/>
              <w:rPr>
                <w:rFonts w:hint="default"/>
              </w:rPr>
            </w:pPr>
            <w:r>
              <w:rPr>
                <w:rFonts w:hint="default"/>
                <w:lang w:val="en-US" w:eastAsia="zh-CN"/>
              </w:rPr>
              <w:t>Array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4D7AEE">
            <w:pPr>
              <w:bidi w:val="0"/>
              <w:rPr>
                <w:rFonts w:hint="default"/>
              </w:rPr>
            </w:pPr>
            <w:r>
              <w:rPr>
                <w:rFonts w:hint="default"/>
                <w:lang w:val="en-US" w:eastAsia="zh-CN"/>
              </w:rPr>
              <w:t>移仓仓位列表</w:t>
            </w:r>
          </w:p>
        </w:tc>
      </w:tr>
      <w:tr w14:paraId="6A824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B1E991D">
            <w:pPr>
              <w:bidi w:val="0"/>
              <w:rPr>
                <w:rFonts w:hint="default"/>
              </w:rPr>
            </w:pPr>
            <w:r>
              <w:rPr>
                <w:rFonts w:hint="default"/>
                <w:lang w:val="en-US" w:eastAsia="zh-CN"/>
              </w:rPr>
              <w:t>&gt; from</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0B77E7">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A4DF78">
            <w:pPr>
              <w:bidi w:val="0"/>
              <w:rPr>
                <w:rFonts w:hint="default"/>
              </w:rPr>
            </w:pPr>
            <w:r>
              <w:rPr>
                <w:rFonts w:hint="default"/>
                <w:lang w:val="en-US" w:eastAsia="zh-CN"/>
              </w:rPr>
              <w:t>源账户仓位</w:t>
            </w:r>
          </w:p>
        </w:tc>
      </w:tr>
      <w:tr w14:paraId="058A9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CBACE44">
            <w:pPr>
              <w:bidi w:val="0"/>
              <w:rPr>
                <w:rFonts w:hint="default"/>
              </w:rPr>
            </w:pPr>
            <w:r>
              <w:rPr>
                <w:rFonts w:hint="default"/>
                <w:lang w:val="en-US" w:eastAsia="zh-CN"/>
              </w:rPr>
              <w:t>&gt;&gt;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EE763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CC07AB">
            <w:pPr>
              <w:bidi w:val="0"/>
              <w:rPr>
                <w:rFonts w:hint="default"/>
              </w:rPr>
            </w:pPr>
            <w:r>
              <w:rPr>
                <w:rFonts w:hint="default"/>
                <w:lang w:val="en-US" w:eastAsia="zh-CN"/>
              </w:rPr>
              <w:t>产品ID</w:t>
            </w:r>
          </w:p>
        </w:tc>
      </w:tr>
      <w:tr w14:paraId="6F5F6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21D48D4">
            <w:pPr>
              <w:bidi w:val="0"/>
              <w:rPr>
                <w:rFonts w:hint="default"/>
              </w:rPr>
            </w:pPr>
            <w:r>
              <w:rPr>
                <w:rFonts w:hint="default"/>
                <w:lang w:val="en-US" w:eastAsia="zh-CN"/>
              </w:rPr>
              <w:t>&gt;&gt; posId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F31B5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65A63D">
            <w:pPr>
              <w:bidi w:val="0"/>
              <w:rPr>
                <w:rFonts w:hint="default"/>
              </w:rPr>
            </w:pPr>
            <w:r>
              <w:rPr>
                <w:rFonts w:hint="default"/>
                <w:lang w:val="en-US" w:eastAsia="zh-CN"/>
              </w:rPr>
              <w:t>持仓ID</w:t>
            </w:r>
          </w:p>
        </w:tc>
      </w:tr>
      <w:tr w14:paraId="03290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975FA3">
            <w:pPr>
              <w:bidi w:val="0"/>
              <w:rPr>
                <w:rFonts w:hint="default"/>
              </w:rPr>
            </w:pPr>
            <w:r>
              <w:rPr>
                <w:rFonts w:hint="default"/>
                <w:lang w:val="en-US" w:eastAsia="zh-CN"/>
              </w:rPr>
              <w:t>&gt;&gt; 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ECE0A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85074A">
            <w:pPr>
              <w:bidi w:val="0"/>
              <w:rPr>
                <w:rFonts w:hint="default"/>
              </w:rPr>
            </w:pPr>
            <w:r>
              <w:rPr>
                <w:rFonts w:hint="default"/>
                <w:lang w:val="en-US" w:eastAsia="zh-CN"/>
              </w:rPr>
              <w:t>移仓价格，过去60分钟的标记价格TWAP</w:t>
            </w:r>
          </w:p>
        </w:tc>
      </w:tr>
      <w:tr w14:paraId="61F4D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E47DFE">
            <w:pPr>
              <w:bidi w:val="0"/>
              <w:rPr>
                <w:rFonts w:hint="default"/>
              </w:rPr>
            </w:pPr>
            <w:r>
              <w:rPr>
                <w:rFonts w:hint="default"/>
                <w:lang w:val="en-US" w:eastAsia="zh-CN"/>
              </w:rPr>
              <w:t>&gt;&gt; 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DD325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A07B26">
            <w:pPr>
              <w:bidi w:val="0"/>
              <w:rPr>
                <w:rFonts w:hint="default"/>
              </w:rPr>
            </w:pPr>
            <w:r>
              <w:rPr>
                <w:rFonts w:hint="default"/>
                <w:lang w:val="en-US" w:eastAsia="zh-CN"/>
              </w:rPr>
              <w:t>源账户的交易方向</w:t>
            </w:r>
            <w:r>
              <w:rPr>
                <w:rFonts w:hint="default"/>
                <w:lang w:val="en-US" w:eastAsia="zh-CN"/>
              </w:rPr>
              <w:br w:type="textWrapping"/>
            </w:r>
            <w:r>
              <w:rPr>
                <w:rFonts w:hint="default"/>
                <w:lang w:val="en-US" w:eastAsia="zh-CN"/>
              </w:rPr>
              <w:t>buy</w:t>
            </w:r>
            <w:r>
              <w:rPr>
                <w:rFonts w:hint="default"/>
                <w:lang w:val="en-US" w:eastAsia="zh-CN"/>
              </w:rPr>
              <w:br w:type="textWrapping"/>
            </w:r>
            <w:r>
              <w:rPr>
                <w:rFonts w:hint="default"/>
                <w:lang w:val="en-US" w:eastAsia="zh-CN"/>
              </w:rPr>
              <w:t>sell</w:t>
            </w:r>
          </w:p>
        </w:tc>
      </w:tr>
      <w:tr w14:paraId="15575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D640A9">
            <w:pPr>
              <w:bidi w:val="0"/>
              <w:rPr>
                <w:rFonts w:hint="default"/>
              </w:rPr>
            </w:pPr>
            <w:r>
              <w:rPr>
                <w:rFonts w:hint="default"/>
                <w:lang w:val="en-US" w:eastAsia="zh-CN"/>
              </w:rPr>
              <w:t>&gt;&gt; 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819C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486B65">
            <w:pPr>
              <w:bidi w:val="0"/>
              <w:rPr>
                <w:rFonts w:hint="default"/>
              </w:rPr>
            </w:pPr>
            <w:r>
              <w:rPr>
                <w:rFonts w:hint="default"/>
                <w:lang w:val="en-US" w:eastAsia="zh-CN"/>
              </w:rPr>
              <w:t>合约数量</w:t>
            </w:r>
          </w:p>
        </w:tc>
      </w:tr>
      <w:tr w14:paraId="4F89C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77CA71">
            <w:pPr>
              <w:bidi w:val="0"/>
              <w:rPr>
                <w:rFonts w:hint="default"/>
              </w:rPr>
            </w:pPr>
            <w:r>
              <w:rPr>
                <w:rFonts w:hint="default"/>
                <w:lang w:val="en-US" w:eastAsia="zh-CN"/>
              </w:rPr>
              <w:t>&gt; to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0734D1">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19E105">
            <w:pPr>
              <w:bidi w:val="0"/>
              <w:rPr>
                <w:rFonts w:hint="default"/>
              </w:rPr>
            </w:pPr>
            <w:r>
              <w:rPr>
                <w:rFonts w:hint="default"/>
                <w:lang w:val="en-US" w:eastAsia="zh-CN"/>
              </w:rPr>
              <w:t>目标账户移仓配置</w:t>
            </w:r>
          </w:p>
        </w:tc>
      </w:tr>
      <w:tr w14:paraId="48180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77E321">
            <w:pPr>
              <w:bidi w:val="0"/>
              <w:rPr>
                <w:rFonts w:hint="default"/>
              </w:rPr>
            </w:pPr>
            <w:r>
              <w:rPr>
                <w:rFonts w:hint="default"/>
                <w:lang w:val="en-US" w:eastAsia="zh-CN"/>
              </w:rPr>
              <w:t>&gt;&gt;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BEB7C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E112AB">
            <w:pPr>
              <w:bidi w:val="0"/>
              <w:rPr>
                <w:rFonts w:hint="default"/>
              </w:rPr>
            </w:pPr>
            <w:r>
              <w:rPr>
                <w:rFonts w:hint="default"/>
                <w:lang w:val="en-US" w:eastAsia="zh-CN"/>
              </w:rPr>
              <w:t>产品ID</w:t>
            </w:r>
          </w:p>
        </w:tc>
      </w:tr>
      <w:tr w14:paraId="0B2B5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91CB84">
            <w:pPr>
              <w:bidi w:val="0"/>
              <w:rPr>
                <w:rFonts w:hint="default"/>
              </w:rPr>
            </w:pPr>
            <w:r>
              <w:rPr>
                <w:rFonts w:hint="default"/>
                <w:lang w:val="en-US" w:eastAsia="zh-CN"/>
              </w:rPr>
              <w:t>&gt;&gt; 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EB403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5BA336">
            <w:pPr>
              <w:bidi w:val="0"/>
              <w:rPr>
                <w:rFonts w:hint="default"/>
              </w:rPr>
            </w:pPr>
            <w:r>
              <w:rPr>
                <w:rFonts w:hint="default"/>
                <w:lang w:val="en-US" w:eastAsia="zh-CN"/>
              </w:rPr>
              <w:t>移仓价格，过去60分钟的标记价格TWAP</w:t>
            </w:r>
          </w:p>
        </w:tc>
      </w:tr>
      <w:tr w14:paraId="0C586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B90795">
            <w:pPr>
              <w:bidi w:val="0"/>
              <w:rPr>
                <w:rFonts w:hint="default"/>
              </w:rPr>
            </w:pPr>
            <w:r>
              <w:rPr>
                <w:rFonts w:hint="default"/>
                <w:lang w:val="en-US" w:eastAsia="zh-CN"/>
              </w:rPr>
              <w:t>&gt;&gt; 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7AC90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627E9B">
            <w:pPr>
              <w:bidi w:val="0"/>
              <w:rPr>
                <w:rFonts w:hint="default"/>
              </w:rPr>
            </w:pPr>
            <w:r>
              <w:rPr>
                <w:rFonts w:hint="default"/>
                <w:lang w:val="en-US" w:eastAsia="zh-CN"/>
              </w:rPr>
              <w:t>目标账户交易方向</w:t>
            </w:r>
          </w:p>
        </w:tc>
      </w:tr>
      <w:tr w14:paraId="196F5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002296">
            <w:pPr>
              <w:bidi w:val="0"/>
              <w:rPr>
                <w:rFonts w:hint="default"/>
              </w:rPr>
            </w:pPr>
            <w:r>
              <w:rPr>
                <w:rFonts w:hint="default"/>
                <w:lang w:val="en-US" w:eastAsia="zh-CN"/>
              </w:rPr>
              <w:t>&gt;&gt; 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B09BB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1EB0C9">
            <w:pPr>
              <w:bidi w:val="0"/>
              <w:rPr>
                <w:rFonts w:hint="default"/>
              </w:rPr>
            </w:pPr>
            <w:r>
              <w:rPr>
                <w:rFonts w:hint="default"/>
                <w:lang w:val="en-US" w:eastAsia="zh-CN"/>
              </w:rPr>
              <w:t>合约数量</w:t>
            </w:r>
          </w:p>
        </w:tc>
      </w:tr>
      <w:tr w14:paraId="65E5E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8106A0">
            <w:pPr>
              <w:bidi w:val="0"/>
              <w:rPr>
                <w:rFonts w:hint="default"/>
              </w:rPr>
            </w:pPr>
            <w:r>
              <w:rPr>
                <w:rFonts w:hint="default"/>
                <w:lang w:val="en-US" w:eastAsia="zh-CN"/>
              </w:rPr>
              <w:t>&gt;&gt; tdMode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A1EAB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6321E3">
            <w:pPr>
              <w:bidi w:val="0"/>
              <w:rPr>
                <w:rFonts w:hint="default"/>
              </w:rPr>
            </w:pPr>
            <w:r>
              <w:rPr>
                <w:rFonts w:hint="default"/>
                <w:lang w:val="en-US" w:eastAsia="zh-CN"/>
              </w:rPr>
              <w:t>目标账户的交易模式</w:t>
            </w:r>
          </w:p>
        </w:tc>
      </w:tr>
      <w:tr w14:paraId="225E6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884D4A">
            <w:pPr>
              <w:bidi w:val="0"/>
              <w:rPr>
                <w:rFonts w:hint="default"/>
              </w:rPr>
            </w:pPr>
            <w:r>
              <w:rPr>
                <w:rFonts w:hint="default"/>
                <w:lang w:val="en-US" w:eastAsia="zh-CN"/>
              </w:rPr>
              <w:t>&gt;&gt; 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FD30A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83F129">
            <w:pPr>
              <w:bidi w:val="0"/>
              <w:rPr>
                <w:rFonts w:hint="default"/>
              </w:rPr>
            </w:pPr>
            <w:r>
              <w:rPr>
                <w:rFonts w:hint="default"/>
                <w:lang w:val="en-US" w:eastAsia="zh-CN"/>
              </w:rPr>
              <w:t>目标账户持仓方向</w:t>
            </w:r>
          </w:p>
        </w:tc>
      </w:tr>
      <w:tr w14:paraId="01F9BA3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E01B782">
            <w:pPr>
              <w:bidi w:val="0"/>
              <w:rPr>
                <w:rFonts w:hint="default"/>
              </w:rPr>
            </w:pPr>
            <w:r>
              <w:rPr>
                <w:rFonts w:hint="default"/>
                <w:lang w:val="en-US" w:eastAsia="zh-CN"/>
              </w:rPr>
              <w:t>&gt;&gt;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C09B3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336485">
            <w:pPr>
              <w:bidi w:val="0"/>
              <w:rPr>
                <w:rFonts w:hint="default"/>
              </w:rPr>
            </w:pPr>
            <w:r>
              <w:rPr>
                <w:rFonts w:hint="default"/>
                <w:lang w:val="en-US" w:eastAsia="zh-CN"/>
              </w:rPr>
              <w:t>保证金币种</w:t>
            </w:r>
          </w:p>
        </w:tc>
      </w:tr>
    </w:tbl>
    <w:p w14:paraId="7A31FF1F">
      <w:pPr>
        <w:bidi w:val="0"/>
        <w:rPr>
          <w:rFonts w:hint="default"/>
        </w:rPr>
      </w:pPr>
      <w:r>
        <w:rPr>
          <w:rFonts w:hint="default"/>
        </w:rPr>
        <w:t>设置自动赚币</w:t>
      </w:r>
    </w:p>
    <w:p w14:paraId="66BD5729">
      <w:pPr>
        <w:bidi w:val="0"/>
        <w:rPr>
          <w:rFonts w:hint="default"/>
        </w:rPr>
      </w:pPr>
      <w:r>
        <w:rPr>
          <w:rFonts w:hint="default"/>
        </w:rPr>
        <w:t>开启/关闭自动赚币</w:t>
      </w:r>
    </w:p>
    <w:p w14:paraId="1060D506">
      <w:pPr>
        <w:bidi w:val="0"/>
        <w:rPr>
          <w:rFonts w:hint="default"/>
        </w:rPr>
      </w:pPr>
      <w:r>
        <w:rPr>
          <w:rFonts w:hint="default"/>
        </w:rPr>
        <w:t>限速：2次/2s</w:t>
      </w:r>
    </w:p>
    <w:p w14:paraId="38F5587F">
      <w:pPr>
        <w:bidi w:val="0"/>
        <w:rPr>
          <w:rFonts w:hint="default"/>
        </w:rPr>
      </w:pPr>
      <w:r>
        <w:rPr>
          <w:rFonts w:hint="default"/>
        </w:rPr>
        <w:t>限速规则：User ID</w:t>
      </w:r>
    </w:p>
    <w:p w14:paraId="368A775E">
      <w:pPr>
        <w:bidi w:val="0"/>
        <w:rPr>
          <w:rFonts w:hint="default"/>
        </w:rPr>
      </w:pPr>
      <w:r>
        <w:rPr>
          <w:rFonts w:hint="default"/>
        </w:rPr>
        <w:t>HTTP请求</w:t>
      </w:r>
    </w:p>
    <w:p w14:paraId="61DE7BFF">
      <w:pPr>
        <w:bidi w:val="0"/>
        <w:rPr>
          <w:rFonts w:hint="default"/>
        </w:rPr>
      </w:pPr>
      <w:r>
        <w:rPr>
          <w:rFonts w:hint="default"/>
        </w:rPr>
        <w:t>POST /api/v5/account/set-auto-earn</w:t>
      </w:r>
    </w:p>
    <w:p w14:paraId="1AF0EE21">
      <w:pPr>
        <w:bidi w:val="0"/>
      </w:pPr>
      <w:r>
        <w:rPr>
          <w:rFonts w:hint="default"/>
        </w:rPr>
        <w:t>请求示例</w:t>
      </w:r>
    </w:p>
    <w:p w14:paraId="450398AF">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32"/>
        <w:gridCol w:w="738"/>
        <w:gridCol w:w="1080"/>
        <w:gridCol w:w="3470"/>
      </w:tblGrid>
      <w:tr w14:paraId="2E6E20D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C491309">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44073A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F112740">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A5E37C8">
            <w:pPr>
              <w:bidi w:val="0"/>
              <w:rPr>
                <w:rFonts w:hint="default"/>
              </w:rPr>
            </w:pPr>
            <w:r>
              <w:rPr>
                <w:rFonts w:hint="default"/>
                <w:lang w:val="en-US" w:eastAsia="zh-CN"/>
              </w:rPr>
              <w:t>描述</w:t>
            </w:r>
          </w:p>
        </w:tc>
      </w:tr>
      <w:tr w14:paraId="7BDBB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F88085">
            <w:pPr>
              <w:bidi w:val="0"/>
              <w:rPr>
                <w:rFonts w:hint="default"/>
              </w:rPr>
            </w:pPr>
            <w:r>
              <w:rPr>
                <w:rFonts w:hint="default"/>
                <w:lang w:val="en-US" w:eastAsia="zh-CN"/>
              </w:rPr>
              <w:t>earnType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2546F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A0643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F7578B">
            <w:pPr>
              <w:bidi w:val="0"/>
              <w:rPr>
                <w:rFonts w:hint="default"/>
              </w:rPr>
            </w:pPr>
            <w:r>
              <w:rPr>
                <w:rFonts w:hint="default"/>
                <w:lang w:val="en-US" w:eastAsia="zh-CN"/>
              </w:rPr>
              <w:t>自动赚币类型</w:t>
            </w:r>
            <w:r>
              <w:rPr>
                <w:rFonts w:hint="default"/>
                <w:lang w:val="en-US" w:eastAsia="zh-CN"/>
              </w:rPr>
              <w:br w:type="textWrapping"/>
            </w:r>
            <w:r>
              <w:rPr>
                <w:rFonts w:hint="default"/>
                <w:lang w:val="en-US" w:eastAsia="zh-CN"/>
              </w:rPr>
              <w:t>0: 自动赚币 (自动出借、自动质押)</w:t>
            </w:r>
            <w:r>
              <w:rPr>
                <w:rFonts w:hint="default"/>
                <w:lang w:val="en-US" w:eastAsia="zh-CN"/>
              </w:rPr>
              <w:br w:type="textWrapping"/>
            </w:r>
            <w:r>
              <w:rPr>
                <w:rFonts w:hint="default"/>
                <w:lang w:val="en-US" w:eastAsia="zh-CN"/>
              </w:rPr>
              <w:t>1: 自动赚币（USDG 赚币）</w:t>
            </w:r>
            <w:r>
              <w:rPr>
                <w:rFonts w:hint="default"/>
                <w:lang w:val="en-US" w:eastAsia="zh-CN"/>
              </w:rPr>
              <w:br w:type="textWrapping"/>
            </w:r>
            <w:r>
              <w:rPr>
                <w:rFonts w:hint="default"/>
                <w:lang w:val="en-US" w:eastAsia="zh-CN"/>
              </w:rPr>
              <w:t>默认值为 0</w:t>
            </w:r>
          </w:p>
        </w:tc>
      </w:tr>
      <w:tr w14:paraId="57464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8E1449">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2AF5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A46694">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7DDE54">
            <w:pPr>
              <w:bidi w:val="0"/>
              <w:rPr>
                <w:rFonts w:hint="default"/>
              </w:rPr>
            </w:pPr>
            <w:r>
              <w:rPr>
                <w:rFonts w:hint="default"/>
                <w:lang w:val="en-US" w:eastAsia="zh-CN"/>
              </w:rPr>
              <w:t>币种</w:t>
            </w:r>
          </w:p>
        </w:tc>
      </w:tr>
      <w:tr w14:paraId="00ECD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7E3010">
            <w:pPr>
              <w:bidi w:val="0"/>
              <w:rPr>
                <w:rFonts w:hint="default"/>
              </w:rPr>
            </w:pPr>
            <w:r>
              <w:rPr>
                <w:rFonts w:hint="default"/>
                <w:lang w:val="en-US" w:eastAsia="zh-CN"/>
              </w:rPr>
              <w:t>action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A2DE0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9EBA7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1B63C1">
            <w:pPr>
              <w:bidi w:val="0"/>
              <w:rPr>
                <w:rFonts w:hint="default"/>
              </w:rPr>
            </w:pPr>
            <w:r>
              <w:rPr>
                <w:rFonts w:hint="default"/>
                <w:lang w:val="en-US" w:eastAsia="zh-CN"/>
              </w:rPr>
              <w:t>自动赚币操作类型</w:t>
            </w:r>
            <w:r>
              <w:rPr>
                <w:rFonts w:hint="default"/>
                <w:lang w:val="en-US" w:eastAsia="zh-CN"/>
              </w:rPr>
              <w:br w:type="textWrapping"/>
            </w:r>
            <w:r>
              <w:rPr>
                <w:rFonts w:hint="default"/>
                <w:lang w:val="en-US" w:eastAsia="zh-CN"/>
              </w:rPr>
              <w:t>turn_on: 开启自动赚币</w:t>
            </w:r>
            <w:r>
              <w:rPr>
                <w:rFonts w:hint="default"/>
                <w:lang w:val="en-US" w:eastAsia="zh-CN"/>
              </w:rPr>
              <w:br w:type="textWrapping"/>
            </w:r>
            <w:r>
              <w:rPr>
                <w:rFonts w:hint="default"/>
                <w:lang w:val="en-US" w:eastAsia="zh-CN"/>
              </w:rPr>
              <w:t>turn_off: 关闭自动赚币</w:t>
            </w:r>
            <w:r>
              <w:rPr>
                <w:rFonts w:hint="default"/>
                <w:lang w:val="en-US" w:eastAsia="zh-CN"/>
              </w:rPr>
              <w:br w:type="textWrapping"/>
            </w:r>
            <w:del w:id="92">
              <w:r>
                <w:rPr>
                  <w:rFonts w:hint="default"/>
                  <w:lang w:val="en-US" w:eastAsia="zh-CN"/>
                </w:rPr>
                <w:delText>amend: 修改最低年化收益率，仅适用于 earnType 0</w:delText>
              </w:r>
            </w:del>
            <w:r>
              <w:rPr>
                <w:rFonts w:hint="default"/>
                <w:lang w:val="en-US" w:eastAsia="zh-CN"/>
              </w:rPr>
              <w:t>（已弃用）</w:t>
            </w:r>
          </w:p>
        </w:tc>
      </w:tr>
      <w:tr w14:paraId="1A8B9A6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32AF6C">
            <w:pPr>
              <w:bidi w:val="0"/>
              <w:rPr>
                <w:rFonts w:hint="default"/>
              </w:rPr>
            </w:pPr>
            <w:r>
              <w:rPr>
                <w:rFonts w:hint="default"/>
                <w:lang w:val="en-US" w:eastAsia="zh-CN"/>
              </w:rPr>
              <w:t>apr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710FB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3F71FD">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C3F595">
            <w:pPr>
              <w:bidi w:val="0"/>
              <w:rPr>
                <w:rFonts w:hint="default"/>
              </w:rPr>
            </w:pPr>
            <w:del w:id="93">
              <w:r>
                <w:rPr>
                  <w:rFonts w:hint="default"/>
                  <w:lang w:val="en-US" w:eastAsia="zh-CN"/>
                </w:rPr>
                <w:delText>最低年化收益率</w:delText>
              </w:r>
            </w:del>
            <w:r>
              <w:rPr>
                <w:rFonts w:hint="default"/>
                <w:lang w:val="en-US" w:eastAsia="zh-CN"/>
              </w:rPr>
              <w:t>（已弃用）</w:t>
            </w:r>
          </w:p>
        </w:tc>
      </w:tr>
    </w:tbl>
    <w:p w14:paraId="5518E112">
      <w:pPr>
        <w:bidi w:val="0"/>
      </w:pPr>
      <w:r>
        <w:rPr>
          <w:rFonts w:hint="default"/>
        </w:rPr>
        <w:t>返回结果</w:t>
      </w:r>
    </w:p>
    <w:p w14:paraId="57408E1C">
      <w:pPr>
        <w:bidi w:val="0"/>
        <w:rPr>
          <w:rFonts w:hint="default"/>
        </w:rPr>
      </w:pPr>
      <w:r>
        <w:rPr>
          <w:rFonts w:hint="default"/>
        </w:rPr>
        <w:t>{</w:t>
      </w:r>
    </w:p>
    <w:p w14:paraId="57B79D2F">
      <w:pPr>
        <w:bidi w:val="0"/>
        <w:rPr>
          <w:rFonts w:hint="default"/>
        </w:rPr>
      </w:pPr>
      <w:r>
        <w:rPr>
          <w:rFonts w:hint="default"/>
        </w:rPr>
        <w:t xml:space="preserve">   "code":"0",</w:t>
      </w:r>
    </w:p>
    <w:p w14:paraId="57DBE465">
      <w:pPr>
        <w:bidi w:val="0"/>
        <w:rPr>
          <w:rFonts w:hint="default"/>
        </w:rPr>
      </w:pPr>
      <w:r>
        <w:rPr>
          <w:rFonts w:hint="default"/>
        </w:rPr>
        <w:t xml:space="preserve">   "msg":"",</w:t>
      </w:r>
    </w:p>
    <w:p w14:paraId="183E4E60">
      <w:pPr>
        <w:bidi w:val="0"/>
        <w:rPr>
          <w:rFonts w:hint="default"/>
        </w:rPr>
      </w:pPr>
      <w:r>
        <w:rPr>
          <w:rFonts w:hint="default"/>
        </w:rPr>
        <w:t xml:space="preserve">   "data":[</w:t>
      </w:r>
    </w:p>
    <w:p w14:paraId="2ED641B1">
      <w:pPr>
        <w:bidi w:val="0"/>
        <w:rPr>
          <w:rFonts w:hint="default"/>
        </w:rPr>
      </w:pPr>
      <w:r>
        <w:rPr>
          <w:rFonts w:hint="default"/>
        </w:rPr>
        <w:t xml:space="preserve">      {</w:t>
      </w:r>
    </w:p>
    <w:p w14:paraId="0AD45CF7">
      <w:pPr>
        <w:bidi w:val="0"/>
        <w:rPr>
          <w:rFonts w:hint="default"/>
        </w:rPr>
      </w:pPr>
      <w:r>
        <w:rPr>
          <w:rFonts w:hint="default"/>
        </w:rPr>
        <w:t xml:space="preserve">         "earnType": "0",</w:t>
      </w:r>
    </w:p>
    <w:p w14:paraId="671C6038">
      <w:pPr>
        <w:bidi w:val="0"/>
        <w:rPr>
          <w:rFonts w:hint="default"/>
        </w:rPr>
      </w:pPr>
      <w:r>
        <w:rPr>
          <w:rFonts w:hint="default"/>
        </w:rPr>
        <w:t xml:space="preserve">         "ccy":"BTC",</w:t>
      </w:r>
    </w:p>
    <w:p w14:paraId="2D2BD908">
      <w:pPr>
        <w:bidi w:val="0"/>
        <w:rPr>
          <w:rFonts w:hint="default"/>
        </w:rPr>
      </w:pPr>
      <w:r>
        <w:rPr>
          <w:rFonts w:hint="default"/>
        </w:rPr>
        <w:t xml:space="preserve">         "action":"turn_on",</w:t>
      </w:r>
    </w:p>
    <w:p w14:paraId="3D374363">
      <w:pPr>
        <w:bidi w:val="0"/>
        <w:rPr>
          <w:rFonts w:hint="default"/>
        </w:rPr>
      </w:pPr>
      <w:r>
        <w:rPr>
          <w:rFonts w:hint="default"/>
        </w:rPr>
        <w:t xml:space="preserve">         "apr":"0.01"</w:t>
      </w:r>
    </w:p>
    <w:p w14:paraId="75673F44">
      <w:pPr>
        <w:bidi w:val="0"/>
        <w:rPr>
          <w:rFonts w:hint="default"/>
        </w:rPr>
      </w:pPr>
      <w:r>
        <w:rPr>
          <w:rFonts w:hint="default"/>
        </w:rPr>
        <w:t xml:space="preserve">      }</w:t>
      </w:r>
    </w:p>
    <w:p w14:paraId="1E8BD85D">
      <w:pPr>
        <w:bidi w:val="0"/>
        <w:rPr>
          <w:rFonts w:hint="default"/>
        </w:rPr>
      </w:pPr>
      <w:r>
        <w:rPr>
          <w:rFonts w:hint="default"/>
        </w:rPr>
        <w:t xml:space="preserve">   ]}</w:t>
      </w:r>
    </w:p>
    <w:p w14:paraId="5D4AC920">
      <w:pPr>
        <w:bidi w:val="0"/>
        <w:rPr>
          <w:rFonts w:hint="default"/>
        </w:rPr>
      </w:pPr>
    </w:p>
    <w:p w14:paraId="704910C4">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32"/>
        <w:gridCol w:w="940"/>
        <w:gridCol w:w="3470"/>
      </w:tblGrid>
      <w:tr w14:paraId="7EB326B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8AFAD7B">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7179F42">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D525C64">
            <w:pPr>
              <w:bidi w:val="0"/>
              <w:rPr>
                <w:rFonts w:hint="default"/>
              </w:rPr>
            </w:pPr>
            <w:r>
              <w:rPr>
                <w:rFonts w:hint="default"/>
                <w:lang w:val="en-US" w:eastAsia="zh-CN"/>
              </w:rPr>
              <w:t>描述</w:t>
            </w:r>
          </w:p>
        </w:tc>
      </w:tr>
      <w:tr w14:paraId="1D98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896A33">
            <w:pPr>
              <w:bidi w:val="0"/>
              <w:rPr>
                <w:rFonts w:hint="default"/>
              </w:rPr>
            </w:pPr>
            <w:r>
              <w:rPr>
                <w:rFonts w:hint="default"/>
                <w:lang w:val="en-US" w:eastAsia="zh-CN"/>
              </w:rPr>
              <w:t>earnType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A5787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3EB6E1">
            <w:pPr>
              <w:bidi w:val="0"/>
              <w:rPr>
                <w:rFonts w:hint="default"/>
              </w:rPr>
            </w:pPr>
            <w:r>
              <w:rPr>
                <w:rFonts w:hint="default"/>
                <w:lang w:val="en-US" w:eastAsia="zh-CN"/>
              </w:rPr>
              <w:t>自动赚币类型</w:t>
            </w:r>
            <w:r>
              <w:rPr>
                <w:rFonts w:hint="default"/>
                <w:lang w:val="en-US" w:eastAsia="zh-CN"/>
              </w:rPr>
              <w:br w:type="textWrapping"/>
            </w:r>
            <w:r>
              <w:rPr>
                <w:rFonts w:hint="default"/>
                <w:lang w:val="en-US" w:eastAsia="zh-CN"/>
              </w:rPr>
              <w:t>0: 自动赚币 (自动出借、自动质押)</w:t>
            </w:r>
            <w:r>
              <w:rPr>
                <w:rFonts w:hint="default"/>
                <w:lang w:val="en-US" w:eastAsia="zh-CN"/>
              </w:rPr>
              <w:br w:type="textWrapping"/>
            </w:r>
            <w:r>
              <w:rPr>
                <w:rFonts w:hint="default"/>
                <w:lang w:val="en-US" w:eastAsia="zh-CN"/>
              </w:rPr>
              <w:t>1: 自动赚币（USDG 赚币）</w:t>
            </w:r>
          </w:p>
        </w:tc>
      </w:tr>
      <w:tr w14:paraId="709CB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411D35">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928E6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806516">
            <w:pPr>
              <w:bidi w:val="0"/>
              <w:rPr>
                <w:rFonts w:hint="default"/>
              </w:rPr>
            </w:pPr>
            <w:r>
              <w:rPr>
                <w:rFonts w:hint="default"/>
                <w:lang w:val="en-US" w:eastAsia="zh-CN"/>
              </w:rPr>
              <w:t>币种</w:t>
            </w:r>
          </w:p>
        </w:tc>
      </w:tr>
      <w:tr w14:paraId="60F3B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081704">
            <w:pPr>
              <w:bidi w:val="0"/>
              <w:rPr>
                <w:rFonts w:hint="default"/>
              </w:rPr>
            </w:pPr>
            <w:r>
              <w:rPr>
                <w:rFonts w:hint="default"/>
                <w:lang w:val="en-US" w:eastAsia="zh-CN"/>
              </w:rPr>
              <w:t>action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427CA3">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F06B31">
            <w:pPr>
              <w:bidi w:val="0"/>
              <w:rPr>
                <w:rFonts w:hint="default"/>
              </w:rPr>
            </w:pPr>
            <w:r>
              <w:rPr>
                <w:rFonts w:hint="default"/>
                <w:lang w:val="en-US" w:eastAsia="zh-CN"/>
              </w:rPr>
              <w:t>自动赚币操作类型</w:t>
            </w:r>
            <w:r>
              <w:rPr>
                <w:rFonts w:hint="default"/>
                <w:lang w:val="en-US" w:eastAsia="zh-CN"/>
              </w:rPr>
              <w:br w:type="textWrapping"/>
            </w:r>
            <w:r>
              <w:rPr>
                <w:rFonts w:hint="default"/>
                <w:lang w:val="en-US" w:eastAsia="zh-CN"/>
              </w:rPr>
              <w:t>turn_on</w:t>
            </w:r>
            <w:r>
              <w:rPr>
                <w:rFonts w:hint="default"/>
                <w:lang w:val="en-US" w:eastAsia="zh-CN"/>
              </w:rPr>
              <w:br w:type="textWrapping"/>
            </w:r>
            <w:r>
              <w:rPr>
                <w:rFonts w:hint="default"/>
                <w:lang w:val="en-US" w:eastAsia="zh-CN"/>
              </w:rPr>
              <w:t>turn_off</w:t>
            </w:r>
            <w:r>
              <w:rPr>
                <w:rFonts w:hint="default"/>
                <w:lang w:val="en-US" w:eastAsia="zh-CN"/>
              </w:rPr>
              <w:br w:type="textWrapping"/>
            </w:r>
            <w:del w:id="94">
              <w:r>
                <w:rPr>
                  <w:rFonts w:hint="default"/>
                  <w:lang w:val="en-US" w:eastAsia="zh-CN"/>
                </w:rPr>
                <w:delText>amend</w:delText>
              </w:r>
            </w:del>
            <w:r>
              <w:rPr>
                <w:rFonts w:hint="default"/>
                <w:lang w:val="en-US" w:eastAsia="zh-CN"/>
              </w:rPr>
              <w:t>（已弃用）</w:t>
            </w:r>
          </w:p>
        </w:tc>
      </w:tr>
      <w:tr w14:paraId="5B5307B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F7F782E">
            <w:pPr>
              <w:bidi w:val="0"/>
              <w:rPr>
                <w:rFonts w:hint="default"/>
              </w:rPr>
            </w:pPr>
            <w:r>
              <w:rPr>
                <w:rFonts w:hint="default"/>
                <w:lang w:val="en-US" w:eastAsia="zh-CN"/>
              </w:rPr>
              <w:t>apr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05AD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5DC19A">
            <w:pPr>
              <w:bidi w:val="0"/>
              <w:rPr>
                <w:rFonts w:hint="default"/>
              </w:rPr>
            </w:pPr>
            <w:del w:id="95">
              <w:r>
                <w:rPr>
                  <w:rFonts w:hint="default"/>
                  <w:lang w:val="en-US" w:eastAsia="zh-CN"/>
                </w:rPr>
                <w:delText>最低年化收益率</w:delText>
              </w:r>
            </w:del>
            <w:r>
              <w:rPr>
                <w:rFonts w:hint="default"/>
                <w:lang w:val="en-US" w:eastAsia="zh-CN"/>
              </w:rPr>
              <w:t>（已弃用）</w:t>
            </w:r>
          </w:p>
        </w:tc>
      </w:tr>
    </w:tbl>
    <w:p w14:paraId="39081EC1">
      <w:pPr>
        <w:bidi w:val="0"/>
        <w:rPr>
          <w:rFonts w:hint="default"/>
        </w:rPr>
      </w:pPr>
      <w:r>
        <w:rPr>
          <w:rFonts w:hint="default"/>
        </w:rPr>
        <w:t>设置结算币种</w:t>
      </w:r>
    </w:p>
    <w:p w14:paraId="076337BF">
      <w:pPr>
        <w:bidi w:val="0"/>
        <w:rPr>
          <w:rFonts w:hint="default"/>
        </w:rPr>
      </w:pPr>
      <w:r>
        <w:rPr>
          <w:rFonts w:hint="default"/>
        </w:rPr>
        <w:t>仅适用于 USD 本位合约。</w:t>
      </w:r>
    </w:p>
    <w:p w14:paraId="3C6A2041">
      <w:pPr>
        <w:bidi w:val="0"/>
        <w:rPr>
          <w:rFonts w:hint="default"/>
        </w:rPr>
      </w:pPr>
      <w:r>
        <w:rPr>
          <w:rFonts w:hint="default"/>
        </w:rPr>
        <w:t>限速：20 次/2 秒</w:t>
      </w:r>
    </w:p>
    <w:p w14:paraId="02E0E29C">
      <w:pPr>
        <w:bidi w:val="0"/>
        <w:rPr>
          <w:rFonts w:hint="default"/>
        </w:rPr>
      </w:pPr>
      <w:r>
        <w:rPr>
          <w:rFonts w:hint="default"/>
        </w:rPr>
        <w:t>限速规则：User ID</w:t>
      </w:r>
    </w:p>
    <w:p w14:paraId="62917B06">
      <w:pPr>
        <w:bidi w:val="0"/>
        <w:rPr>
          <w:rFonts w:hint="default"/>
        </w:rPr>
      </w:pPr>
      <w:r>
        <w:rPr>
          <w:rFonts w:hint="default"/>
        </w:rPr>
        <w:t>权限：交易</w:t>
      </w:r>
    </w:p>
    <w:p w14:paraId="2267F263">
      <w:pPr>
        <w:bidi w:val="0"/>
        <w:rPr>
          <w:rFonts w:hint="default"/>
        </w:rPr>
      </w:pPr>
      <w:r>
        <w:rPr>
          <w:rFonts w:hint="default"/>
        </w:rPr>
        <w:t>HTTP 请求</w:t>
      </w:r>
    </w:p>
    <w:p w14:paraId="04943E9B">
      <w:pPr>
        <w:bidi w:val="0"/>
        <w:rPr>
          <w:rFonts w:hint="default"/>
        </w:rPr>
      </w:pPr>
      <w:r>
        <w:rPr>
          <w:rFonts w:hint="default"/>
        </w:rPr>
        <w:t>POST /api/v5/account/set-settle-currency</w:t>
      </w:r>
    </w:p>
    <w:p w14:paraId="1FA1D20E">
      <w:pPr>
        <w:bidi w:val="0"/>
      </w:pPr>
      <w:r>
        <w:rPr>
          <w:rFonts w:hint="default"/>
        </w:rPr>
        <w:t>请求示例</w:t>
      </w:r>
    </w:p>
    <w:p w14:paraId="3F6E1A83">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12"/>
        <w:gridCol w:w="738"/>
        <w:gridCol w:w="1080"/>
        <w:gridCol w:w="2386"/>
      </w:tblGrid>
      <w:tr w14:paraId="7900529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BF426FF">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BDD19FE">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56A5FCF">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A8E1F4A">
            <w:pPr>
              <w:bidi w:val="0"/>
              <w:rPr>
                <w:rFonts w:hint="default"/>
              </w:rPr>
            </w:pPr>
            <w:r>
              <w:rPr>
                <w:rFonts w:hint="default"/>
                <w:lang w:val="en-US" w:eastAsia="zh-CN"/>
              </w:rPr>
              <w:t>描述</w:t>
            </w:r>
          </w:p>
        </w:tc>
      </w:tr>
      <w:tr w14:paraId="789835F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79EB494">
            <w:pPr>
              <w:bidi w:val="0"/>
              <w:rPr>
                <w:rFonts w:hint="default"/>
              </w:rPr>
            </w:pPr>
            <w:r>
              <w:rPr>
                <w:rFonts w:hint="default"/>
                <w:lang w:val="en-US" w:eastAsia="zh-CN"/>
              </w:rPr>
              <w:t>settleCcy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A9C80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57419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B78509">
            <w:pPr>
              <w:bidi w:val="0"/>
              <w:rPr>
                <w:rFonts w:hint="default"/>
              </w:rPr>
            </w:pPr>
            <w:r>
              <w:rPr>
                <w:rFonts w:hint="default"/>
                <w:lang w:val="en-US" w:eastAsia="zh-CN"/>
              </w:rPr>
              <w:t>USD 本位合约结算币种</w:t>
            </w:r>
          </w:p>
        </w:tc>
      </w:tr>
    </w:tbl>
    <w:p w14:paraId="2E551607">
      <w:pPr>
        <w:bidi w:val="0"/>
      </w:pPr>
      <w:r>
        <w:rPr>
          <w:rFonts w:hint="default"/>
        </w:rPr>
        <w:t>返回结果</w:t>
      </w:r>
    </w:p>
    <w:p w14:paraId="21932151">
      <w:pPr>
        <w:bidi w:val="0"/>
        <w:rPr>
          <w:rFonts w:hint="default"/>
        </w:rPr>
      </w:pPr>
      <w:r>
        <w:rPr>
          <w:rFonts w:hint="default"/>
        </w:rPr>
        <w:t>{</w:t>
      </w:r>
    </w:p>
    <w:p w14:paraId="7A448012">
      <w:pPr>
        <w:bidi w:val="0"/>
        <w:rPr>
          <w:rFonts w:hint="default"/>
        </w:rPr>
      </w:pPr>
      <w:r>
        <w:rPr>
          <w:rFonts w:hint="default"/>
        </w:rPr>
        <w:t xml:space="preserve">    "code":"0",</w:t>
      </w:r>
    </w:p>
    <w:p w14:paraId="250E83E3">
      <w:pPr>
        <w:bidi w:val="0"/>
        <w:rPr>
          <w:rFonts w:hint="default"/>
        </w:rPr>
      </w:pPr>
      <w:r>
        <w:rPr>
          <w:rFonts w:hint="default"/>
        </w:rPr>
        <w:t xml:space="preserve">    "msg":"",</w:t>
      </w:r>
    </w:p>
    <w:p w14:paraId="215B977A">
      <w:pPr>
        <w:bidi w:val="0"/>
        <w:rPr>
          <w:rFonts w:hint="default"/>
        </w:rPr>
      </w:pPr>
      <w:r>
        <w:rPr>
          <w:rFonts w:hint="default"/>
        </w:rPr>
        <w:t xml:space="preserve">    "data" :[</w:t>
      </w:r>
    </w:p>
    <w:p w14:paraId="4B236059">
      <w:pPr>
        <w:bidi w:val="0"/>
        <w:rPr>
          <w:rFonts w:hint="default"/>
        </w:rPr>
      </w:pPr>
      <w:r>
        <w:rPr>
          <w:rFonts w:hint="default"/>
        </w:rPr>
        <w:t xml:space="preserve">          {</w:t>
      </w:r>
    </w:p>
    <w:p w14:paraId="3F08ED53">
      <w:pPr>
        <w:bidi w:val="0"/>
        <w:rPr>
          <w:rFonts w:hint="default"/>
        </w:rPr>
      </w:pPr>
      <w:r>
        <w:rPr>
          <w:rFonts w:hint="default"/>
        </w:rPr>
        <w:t xml:space="preserve">            "settleCcy":"USDC"</w:t>
      </w:r>
    </w:p>
    <w:p w14:paraId="00E6B0C4">
      <w:pPr>
        <w:bidi w:val="0"/>
        <w:rPr>
          <w:rFonts w:hint="default"/>
        </w:rPr>
      </w:pPr>
      <w:r>
        <w:rPr>
          <w:rFonts w:hint="default"/>
        </w:rPr>
        <w:t xml:space="preserve">          }</w:t>
      </w:r>
    </w:p>
    <w:p w14:paraId="3D0B22D2">
      <w:pPr>
        <w:bidi w:val="0"/>
        <w:rPr>
          <w:rFonts w:hint="default"/>
        </w:rPr>
      </w:pPr>
      <w:r>
        <w:rPr>
          <w:rFonts w:hint="default"/>
        </w:rPr>
        <w:t xml:space="preserve">    ]  }</w:t>
      </w:r>
    </w:p>
    <w:p w14:paraId="082797CE">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12"/>
        <w:gridCol w:w="738"/>
        <w:gridCol w:w="2386"/>
      </w:tblGrid>
      <w:tr w14:paraId="054D62C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D363157">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B670934">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28B0E9B">
            <w:pPr>
              <w:bidi w:val="0"/>
              <w:rPr>
                <w:rFonts w:hint="default"/>
              </w:rPr>
            </w:pPr>
            <w:r>
              <w:rPr>
                <w:rFonts w:hint="default"/>
                <w:lang w:val="en-US" w:eastAsia="zh-CN"/>
              </w:rPr>
              <w:t>描述</w:t>
            </w:r>
          </w:p>
        </w:tc>
      </w:tr>
      <w:tr w14:paraId="650A288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0C67AD">
            <w:pPr>
              <w:bidi w:val="0"/>
              <w:rPr>
                <w:rFonts w:hint="default"/>
              </w:rPr>
            </w:pPr>
            <w:r>
              <w:rPr>
                <w:rFonts w:hint="default"/>
                <w:lang w:val="en-US" w:eastAsia="zh-CN"/>
              </w:rPr>
              <w:t>settleCcy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BBBF3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11F1BD">
            <w:pPr>
              <w:bidi w:val="0"/>
              <w:rPr>
                <w:rFonts w:hint="default"/>
              </w:rPr>
            </w:pPr>
            <w:r>
              <w:rPr>
                <w:rFonts w:hint="default"/>
                <w:lang w:val="en-US" w:eastAsia="zh-CN"/>
              </w:rPr>
              <w:t>USD 本位合约结算币种</w:t>
            </w:r>
          </w:p>
        </w:tc>
      </w:tr>
    </w:tbl>
    <w:p w14:paraId="214D42F3">
      <w:pPr>
        <w:bidi w:val="0"/>
        <w:rPr>
          <w:rFonts w:hint="default"/>
        </w:rPr>
      </w:pPr>
      <w:r>
        <w:rPr>
          <w:rFonts w:hint="default"/>
        </w:rPr>
        <w:t>设置交易配置</w:t>
      </w:r>
    </w:p>
    <w:p w14:paraId="5477C0BE">
      <w:pPr>
        <w:bidi w:val="0"/>
        <w:rPr>
          <w:rFonts w:hint="default"/>
        </w:rPr>
      </w:pPr>
      <w:r>
        <w:rPr>
          <w:rFonts w:hint="default"/>
        </w:rPr>
        <w:t>限速：1次/2s</w:t>
      </w:r>
    </w:p>
    <w:p w14:paraId="68750D67">
      <w:pPr>
        <w:bidi w:val="0"/>
        <w:rPr>
          <w:rFonts w:hint="default"/>
        </w:rPr>
      </w:pPr>
      <w:r>
        <w:rPr>
          <w:rFonts w:hint="default"/>
        </w:rPr>
        <w:t>限速规则：User ID</w:t>
      </w:r>
    </w:p>
    <w:p w14:paraId="5C7990F1">
      <w:pPr>
        <w:bidi w:val="0"/>
        <w:rPr>
          <w:rFonts w:hint="default"/>
        </w:rPr>
      </w:pPr>
      <w:r>
        <w:rPr>
          <w:rFonts w:hint="default"/>
        </w:rPr>
        <w:t>权限：交易</w:t>
      </w:r>
    </w:p>
    <w:p w14:paraId="19536A66">
      <w:pPr>
        <w:bidi w:val="0"/>
        <w:rPr>
          <w:rFonts w:hint="default"/>
        </w:rPr>
      </w:pPr>
      <w:r>
        <w:rPr>
          <w:rFonts w:hint="default"/>
        </w:rPr>
        <w:t>HTTP请求</w:t>
      </w:r>
    </w:p>
    <w:p w14:paraId="11B9E98C">
      <w:pPr>
        <w:bidi w:val="0"/>
        <w:rPr>
          <w:rFonts w:hint="default"/>
        </w:rPr>
      </w:pPr>
      <w:r>
        <w:rPr>
          <w:rFonts w:hint="default"/>
        </w:rPr>
        <w:t>POST /api/v5/account/set-trading-config</w:t>
      </w:r>
    </w:p>
    <w:p w14:paraId="4DC3035C">
      <w:pPr>
        <w:bidi w:val="0"/>
      </w:pPr>
      <w:r>
        <w:rPr>
          <w:rFonts w:hint="default"/>
        </w:rPr>
        <w:t>请求示例</w:t>
      </w:r>
    </w:p>
    <w:p w14:paraId="40532C5B">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87"/>
        <w:gridCol w:w="738"/>
        <w:gridCol w:w="1080"/>
        <w:gridCol w:w="2575"/>
      </w:tblGrid>
      <w:tr w14:paraId="023A732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51C7263">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E4BD62D">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F6CCD6B">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C69BD0F">
            <w:pPr>
              <w:bidi w:val="0"/>
              <w:rPr>
                <w:rFonts w:hint="default"/>
              </w:rPr>
            </w:pPr>
            <w:r>
              <w:rPr>
                <w:rFonts w:hint="default"/>
                <w:lang w:val="en-US" w:eastAsia="zh-CN"/>
              </w:rPr>
              <w:t>描述</w:t>
            </w:r>
          </w:p>
        </w:tc>
      </w:tr>
      <w:tr w14:paraId="57172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0172CE">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37241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B4B8DE">
            <w:pPr>
              <w:bidi w:val="0"/>
              <w:rPr>
                <w:rFonts w:hint="default"/>
              </w:rPr>
            </w:pPr>
            <w:r>
              <w:rPr>
                <w:rFonts w:hint="default"/>
                <w:lang w:val="en-US" w:eastAsia="zh-CN"/>
              </w:rPr>
              <w:t>Yes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64A8CC">
            <w:pPr>
              <w:bidi w:val="0"/>
              <w:rPr>
                <w:rFonts w:hint="default"/>
              </w:rPr>
            </w:pPr>
            <w:r>
              <w:rPr>
                <w:rFonts w:hint="default"/>
                <w:lang w:val="en-US" w:eastAsia="zh-CN"/>
              </w:rPr>
              <w:t>交易配置类型</w:t>
            </w:r>
            <w:r>
              <w:rPr>
                <w:rFonts w:hint="default"/>
                <w:lang w:val="en-US" w:eastAsia="zh-CN"/>
              </w:rPr>
              <w:br w:type="textWrapping"/>
            </w:r>
            <w:r>
              <w:rPr>
                <w:rFonts w:hint="default"/>
                <w:lang w:val="en-US" w:eastAsia="zh-CN"/>
              </w:rPr>
              <w:t>stgyType</w:t>
            </w:r>
          </w:p>
        </w:tc>
      </w:tr>
      <w:tr w14:paraId="5F424DD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3A9F51">
            <w:pPr>
              <w:bidi w:val="0"/>
              <w:rPr>
                <w:rFonts w:hint="default"/>
              </w:rPr>
            </w:pPr>
            <w:r>
              <w:rPr>
                <w:rFonts w:hint="default"/>
                <w:lang w:val="en-US" w:eastAsia="zh-CN"/>
              </w:rPr>
              <w:t>stgyType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D1F36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94C55A">
            <w:pPr>
              <w:bidi w:val="0"/>
              <w:rPr>
                <w:rFonts w:hint="default"/>
              </w:rPr>
            </w:pPr>
            <w:r>
              <w:rPr>
                <w:rFonts w:hint="default"/>
                <w:lang w:val="en-US" w:eastAsia="zh-CN"/>
              </w:rPr>
              <w:t>No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8ADB78">
            <w:pPr>
              <w:bidi w:val="0"/>
              <w:rPr>
                <w:rFonts w:hint="default"/>
              </w:rPr>
            </w:pPr>
            <w:r>
              <w:rPr>
                <w:rFonts w:hint="default"/>
                <w:lang w:val="en-US" w:eastAsia="zh-CN"/>
              </w:rPr>
              <w:t>账号策略类型</w:t>
            </w:r>
            <w:r>
              <w:rPr>
                <w:rFonts w:hint="default"/>
                <w:lang w:val="en-US" w:eastAsia="zh-CN"/>
              </w:rPr>
              <w:br w:type="textWrapping"/>
            </w:r>
            <w:r>
              <w:rPr>
                <w:rFonts w:hint="default"/>
                <w:lang w:val="en-US" w:eastAsia="zh-CN"/>
              </w:rPr>
              <w:t>0：普通策略模式</w:t>
            </w:r>
            <w:r>
              <w:rPr>
                <w:rFonts w:hint="default"/>
                <w:lang w:val="en-US" w:eastAsia="zh-CN"/>
              </w:rPr>
              <w:br w:type="textWrapping"/>
            </w:r>
            <w:r>
              <w:rPr>
                <w:rFonts w:hint="default"/>
                <w:lang w:val="en-US" w:eastAsia="zh-CN"/>
              </w:rPr>
              <w:t>1：delta 中性策略模式</w:t>
            </w:r>
            <w:r>
              <w:rPr>
                <w:rFonts w:hint="default"/>
                <w:lang w:val="en-US" w:eastAsia="zh-CN"/>
              </w:rPr>
              <w:br w:type="textWrapping"/>
            </w:r>
            <w:r>
              <w:rPr>
                <w:rFonts w:hint="default"/>
                <w:lang w:val="en-US" w:eastAsia="zh-CN"/>
              </w:rPr>
              <w:t>仅适用于type为stgyType</w:t>
            </w:r>
          </w:p>
        </w:tc>
      </w:tr>
    </w:tbl>
    <w:p w14:paraId="7690E588">
      <w:pPr>
        <w:bidi w:val="0"/>
      </w:pPr>
      <w:r>
        <w:rPr>
          <w:rFonts w:hint="default"/>
        </w:rPr>
        <w:t>返回示例</w:t>
      </w:r>
    </w:p>
    <w:p w14:paraId="5C3D1AF4">
      <w:pPr>
        <w:bidi w:val="0"/>
        <w:rPr>
          <w:rFonts w:hint="default"/>
        </w:rPr>
      </w:pPr>
      <w:r>
        <w:rPr>
          <w:rFonts w:hint="default"/>
        </w:rPr>
        <w:t>{</w:t>
      </w:r>
    </w:p>
    <w:p w14:paraId="4A4F0937">
      <w:pPr>
        <w:bidi w:val="0"/>
        <w:rPr>
          <w:rFonts w:hint="default"/>
        </w:rPr>
      </w:pPr>
      <w:r>
        <w:rPr>
          <w:rFonts w:hint="default"/>
        </w:rPr>
        <w:t xml:space="preserve">   "code":"0",</w:t>
      </w:r>
    </w:p>
    <w:p w14:paraId="746C2BC7">
      <w:pPr>
        <w:bidi w:val="0"/>
        <w:rPr>
          <w:rFonts w:hint="default"/>
        </w:rPr>
      </w:pPr>
      <w:r>
        <w:rPr>
          <w:rFonts w:hint="default"/>
        </w:rPr>
        <w:t xml:space="preserve">   "msg":"",</w:t>
      </w:r>
    </w:p>
    <w:p w14:paraId="76F652A4">
      <w:pPr>
        <w:bidi w:val="0"/>
        <w:rPr>
          <w:rFonts w:hint="default"/>
        </w:rPr>
      </w:pPr>
      <w:r>
        <w:rPr>
          <w:rFonts w:hint="default"/>
        </w:rPr>
        <w:t xml:space="preserve">   "data":[</w:t>
      </w:r>
    </w:p>
    <w:p w14:paraId="1CFF1FE4">
      <w:pPr>
        <w:bidi w:val="0"/>
        <w:rPr>
          <w:rFonts w:hint="default"/>
        </w:rPr>
      </w:pPr>
      <w:r>
        <w:rPr>
          <w:rFonts w:hint="default"/>
        </w:rPr>
        <w:t xml:space="preserve">      {</w:t>
      </w:r>
    </w:p>
    <w:p w14:paraId="4DE3EF7C">
      <w:pPr>
        <w:bidi w:val="0"/>
        <w:rPr>
          <w:rFonts w:hint="default"/>
        </w:rPr>
      </w:pPr>
      <w:r>
        <w:rPr>
          <w:rFonts w:hint="default"/>
        </w:rPr>
        <w:t xml:space="preserve">            "type": "stgyType",</w:t>
      </w:r>
    </w:p>
    <w:p w14:paraId="28D45D2D">
      <w:pPr>
        <w:bidi w:val="0"/>
        <w:rPr>
          <w:rFonts w:hint="default"/>
        </w:rPr>
      </w:pPr>
      <w:r>
        <w:rPr>
          <w:rFonts w:hint="default"/>
        </w:rPr>
        <w:t xml:space="preserve">            "stgyType":"1"</w:t>
      </w:r>
    </w:p>
    <w:p w14:paraId="69B35C72">
      <w:pPr>
        <w:bidi w:val="0"/>
        <w:rPr>
          <w:rFonts w:hint="default"/>
        </w:rPr>
      </w:pPr>
      <w:r>
        <w:rPr>
          <w:rFonts w:hint="default"/>
        </w:rPr>
        <w:t xml:space="preserve">      }</w:t>
      </w:r>
    </w:p>
    <w:p w14:paraId="2E399DE3">
      <w:pPr>
        <w:bidi w:val="0"/>
        <w:rPr>
          <w:rFonts w:hint="default"/>
        </w:rPr>
      </w:pPr>
      <w:r>
        <w:rPr>
          <w:rFonts w:hint="default"/>
        </w:rPr>
        <w:t xml:space="preserve">   ]}</w:t>
      </w:r>
    </w:p>
    <w:p w14:paraId="27D9C533">
      <w:pPr>
        <w:bidi w:val="0"/>
        <w:rPr>
          <w:rFonts w:hint="default"/>
        </w:rPr>
      </w:pPr>
    </w:p>
    <w:p w14:paraId="093DE99E">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87"/>
        <w:gridCol w:w="738"/>
        <w:gridCol w:w="1500"/>
      </w:tblGrid>
      <w:tr w14:paraId="0EF5FF1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D521D66">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2238994">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D29D8B1">
            <w:pPr>
              <w:bidi w:val="0"/>
              <w:rPr>
                <w:rFonts w:hint="default"/>
              </w:rPr>
            </w:pPr>
            <w:r>
              <w:rPr>
                <w:rFonts w:hint="default"/>
                <w:lang w:val="en-US" w:eastAsia="zh-CN"/>
              </w:rPr>
              <w:t>描述</w:t>
            </w:r>
          </w:p>
        </w:tc>
      </w:tr>
      <w:tr w14:paraId="02B23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DB6742">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3F8DB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A0DBC2">
            <w:pPr>
              <w:bidi w:val="0"/>
              <w:rPr>
                <w:rFonts w:hint="default"/>
              </w:rPr>
            </w:pPr>
            <w:r>
              <w:rPr>
                <w:rFonts w:hint="default"/>
                <w:lang w:val="en-US" w:eastAsia="zh-CN"/>
              </w:rPr>
              <w:t>交易配置类型</w:t>
            </w:r>
          </w:p>
        </w:tc>
      </w:tr>
      <w:tr w14:paraId="177C2E7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630714">
            <w:pPr>
              <w:bidi w:val="0"/>
              <w:rPr>
                <w:rFonts w:hint="default"/>
              </w:rPr>
            </w:pPr>
            <w:r>
              <w:rPr>
                <w:rFonts w:hint="default"/>
                <w:lang w:val="en-US" w:eastAsia="zh-CN"/>
              </w:rPr>
              <w:t>stgyType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E7938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B8D051">
            <w:pPr>
              <w:bidi w:val="0"/>
              <w:rPr>
                <w:rFonts w:hint="default"/>
              </w:rPr>
            </w:pPr>
            <w:r>
              <w:rPr>
                <w:rFonts w:hint="default"/>
                <w:lang w:val="en-US" w:eastAsia="zh-CN"/>
              </w:rPr>
              <w:t>账号策略类型</w:t>
            </w:r>
          </w:p>
        </w:tc>
      </w:tr>
    </w:tbl>
    <w:p w14:paraId="5D9DCAC9">
      <w:pPr>
        <w:bidi w:val="0"/>
        <w:rPr>
          <w:rFonts w:hint="default"/>
        </w:rPr>
      </w:pPr>
      <w:r>
        <w:rPr>
          <w:rFonts w:hint="default"/>
        </w:rPr>
        <w:t>设置Delta中性预检查</w:t>
      </w:r>
    </w:p>
    <w:p w14:paraId="0589B195">
      <w:pPr>
        <w:bidi w:val="0"/>
        <w:rPr>
          <w:rFonts w:hint="default"/>
        </w:rPr>
      </w:pPr>
      <w:r>
        <w:rPr>
          <w:rFonts w:hint="default"/>
        </w:rPr>
        <w:t>限速：1次/2s</w:t>
      </w:r>
    </w:p>
    <w:p w14:paraId="7C089D73">
      <w:pPr>
        <w:bidi w:val="0"/>
        <w:rPr>
          <w:rFonts w:hint="default"/>
        </w:rPr>
      </w:pPr>
      <w:r>
        <w:rPr>
          <w:rFonts w:hint="default"/>
        </w:rPr>
        <w:t>限速规则：User ID</w:t>
      </w:r>
    </w:p>
    <w:p w14:paraId="31CCC743">
      <w:pPr>
        <w:bidi w:val="0"/>
        <w:rPr>
          <w:rFonts w:hint="default"/>
        </w:rPr>
      </w:pPr>
      <w:r>
        <w:rPr>
          <w:rFonts w:hint="default"/>
        </w:rPr>
        <w:t>HTTP请求</w:t>
      </w:r>
    </w:p>
    <w:p w14:paraId="19E1BD78">
      <w:pPr>
        <w:bidi w:val="0"/>
        <w:rPr>
          <w:rFonts w:hint="default"/>
        </w:rPr>
      </w:pPr>
      <w:r>
        <w:rPr>
          <w:rFonts w:hint="default"/>
        </w:rPr>
        <w:t>GET /api/v5/account/precheck-set-delta-neutral</w:t>
      </w:r>
    </w:p>
    <w:p w14:paraId="46D07316">
      <w:pPr>
        <w:bidi w:val="0"/>
      </w:pPr>
      <w:r>
        <w:rPr>
          <w:rFonts w:hint="default"/>
        </w:rPr>
        <w:t>请求示例</w:t>
      </w:r>
    </w:p>
    <w:p w14:paraId="25460514">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87"/>
        <w:gridCol w:w="738"/>
        <w:gridCol w:w="1080"/>
        <w:gridCol w:w="2353"/>
      </w:tblGrid>
      <w:tr w14:paraId="2A7F206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4674308">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9BD0AA1">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5D26169">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964B4B3">
            <w:pPr>
              <w:bidi w:val="0"/>
              <w:rPr>
                <w:rFonts w:hint="default"/>
              </w:rPr>
            </w:pPr>
            <w:r>
              <w:rPr>
                <w:rFonts w:hint="default"/>
                <w:lang w:val="en-US" w:eastAsia="zh-CN"/>
              </w:rPr>
              <w:t>描述</w:t>
            </w:r>
          </w:p>
        </w:tc>
      </w:tr>
      <w:tr w14:paraId="693515B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65CF8AF">
            <w:pPr>
              <w:bidi w:val="0"/>
              <w:rPr>
                <w:rFonts w:hint="default"/>
              </w:rPr>
            </w:pPr>
            <w:r>
              <w:rPr>
                <w:rFonts w:hint="default"/>
                <w:lang w:val="en-US" w:eastAsia="zh-CN"/>
              </w:rPr>
              <w:t>stgyType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BA1DD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191AFD">
            <w:pPr>
              <w:bidi w:val="0"/>
              <w:rPr>
                <w:rFonts w:hint="default"/>
              </w:rPr>
            </w:pPr>
            <w:r>
              <w:rPr>
                <w:rFonts w:hint="default"/>
                <w:lang w:val="en-US" w:eastAsia="zh-CN"/>
              </w:rPr>
              <w:t>Yes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DB2BE4">
            <w:pPr>
              <w:bidi w:val="0"/>
              <w:rPr>
                <w:rFonts w:hint="default"/>
              </w:rPr>
            </w:pPr>
            <w:r>
              <w:rPr>
                <w:rFonts w:hint="default"/>
                <w:lang w:val="en-US" w:eastAsia="zh-CN"/>
              </w:rPr>
              <w:t>策略类型</w:t>
            </w:r>
            <w:r>
              <w:rPr>
                <w:rFonts w:hint="default"/>
                <w:lang w:val="en-US" w:eastAsia="zh-CN"/>
              </w:rPr>
              <w:br w:type="textWrapping"/>
            </w:r>
            <w:r>
              <w:rPr>
                <w:rFonts w:hint="default"/>
                <w:lang w:val="en-US" w:eastAsia="zh-CN"/>
              </w:rPr>
              <w:t>0：普通策略模式</w:t>
            </w:r>
            <w:r>
              <w:rPr>
                <w:rFonts w:hint="default"/>
                <w:lang w:val="en-US" w:eastAsia="zh-CN"/>
              </w:rPr>
              <w:br w:type="textWrapping"/>
            </w:r>
            <w:r>
              <w:rPr>
                <w:rFonts w:hint="default"/>
                <w:lang w:val="en-US" w:eastAsia="zh-CN"/>
              </w:rPr>
              <w:t>1：delta 中性策略模式</w:t>
            </w:r>
          </w:p>
        </w:tc>
      </w:tr>
    </w:tbl>
    <w:p w14:paraId="756B0863">
      <w:pPr>
        <w:bidi w:val="0"/>
      </w:pPr>
      <w:r>
        <w:rPr>
          <w:rFonts w:hint="default"/>
        </w:rPr>
        <w:t>返回示例</w:t>
      </w:r>
    </w:p>
    <w:p w14:paraId="7F26A0A4">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053"/>
        <w:gridCol w:w="953"/>
        <w:gridCol w:w="5540"/>
      </w:tblGrid>
      <w:tr w14:paraId="5ABE431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3F5E503">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EEAB5BD">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9A37076">
            <w:pPr>
              <w:bidi w:val="0"/>
              <w:rPr>
                <w:rFonts w:hint="default"/>
              </w:rPr>
            </w:pPr>
            <w:r>
              <w:rPr>
                <w:rFonts w:hint="default"/>
                <w:lang w:val="en-US" w:eastAsia="zh-CN"/>
              </w:rPr>
              <w:t>描述</w:t>
            </w:r>
          </w:p>
        </w:tc>
      </w:tr>
      <w:tr w14:paraId="1358C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27CBA8">
            <w:pPr>
              <w:bidi w:val="0"/>
              <w:rPr>
                <w:rFonts w:hint="default"/>
              </w:rPr>
            </w:pPr>
            <w:r>
              <w:rPr>
                <w:rFonts w:hint="default"/>
                <w:lang w:val="en-US" w:eastAsia="zh-CN"/>
              </w:rPr>
              <w:t>unmatchedInfoCheck</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5280DE">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BE5BE5">
            <w:pPr>
              <w:bidi w:val="0"/>
              <w:rPr>
                <w:rFonts w:hint="default"/>
              </w:rPr>
            </w:pPr>
            <w:r>
              <w:rPr>
                <w:rFonts w:hint="default"/>
                <w:lang w:val="en-US" w:eastAsia="zh-CN"/>
              </w:rPr>
              <w:t>包含不匹配信息对象的列表</w:t>
            </w:r>
          </w:p>
        </w:tc>
      </w:tr>
      <w:tr w14:paraId="159CB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E9B106">
            <w:pPr>
              <w:bidi w:val="0"/>
              <w:rPr>
                <w:rFonts w:hint="default"/>
              </w:rPr>
            </w:pPr>
            <w:r>
              <w:rPr>
                <w:rFonts w:hint="default"/>
                <w:lang w:val="en-US" w:eastAsia="zh-CN"/>
              </w:rPr>
              <w:t>&gt; 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30813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9BF2B8">
            <w:pPr>
              <w:bidi w:val="0"/>
              <w:rPr>
                <w:rFonts w:hint="default"/>
              </w:rPr>
            </w:pPr>
            <w:r>
              <w:rPr>
                <w:rFonts w:hint="default"/>
                <w:lang w:val="en-US" w:eastAsia="zh-CN"/>
              </w:rPr>
              <w:t>不匹配信息类型</w:t>
            </w:r>
            <w:r>
              <w:rPr>
                <w:rFonts w:hint="default"/>
                <w:lang w:val="en-US" w:eastAsia="zh-CN"/>
              </w:rPr>
              <w:br w:type="textWrapping"/>
            </w:r>
            <w:r>
              <w:rPr>
                <w:rFonts w:hint="default"/>
                <w:lang w:val="en-US" w:eastAsia="zh-CN"/>
              </w:rPr>
              <w:t>spot_mode：delta 中性策略模式不支持现货模式</w:t>
            </w:r>
            <w:r>
              <w:rPr>
                <w:rFonts w:hint="default"/>
                <w:lang w:val="en-US" w:eastAsia="zh-CN"/>
              </w:rPr>
              <w:br w:type="textWrapping"/>
            </w:r>
            <w:r>
              <w:rPr>
                <w:rFonts w:hint="default"/>
                <w:lang w:val="en-US" w:eastAsia="zh-CN"/>
              </w:rPr>
              <w:t>futures_mode：delta 中性策略模式不支持合约模式</w:t>
            </w:r>
            <w:r>
              <w:rPr>
                <w:rFonts w:hint="default"/>
                <w:lang w:val="en-US" w:eastAsia="zh-CN"/>
              </w:rPr>
              <w:br w:type="textWrapping"/>
            </w:r>
            <w:r>
              <w:rPr>
                <w:rFonts w:hint="default"/>
                <w:lang w:val="en-US" w:eastAsia="zh-CN"/>
              </w:rPr>
              <w:t>isolated_margin：delta 中性策略模式不支持逐仓杠杆仓位</w:t>
            </w:r>
            <w:r>
              <w:rPr>
                <w:rFonts w:hint="default"/>
                <w:lang w:val="en-US" w:eastAsia="zh-CN"/>
              </w:rPr>
              <w:br w:type="textWrapping"/>
            </w:r>
            <w:r>
              <w:rPr>
                <w:rFonts w:hint="default"/>
                <w:lang w:val="en-US" w:eastAsia="zh-CN"/>
              </w:rPr>
              <w:t>isolated_contract：delta 中性策略模式不支持逐仓合约仓位</w:t>
            </w:r>
            <w:r>
              <w:rPr>
                <w:rFonts w:hint="default"/>
                <w:lang w:val="en-US" w:eastAsia="zh-CN"/>
              </w:rPr>
              <w:br w:type="textWrapping"/>
            </w:r>
            <w:r>
              <w:rPr>
                <w:rFonts w:hint="default"/>
                <w:lang w:val="en-US" w:eastAsia="zh-CN"/>
              </w:rPr>
              <w:t>positions_options：delta 中性策略模式不支持期权仓位</w:t>
            </w:r>
            <w:r>
              <w:rPr>
                <w:rFonts w:hint="default"/>
                <w:lang w:val="en-US" w:eastAsia="zh-CN"/>
              </w:rPr>
              <w:br w:type="textWrapping"/>
            </w:r>
            <w:r>
              <w:rPr>
                <w:rFonts w:hint="default"/>
                <w:lang w:val="en-US" w:eastAsia="zh-CN"/>
              </w:rPr>
              <w:t>isolated_pending_orders：delta 中性策略模式不支持逐仓挂单</w:t>
            </w:r>
            <w:r>
              <w:rPr>
                <w:rFonts w:hint="default"/>
                <w:lang w:val="en-US" w:eastAsia="zh-CN"/>
              </w:rPr>
              <w:br w:type="textWrapping"/>
            </w:r>
            <w:r>
              <w:rPr>
                <w:rFonts w:hint="default"/>
                <w:lang w:val="en-US" w:eastAsia="zh-CN"/>
              </w:rPr>
              <w:t>pending_orders_options：delta 中性策略模式不支持期权挂单</w:t>
            </w:r>
            <w:r>
              <w:rPr>
                <w:rFonts w:hint="default"/>
                <w:lang w:val="en-US" w:eastAsia="zh-CN"/>
              </w:rPr>
              <w:br w:type="textWrapping"/>
            </w:r>
            <w:r>
              <w:rPr>
                <w:rFonts w:hint="default"/>
                <w:lang w:val="en-US" w:eastAsia="zh-CN"/>
              </w:rPr>
              <w:t>trading_bot：delta 中性策略模式不支持策略交易</w:t>
            </w:r>
            <w:r>
              <w:rPr>
                <w:rFonts w:hint="default"/>
                <w:lang w:val="en-US" w:eastAsia="zh-CN"/>
              </w:rPr>
              <w:br w:type="textWrapping"/>
            </w:r>
            <w:r>
              <w:rPr>
                <w:rFonts w:hint="default"/>
                <w:lang w:val="en-US" w:eastAsia="zh-CN"/>
              </w:rPr>
              <w:t>repay_borrowings：在转换后，在目前策略下的负债量超过母账户维度借币限额，请偿还负债后重试</w:t>
            </w:r>
            <w:r>
              <w:rPr>
                <w:rFonts w:hint="default"/>
                <w:lang w:val="en-US" w:eastAsia="zh-CN"/>
              </w:rPr>
              <w:br w:type="textWrapping"/>
            </w:r>
            <w:r>
              <w:rPr>
                <w:rFonts w:hint="default"/>
                <w:lang w:val="en-US" w:eastAsia="zh-CN"/>
              </w:rPr>
              <w:t>loan：不支持delta 中性策略模式使用活期借币</w:t>
            </w:r>
            <w:r>
              <w:rPr>
                <w:rFonts w:hint="default"/>
                <w:lang w:val="en-US" w:eastAsia="zh-CN"/>
              </w:rPr>
              <w:br w:type="textWrapping"/>
            </w:r>
            <w:r>
              <w:rPr>
                <w:rFonts w:hint="default"/>
                <w:lang w:val="en-US" w:eastAsia="zh-CN"/>
              </w:rPr>
              <w:t>delta_risk：Delta风险检查失败，降低delta后重试</w:t>
            </w:r>
            <w:r>
              <w:rPr>
                <w:rFonts w:hint="default"/>
                <w:lang w:val="en-US" w:eastAsia="zh-CN"/>
              </w:rPr>
              <w:br w:type="textWrapping"/>
            </w:r>
            <w:r>
              <w:rPr>
                <w:rFonts w:hint="default"/>
                <w:lang w:val="en-US" w:eastAsia="zh-CN"/>
              </w:rPr>
              <w:t>collateral_all：delta 中性策略模式下，所有币种必要被设置为质押币</w:t>
            </w:r>
            <w:r>
              <w:rPr>
                <w:rFonts w:hint="default"/>
                <w:lang w:val="en-US" w:eastAsia="zh-CN"/>
              </w:rPr>
              <w:br w:type="textWrapping"/>
            </w:r>
            <w:r>
              <w:rPr>
                <w:rFonts w:hint="default"/>
                <w:lang w:val="en-US" w:eastAsia="zh-CN"/>
              </w:rPr>
              <w:t>risk_unit_type：该账户在Delta中性风险单元内，无法切换至通用模式。请在切换策略前将其从风险单元中移除。</w:t>
            </w:r>
          </w:p>
        </w:tc>
      </w:tr>
      <w:tr w14:paraId="667F2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866C60">
            <w:pPr>
              <w:bidi w:val="0"/>
              <w:rPr>
                <w:rFonts w:hint="default"/>
              </w:rPr>
            </w:pPr>
            <w:r>
              <w:rPr>
                <w:rFonts w:hint="default"/>
                <w:lang w:val="en-US" w:eastAsia="zh-CN"/>
              </w:rPr>
              <w:t>&gt; deltaLever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0F116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D38D44">
            <w:pPr>
              <w:bidi w:val="0"/>
              <w:rPr>
                <w:rFonts w:hint="default"/>
              </w:rPr>
            </w:pPr>
            <w:r>
              <w:rPr>
                <w:rFonts w:hint="default"/>
                <w:lang w:val="en-US" w:eastAsia="zh-CN"/>
              </w:rPr>
              <w:t>Delta权益比率</w:t>
            </w:r>
            <w:r>
              <w:rPr>
                <w:rFonts w:hint="default"/>
                <w:lang w:val="en-US" w:eastAsia="zh-CN"/>
              </w:rPr>
              <w:br w:type="textWrapping"/>
            </w:r>
            <w:r>
              <w:rPr>
                <w:rFonts w:hint="default"/>
                <w:lang w:val="en-US" w:eastAsia="zh-CN"/>
              </w:rPr>
              <w:t>仅适用于type为delta_risk</w:t>
            </w:r>
          </w:p>
        </w:tc>
      </w:tr>
      <w:tr w14:paraId="2B2DE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A58188">
            <w:pPr>
              <w:bidi w:val="0"/>
              <w:rPr>
                <w:rFonts w:hint="default"/>
              </w:rPr>
            </w:pPr>
            <w:r>
              <w:rPr>
                <w:rFonts w:hint="default"/>
                <w:lang w:val="en-US" w:eastAsia="zh-CN"/>
              </w:rPr>
              <w:t>&gt; ordList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651240">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635ED2">
            <w:pPr>
              <w:bidi w:val="0"/>
              <w:rPr>
                <w:rFonts w:hint="default"/>
              </w:rPr>
            </w:pPr>
            <w:r>
              <w:rPr>
                <w:rFonts w:hint="default"/>
                <w:lang w:val="en-US" w:eastAsia="zh-CN"/>
              </w:rPr>
              <w:t>不匹配订单列表，返回订单ID</w:t>
            </w:r>
            <w:r>
              <w:rPr>
                <w:rFonts w:hint="default"/>
                <w:lang w:val="en-US" w:eastAsia="zh-CN"/>
              </w:rPr>
              <w:br w:type="textWrapping"/>
            </w:r>
            <w:r>
              <w:rPr>
                <w:rFonts w:hint="default"/>
                <w:lang w:val="en-US" w:eastAsia="zh-CN"/>
              </w:rPr>
              <w:t>在type为isolated_pending_orders/pending_orders_options时适用</w:t>
            </w:r>
          </w:p>
        </w:tc>
      </w:tr>
      <w:tr w14:paraId="00FD406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932D87">
            <w:pPr>
              <w:bidi w:val="0"/>
              <w:rPr>
                <w:rFonts w:hint="default"/>
              </w:rPr>
            </w:pPr>
            <w:r>
              <w:rPr>
                <w:rFonts w:hint="default"/>
                <w:lang w:val="en-US" w:eastAsia="zh-CN"/>
              </w:rPr>
              <w:t>&gt; posList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92B1FE">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E48697">
            <w:pPr>
              <w:bidi w:val="0"/>
              <w:rPr>
                <w:rFonts w:hint="default"/>
              </w:rPr>
            </w:pPr>
            <w:r>
              <w:rPr>
                <w:rFonts w:hint="default"/>
                <w:lang w:val="en-US" w:eastAsia="zh-CN"/>
              </w:rPr>
              <w:t>不匹配仓位列表，返回仓位ID</w:t>
            </w:r>
            <w:r>
              <w:rPr>
                <w:rFonts w:hint="default"/>
                <w:lang w:val="en-US" w:eastAsia="zh-CN"/>
              </w:rPr>
              <w:br w:type="textWrapping"/>
            </w:r>
            <w:r>
              <w:rPr>
                <w:rFonts w:hint="default"/>
                <w:lang w:val="en-US" w:eastAsia="zh-CN"/>
              </w:rPr>
              <w:t>在type为isolated_margin/isolated_contract/positions_options时适用</w:t>
            </w:r>
          </w:p>
        </w:tc>
      </w:tr>
    </w:tbl>
    <w:p w14:paraId="07E51C34">
      <w:pPr>
        <w:bidi w:val="0"/>
        <w:rPr>
          <w:rFonts w:hint="default"/>
        </w:rPr>
      </w:pPr>
      <w:r>
        <w:rPr>
          <w:rFonts w:hint="default"/>
        </w:rPr>
        <w:t>调整模拟盘余额</w:t>
      </w:r>
    </w:p>
    <w:p w14:paraId="0E5544D0">
      <w:pPr>
        <w:bidi w:val="0"/>
        <w:rPr>
          <w:rFonts w:hint="default"/>
        </w:rPr>
      </w:pPr>
      <w:r>
        <w:rPr>
          <w:rFonts w:hint="default"/>
        </w:rPr>
        <w:t>此接口仅适用于模拟交易环境。</w:t>
      </w:r>
    </w:p>
    <w:p w14:paraId="02817165">
      <w:pPr>
        <w:bidi w:val="0"/>
        <w:rPr>
          <w:rFonts w:hint="default"/>
        </w:rPr>
      </w:pPr>
      <w:r>
        <w:rPr>
          <w:rFonts w:hint="default"/>
        </w:rPr>
        <w:t>允许用户对模拟账户中特定币种（BTC、ETH、USDT、OKB）的余额进行增加或减少，以便在不同资金情况下灵活测试交易策略。</w:t>
      </w:r>
    </w:p>
    <w:p w14:paraId="3A7B7B80">
      <w:pPr>
        <w:bidi w:val="0"/>
        <w:rPr>
          <w:rFonts w:hint="default"/>
        </w:rPr>
      </w:pPr>
      <w:r>
        <w:rPr>
          <w:rFonts w:hint="default"/>
        </w:rPr>
        <w:t>原子性操作：若请求中任意币种未通过业务校验，整个请求将被拒绝，所有币种余额均不做修改。</w:t>
      </w:r>
    </w:p>
    <w:p w14:paraId="346368D5">
      <w:pPr>
        <w:bidi w:val="0"/>
        <w:rPr>
          <w:rFonts w:hint="default"/>
        </w:rPr>
      </w:pPr>
      <w:r>
        <w:rPr>
          <w:rFonts w:hint="default"/>
        </w:rPr>
        <w:t>限速：增加 — 每用户每天 3 次（UTC 0:00 重置）；减少 — 无限制</w:t>
      </w:r>
    </w:p>
    <w:p w14:paraId="185B2AD4">
      <w:pPr>
        <w:bidi w:val="0"/>
        <w:rPr>
          <w:rFonts w:hint="default"/>
        </w:rPr>
      </w:pPr>
      <w:r>
        <w:rPr>
          <w:rFonts w:hint="default"/>
        </w:rPr>
        <w:t>限速规则：User ID</w:t>
      </w:r>
    </w:p>
    <w:p w14:paraId="15440C31">
      <w:pPr>
        <w:bidi w:val="0"/>
        <w:rPr>
          <w:rFonts w:hint="default"/>
        </w:rPr>
      </w:pPr>
      <w:r>
        <w:rPr>
          <w:rFonts w:hint="default"/>
        </w:rPr>
        <w:t>权限：交易</w:t>
      </w:r>
    </w:p>
    <w:p w14:paraId="02880F35">
      <w:pPr>
        <w:bidi w:val="0"/>
        <w:rPr>
          <w:rFonts w:hint="default"/>
        </w:rPr>
      </w:pPr>
      <w:r>
        <w:rPr>
          <w:rFonts w:hint="default"/>
        </w:rPr>
        <w:t>HTTP请求</w:t>
      </w:r>
    </w:p>
    <w:p w14:paraId="1C3EF763">
      <w:pPr>
        <w:bidi w:val="0"/>
        <w:rPr>
          <w:rFonts w:hint="default"/>
        </w:rPr>
      </w:pPr>
      <w:r>
        <w:rPr>
          <w:rFonts w:hint="default"/>
        </w:rPr>
        <w:t>POST /api/v5/account/demo-adjust-balance</w:t>
      </w:r>
    </w:p>
    <w:p w14:paraId="1B75E84B">
      <w:pPr>
        <w:bidi w:val="0"/>
      </w:pPr>
      <w:r>
        <w:rPr>
          <w:rFonts w:hint="default"/>
        </w:rPr>
        <w:t>请求示例</w:t>
      </w:r>
    </w:p>
    <w:p w14:paraId="7EEE1977">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95"/>
        <w:gridCol w:w="738"/>
        <w:gridCol w:w="1026"/>
        <w:gridCol w:w="5487"/>
      </w:tblGrid>
      <w:tr w14:paraId="0259050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F41CDA5">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604D476">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7B2E5E1">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6DA72D2">
            <w:pPr>
              <w:bidi w:val="0"/>
              <w:rPr>
                <w:rFonts w:hint="default"/>
              </w:rPr>
            </w:pPr>
            <w:r>
              <w:rPr>
                <w:rFonts w:hint="default"/>
                <w:lang w:val="en-US" w:eastAsia="zh-CN"/>
              </w:rPr>
              <w:t>描述</w:t>
            </w:r>
          </w:p>
        </w:tc>
      </w:tr>
      <w:tr w14:paraId="08312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02614D">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991BE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DB278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11FCD4">
            <w:pPr>
              <w:bidi w:val="0"/>
              <w:rPr>
                <w:rFonts w:hint="default"/>
              </w:rPr>
            </w:pPr>
            <w:r>
              <w:rPr>
                <w:rFonts w:hint="default"/>
                <w:lang w:val="en-US" w:eastAsia="zh-CN"/>
              </w:rPr>
              <w:t>调整方向。</w:t>
            </w:r>
            <w:r>
              <w:rPr>
                <w:rFonts w:hint="default"/>
                <w:lang w:val="en-US" w:eastAsia="zh-CN"/>
              </w:rPr>
              <w:br w:type="textWrapping"/>
            </w:r>
            <w:r>
              <w:rPr>
                <w:rFonts w:hint="default"/>
                <w:lang w:val="en-US" w:eastAsia="zh-CN"/>
              </w:rPr>
              <w:t>increase：增加余额</w:t>
            </w:r>
            <w:r>
              <w:rPr>
                <w:rFonts w:hint="default"/>
                <w:lang w:val="en-US" w:eastAsia="zh-CN"/>
              </w:rPr>
              <w:br w:type="textWrapping"/>
            </w:r>
            <w:r>
              <w:rPr>
                <w:rFonts w:hint="default"/>
                <w:lang w:val="en-US" w:eastAsia="zh-CN"/>
              </w:rPr>
              <w:t>reduce：减少余额</w:t>
            </w:r>
            <w:r>
              <w:rPr>
                <w:rFonts w:hint="default"/>
                <w:lang w:val="en-US" w:eastAsia="zh-CN"/>
              </w:rPr>
              <w:br w:type="textWrapping"/>
            </w:r>
            <w:r>
              <w:rPr>
                <w:rFonts w:hint="default"/>
                <w:lang w:val="en-US" w:eastAsia="zh-CN"/>
              </w:rPr>
              <w:t>每次请求只能选择一个方向，不可同时包含增加和减少。</w:t>
            </w:r>
          </w:p>
        </w:tc>
      </w:tr>
      <w:tr w14:paraId="096DD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47F85A">
            <w:pPr>
              <w:bidi w:val="0"/>
              <w:rPr>
                <w:rFonts w:hint="default"/>
              </w:rPr>
            </w:pPr>
            <w:r>
              <w:rPr>
                <w:rFonts w:hint="default"/>
                <w:lang w:val="en-US" w:eastAsia="zh-CN"/>
              </w:rPr>
              <w:t>adjustments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ADCFBA">
            <w:pPr>
              <w:bidi w:val="0"/>
              <w:rPr>
                <w:rFonts w:hint="default"/>
              </w:rPr>
            </w:pPr>
            <w:r>
              <w:rPr>
                <w:rFonts w:hint="default"/>
                <w:lang w:val="en-US" w:eastAsia="zh-CN"/>
              </w:rPr>
              <w:t>Array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7F172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51432C">
            <w:pPr>
              <w:bidi w:val="0"/>
              <w:rPr>
                <w:rFonts w:hint="default"/>
              </w:rPr>
            </w:pPr>
            <w:r>
              <w:rPr>
                <w:rFonts w:hint="default"/>
                <w:lang w:val="en-US" w:eastAsia="zh-CN"/>
              </w:rPr>
              <w:t>币种调整列表，至少包含一项，不允许重复币种。</w:t>
            </w:r>
          </w:p>
        </w:tc>
      </w:tr>
      <w:tr w14:paraId="6D075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AE6774">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7B17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DBECE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26310A">
            <w:pPr>
              <w:bidi w:val="0"/>
              <w:rPr>
                <w:rFonts w:hint="default"/>
              </w:rPr>
            </w:pPr>
            <w:r>
              <w:rPr>
                <w:rFonts w:hint="default"/>
                <w:lang w:val="en-US" w:eastAsia="zh-CN"/>
              </w:rPr>
              <w:t>币种。支持：BTC ETH USDT OKB</w:t>
            </w:r>
          </w:p>
        </w:tc>
      </w:tr>
      <w:tr w14:paraId="1E550CD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CD024E4">
            <w:pPr>
              <w:bidi w:val="0"/>
              <w:rPr>
                <w:rFonts w:hint="default"/>
              </w:rPr>
            </w:pPr>
            <w:r>
              <w:rPr>
                <w:rFonts w:hint="default"/>
                <w:lang w:val="en-US" w:eastAsia="zh-CN"/>
              </w:rPr>
              <w:t>&gt; 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E1190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BFCBB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8A2FA9">
            <w:pPr>
              <w:bidi w:val="0"/>
              <w:rPr>
                <w:rFonts w:hint="default"/>
              </w:rPr>
            </w:pPr>
            <w:r>
              <w:rPr>
                <w:rFonts w:hint="default"/>
                <w:lang w:val="en-US" w:eastAsia="zh-CN"/>
              </w:rPr>
              <w:t>调整数量。必须为非负数，小数位数不超过该币种精度。</w:t>
            </w:r>
            <w:r>
              <w:rPr>
                <w:rFonts w:hint="default"/>
                <w:lang w:val="en-US" w:eastAsia="zh-CN"/>
              </w:rPr>
              <w:br w:type="textWrapping"/>
            </w:r>
            <w:r>
              <w:rPr>
                <w:rFonts w:hint="default"/>
                <w:lang w:val="en-US" w:eastAsia="zh-CN"/>
              </w:rPr>
              <w:t>单次增加上限：BTC：1，ETH：1，USDT：5000，OKB：100。</w:t>
            </w:r>
            <w:r>
              <w:rPr>
                <w:rFonts w:hint="default"/>
                <w:lang w:val="en-US" w:eastAsia="zh-CN"/>
              </w:rPr>
              <w:br w:type="textWrapping"/>
            </w:r>
            <w:r>
              <w:rPr>
                <w:rFonts w:hint="default"/>
                <w:lang w:val="en-US" w:eastAsia="zh-CN"/>
              </w:rPr>
              <w:t>减少操作无单次数量限制，仅受可用余额 ≥ 0 约束。</w:t>
            </w:r>
          </w:p>
        </w:tc>
      </w:tr>
    </w:tbl>
    <w:p w14:paraId="53631A12">
      <w:pPr>
        <w:bidi w:val="0"/>
      </w:pPr>
      <w:r>
        <w:rPr>
          <w:rFonts w:hint="default"/>
        </w:rPr>
        <w:t>返回示例</w:t>
      </w:r>
    </w:p>
    <w:p w14:paraId="7F72C2A5">
      <w:pPr>
        <w:bidi w:val="0"/>
        <w:rPr>
          <w:rFonts w:hint="default"/>
        </w:rPr>
      </w:pPr>
      <w:r>
        <w:rPr>
          <w:rFonts w:hint="default"/>
        </w:rPr>
        <w:t>{</w:t>
      </w:r>
    </w:p>
    <w:p w14:paraId="7397D46F">
      <w:pPr>
        <w:bidi w:val="0"/>
        <w:rPr>
          <w:rFonts w:hint="default"/>
        </w:rPr>
      </w:pPr>
      <w:r>
        <w:rPr>
          <w:rFonts w:hint="default"/>
        </w:rPr>
        <w:t xml:space="preserve">    "code": "0",</w:t>
      </w:r>
    </w:p>
    <w:p w14:paraId="713B1772">
      <w:pPr>
        <w:bidi w:val="0"/>
        <w:rPr>
          <w:rFonts w:hint="default"/>
        </w:rPr>
      </w:pPr>
      <w:r>
        <w:rPr>
          <w:rFonts w:hint="default"/>
        </w:rPr>
        <w:t xml:space="preserve">    "msg": "",</w:t>
      </w:r>
    </w:p>
    <w:p w14:paraId="1A6A93AA">
      <w:pPr>
        <w:bidi w:val="0"/>
        <w:rPr>
          <w:rFonts w:hint="default"/>
        </w:rPr>
      </w:pPr>
      <w:r>
        <w:rPr>
          <w:rFonts w:hint="default"/>
        </w:rPr>
        <w:t xml:space="preserve">    "data": [{</w:t>
      </w:r>
    </w:p>
    <w:p w14:paraId="01B5D40B">
      <w:pPr>
        <w:bidi w:val="0"/>
        <w:rPr>
          <w:rFonts w:hint="default"/>
        </w:rPr>
      </w:pPr>
      <w:r>
        <w:rPr>
          <w:rFonts w:hint="default"/>
        </w:rPr>
        <w:t xml:space="preserve">        "remainCnt": "2",</w:t>
      </w:r>
    </w:p>
    <w:p w14:paraId="7A1612BE">
      <w:pPr>
        <w:bidi w:val="0"/>
        <w:rPr>
          <w:rFonts w:hint="default"/>
        </w:rPr>
      </w:pPr>
      <w:r>
        <w:rPr>
          <w:rFonts w:hint="default"/>
        </w:rPr>
        <w:t xml:space="preserve">        "totalCnt": "3",</w:t>
      </w:r>
    </w:p>
    <w:p w14:paraId="003F97F8">
      <w:pPr>
        <w:bidi w:val="0"/>
        <w:rPr>
          <w:rFonts w:hint="default"/>
        </w:rPr>
      </w:pPr>
      <w:r>
        <w:rPr>
          <w:rFonts w:hint="default"/>
        </w:rPr>
        <w:t xml:space="preserve">        "details": [</w:t>
      </w:r>
    </w:p>
    <w:p w14:paraId="3B3B0E01">
      <w:pPr>
        <w:bidi w:val="0"/>
        <w:rPr>
          <w:rFonts w:hint="default"/>
        </w:rPr>
      </w:pPr>
      <w:r>
        <w:rPr>
          <w:rFonts w:hint="default"/>
        </w:rPr>
        <w:t xml:space="preserve">            { "ccy": "BTC", "amt": "0.5", "bal": "1.5" },</w:t>
      </w:r>
    </w:p>
    <w:p w14:paraId="33635140">
      <w:pPr>
        <w:bidi w:val="0"/>
        <w:rPr>
          <w:rFonts w:hint="default"/>
        </w:rPr>
      </w:pPr>
      <w:r>
        <w:rPr>
          <w:rFonts w:hint="default"/>
        </w:rPr>
        <w:t xml:space="preserve">            { "ccy": "USDT", "amt": "3000", "bal": "13000" }</w:t>
      </w:r>
    </w:p>
    <w:p w14:paraId="7B4D4803">
      <w:pPr>
        <w:bidi w:val="0"/>
        <w:rPr>
          <w:rFonts w:hint="default"/>
        </w:rPr>
      </w:pPr>
      <w:r>
        <w:rPr>
          <w:rFonts w:hint="default"/>
        </w:rPr>
        <w:t xml:space="preserve">        ]</w:t>
      </w:r>
    </w:p>
    <w:p w14:paraId="12A81620">
      <w:pPr>
        <w:bidi w:val="0"/>
        <w:rPr>
          <w:rFonts w:hint="default"/>
        </w:rPr>
      </w:pPr>
      <w:r>
        <w:rPr>
          <w:rFonts w:hint="default"/>
        </w:rPr>
        <w:t xml:space="preserve">    }]}</w:t>
      </w:r>
    </w:p>
    <w:p w14:paraId="6674E571">
      <w:pPr>
        <w:bidi w:val="0"/>
      </w:pPr>
      <w:r>
        <w:rPr>
          <w:rFonts w:hint="default"/>
        </w:rPr>
        <w:t>失败示例</w:t>
      </w:r>
    </w:p>
    <w:p w14:paraId="209FE3CA">
      <w:pPr>
        <w:bidi w:val="0"/>
        <w:rPr>
          <w:rFonts w:hint="default"/>
        </w:rPr>
      </w:pPr>
      <w:r>
        <w:rPr>
          <w:rFonts w:hint="default"/>
        </w:rPr>
        <w:t>{</w:t>
      </w:r>
    </w:p>
    <w:p w14:paraId="57C894F2">
      <w:pPr>
        <w:bidi w:val="0"/>
        <w:rPr>
          <w:rFonts w:hint="default"/>
        </w:rPr>
      </w:pPr>
      <w:r>
        <w:rPr>
          <w:rFonts w:hint="default"/>
        </w:rPr>
        <w:t xml:space="preserve">    "code": "59693",</w:t>
      </w:r>
    </w:p>
    <w:p w14:paraId="1D5B75C3">
      <w:pPr>
        <w:bidi w:val="0"/>
        <w:rPr>
          <w:rFonts w:hint="default"/>
        </w:rPr>
      </w:pPr>
      <w:r>
        <w:rPr>
          <w:rFonts w:hint="default"/>
        </w:rPr>
        <w:t xml:space="preserve">    "msg": "USDT transferable balance insufficient. Some funds are occupied by open orders or positions. Please cancel orders or close positions and try again",</w:t>
      </w:r>
    </w:p>
    <w:p w14:paraId="0B85F21B">
      <w:pPr>
        <w:bidi w:val="0"/>
        <w:rPr>
          <w:rFonts w:hint="default"/>
        </w:rPr>
      </w:pPr>
      <w:r>
        <w:rPr>
          <w:rFonts w:hint="default"/>
        </w:rPr>
        <w:t xml:space="preserve">    "data": []}</w:t>
      </w:r>
    </w:p>
    <w:p w14:paraId="3E8307C5">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33"/>
        <w:gridCol w:w="738"/>
        <w:gridCol w:w="6675"/>
      </w:tblGrid>
      <w:tr w14:paraId="4D45159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5F971A6">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0443166">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6A75A12">
            <w:pPr>
              <w:bidi w:val="0"/>
              <w:rPr>
                <w:rFonts w:hint="default"/>
              </w:rPr>
            </w:pPr>
            <w:r>
              <w:rPr>
                <w:rFonts w:hint="default"/>
                <w:lang w:val="en-US" w:eastAsia="zh-CN"/>
              </w:rPr>
              <w:t>描述</w:t>
            </w:r>
          </w:p>
        </w:tc>
      </w:tr>
      <w:tr w14:paraId="3536F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C23D14">
            <w:pPr>
              <w:bidi w:val="0"/>
              <w:rPr>
                <w:rFonts w:hint="default"/>
              </w:rPr>
            </w:pPr>
            <w:r>
              <w:rPr>
                <w:rFonts w:hint="default"/>
                <w:lang w:val="en-US" w:eastAsia="zh-CN"/>
              </w:rPr>
              <w:t>remainCnt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B122E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BA9230">
            <w:pPr>
              <w:bidi w:val="0"/>
              <w:rPr>
                <w:rFonts w:hint="default"/>
              </w:rPr>
            </w:pPr>
            <w:r>
              <w:rPr>
                <w:rFonts w:hint="default"/>
                <w:lang w:val="en-US" w:eastAsia="zh-CN"/>
              </w:rPr>
              <w:t>当日剩余增加余额次数。减少操作也会返回该字段，但减少操作不消耗次数。</w:t>
            </w:r>
          </w:p>
        </w:tc>
      </w:tr>
      <w:tr w14:paraId="026F9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36C095">
            <w:pPr>
              <w:bidi w:val="0"/>
              <w:rPr>
                <w:rFonts w:hint="default"/>
              </w:rPr>
            </w:pPr>
            <w:r>
              <w:rPr>
                <w:rFonts w:hint="default"/>
                <w:lang w:val="en-US" w:eastAsia="zh-CN"/>
              </w:rPr>
              <w:t>totalCnt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AA8FA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BE05D3">
            <w:pPr>
              <w:bidi w:val="0"/>
              <w:rPr>
                <w:rFonts w:hint="default"/>
              </w:rPr>
            </w:pPr>
            <w:r>
              <w:rPr>
                <w:rFonts w:hint="default"/>
                <w:lang w:val="en-US" w:eastAsia="zh-CN"/>
              </w:rPr>
              <w:t>每日增加余额总次数（默认为 3）。</w:t>
            </w:r>
          </w:p>
        </w:tc>
      </w:tr>
      <w:tr w14:paraId="7DCF8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3C30C6">
            <w:pPr>
              <w:bidi w:val="0"/>
              <w:rPr>
                <w:rFonts w:hint="default"/>
              </w:rPr>
            </w:pPr>
            <w:r>
              <w:rPr>
                <w:rFonts w:hint="default"/>
                <w:lang w:val="en-US" w:eastAsia="zh-CN"/>
              </w:rPr>
              <w:t>details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C79C35">
            <w:pPr>
              <w:bidi w:val="0"/>
              <w:rPr>
                <w:rFonts w:hint="default"/>
              </w:rPr>
            </w:pPr>
            <w:r>
              <w:rPr>
                <w:rFonts w:hint="default"/>
                <w:lang w:val="en-US" w:eastAsia="zh-CN"/>
              </w:rPr>
              <w:t>Array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208AC5">
            <w:pPr>
              <w:bidi w:val="0"/>
              <w:rPr>
                <w:rFonts w:hint="default"/>
              </w:rPr>
            </w:pPr>
            <w:r>
              <w:rPr>
                <w:rFonts w:hint="default"/>
                <w:lang w:val="en-US" w:eastAsia="zh-CN"/>
              </w:rPr>
              <w:t>各币种操作详情。</w:t>
            </w:r>
          </w:p>
        </w:tc>
      </w:tr>
      <w:tr w14:paraId="04FBE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749183">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832C0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8F064C">
            <w:pPr>
              <w:bidi w:val="0"/>
              <w:rPr>
                <w:rFonts w:hint="default"/>
              </w:rPr>
            </w:pPr>
            <w:r>
              <w:rPr>
                <w:rFonts w:hint="default"/>
                <w:lang w:val="en-US" w:eastAsia="zh-CN"/>
              </w:rPr>
              <w:t>币种。</w:t>
            </w:r>
          </w:p>
        </w:tc>
      </w:tr>
      <w:tr w14:paraId="19F34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570A45">
            <w:pPr>
              <w:bidi w:val="0"/>
              <w:rPr>
                <w:rFonts w:hint="default"/>
              </w:rPr>
            </w:pPr>
            <w:r>
              <w:rPr>
                <w:rFonts w:hint="default"/>
                <w:lang w:val="en-US" w:eastAsia="zh-CN"/>
              </w:rPr>
              <w:t>&gt; 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0D3D5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B057C9">
            <w:pPr>
              <w:bidi w:val="0"/>
              <w:rPr>
                <w:rFonts w:hint="default"/>
              </w:rPr>
            </w:pPr>
            <w:r>
              <w:rPr>
                <w:rFonts w:hint="default"/>
                <w:lang w:val="en-US" w:eastAsia="zh-CN"/>
              </w:rPr>
              <w:t>实际调整数量。</w:t>
            </w:r>
          </w:p>
        </w:tc>
      </w:tr>
      <w:tr w14:paraId="4EB35E5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6D77DC">
            <w:pPr>
              <w:bidi w:val="0"/>
              <w:rPr>
                <w:rFonts w:hint="default"/>
              </w:rPr>
            </w:pPr>
            <w:r>
              <w:rPr>
                <w:rFonts w:hint="default"/>
                <w:lang w:val="en-US" w:eastAsia="zh-CN"/>
              </w:rPr>
              <w:t>&gt; 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52CC9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489ED6">
            <w:pPr>
              <w:bidi w:val="0"/>
              <w:rPr>
                <w:rFonts w:hint="default"/>
              </w:rPr>
            </w:pPr>
            <w:r>
              <w:rPr>
                <w:rFonts w:hint="default"/>
                <w:lang w:val="en-US" w:eastAsia="zh-CN"/>
              </w:rPr>
              <w:t>操作后该币种的余额。</w:t>
            </w:r>
          </w:p>
        </w:tc>
      </w:tr>
    </w:tbl>
    <w:p w14:paraId="387DA59D">
      <w:pPr>
        <w:bidi w:val="0"/>
        <w:rPr>
          <w:rFonts w:hint="default"/>
        </w:rPr>
      </w:pPr>
      <w:r>
        <w:rPr>
          <w:rFonts w:hint="default"/>
        </w:rPr>
        <w:t>WebSocket</w:t>
      </w:r>
    </w:p>
    <w:p w14:paraId="749E640B">
      <w:pPr>
        <w:bidi w:val="0"/>
        <w:rPr>
          <w:rFonts w:hint="default"/>
        </w:rPr>
      </w:pPr>
      <w:r>
        <w:rPr>
          <w:rFonts w:hint="default"/>
        </w:rPr>
        <w:t>账户频道</w:t>
      </w:r>
    </w:p>
    <w:p w14:paraId="4C037A51">
      <w:pPr>
        <w:bidi w:val="0"/>
        <w:rPr>
          <w:rFonts w:hint="default"/>
        </w:rPr>
      </w:pPr>
      <w:r>
        <w:rPr>
          <w:rFonts w:hint="default"/>
        </w:rPr>
        <w:t>获取账户信息，首次订阅按照订阅维度推送数据，此外，当下单、撤单、成交等事件触发时，推送数据以及按照订阅维度定时推送数据</w:t>
      </w:r>
    </w:p>
    <w:p w14:paraId="32276BEE">
      <w:pPr>
        <w:bidi w:val="0"/>
        <w:rPr>
          <w:rFonts w:hint="default"/>
        </w:rPr>
      </w:pPr>
      <w:r>
        <w:rPr>
          <w:rFonts w:hint="default"/>
        </w:rPr>
        <w:t>该频道的并发连接受到如下规则限制：</w:t>
      </w:r>
      <w:r>
        <w:rPr>
          <w:rFonts w:hint="default"/>
        </w:rPr>
        <w:fldChar w:fldCharType="begin"/>
      </w:r>
      <w:r>
        <w:rPr>
          <w:rFonts w:hint="default"/>
        </w:rPr>
        <w:instrText xml:space="preserve"> HYPERLINK "https://www.okx.com/docs-v5/zh/" \l "overview-websocket-connection-count-limit"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WebSocket 连接限制</w:t>
      </w:r>
      <w:r>
        <w:rPr>
          <w:rFonts w:hint="default"/>
        </w:rPr>
        <w:fldChar w:fldCharType="end"/>
      </w:r>
    </w:p>
    <w:p w14:paraId="6ABD75A1">
      <w:pPr>
        <w:bidi w:val="0"/>
        <w:rPr>
          <w:rFonts w:hint="default"/>
        </w:rPr>
      </w:pPr>
      <w:r>
        <w:rPr>
          <w:rFonts w:hint="default"/>
        </w:rPr>
        <w:t>服务地址</w:t>
      </w:r>
    </w:p>
    <w:p w14:paraId="03B38DAE">
      <w:pPr>
        <w:bidi w:val="0"/>
        <w:rPr>
          <w:rFonts w:hint="default"/>
        </w:rPr>
      </w:pPr>
      <w:r>
        <w:rPr>
          <w:rFonts w:hint="default"/>
        </w:rPr>
        <w:t>/ws/v5/private (需要登录)</w:t>
      </w:r>
    </w:p>
    <w:p w14:paraId="79B89FE4">
      <w:pPr>
        <w:bidi w:val="0"/>
      </w:pPr>
      <w:r>
        <w:rPr>
          <w:rFonts w:hint="default"/>
        </w:rPr>
        <w:t>请求示例：单个</w:t>
      </w:r>
    </w:p>
    <w:p w14:paraId="370254D4">
      <w:pPr>
        <w:bidi w:val="0"/>
        <w:rPr>
          <w:rFonts w:hint="default"/>
        </w:rPr>
      </w:pPr>
      <w:r>
        <w:rPr>
          <w:rFonts w:hint="default"/>
        </w:rPr>
        <w:t>import asyncio</w:t>
      </w:r>
    </w:p>
    <w:p w14:paraId="025C554E">
      <w:pPr>
        <w:bidi w:val="0"/>
        <w:rPr>
          <w:rFonts w:hint="default"/>
        </w:rPr>
      </w:pPr>
      <w:r>
        <w:rPr>
          <w:rFonts w:hint="default"/>
        </w:rPr>
        <w:t>from okx.websocket.WsPrivateAsync import WsPrivateAsync</w:t>
      </w:r>
    </w:p>
    <w:p w14:paraId="5DB4E13C">
      <w:pPr>
        <w:bidi w:val="0"/>
        <w:rPr>
          <w:rFonts w:hint="default"/>
        </w:rPr>
      </w:pPr>
    </w:p>
    <w:p w14:paraId="2101605B">
      <w:pPr>
        <w:bidi w:val="0"/>
        <w:rPr>
          <w:rFonts w:hint="default"/>
        </w:rPr>
      </w:pPr>
      <w:r>
        <w:rPr>
          <w:rFonts w:hint="default"/>
        </w:rPr>
        <w:t>def callbackFunc(message):</w:t>
      </w:r>
    </w:p>
    <w:p w14:paraId="41676BD7">
      <w:pPr>
        <w:bidi w:val="0"/>
        <w:rPr>
          <w:rFonts w:hint="default"/>
        </w:rPr>
      </w:pPr>
      <w:r>
        <w:rPr>
          <w:rFonts w:hint="default"/>
        </w:rPr>
        <w:t xml:space="preserve">    print(message)</w:t>
      </w:r>
    </w:p>
    <w:p w14:paraId="309ED449">
      <w:pPr>
        <w:bidi w:val="0"/>
        <w:rPr>
          <w:rFonts w:hint="default"/>
        </w:rPr>
      </w:pPr>
      <w:r>
        <w:rPr>
          <w:rFonts w:hint="default"/>
        </w:rPr>
        <w:t>async def main():</w:t>
      </w:r>
    </w:p>
    <w:p w14:paraId="4CF2571C">
      <w:pPr>
        <w:bidi w:val="0"/>
        <w:rPr>
          <w:rFonts w:hint="default"/>
        </w:rPr>
      </w:pPr>
    </w:p>
    <w:p w14:paraId="706DAB5A">
      <w:pPr>
        <w:bidi w:val="0"/>
        <w:rPr>
          <w:rFonts w:hint="default"/>
        </w:rPr>
      </w:pPr>
      <w:r>
        <w:rPr>
          <w:rFonts w:hint="default"/>
        </w:rPr>
        <w:t xml:space="preserve">    ws = WsPrivateAsync(</w:t>
      </w:r>
    </w:p>
    <w:p w14:paraId="05661F86">
      <w:pPr>
        <w:bidi w:val="0"/>
        <w:rPr>
          <w:rFonts w:hint="default"/>
        </w:rPr>
      </w:pPr>
      <w:r>
        <w:rPr>
          <w:rFonts w:hint="default"/>
        </w:rPr>
        <w:t xml:space="preserve">        apiKey = "YOUR_API_KEY",</w:t>
      </w:r>
    </w:p>
    <w:p w14:paraId="499FE4C7">
      <w:pPr>
        <w:bidi w:val="0"/>
        <w:rPr>
          <w:rFonts w:hint="default"/>
        </w:rPr>
      </w:pPr>
      <w:r>
        <w:rPr>
          <w:rFonts w:hint="default"/>
        </w:rPr>
        <w:t xml:space="preserve">        passphrase = "YOUR_PASSPHRASE",</w:t>
      </w:r>
    </w:p>
    <w:p w14:paraId="1DC552A5">
      <w:pPr>
        <w:bidi w:val="0"/>
        <w:rPr>
          <w:rFonts w:hint="default"/>
        </w:rPr>
      </w:pPr>
      <w:r>
        <w:rPr>
          <w:rFonts w:hint="default"/>
        </w:rPr>
        <w:t xml:space="preserve">        secretKey = "YOUR_SECRET_KEY",</w:t>
      </w:r>
    </w:p>
    <w:p w14:paraId="403CBFAC">
      <w:pPr>
        <w:bidi w:val="0"/>
        <w:rPr>
          <w:rFonts w:hint="default"/>
        </w:rPr>
      </w:pPr>
      <w:r>
        <w:rPr>
          <w:rFonts w:hint="default"/>
        </w:rPr>
        <w:t xml:space="preserve">        url = "wss://ws.okx.com:8443/ws/v5/private",</w:t>
      </w:r>
    </w:p>
    <w:p w14:paraId="2BF5DE40">
      <w:pPr>
        <w:bidi w:val="0"/>
        <w:rPr>
          <w:rFonts w:hint="default"/>
        </w:rPr>
      </w:pPr>
      <w:r>
        <w:rPr>
          <w:rFonts w:hint="default"/>
        </w:rPr>
        <w:t xml:space="preserve">        useServerTime=False</w:t>
      </w:r>
    </w:p>
    <w:p w14:paraId="55D2E628">
      <w:pPr>
        <w:bidi w:val="0"/>
        <w:rPr>
          <w:rFonts w:hint="default"/>
        </w:rPr>
      </w:pPr>
      <w:r>
        <w:rPr>
          <w:rFonts w:hint="default"/>
        </w:rPr>
        <w:t xml:space="preserve">    )</w:t>
      </w:r>
    </w:p>
    <w:p w14:paraId="7191D8A5">
      <w:pPr>
        <w:bidi w:val="0"/>
        <w:rPr>
          <w:rFonts w:hint="default"/>
        </w:rPr>
      </w:pPr>
      <w:r>
        <w:rPr>
          <w:rFonts w:hint="default"/>
        </w:rPr>
        <w:t xml:space="preserve">    await ws.start()</w:t>
      </w:r>
    </w:p>
    <w:p w14:paraId="49694A94">
      <w:pPr>
        <w:bidi w:val="0"/>
        <w:rPr>
          <w:rFonts w:hint="default"/>
        </w:rPr>
      </w:pPr>
      <w:r>
        <w:rPr>
          <w:rFonts w:hint="default"/>
        </w:rPr>
        <w:t xml:space="preserve">    args = [{</w:t>
      </w:r>
    </w:p>
    <w:p w14:paraId="36C100D9">
      <w:pPr>
        <w:bidi w:val="0"/>
        <w:rPr>
          <w:rFonts w:hint="default"/>
        </w:rPr>
      </w:pPr>
      <w:r>
        <w:rPr>
          <w:rFonts w:hint="default"/>
        </w:rPr>
        <w:t xml:space="preserve">        "channel": "account",</w:t>
      </w:r>
    </w:p>
    <w:p w14:paraId="77DEABAC">
      <w:pPr>
        <w:bidi w:val="0"/>
        <w:rPr>
          <w:rFonts w:hint="default"/>
        </w:rPr>
      </w:pPr>
      <w:r>
        <w:rPr>
          <w:rFonts w:hint="default"/>
        </w:rPr>
        <w:t xml:space="preserve">        "ccy": "BTC"</w:t>
      </w:r>
    </w:p>
    <w:p w14:paraId="7EA0DAE2">
      <w:pPr>
        <w:bidi w:val="0"/>
        <w:rPr>
          <w:rFonts w:hint="default"/>
        </w:rPr>
      </w:pPr>
      <w:r>
        <w:rPr>
          <w:rFonts w:hint="default"/>
        </w:rPr>
        <w:t xml:space="preserve">    }]</w:t>
      </w:r>
    </w:p>
    <w:p w14:paraId="493B59A1">
      <w:pPr>
        <w:bidi w:val="0"/>
        <w:rPr>
          <w:rFonts w:hint="default"/>
        </w:rPr>
      </w:pPr>
    </w:p>
    <w:p w14:paraId="31E37561">
      <w:pPr>
        <w:bidi w:val="0"/>
        <w:rPr>
          <w:rFonts w:hint="default"/>
        </w:rPr>
      </w:pPr>
      <w:r>
        <w:rPr>
          <w:rFonts w:hint="default"/>
        </w:rPr>
        <w:t xml:space="preserve">    await ws.subscribe(args, callback=callbackFunc)</w:t>
      </w:r>
    </w:p>
    <w:p w14:paraId="119B9BBE">
      <w:pPr>
        <w:bidi w:val="0"/>
        <w:rPr>
          <w:rFonts w:hint="default"/>
        </w:rPr>
      </w:pPr>
      <w:r>
        <w:rPr>
          <w:rFonts w:hint="default"/>
        </w:rPr>
        <w:t xml:space="preserve">    await asyncio.sleep(10)</w:t>
      </w:r>
    </w:p>
    <w:p w14:paraId="0694E11B">
      <w:pPr>
        <w:bidi w:val="0"/>
        <w:rPr>
          <w:rFonts w:hint="default"/>
        </w:rPr>
      </w:pPr>
    </w:p>
    <w:p w14:paraId="6571D3ED">
      <w:pPr>
        <w:bidi w:val="0"/>
        <w:rPr>
          <w:rFonts w:hint="default"/>
        </w:rPr>
      </w:pPr>
      <w:r>
        <w:rPr>
          <w:rFonts w:hint="default"/>
        </w:rPr>
        <w:t xml:space="preserve">    await ws.unsubscribe(args, callback=callbackFunc)</w:t>
      </w:r>
    </w:p>
    <w:p w14:paraId="0F096596">
      <w:pPr>
        <w:bidi w:val="0"/>
        <w:rPr>
          <w:rFonts w:hint="default"/>
        </w:rPr>
      </w:pPr>
      <w:r>
        <w:rPr>
          <w:rFonts w:hint="default"/>
        </w:rPr>
        <w:t xml:space="preserve">    await asyncio.sleep(10)</w:t>
      </w:r>
    </w:p>
    <w:p w14:paraId="5FCFC949">
      <w:pPr>
        <w:bidi w:val="0"/>
        <w:rPr>
          <w:rFonts w:hint="default"/>
        </w:rPr>
      </w:pPr>
      <w:r>
        <w:rPr>
          <w:rFonts w:hint="default"/>
        </w:rPr>
        <w:t>asyncio.run(main())</w:t>
      </w:r>
    </w:p>
    <w:p w14:paraId="317058FA">
      <w:pPr>
        <w:bidi w:val="0"/>
      </w:pPr>
      <w:r>
        <w:rPr>
          <w:rFonts w:hint="default"/>
        </w:rPr>
        <w:t>请求示例</w:t>
      </w:r>
    </w:p>
    <w:p w14:paraId="6853B5F6">
      <w:pPr>
        <w:bidi w:val="0"/>
        <w:rPr>
          <w:rFonts w:hint="default"/>
        </w:rPr>
      </w:pPr>
      <w:r>
        <w:rPr>
          <w:rFonts w:hint="default"/>
        </w:rPr>
        <w:t>import asyncio</w:t>
      </w:r>
    </w:p>
    <w:p w14:paraId="5C276BC7">
      <w:pPr>
        <w:bidi w:val="0"/>
        <w:rPr>
          <w:rFonts w:hint="default"/>
        </w:rPr>
      </w:pPr>
      <w:r>
        <w:rPr>
          <w:rFonts w:hint="default"/>
        </w:rPr>
        <w:t>from okx.websocket.WsPrivateAsync import WsPrivateAsync</w:t>
      </w:r>
    </w:p>
    <w:p w14:paraId="6E80A408">
      <w:pPr>
        <w:bidi w:val="0"/>
        <w:rPr>
          <w:rFonts w:hint="default"/>
        </w:rPr>
      </w:pPr>
    </w:p>
    <w:p w14:paraId="262D55BF">
      <w:pPr>
        <w:bidi w:val="0"/>
        <w:rPr>
          <w:rFonts w:hint="default"/>
        </w:rPr>
      </w:pPr>
      <w:r>
        <w:rPr>
          <w:rFonts w:hint="default"/>
        </w:rPr>
        <w:t>def callbackFunc(message):</w:t>
      </w:r>
    </w:p>
    <w:p w14:paraId="3D2450B1">
      <w:pPr>
        <w:bidi w:val="0"/>
        <w:rPr>
          <w:rFonts w:hint="default"/>
        </w:rPr>
      </w:pPr>
      <w:r>
        <w:rPr>
          <w:rFonts w:hint="default"/>
        </w:rPr>
        <w:t xml:space="preserve">    print(message)</w:t>
      </w:r>
    </w:p>
    <w:p w14:paraId="75F9351B">
      <w:pPr>
        <w:bidi w:val="0"/>
        <w:rPr>
          <w:rFonts w:hint="default"/>
        </w:rPr>
      </w:pPr>
      <w:r>
        <w:rPr>
          <w:rFonts w:hint="default"/>
        </w:rPr>
        <w:t>async def main():</w:t>
      </w:r>
    </w:p>
    <w:p w14:paraId="3B4ACDE4">
      <w:pPr>
        <w:bidi w:val="0"/>
        <w:rPr>
          <w:rFonts w:hint="default"/>
        </w:rPr>
      </w:pPr>
    </w:p>
    <w:p w14:paraId="0ED59952">
      <w:pPr>
        <w:bidi w:val="0"/>
        <w:rPr>
          <w:rFonts w:hint="default"/>
        </w:rPr>
      </w:pPr>
      <w:r>
        <w:rPr>
          <w:rFonts w:hint="default"/>
        </w:rPr>
        <w:t xml:space="preserve">    ws = WsPrivateAsync(</w:t>
      </w:r>
    </w:p>
    <w:p w14:paraId="7F5323B1">
      <w:pPr>
        <w:bidi w:val="0"/>
        <w:rPr>
          <w:rFonts w:hint="default"/>
        </w:rPr>
      </w:pPr>
      <w:r>
        <w:rPr>
          <w:rFonts w:hint="default"/>
        </w:rPr>
        <w:t xml:space="preserve">        apiKey = "YOUR_API_KEY",</w:t>
      </w:r>
    </w:p>
    <w:p w14:paraId="07409393">
      <w:pPr>
        <w:bidi w:val="0"/>
        <w:rPr>
          <w:rFonts w:hint="default"/>
        </w:rPr>
      </w:pPr>
      <w:r>
        <w:rPr>
          <w:rFonts w:hint="default"/>
        </w:rPr>
        <w:t xml:space="preserve">        passphrase = "YOUR_PASSPHRASE",</w:t>
      </w:r>
    </w:p>
    <w:p w14:paraId="115F71E4">
      <w:pPr>
        <w:bidi w:val="0"/>
        <w:rPr>
          <w:rFonts w:hint="default"/>
        </w:rPr>
      </w:pPr>
      <w:r>
        <w:rPr>
          <w:rFonts w:hint="default"/>
        </w:rPr>
        <w:t xml:space="preserve">        secretKey = "YOUR_SECRET_KEY",</w:t>
      </w:r>
    </w:p>
    <w:p w14:paraId="43211C9B">
      <w:pPr>
        <w:bidi w:val="0"/>
        <w:rPr>
          <w:rFonts w:hint="default"/>
        </w:rPr>
      </w:pPr>
      <w:r>
        <w:rPr>
          <w:rFonts w:hint="default"/>
        </w:rPr>
        <w:t xml:space="preserve">        url = "wss://ws.okx.com:8443/ws/v5/private",</w:t>
      </w:r>
    </w:p>
    <w:p w14:paraId="3629578B">
      <w:pPr>
        <w:bidi w:val="0"/>
        <w:rPr>
          <w:rFonts w:hint="default"/>
        </w:rPr>
      </w:pPr>
      <w:r>
        <w:rPr>
          <w:rFonts w:hint="default"/>
        </w:rPr>
        <w:t xml:space="preserve">        useServerTime=False</w:t>
      </w:r>
    </w:p>
    <w:p w14:paraId="589086BB">
      <w:pPr>
        <w:bidi w:val="0"/>
        <w:rPr>
          <w:rFonts w:hint="default"/>
        </w:rPr>
      </w:pPr>
      <w:r>
        <w:rPr>
          <w:rFonts w:hint="default"/>
        </w:rPr>
        <w:t xml:space="preserve">    )</w:t>
      </w:r>
    </w:p>
    <w:p w14:paraId="58A201DB">
      <w:pPr>
        <w:bidi w:val="0"/>
        <w:rPr>
          <w:rFonts w:hint="default"/>
        </w:rPr>
      </w:pPr>
      <w:r>
        <w:rPr>
          <w:rFonts w:hint="default"/>
        </w:rPr>
        <w:t xml:space="preserve">    await ws.start()</w:t>
      </w:r>
    </w:p>
    <w:p w14:paraId="2EE76348">
      <w:pPr>
        <w:bidi w:val="0"/>
        <w:rPr>
          <w:rFonts w:hint="default"/>
        </w:rPr>
      </w:pPr>
      <w:r>
        <w:rPr>
          <w:rFonts w:hint="default"/>
        </w:rPr>
        <w:t xml:space="preserve">    args = [</w:t>
      </w:r>
    </w:p>
    <w:p w14:paraId="188E6AF1">
      <w:pPr>
        <w:bidi w:val="0"/>
        <w:rPr>
          <w:rFonts w:hint="default"/>
        </w:rPr>
      </w:pPr>
      <w:r>
        <w:rPr>
          <w:rFonts w:hint="default"/>
        </w:rPr>
        <w:t xml:space="preserve">        {</w:t>
      </w:r>
    </w:p>
    <w:p w14:paraId="22061E32">
      <w:pPr>
        <w:bidi w:val="0"/>
        <w:rPr>
          <w:rFonts w:hint="default"/>
        </w:rPr>
      </w:pPr>
      <w:r>
        <w:rPr>
          <w:rFonts w:hint="default"/>
        </w:rPr>
        <w:t xml:space="preserve">          "channel": "account",</w:t>
      </w:r>
    </w:p>
    <w:p w14:paraId="35209A7F">
      <w:pPr>
        <w:bidi w:val="0"/>
        <w:rPr>
          <w:rFonts w:hint="default"/>
        </w:rPr>
      </w:pPr>
      <w:r>
        <w:rPr>
          <w:rFonts w:hint="default"/>
        </w:rPr>
        <w:t xml:space="preserve">          "extraParams": "{\"updateInterval\": \"0\"}"</w:t>
      </w:r>
    </w:p>
    <w:p w14:paraId="531961DE">
      <w:pPr>
        <w:bidi w:val="0"/>
        <w:rPr>
          <w:rFonts w:hint="default"/>
        </w:rPr>
      </w:pPr>
      <w:r>
        <w:rPr>
          <w:rFonts w:hint="default"/>
        </w:rPr>
        <w:t xml:space="preserve">        }</w:t>
      </w:r>
    </w:p>
    <w:p w14:paraId="233BC394">
      <w:pPr>
        <w:bidi w:val="0"/>
        <w:rPr>
          <w:rFonts w:hint="default"/>
        </w:rPr>
      </w:pPr>
      <w:r>
        <w:rPr>
          <w:rFonts w:hint="default"/>
        </w:rPr>
        <w:t xml:space="preserve">    ]</w:t>
      </w:r>
    </w:p>
    <w:p w14:paraId="1F2A7577">
      <w:pPr>
        <w:bidi w:val="0"/>
        <w:rPr>
          <w:rFonts w:hint="default"/>
        </w:rPr>
      </w:pPr>
    </w:p>
    <w:p w14:paraId="04594639">
      <w:pPr>
        <w:bidi w:val="0"/>
        <w:rPr>
          <w:rFonts w:hint="default"/>
        </w:rPr>
      </w:pPr>
      <w:r>
        <w:rPr>
          <w:rFonts w:hint="default"/>
        </w:rPr>
        <w:t xml:space="preserve">    await ws.subscribe(args, callback=callbackFunc)</w:t>
      </w:r>
    </w:p>
    <w:p w14:paraId="607FFEE8">
      <w:pPr>
        <w:bidi w:val="0"/>
        <w:rPr>
          <w:rFonts w:hint="default"/>
        </w:rPr>
      </w:pPr>
      <w:r>
        <w:rPr>
          <w:rFonts w:hint="default"/>
        </w:rPr>
        <w:t xml:space="preserve">    await asyncio.sleep(10)</w:t>
      </w:r>
    </w:p>
    <w:p w14:paraId="3600C181">
      <w:pPr>
        <w:bidi w:val="0"/>
        <w:rPr>
          <w:rFonts w:hint="default"/>
        </w:rPr>
      </w:pPr>
    </w:p>
    <w:p w14:paraId="625149CD">
      <w:pPr>
        <w:bidi w:val="0"/>
        <w:rPr>
          <w:rFonts w:hint="default"/>
        </w:rPr>
      </w:pPr>
      <w:r>
        <w:rPr>
          <w:rFonts w:hint="default"/>
        </w:rPr>
        <w:t xml:space="preserve">    await ws.unsubscribe(args, callback=callbackFunc)</w:t>
      </w:r>
    </w:p>
    <w:p w14:paraId="6638F01D">
      <w:pPr>
        <w:bidi w:val="0"/>
        <w:rPr>
          <w:rFonts w:hint="default"/>
        </w:rPr>
      </w:pPr>
      <w:r>
        <w:rPr>
          <w:rFonts w:hint="default"/>
        </w:rPr>
        <w:t xml:space="preserve">    await asyncio.sleep(10)</w:t>
      </w:r>
    </w:p>
    <w:p w14:paraId="36B7DE22">
      <w:pPr>
        <w:bidi w:val="0"/>
        <w:rPr>
          <w:rFonts w:hint="default"/>
        </w:rPr>
      </w:pPr>
    </w:p>
    <w:p w14:paraId="3D7AC794">
      <w:pPr>
        <w:bidi w:val="0"/>
        <w:rPr>
          <w:rFonts w:hint="default"/>
        </w:rPr>
      </w:pPr>
      <w:r>
        <w:rPr>
          <w:rFonts w:hint="default"/>
        </w:rPr>
        <w:t>asyncio.run(main())</w:t>
      </w:r>
    </w:p>
    <w:p w14:paraId="30D3B357">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749"/>
        <w:gridCol w:w="1186"/>
        <w:gridCol w:w="735"/>
        <w:gridCol w:w="4876"/>
      </w:tblGrid>
      <w:tr w14:paraId="55C2BA2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785F837">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A08B2D9">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D9C2B44">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B092783">
            <w:pPr>
              <w:bidi w:val="0"/>
              <w:rPr>
                <w:rFonts w:hint="default"/>
              </w:rPr>
            </w:pPr>
            <w:r>
              <w:rPr>
                <w:rFonts w:hint="default"/>
                <w:lang w:val="en-US" w:eastAsia="zh-CN"/>
              </w:rPr>
              <w:t>描述</w:t>
            </w:r>
          </w:p>
        </w:tc>
      </w:tr>
      <w:tr w14:paraId="7B8F9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079151">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A090E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81CA6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DDC807">
            <w:pPr>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07FEB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BE5BE33">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E9EEB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BAC826">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E46755">
            <w:pPr>
              <w:bidi w:val="0"/>
              <w:rPr>
                <w:rFonts w:hint="default"/>
              </w:rPr>
            </w:pPr>
            <w:r>
              <w:rPr>
                <w:rFonts w:hint="default"/>
                <w:lang w:val="en-US" w:eastAsia="zh-CN"/>
              </w:rPr>
              <w:t>操作</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p>
        </w:tc>
      </w:tr>
      <w:tr w14:paraId="2A792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389F4D">
            <w:pPr>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9AC594">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CE40A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6FC85C">
            <w:pPr>
              <w:bidi w:val="0"/>
              <w:rPr>
                <w:rFonts w:hint="default"/>
              </w:rPr>
            </w:pPr>
            <w:r>
              <w:rPr>
                <w:rFonts w:hint="default"/>
                <w:lang w:val="en-US" w:eastAsia="zh-CN"/>
              </w:rPr>
              <w:t>请求订阅的频道列表</w:t>
            </w:r>
          </w:p>
        </w:tc>
      </w:tr>
      <w:tr w14:paraId="508E9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E74321D">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C6951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EDBBA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87E014">
            <w:pPr>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account</w:t>
            </w:r>
          </w:p>
        </w:tc>
      </w:tr>
      <w:tr w14:paraId="48247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015A55">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84399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9E3CCA">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CE7D5E">
            <w:pPr>
              <w:bidi w:val="0"/>
              <w:rPr>
                <w:rFonts w:hint="default"/>
              </w:rPr>
            </w:pPr>
            <w:r>
              <w:rPr>
                <w:rFonts w:hint="default"/>
                <w:lang w:val="en-US" w:eastAsia="zh-CN"/>
              </w:rPr>
              <w:t>币种</w:t>
            </w:r>
          </w:p>
        </w:tc>
      </w:tr>
      <w:tr w14:paraId="1C859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9F6F07">
            <w:pPr>
              <w:bidi w:val="0"/>
              <w:rPr>
                <w:rFonts w:hint="default"/>
              </w:rPr>
            </w:pPr>
            <w:r>
              <w:rPr>
                <w:rFonts w:hint="default"/>
                <w:lang w:val="en-US" w:eastAsia="zh-CN"/>
              </w:rPr>
              <w:t>&gt; extraParams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B498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E91BA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B9A9E6">
            <w:pPr>
              <w:bidi w:val="0"/>
              <w:rPr>
                <w:rFonts w:hint="default"/>
              </w:rPr>
            </w:pPr>
            <w:r>
              <w:rPr>
                <w:rFonts w:hint="default"/>
                <w:lang w:val="en-US" w:eastAsia="zh-CN"/>
              </w:rPr>
              <w:t>额外配置</w:t>
            </w:r>
          </w:p>
        </w:tc>
      </w:tr>
      <w:tr w14:paraId="78444DB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0462FB">
            <w:pPr>
              <w:bidi w:val="0"/>
              <w:rPr>
                <w:rFonts w:hint="default"/>
              </w:rPr>
            </w:pPr>
            <w:r>
              <w:rPr>
                <w:rFonts w:hint="default"/>
                <w:lang w:val="en-US" w:eastAsia="zh-CN"/>
              </w:rPr>
              <w:t>&gt;&gt; updateInterval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4C438F">
            <w:pPr>
              <w:bidi w:val="0"/>
              <w:rPr>
                <w:rFonts w:hint="default"/>
              </w:rPr>
            </w:pPr>
            <w:r>
              <w:rPr>
                <w:rFonts w:hint="default"/>
                <w:lang w:val="en-US" w:eastAsia="zh-CN"/>
              </w:rPr>
              <w:t>int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CE23B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8F8A6A">
            <w:pPr>
              <w:bidi w:val="0"/>
              <w:rPr>
                <w:rFonts w:hint="default"/>
              </w:rPr>
            </w:pPr>
            <w:r>
              <w:rPr>
                <w:rFonts w:hint="default"/>
                <w:lang w:val="en-US" w:eastAsia="zh-CN"/>
              </w:rPr>
              <w:t>0: 仅根据账户事件推送数据</w:t>
            </w:r>
            <w:r>
              <w:rPr>
                <w:rFonts w:hint="default"/>
                <w:lang w:val="en-US" w:eastAsia="zh-CN"/>
              </w:rPr>
              <w:br w:type="textWrapping"/>
            </w:r>
            <w:r>
              <w:rPr>
                <w:rFonts w:hint="default"/>
                <w:lang w:val="en-US" w:eastAsia="zh-CN"/>
              </w:rPr>
              <w:t>若不添加该字段或将其设置为除0外的其他值，数据将根据事件推送并定时推送。</w:t>
            </w:r>
            <w:r>
              <w:rPr>
                <w:rFonts w:hint="default"/>
                <w:lang w:val="en-US" w:eastAsia="zh-CN"/>
              </w:rPr>
              <w:br w:type="textWrapping"/>
            </w:r>
            <w:r>
              <w:rPr>
                <w:rFonts w:hint="default"/>
                <w:lang w:val="en-US" w:eastAsia="zh-CN"/>
              </w:rPr>
              <w:t>使用该字段需严格遵守以下格式。</w:t>
            </w:r>
            <w:r>
              <w:rPr>
                <w:rFonts w:hint="default"/>
                <w:lang w:val="en-US" w:eastAsia="zh-CN"/>
              </w:rPr>
              <w:br w:type="textWrapping"/>
            </w:r>
            <w:r>
              <w:rPr>
                <w:rFonts w:hint="default"/>
                <w:lang w:val="en-US" w:eastAsia="zh-CN"/>
              </w:rPr>
              <w:t>"extraParams":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\"updateInterval\": \"0\"</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w:t>
            </w:r>
          </w:p>
        </w:tc>
      </w:tr>
    </w:tbl>
    <w:p w14:paraId="1E2A49F9">
      <w:pPr>
        <w:bidi w:val="0"/>
      </w:pPr>
      <w:r>
        <w:rPr>
          <w:rFonts w:hint="default"/>
        </w:rPr>
        <w:t>成功返回示例：单个</w:t>
      </w:r>
    </w:p>
    <w:p w14:paraId="6B431C91">
      <w:pPr>
        <w:bidi w:val="0"/>
        <w:rPr>
          <w:rFonts w:hint="default"/>
        </w:rPr>
      </w:pPr>
      <w:r>
        <w:rPr>
          <w:rFonts w:hint="default"/>
        </w:rPr>
        <w:t>{</w:t>
      </w:r>
    </w:p>
    <w:p w14:paraId="606F942A">
      <w:pPr>
        <w:bidi w:val="0"/>
        <w:rPr>
          <w:rFonts w:hint="default"/>
        </w:rPr>
      </w:pPr>
      <w:r>
        <w:rPr>
          <w:rFonts w:hint="default"/>
        </w:rPr>
        <w:t xml:space="preserve">    "id": "1512",</w:t>
      </w:r>
    </w:p>
    <w:p w14:paraId="3CD5DB2A">
      <w:pPr>
        <w:bidi w:val="0"/>
        <w:rPr>
          <w:rFonts w:hint="default"/>
        </w:rPr>
      </w:pPr>
      <w:r>
        <w:rPr>
          <w:rFonts w:hint="default"/>
        </w:rPr>
        <w:t xml:space="preserve">    "event": "subscribe",</w:t>
      </w:r>
    </w:p>
    <w:p w14:paraId="037A4538">
      <w:pPr>
        <w:bidi w:val="0"/>
        <w:rPr>
          <w:rFonts w:hint="default"/>
        </w:rPr>
      </w:pPr>
      <w:r>
        <w:rPr>
          <w:rFonts w:hint="default"/>
        </w:rPr>
        <w:t xml:space="preserve">    "arg": {</w:t>
      </w:r>
    </w:p>
    <w:p w14:paraId="3760131E">
      <w:pPr>
        <w:bidi w:val="0"/>
        <w:rPr>
          <w:rFonts w:hint="default"/>
        </w:rPr>
      </w:pPr>
      <w:r>
        <w:rPr>
          <w:rFonts w:hint="default"/>
        </w:rPr>
        <w:t xml:space="preserve">        "channel": "account",</w:t>
      </w:r>
    </w:p>
    <w:p w14:paraId="1B178EB5">
      <w:pPr>
        <w:bidi w:val="0"/>
        <w:rPr>
          <w:rFonts w:hint="default"/>
        </w:rPr>
      </w:pPr>
      <w:r>
        <w:rPr>
          <w:rFonts w:hint="default"/>
        </w:rPr>
        <w:t xml:space="preserve">        "ccy": "BTC"</w:t>
      </w:r>
    </w:p>
    <w:p w14:paraId="10A9076B">
      <w:pPr>
        <w:bidi w:val="0"/>
        <w:rPr>
          <w:rFonts w:hint="default"/>
        </w:rPr>
      </w:pPr>
      <w:r>
        <w:rPr>
          <w:rFonts w:hint="default"/>
        </w:rPr>
        <w:t xml:space="preserve">    },</w:t>
      </w:r>
    </w:p>
    <w:p w14:paraId="4A26FFAB">
      <w:pPr>
        <w:bidi w:val="0"/>
        <w:rPr>
          <w:rFonts w:hint="default"/>
        </w:rPr>
      </w:pPr>
      <w:r>
        <w:rPr>
          <w:rFonts w:hint="default"/>
        </w:rPr>
        <w:t xml:space="preserve">  "connId": "a4d3ae55"}</w:t>
      </w:r>
    </w:p>
    <w:p w14:paraId="2A1468A1">
      <w:pPr>
        <w:bidi w:val="0"/>
        <w:rPr>
          <w:rFonts w:hint="default"/>
        </w:rPr>
      </w:pPr>
      <w:r>
        <w:rPr>
          <w:rFonts w:hint="default"/>
        </w:rPr>
        <w:t>import asyncio</w:t>
      </w:r>
    </w:p>
    <w:p w14:paraId="3E4F9CA2">
      <w:pPr>
        <w:bidi w:val="0"/>
        <w:rPr>
          <w:rFonts w:hint="default"/>
        </w:rPr>
      </w:pPr>
      <w:r>
        <w:rPr>
          <w:rFonts w:hint="default"/>
        </w:rPr>
        <w:t>from okx.websocket.WsPrivateAsync import WsPrivateAsync</w:t>
      </w:r>
    </w:p>
    <w:p w14:paraId="0D3D602D">
      <w:pPr>
        <w:bidi w:val="0"/>
        <w:rPr>
          <w:rFonts w:hint="default"/>
        </w:rPr>
      </w:pPr>
    </w:p>
    <w:p w14:paraId="6004E656">
      <w:pPr>
        <w:bidi w:val="0"/>
        <w:rPr>
          <w:rFonts w:hint="default"/>
        </w:rPr>
      </w:pPr>
      <w:r>
        <w:rPr>
          <w:rFonts w:hint="default"/>
        </w:rPr>
        <w:t>def privateCallback(message):</w:t>
      </w:r>
    </w:p>
    <w:p w14:paraId="0A3F31FA">
      <w:pPr>
        <w:bidi w:val="0"/>
        <w:rPr>
          <w:rFonts w:hint="default"/>
        </w:rPr>
      </w:pPr>
      <w:r>
        <w:rPr>
          <w:rFonts w:hint="default"/>
        </w:rPr>
        <w:t xml:space="preserve">    print(message)</w:t>
      </w:r>
    </w:p>
    <w:p w14:paraId="5C0E5FE7">
      <w:pPr>
        <w:bidi w:val="0"/>
        <w:rPr>
          <w:rFonts w:hint="default"/>
        </w:rPr>
      </w:pPr>
      <w:r>
        <w:rPr>
          <w:rFonts w:hint="default"/>
        </w:rPr>
        <w:t>async def main():</w:t>
      </w:r>
    </w:p>
    <w:p w14:paraId="3340CDA9">
      <w:pPr>
        <w:bidi w:val="0"/>
        <w:rPr>
          <w:rFonts w:hint="default"/>
        </w:rPr>
      </w:pPr>
      <w:r>
        <w:rPr>
          <w:rFonts w:hint="default"/>
        </w:rPr>
        <w:t xml:space="preserve">    ws = WsPrivateAsync(</w:t>
      </w:r>
    </w:p>
    <w:p w14:paraId="30D2EDE9">
      <w:pPr>
        <w:bidi w:val="0"/>
        <w:rPr>
          <w:rFonts w:hint="default"/>
        </w:rPr>
      </w:pPr>
      <w:r>
        <w:rPr>
          <w:rFonts w:hint="default"/>
        </w:rPr>
        <w:t xml:space="preserve">        apiKey = "YOUR_API_KEY",</w:t>
      </w:r>
    </w:p>
    <w:p w14:paraId="6ACC7BE5">
      <w:pPr>
        <w:bidi w:val="0"/>
        <w:rPr>
          <w:rFonts w:hint="default"/>
        </w:rPr>
      </w:pPr>
      <w:r>
        <w:rPr>
          <w:rFonts w:hint="default"/>
        </w:rPr>
        <w:t xml:space="preserve">        passphrase = "YOUR_PASSPHRASE",</w:t>
      </w:r>
    </w:p>
    <w:p w14:paraId="518B8364">
      <w:pPr>
        <w:bidi w:val="0"/>
        <w:rPr>
          <w:rFonts w:hint="default"/>
        </w:rPr>
      </w:pPr>
      <w:r>
        <w:rPr>
          <w:rFonts w:hint="default"/>
        </w:rPr>
        <w:t xml:space="preserve">        secretKey = "YOUR_SECRET_KEY",</w:t>
      </w:r>
    </w:p>
    <w:p w14:paraId="2ECBF203">
      <w:pPr>
        <w:bidi w:val="0"/>
        <w:rPr>
          <w:rFonts w:hint="default"/>
        </w:rPr>
      </w:pPr>
      <w:r>
        <w:rPr>
          <w:rFonts w:hint="default"/>
        </w:rPr>
        <w:t xml:space="preserve">        url = "wss://ws.okx.com:8443/ws/v5/private",</w:t>
      </w:r>
    </w:p>
    <w:p w14:paraId="3B6CCB44">
      <w:pPr>
        <w:bidi w:val="0"/>
        <w:rPr>
          <w:rFonts w:hint="default"/>
        </w:rPr>
      </w:pPr>
      <w:r>
        <w:rPr>
          <w:rFonts w:hint="default"/>
        </w:rPr>
        <w:t xml:space="preserve">        useServerTime=False</w:t>
      </w:r>
    </w:p>
    <w:p w14:paraId="4E3522CD">
      <w:pPr>
        <w:bidi w:val="0"/>
        <w:rPr>
          <w:rFonts w:hint="default"/>
        </w:rPr>
      </w:pPr>
      <w:r>
        <w:rPr>
          <w:rFonts w:hint="default"/>
        </w:rPr>
        <w:t xml:space="preserve">    )</w:t>
      </w:r>
    </w:p>
    <w:p w14:paraId="47DDF120">
      <w:pPr>
        <w:bidi w:val="0"/>
        <w:rPr>
          <w:rFonts w:hint="default"/>
        </w:rPr>
      </w:pPr>
      <w:r>
        <w:rPr>
          <w:rFonts w:hint="default"/>
        </w:rPr>
        <w:t xml:space="preserve">    await ws.start()</w:t>
      </w:r>
    </w:p>
    <w:p w14:paraId="42C46733">
      <w:pPr>
        <w:bidi w:val="0"/>
        <w:rPr>
          <w:rFonts w:hint="default"/>
        </w:rPr>
      </w:pPr>
      <w:r>
        <w:rPr>
          <w:rFonts w:hint="default"/>
        </w:rPr>
        <w:t xml:space="preserve">    args = [{"channel": "account"}]</w:t>
      </w:r>
    </w:p>
    <w:p w14:paraId="5D6525AD">
      <w:pPr>
        <w:bidi w:val="0"/>
        <w:rPr>
          <w:rFonts w:hint="default"/>
        </w:rPr>
      </w:pPr>
    </w:p>
    <w:p w14:paraId="7524A408">
      <w:pPr>
        <w:bidi w:val="0"/>
        <w:rPr>
          <w:rFonts w:hint="default"/>
        </w:rPr>
      </w:pPr>
      <w:r>
        <w:rPr>
          <w:rFonts w:hint="default"/>
        </w:rPr>
        <w:t xml:space="preserve">    await ws.subscribe(args, callback=privateCallback)</w:t>
      </w:r>
    </w:p>
    <w:p w14:paraId="76A5E291">
      <w:pPr>
        <w:bidi w:val="0"/>
        <w:rPr>
          <w:rFonts w:hint="default"/>
        </w:rPr>
      </w:pPr>
      <w:r>
        <w:rPr>
          <w:rFonts w:hint="default"/>
        </w:rPr>
        <w:t xml:space="preserve">    await asyncio.sleep(10)</w:t>
      </w:r>
    </w:p>
    <w:p w14:paraId="31415948">
      <w:pPr>
        <w:bidi w:val="0"/>
        <w:rPr>
          <w:rFonts w:hint="default"/>
        </w:rPr>
      </w:pPr>
    </w:p>
    <w:p w14:paraId="3654CBDC">
      <w:pPr>
        <w:bidi w:val="0"/>
        <w:rPr>
          <w:rFonts w:hint="default"/>
        </w:rPr>
      </w:pPr>
      <w:r>
        <w:rPr>
          <w:rFonts w:hint="default"/>
        </w:rPr>
        <w:t xml:space="preserve">    await ws.unsubscribe(args, callback=privateCallback)</w:t>
      </w:r>
    </w:p>
    <w:p w14:paraId="4C8E5A27">
      <w:pPr>
        <w:bidi w:val="0"/>
        <w:rPr>
          <w:rFonts w:hint="default"/>
        </w:rPr>
      </w:pPr>
      <w:r>
        <w:rPr>
          <w:rFonts w:hint="default"/>
        </w:rPr>
        <w:t xml:space="preserve">    await asyncio.sleep(10)</w:t>
      </w:r>
    </w:p>
    <w:p w14:paraId="53CE2A70">
      <w:pPr>
        <w:bidi w:val="0"/>
        <w:rPr>
          <w:rFonts w:hint="default"/>
        </w:rPr>
      </w:pPr>
      <w:r>
        <w:rPr>
          <w:rFonts w:hint="default"/>
        </w:rPr>
        <w:t>asyncio.run(main())</w:t>
      </w:r>
    </w:p>
    <w:p w14:paraId="34A07524">
      <w:pPr>
        <w:bidi w:val="0"/>
        <w:rPr>
          <w:rFonts w:hint="default"/>
        </w:rPr>
      </w:pPr>
    </w:p>
    <w:p w14:paraId="51B91665">
      <w:pPr>
        <w:bidi w:val="0"/>
      </w:pPr>
      <w:r>
        <w:rPr>
          <w:rFonts w:hint="default"/>
        </w:rPr>
        <w:t>成功返回示例</w:t>
      </w:r>
    </w:p>
    <w:p w14:paraId="4DE335D2">
      <w:pPr>
        <w:bidi w:val="0"/>
        <w:rPr>
          <w:rFonts w:hint="default"/>
        </w:rPr>
      </w:pPr>
      <w:r>
        <w:rPr>
          <w:rFonts w:hint="default"/>
        </w:rPr>
        <w:t>{</w:t>
      </w:r>
    </w:p>
    <w:p w14:paraId="678FD86B">
      <w:pPr>
        <w:bidi w:val="0"/>
        <w:rPr>
          <w:rFonts w:hint="default"/>
        </w:rPr>
      </w:pPr>
      <w:r>
        <w:rPr>
          <w:rFonts w:hint="default"/>
        </w:rPr>
        <w:t xml:space="preserve">    "id": "1512",</w:t>
      </w:r>
    </w:p>
    <w:p w14:paraId="047A45A0">
      <w:pPr>
        <w:bidi w:val="0"/>
        <w:rPr>
          <w:rFonts w:hint="default"/>
        </w:rPr>
      </w:pPr>
      <w:r>
        <w:rPr>
          <w:rFonts w:hint="default"/>
        </w:rPr>
        <w:t xml:space="preserve">    "event": "subscribe",</w:t>
      </w:r>
    </w:p>
    <w:p w14:paraId="5B6E9482">
      <w:pPr>
        <w:bidi w:val="0"/>
        <w:rPr>
          <w:rFonts w:hint="default"/>
        </w:rPr>
      </w:pPr>
      <w:r>
        <w:rPr>
          <w:rFonts w:hint="default"/>
        </w:rPr>
        <w:t xml:space="preserve">    "arg": {</w:t>
      </w:r>
    </w:p>
    <w:p w14:paraId="03566C5A">
      <w:pPr>
        <w:bidi w:val="0"/>
        <w:rPr>
          <w:rFonts w:hint="default"/>
        </w:rPr>
      </w:pPr>
      <w:r>
        <w:rPr>
          <w:rFonts w:hint="default"/>
        </w:rPr>
        <w:t xml:space="preserve">        "channel": "account"</w:t>
      </w:r>
    </w:p>
    <w:p w14:paraId="6994E0AF">
      <w:pPr>
        <w:bidi w:val="0"/>
        <w:rPr>
          <w:rFonts w:hint="default"/>
        </w:rPr>
      </w:pPr>
      <w:r>
        <w:rPr>
          <w:rFonts w:hint="default"/>
        </w:rPr>
        <w:t xml:space="preserve">    },</w:t>
      </w:r>
    </w:p>
    <w:p w14:paraId="41D0FC75">
      <w:pPr>
        <w:bidi w:val="0"/>
        <w:rPr>
          <w:rFonts w:hint="default"/>
        </w:rPr>
      </w:pPr>
      <w:r>
        <w:rPr>
          <w:rFonts w:hint="default"/>
        </w:rPr>
        <w:t xml:space="preserve">  "connId": "a4d3ae55"}</w:t>
      </w:r>
    </w:p>
    <w:p w14:paraId="589BD1E1">
      <w:pPr>
        <w:bidi w:val="0"/>
      </w:pPr>
      <w:r>
        <w:rPr>
          <w:rFonts w:hint="default"/>
        </w:rPr>
        <w:t>失败返回示例</w:t>
      </w:r>
    </w:p>
    <w:p w14:paraId="77BA182A">
      <w:pPr>
        <w:bidi w:val="0"/>
        <w:rPr>
          <w:rFonts w:hint="default"/>
        </w:rPr>
      </w:pPr>
      <w:r>
        <w:rPr>
          <w:rFonts w:hint="default"/>
        </w:rPr>
        <w:t>{</w:t>
      </w:r>
    </w:p>
    <w:p w14:paraId="1052948B">
      <w:pPr>
        <w:bidi w:val="0"/>
        <w:rPr>
          <w:rFonts w:hint="default"/>
        </w:rPr>
      </w:pPr>
      <w:r>
        <w:rPr>
          <w:rFonts w:hint="default"/>
        </w:rPr>
        <w:t xml:space="preserve">    "id": "1512",</w:t>
      </w:r>
    </w:p>
    <w:p w14:paraId="6D1FDCB6">
      <w:pPr>
        <w:bidi w:val="0"/>
        <w:rPr>
          <w:rFonts w:hint="default"/>
        </w:rPr>
      </w:pPr>
      <w:r>
        <w:rPr>
          <w:rFonts w:hint="default"/>
        </w:rPr>
        <w:t xml:space="preserve">    "event": "error",</w:t>
      </w:r>
    </w:p>
    <w:p w14:paraId="22A4FB28">
      <w:pPr>
        <w:bidi w:val="0"/>
        <w:rPr>
          <w:rFonts w:hint="default"/>
        </w:rPr>
      </w:pPr>
      <w:r>
        <w:rPr>
          <w:rFonts w:hint="default"/>
        </w:rPr>
        <w:t xml:space="preserve">    "code": "60012",</w:t>
      </w:r>
    </w:p>
    <w:p w14:paraId="4723595A">
      <w:pPr>
        <w:bidi w:val="0"/>
        <w:rPr>
          <w:rFonts w:hint="default"/>
        </w:rPr>
      </w:pPr>
      <w:r>
        <w:rPr>
          <w:rFonts w:hint="default"/>
        </w:rPr>
        <w:t xml:space="preserve">    "msg": "Invalid request: {\"op\": \"subscribe\", \"argss\":[{ \"channel\" : \"account\", \"ccy\" : \"BTC\"}]}",</w:t>
      </w:r>
    </w:p>
    <w:p w14:paraId="294118B7">
      <w:pPr>
        <w:bidi w:val="0"/>
        <w:rPr>
          <w:rFonts w:hint="default"/>
        </w:rPr>
      </w:pPr>
      <w:r>
        <w:rPr>
          <w:rFonts w:hint="default"/>
        </w:rPr>
        <w:t xml:space="preserve">  "connId": "a4d3ae55"}</w:t>
      </w:r>
    </w:p>
    <w:p w14:paraId="5AF53FC7">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66"/>
        <w:gridCol w:w="804"/>
        <w:gridCol w:w="1080"/>
        <w:gridCol w:w="1900"/>
      </w:tblGrid>
      <w:tr w14:paraId="52B8870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B27C331">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AC4ECD3">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E1F7D7A">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4974842">
            <w:pPr>
              <w:bidi w:val="0"/>
              <w:rPr>
                <w:rFonts w:hint="default"/>
              </w:rPr>
            </w:pPr>
            <w:r>
              <w:rPr>
                <w:rFonts w:hint="default"/>
                <w:lang w:val="en-US" w:eastAsia="zh-CN"/>
              </w:rPr>
              <w:t>描述</w:t>
            </w:r>
          </w:p>
        </w:tc>
      </w:tr>
      <w:tr w14:paraId="0B875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61ABCC">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46CBC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30DC4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13E9CE">
            <w:pPr>
              <w:bidi w:val="0"/>
              <w:rPr>
                <w:rFonts w:hint="default"/>
              </w:rPr>
            </w:pPr>
            <w:r>
              <w:rPr>
                <w:rFonts w:hint="default"/>
                <w:lang w:val="en-US" w:eastAsia="zh-CN"/>
              </w:rPr>
              <w:t>消息的唯一标识</w:t>
            </w:r>
          </w:p>
        </w:tc>
      </w:tr>
      <w:tr w14:paraId="22257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AF2DD7">
            <w:pPr>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A3B5F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B91D3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42C889">
            <w:pPr>
              <w:bidi w:val="0"/>
              <w:rPr>
                <w:rFonts w:hint="default"/>
              </w:rPr>
            </w:pPr>
            <w:r>
              <w:rPr>
                <w:rFonts w:hint="default"/>
                <w:lang w:val="en-US" w:eastAsia="zh-CN"/>
              </w:rPr>
              <w:t>事件</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r>
              <w:rPr>
                <w:rFonts w:hint="default"/>
                <w:lang w:val="en-US" w:eastAsia="zh-CN"/>
              </w:rPr>
              <w:br w:type="textWrapping"/>
            </w:r>
            <w:r>
              <w:rPr>
                <w:rFonts w:hint="default"/>
                <w:lang w:val="en-US" w:eastAsia="zh-CN"/>
              </w:rPr>
              <w:t>error</w:t>
            </w:r>
          </w:p>
        </w:tc>
      </w:tr>
      <w:tr w14:paraId="05AE3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38114B">
            <w:pPr>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84411A">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5FB93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B9AF68">
            <w:pPr>
              <w:bidi w:val="0"/>
              <w:rPr>
                <w:rFonts w:hint="default"/>
              </w:rPr>
            </w:pPr>
            <w:r>
              <w:rPr>
                <w:rFonts w:hint="default"/>
                <w:lang w:val="en-US" w:eastAsia="zh-CN"/>
              </w:rPr>
              <w:t>订阅的频道</w:t>
            </w:r>
          </w:p>
        </w:tc>
      </w:tr>
      <w:tr w14:paraId="61EA4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718633">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94687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377DB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B4BEFF">
            <w:pPr>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account</w:t>
            </w:r>
          </w:p>
        </w:tc>
      </w:tr>
      <w:tr w14:paraId="2A904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30E01EB">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5D8AD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015BF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EC08D6">
            <w:pPr>
              <w:bidi w:val="0"/>
              <w:rPr>
                <w:rFonts w:hint="default"/>
              </w:rPr>
            </w:pPr>
            <w:r>
              <w:rPr>
                <w:rFonts w:hint="default"/>
                <w:lang w:val="en-US" w:eastAsia="zh-CN"/>
              </w:rPr>
              <w:t>币种</w:t>
            </w:r>
          </w:p>
        </w:tc>
      </w:tr>
      <w:tr w14:paraId="0ECED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E693FD">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E5937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E5099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600B6E">
            <w:pPr>
              <w:bidi w:val="0"/>
              <w:rPr>
                <w:rFonts w:hint="default"/>
              </w:rPr>
            </w:pPr>
            <w:r>
              <w:rPr>
                <w:rFonts w:hint="default"/>
                <w:lang w:val="en-US" w:eastAsia="zh-CN"/>
              </w:rPr>
              <w:t>错误码</w:t>
            </w:r>
          </w:p>
        </w:tc>
      </w:tr>
      <w:tr w14:paraId="16351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A184D1">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09EA6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321D1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B1BF7E">
            <w:pPr>
              <w:bidi w:val="0"/>
              <w:rPr>
                <w:rFonts w:hint="default"/>
              </w:rPr>
            </w:pPr>
            <w:r>
              <w:rPr>
                <w:rFonts w:hint="default"/>
                <w:lang w:val="en-US" w:eastAsia="zh-CN"/>
              </w:rPr>
              <w:t>错误消息</w:t>
            </w:r>
          </w:p>
        </w:tc>
      </w:tr>
      <w:tr w14:paraId="2BB7C1E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33E4F7">
            <w:pPr>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A27BD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C5807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03179E">
            <w:pPr>
              <w:bidi w:val="0"/>
              <w:rPr>
                <w:rFonts w:hint="default"/>
              </w:rPr>
            </w:pPr>
            <w:r>
              <w:rPr>
                <w:rFonts w:hint="default"/>
                <w:lang w:val="en-US" w:eastAsia="zh-CN"/>
              </w:rPr>
              <w:t>WebSocket连接ID</w:t>
            </w:r>
          </w:p>
        </w:tc>
      </w:tr>
    </w:tbl>
    <w:p w14:paraId="6FBA102B">
      <w:pPr>
        <w:bidi w:val="0"/>
      </w:pPr>
      <w:r>
        <w:rPr>
          <w:rFonts w:hint="default"/>
        </w:rPr>
        <w:t>推送示例</w:t>
      </w:r>
    </w:p>
    <w:p w14:paraId="455FE2DB">
      <w:pPr>
        <w:bidi w:val="0"/>
        <w:rPr>
          <w:rFonts w:hint="default"/>
        </w:rPr>
      </w:pPr>
      <w:r>
        <w:rPr>
          <w:rFonts w:hint="default"/>
        </w:rPr>
        <w:t>{</w:t>
      </w:r>
    </w:p>
    <w:p w14:paraId="5F23842A">
      <w:pPr>
        <w:bidi w:val="0"/>
        <w:rPr>
          <w:rFonts w:hint="default"/>
        </w:rPr>
      </w:pPr>
      <w:r>
        <w:rPr>
          <w:rFonts w:hint="default"/>
        </w:rPr>
        <w:t xml:space="preserve">    "arg": {</w:t>
      </w:r>
    </w:p>
    <w:p w14:paraId="0DC51812">
      <w:pPr>
        <w:bidi w:val="0"/>
        <w:rPr>
          <w:rFonts w:hint="default"/>
        </w:rPr>
      </w:pPr>
      <w:r>
        <w:rPr>
          <w:rFonts w:hint="default"/>
        </w:rPr>
        <w:t xml:space="preserve">        "channel": "account",</w:t>
      </w:r>
    </w:p>
    <w:p w14:paraId="68617645">
      <w:pPr>
        <w:bidi w:val="0"/>
        <w:rPr>
          <w:rFonts w:hint="default"/>
        </w:rPr>
      </w:pPr>
      <w:r>
        <w:rPr>
          <w:rFonts w:hint="default"/>
        </w:rPr>
        <w:t xml:space="preserve">        "uid": "44*********584"</w:t>
      </w:r>
    </w:p>
    <w:p w14:paraId="68650847">
      <w:pPr>
        <w:bidi w:val="0"/>
        <w:rPr>
          <w:rFonts w:hint="default"/>
        </w:rPr>
      </w:pPr>
      <w:r>
        <w:rPr>
          <w:rFonts w:hint="default"/>
        </w:rPr>
        <w:t xml:space="preserve">    },</w:t>
      </w:r>
    </w:p>
    <w:p w14:paraId="74015877">
      <w:pPr>
        <w:bidi w:val="0"/>
        <w:rPr>
          <w:rFonts w:hint="default"/>
        </w:rPr>
      </w:pPr>
      <w:r>
        <w:rPr>
          <w:rFonts w:hint="default"/>
        </w:rPr>
        <w:t xml:space="preserve">    "eventType": "snapshot",</w:t>
      </w:r>
    </w:p>
    <w:p w14:paraId="56D8432A">
      <w:pPr>
        <w:bidi w:val="0"/>
        <w:rPr>
          <w:rFonts w:hint="default"/>
        </w:rPr>
      </w:pPr>
      <w:r>
        <w:rPr>
          <w:rFonts w:hint="default"/>
        </w:rPr>
        <w:t xml:space="preserve">    "curPage": 1,</w:t>
      </w:r>
    </w:p>
    <w:p w14:paraId="1AC3DBD9">
      <w:pPr>
        <w:bidi w:val="0"/>
        <w:rPr>
          <w:rFonts w:hint="default"/>
        </w:rPr>
      </w:pPr>
      <w:r>
        <w:rPr>
          <w:rFonts w:hint="default"/>
        </w:rPr>
        <w:t xml:space="preserve">    "lastPage": true,</w:t>
      </w:r>
    </w:p>
    <w:p w14:paraId="27C861EB">
      <w:pPr>
        <w:bidi w:val="0"/>
        <w:rPr>
          <w:rFonts w:hint="default"/>
        </w:rPr>
      </w:pPr>
      <w:r>
        <w:rPr>
          <w:rFonts w:hint="default"/>
        </w:rPr>
        <w:t xml:space="preserve">    "data": [{</w:t>
      </w:r>
    </w:p>
    <w:p w14:paraId="21A8AC88">
      <w:pPr>
        <w:bidi w:val="0"/>
        <w:rPr>
          <w:rFonts w:hint="default"/>
        </w:rPr>
      </w:pPr>
      <w:r>
        <w:rPr>
          <w:rFonts w:hint="default"/>
        </w:rPr>
        <w:t xml:space="preserve">        "adjEq": "55444.12216906034",</w:t>
      </w:r>
    </w:p>
    <w:p w14:paraId="6194E295">
      <w:pPr>
        <w:bidi w:val="0"/>
        <w:rPr>
          <w:rFonts w:hint="default"/>
        </w:rPr>
      </w:pPr>
      <w:r>
        <w:rPr>
          <w:rFonts w:hint="default"/>
        </w:rPr>
        <w:t xml:space="preserve">        "availEq": "55444.12216906034",</w:t>
      </w:r>
    </w:p>
    <w:p w14:paraId="1AD5AE2D">
      <w:pPr>
        <w:bidi w:val="0"/>
        <w:rPr>
          <w:rFonts w:hint="default"/>
        </w:rPr>
      </w:pPr>
      <w:r>
        <w:rPr>
          <w:rFonts w:hint="default"/>
        </w:rPr>
        <w:t xml:space="preserve">        "borrowFroz": "0",</w:t>
      </w:r>
    </w:p>
    <w:p w14:paraId="2BDF0D1C">
      <w:pPr>
        <w:bidi w:val="0"/>
        <w:rPr>
          <w:rFonts w:hint="default"/>
        </w:rPr>
      </w:pPr>
      <w:r>
        <w:rPr>
          <w:rFonts w:hint="default"/>
        </w:rPr>
        <w:t xml:space="preserve">        "delta": "0",</w:t>
      </w:r>
    </w:p>
    <w:p w14:paraId="6C31CC11">
      <w:pPr>
        <w:bidi w:val="0"/>
        <w:rPr>
          <w:rFonts w:hint="default"/>
        </w:rPr>
      </w:pPr>
      <w:r>
        <w:rPr>
          <w:rFonts w:hint="default"/>
        </w:rPr>
        <w:t xml:space="preserve">        "deltaLever": "0",</w:t>
      </w:r>
    </w:p>
    <w:p w14:paraId="1F493624">
      <w:pPr>
        <w:bidi w:val="0"/>
        <w:rPr>
          <w:rFonts w:hint="default"/>
        </w:rPr>
      </w:pPr>
      <w:r>
        <w:rPr>
          <w:rFonts w:hint="default"/>
        </w:rPr>
        <w:t xml:space="preserve">        "deltaNeutralStatus": "0",</w:t>
      </w:r>
    </w:p>
    <w:p w14:paraId="767912C1">
      <w:pPr>
        <w:bidi w:val="0"/>
        <w:rPr>
          <w:rFonts w:hint="default"/>
        </w:rPr>
      </w:pPr>
      <w:r>
        <w:rPr>
          <w:rFonts w:hint="default"/>
        </w:rPr>
        <w:t xml:space="preserve">        "details": [{</w:t>
      </w:r>
    </w:p>
    <w:p w14:paraId="4F8D4E41">
      <w:pPr>
        <w:bidi w:val="0"/>
        <w:rPr>
          <w:rFonts w:hint="default"/>
        </w:rPr>
      </w:pPr>
      <w:r>
        <w:rPr>
          <w:rFonts w:hint="default"/>
        </w:rPr>
        <w:t xml:space="preserve">            "availBal": "4734.371190691436",</w:t>
      </w:r>
    </w:p>
    <w:p w14:paraId="26FD4344">
      <w:pPr>
        <w:bidi w:val="0"/>
        <w:rPr>
          <w:rFonts w:hint="default"/>
        </w:rPr>
      </w:pPr>
      <w:r>
        <w:rPr>
          <w:rFonts w:hint="default"/>
        </w:rPr>
        <w:t xml:space="preserve">            "availEq": "4734.371190691435",</w:t>
      </w:r>
    </w:p>
    <w:p w14:paraId="08FBE2BC">
      <w:pPr>
        <w:bidi w:val="0"/>
        <w:rPr>
          <w:rFonts w:hint="default"/>
        </w:rPr>
      </w:pPr>
      <w:r>
        <w:rPr>
          <w:rFonts w:hint="default"/>
        </w:rPr>
        <w:t xml:space="preserve">            "borrowFroz": "0",</w:t>
      </w:r>
    </w:p>
    <w:p w14:paraId="6D3DCC6C">
      <w:pPr>
        <w:bidi w:val="0"/>
        <w:rPr>
          <w:rFonts w:hint="default"/>
        </w:rPr>
      </w:pPr>
      <w:r>
        <w:rPr>
          <w:rFonts w:hint="default"/>
        </w:rPr>
        <w:t xml:space="preserve">            "cashBal": "4750.426970691436",</w:t>
      </w:r>
    </w:p>
    <w:p w14:paraId="2437FF7D">
      <w:pPr>
        <w:bidi w:val="0"/>
        <w:rPr>
          <w:rFonts w:hint="default"/>
        </w:rPr>
      </w:pPr>
      <w:r>
        <w:rPr>
          <w:rFonts w:hint="default"/>
        </w:rPr>
        <w:t xml:space="preserve">            "ccy": "USDT",</w:t>
      </w:r>
    </w:p>
    <w:p w14:paraId="15187ED0">
      <w:pPr>
        <w:bidi w:val="0"/>
        <w:rPr>
          <w:rFonts w:hint="default"/>
        </w:rPr>
      </w:pPr>
      <w:r>
        <w:rPr>
          <w:rFonts w:hint="default"/>
        </w:rPr>
        <w:t xml:space="preserve">            "coinUsdPrice": "0.99927",</w:t>
      </w:r>
    </w:p>
    <w:p w14:paraId="27C48E92">
      <w:pPr>
        <w:bidi w:val="0"/>
        <w:rPr>
          <w:rFonts w:hint="default"/>
        </w:rPr>
      </w:pPr>
      <w:r>
        <w:rPr>
          <w:rFonts w:hint="default"/>
        </w:rPr>
        <w:t xml:space="preserve">            "crossLiab": "0",</w:t>
      </w:r>
    </w:p>
    <w:p w14:paraId="63AA973C">
      <w:pPr>
        <w:bidi w:val="0"/>
        <w:rPr>
          <w:rFonts w:hint="default"/>
        </w:rPr>
      </w:pPr>
      <w:r>
        <w:rPr>
          <w:rFonts w:hint="default"/>
        </w:rPr>
        <w:t xml:space="preserve">            "colRes": "0",</w:t>
      </w:r>
    </w:p>
    <w:p w14:paraId="1ACB337F">
      <w:pPr>
        <w:bidi w:val="0"/>
        <w:rPr>
          <w:rFonts w:hint="default"/>
        </w:rPr>
      </w:pPr>
      <w:r>
        <w:rPr>
          <w:rFonts w:hint="default"/>
        </w:rPr>
        <w:t xml:space="preserve">            "collateralEnabled": false,</w:t>
      </w:r>
    </w:p>
    <w:p w14:paraId="5966886E">
      <w:pPr>
        <w:bidi w:val="0"/>
        <w:rPr>
          <w:rFonts w:hint="default"/>
        </w:rPr>
      </w:pPr>
      <w:r>
        <w:rPr>
          <w:rFonts w:hint="default"/>
        </w:rPr>
        <w:t xml:space="preserve">            "collateralRestrict": false, // 已弃用，请使用colRes</w:t>
      </w:r>
    </w:p>
    <w:p w14:paraId="7AAD297E">
      <w:pPr>
        <w:bidi w:val="0"/>
        <w:rPr>
          <w:rFonts w:hint="default"/>
        </w:rPr>
      </w:pPr>
      <w:r>
        <w:rPr>
          <w:rFonts w:hint="default"/>
        </w:rPr>
        <w:t xml:space="preserve">            "colBorrAutoConversion": "0",</w:t>
      </w:r>
    </w:p>
    <w:p w14:paraId="4012193A">
      <w:pPr>
        <w:bidi w:val="0"/>
        <w:rPr>
          <w:rFonts w:hint="default"/>
        </w:rPr>
      </w:pPr>
      <w:r>
        <w:rPr>
          <w:rFonts w:hint="default"/>
        </w:rPr>
        <w:t xml:space="preserve">            "disEq": "4889.379316336831",</w:t>
      </w:r>
    </w:p>
    <w:p w14:paraId="2A7CAECA">
      <w:pPr>
        <w:bidi w:val="0"/>
        <w:rPr>
          <w:rFonts w:hint="default"/>
        </w:rPr>
      </w:pPr>
      <w:r>
        <w:rPr>
          <w:rFonts w:hint="default"/>
        </w:rPr>
        <w:t xml:space="preserve">            "eq": "4892.951170691435",</w:t>
      </w:r>
    </w:p>
    <w:p w14:paraId="7330B708">
      <w:pPr>
        <w:bidi w:val="0"/>
        <w:rPr>
          <w:rFonts w:hint="default"/>
        </w:rPr>
      </w:pPr>
      <w:r>
        <w:rPr>
          <w:rFonts w:hint="default"/>
        </w:rPr>
        <w:t xml:space="preserve">            "eqUsd": "4889.379316336831",</w:t>
      </w:r>
    </w:p>
    <w:p w14:paraId="075736B0">
      <w:pPr>
        <w:bidi w:val="0"/>
        <w:rPr>
          <w:rFonts w:hint="default"/>
        </w:rPr>
      </w:pPr>
      <w:r>
        <w:rPr>
          <w:rFonts w:hint="default"/>
        </w:rPr>
        <w:t xml:space="preserve">            "smtSyncEq": "0",</w:t>
      </w:r>
    </w:p>
    <w:p w14:paraId="4712560D">
      <w:pPr>
        <w:bidi w:val="0"/>
        <w:rPr>
          <w:rFonts w:hint="default"/>
        </w:rPr>
      </w:pPr>
      <w:r>
        <w:rPr>
          <w:rFonts w:hint="default"/>
        </w:rPr>
        <w:t xml:space="preserve">            "spotCopyTradingEq": "0",</w:t>
      </w:r>
    </w:p>
    <w:p w14:paraId="4227B196">
      <w:pPr>
        <w:bidi w:val="0"/>
        <w:rPr>
          <w:rFonts w:hint="default"/>
        </w:rPr>
      </w:pPr>
      <w:r>
        <w:rPr>
          <w:rFonts w:hint="default"/>
        </w:rPr>
        <w:t xml:space="preserve">            "fixedBal": "0",</w:t>
      </w:r>
    </w:p>
    <w:p w14:paraId="698D7C34">
      <w:pPr>
        <w:bidi w:val="0"/>
        <w:rPr>
          <w:rFonts w:hint="default"/>
        </w:rPr>
      </w:pPr>
      <w:r>
        <w:rPr>
          <w:rFonts w:hint="default"/>
        </w:rPr>
        <w:t xml:space="preserve">            "frozenBal": "158.57998",</w:t>
      </w:r>
    </w:p>
    <w:p w14:paraId="09520414">
      <w:pPr>
        <w:bidi w:val="0"/>
        <w:rPr>
          <w:rFonts w:hint="default"/>
        </w:rPr>
      </w:pPr>
      <w:r>
        <w:rPr>
          <w:rFonts w:hint="default"/>
        </w:rPr>
        <w:t xml:space="preserve">            "imr": "",</w:t>
      </w:r>
    </w:p>
    <w:p w14:paraId="41056659">
      <w:pPr>
        <w:bidi w:val="0"/>
        <w:rPr>
          <w:rFonts w:hint="default"/>
        </w:rPr>
      </w:pPr>
      <w:r>
        <w:rPr>
          <w:rFonts w:hint="default"/>
        </w:rPr>
        <w:t xml:space="preserve">            "interest": "0",</w:t>
      </w:r>
    </w:p>
    <w:p w14:paraId="06527BEB">
      <w:pPr>
        <w:bidi w:val="0"/>
        <w:rPr>
          <w:rFonts w:hint="default"/>
        </w:rPr>
      </w:pPr>
      <w:r>
        <w:rPr>
          <w:rFonts w:hint="default"/>
        </w:rPr>
        <w:t xml:space="preserve">            "isoEq": "0",</w:t>
      </w:r>
    </w:p>
    <w:p w14:paraId="30EDE21E">
      <w:pPr>
        <w:bidi w:val="0"/>
        <w:rPr>
          <w:rFonts w:hint="default"/>
        </w:rPr>
      </w:pPr>
      <w:r>
        <w:rPr>
          <w:rFonts w:hint="default"/>
        </w:rPr>
        <w:t xml:space="preserve">            "isoLiab": "0",</w:t>
      </w:r>
    </w:p>
    <w:p w14:paraId="6407EF2C">
      <w:pPr>
        <w:bidi w:val="0"/>
        <w:rPr>
          <w:rFonts w:hint="default"/>
        </w:rPr>
      </w:pPr>
      <w:r>
        <w:rPr>
          <w:rFonts w:hint="default"/>
        </w:rPr>
        <w:t xml:space="preserve">            "isoUpl": "0",</w:t>
      </w:r>
    </w:p>
    <w:p w14:paraId="382CDE6C">
      <w:pPr>
        <w:bidi w:val="0"/>
        <w:rPr>
          <w:rFonts w:hint="default"/>
        </w:rPr>
      </w:pPr>
      <w:r>
        <w:rPr>
          <w:rFonts w:hint="default"/>
        </w:rPr>
        <w:t xml:space="preserve">            "liab": "0",</w:t>
      </w:r>
    </w:p>
    <w:p w14:paraId="46E53531">
      <w:pPr>
        <w:bidi w:val="0"/>
        <w:rPr>
          <w:rFonts w:hint="default"/>
        </w:rPr>
      </w:pPr>
      <w:r>
        <w:rPr>
          <w:rFonts w:hint="default"/>
        </w:rPr>
        <w:t xml:space="preserve">            "maxLoan": "0",</w:t>
      </w:r>
    </w:p>
    <w:p w14:paraId="63F2DE46">
      <w:pPr>
        <w:bidi w:val="0"/>
        <w:rPr>
          <w:rFonts w:hint="default"/>
        </w:rPr>
      </w:pPr>
      <w:r>
        <w:rPr>
          <w:rFonts w:hint="default"/>
        </w:rPr>
        <w:t xml:space="preserve">            "mgnRatio": "",</w:t>
      </w:r>
    </w:p>
    <w:p w14:paraId="400E4D14">
      <w:pPr>
        <w:bidi w:val="0"/>
        <w:rPr>
          <w:rFonts w:hint="default"/>
        </w:rPr>
      </w:pPr>
      <w:r>
        <w:rPr>
          <w:rFonts w:hint="default"/>
        </w:rPr>
        <w:t xml:space="preserve">            "mmr": "",</w:t>
      </w:r>
    </w:p>
    <w:p w14:paraId="3C7B0EF7">
      <w:pPr>
        <w:bidi w:val="0"/>
        <w:rPr>
          <w:rFonts w:hint="default"/>
        </w:rPr>
      </w:pPr>
      <w:r>
        <w:rPr>
          <w:rFonts w:hint="default"/>
        </w:rPr>
        <w:t xml:space="preserve">            "notionalLever": "",</w:t>
      </w:r>
    </w:p>
    <w:p w14:paraId="17EBB706">
      <w:pPr>
        <w:bidi w:val="0"/>
        <w:rPr>
          <w:rFonts w:hint="default"/>
        </w:rPr>
      </w:pPr>
      <w:r>
        <w:rPr>
          <w:rFonts w:hint="default"/>
        </w:rPr>
        <w:t xml:space="preserve">            "ordFrozen": "0",</w:t>
      </w:r>
    </w:p>
    <w:p w14:paraId="4FBA98C2">
      <w:pPr>
        <w:bidi w:val="0"/>
        <w:rPr>
          <w:rFonts w:hint="default"/>
        </w:rPr>
      </w:pPr>
      <w:r>
        <w:rPr>
          <w:rFonts w:hint="default"/>
        </w:rPr>
        <w:t xml:space="preserve">            "rewardBal": "0",</w:t>
      </w:r>
    </w:p>
    <w:p w14:paraId="018356E8">
      <w:pPr>
        <w:bidi w:val="0"/>
        <w:rPr>
          <w:rFonts w:hint="default"/>
        </w:rPr>
      </w:pPr>
      <w:r>
        <w:rPr>
          <w:rFonts w:hint="default"/>
        </w:rPr>
        <w:t xml:space="preserve">            "spotInUseAmt": "",</w:t>
      </w:r>
    </w:p>
    <w:p w14:paraId="07D9E0FE">
      <w:pPr>
        <w:bidi w:val="0"/>
        <w:rPr>
          <w:rFonts w:hint="default"/>
        </w:rPr>
      </w:pPr>
      <w:r>
        <w:rPr>
          <w:rFonts w:hint="default"/>
        </w:rPr>
        <w:t xml:space="preserve">            "clSpotInUseAmt": "",</w:t>
      </w:r>
    </w:p>
    <w:p w14:paraId="71B50C0A">
      <w:pPr>
        <w:bidi w:val="0"/>
        <w:rPr>
          <w:rFonts w:hint="default"/>
        </w:rPr>
      </w:pPr>
      <w:r>
        <w:rPr>
          <w:rFonts w:hint="default"/>
        </w:rPr>
        <w:t xml:space="preserve">            "maxSpotInUseAmt": "",          </w:t>
      </w:r>
    </w:p>
    <w:p w14:paraId="2FC7D684">
      <w:pPr>
        <w:bidi w:val="0"/>
        <w:rPr>
          <w:rFonts w:hint="default"/>
        </w:rPr>
      </w:pPr>
      <w:r>
        <w:rPr>
          <w:rFonts w:hint="default"/>
        </w:rPr>
        <w:t xml:space="preserve">            "spotIsoBal": "0",</w:t>
      </w:r>
    </w:p>
    <w:p w14:paraId="155EB9E8">
      <w:pPr>
        <w:bidi w:val="0"/>
        <w:rPr>
          <w:rFonts w:hint="default"/>
        </w:rPr>
      </w:pPr>
      <w:r>
        <w:rPr>
          <w:rFonts w:hint="default"/>
        </w:rPr>
        <w:t xml:space="preserve">            "stgyEq": "150",</w:t>
      </w:r>
    </w:p>
    <w:p w14:paraId="3F6F2743">
      <w:pPr>
        <w:bidi w:val="0"/>
        <w:rPr>
          <w:rFonts w:hint="default"/>
        </w:rPr>
      </w:pPr>
      <w:r>
        <w:rPr>
          <w:rFonts w:hint="default"/>
        </w:rPr>
        <w:t xml:space="preserve">            "twap": "0",</w:t>
      </w:r>
    </w:p>
    <w:p w14:paraId="4820F125">
      <w:pPr>
        <w:bidi w:val="0"/>
        <w:rPr>
          <w:rFonts w:hint="default"/>
        </w:rPr>
      </w:pPr>
      <w:r>
        <w:rPr>
          <w:rFonts w:hint="default"/>
        </w:rPr>
        <w:t xml:space="preserve">            "uTime": "1705564213903",</w:t>
      </w:r>
    </w:p>
    <w:p w14:paraId="2981105D">
      <w:pPr>
        <w:bidi w:val="0"/>
        <w:rPr>
          <w:rFonts w:hint="default"/>
        </w:rPr>
      </w:pPr>
      <w:r>
        <w:rPr>
          <w:rFonts w:hint="default"/>
        </w:rPr>
        <w:t xml:space="preserve">            "upl": "-7.475800000000003",</w:t>
      </w:r>
    </w:p>
    <w:p w14:paraId="19B0255B">
      <w:pPr>
        <w:bidi w:val="0"/>
        <w:rPr>
          <w:rFonts w:hint="default"/>
        </w:rPr>
      </w:pPr>
      <w:r>
        <w:rPr>
          <w:rFonts w:hint="default"/>
        </w:rPr>
        <w:t xml:space="preserve">            "uplLiab": "0",</w:t>
      </w:r>
    </w:p>
    <w:p w14:paraId="54B816E7">
      <w:pPr>
        <w:bidi w:val="0"/>
        <w:rPr>
          <w:rFonts w:hint="default"/>
        </w:rPr>
      </w:pPr>
      <w:r>
        <w:rPr>
          <w:rFonts w:hint="default"/>
        </w:rPr>
        <w:t xml:space="preserve">            "spotBal": "",</w:t>
      </w:r>
    </w:p>
    <w:p w14:paraId="4F47BDAA">
      <w:pPr>
        <w:bidi w:val="0"/>
        <w:rPr>
          <w:rFonts w:hint="default"/>
        </w:rPr>
      </w:pPr>
      <w:r>
        <w:rPr>
          <w:rFonts w:hint="default"/>
        </w:rPr>
        <w:t xml:space="preserve">            "openAvgPx": "",</w:t>
      </w:r>
    </w:p>
    <w:p w14:paraId="0C26A91D">
      <w:pPr>
        <w:bidi w:val="0"/>
        <w:rPr>
          <w:rFonts w:hint="default"/>
        </w:rPr>
      </w:pPr>
      <w:r>
        <w:rPr>
          <w:rFonts w:hint="default"/>
        </w:rPr>
        <w:t xml:space="preserve">            "accAvgPx": "",</w:t>
      </w:r>
    </w:p>
    <w:p w14:paraId="21905B84">
      <w:pPr>
        <w:bidi w:val="0"/>
        <w:rPr>
          <w:rFonts w:hint="default"/>
        </w:rPr>
      </w:pPr>
      <w:r>
        <w:rPr>
          <w:rFonts w:hint="default"/>
        </w:rPr>
        <w:t xml:space="preserve">            "spotUpl": "",</w:t>
      </w:r>
    </w:p>
    <w:p w14:paraId="33B4E8ED">
      <w:pPr>
        <w:bidi w:val="0"/>
        <w:rPr>
          <w:rFonts w:hint="default"/>
        </w:rPr>
      </w:pPr>
      <w:r>
        <w:rPr>
          <w:rFonts w:hint="default"/>
        </w:rPr>
        <w:t xml:space="preserve">            "spotUplRatio": "",</w:t>
      </w:r>
    </w:p>
    <w:p w14:paraId="3898AC4F">
      <w:pPr>
        <w:bidi w:val="0"/>
        <w:rPr>
          <w:rFonts w:hint="default"/>
        </w:rPr>
      </w:pPr>
      <w:r>
        <w:rPr>
          <w:rFonts w:hint="default"/>
        </w:rPr>
        <w:t xml:space="preserve">            "totalPnl": "",</w:t>
      </w:r>
    </w:p>
    <w:p w14:paraId="0702A0BE">
      <w:pPr>
        <w:bidi w:val="0"/>
        <w:rPr>
          <w:rFonts w:hint="default"/>
        </w:rPr>
      </w:pPr>
      <w:r>
        <w:rPr>
          <w:rFonts w:hint="default"/>
        </w:rPr>
        <w:t xml:space="preserve">            "totalPnlRatio": ""</w:t>
      </w:r>
    </w:p>
    <w:p w14:paraId="7FF081AB">
      <w:pPr>
        <w:bidi w:val="0"/>
        <w:rPr>
          <w:rFonts w:hint="default"/>
        </w:rPr>
      </w:pPr>
      <w:r>
        <w:rPr>
          <w:rFonts w:hint="default"/>
        </w:rPr>
        <w:t xml:space="preserve">        }],</w:t>
      </w:r>
    </w:p>
    <w:p w14:paraId="41E9D470">
      <w:pPr>
        <w:bidi w:val="0"/>
        <w:rPr>
          <w:rFonts w:hint="default"/>
        </w:rPr>
      </w:pPr>
      <w:r>
        <w:rPr>
          <w:rFonts w:hint="default"/>
        </w:rPr>
        <w:t xml:space="preserve">        "imr": "0",</w:t>
      </w:r>
    </w:p>
    <w:p w14:paraId="78C0361A">
      <w:pPr>
        <w:bidi w:val="0"/>
        <w:rPr>
          <w:rFonts w:hint="default"/>
        </w:rPr>
      </w:pPr>
      <w:r>
        <w:rPr>
          <w:rFonts w:hint="default"/>
        </w:rPr>
        <w:t xml:space="preserve">        "isoEq": "0",</w:t>
      </w:r>
    </w:p>
    <w:p w14:paraId="5EB1D792">
      <w:pPr>
        <w:bidi w:val="0"/>
        <w:rPr>
          <w:rFonts w:hint="default"/>
        </w:rPr>
      </w:pPr>
      <w:r>
        <w:rPr>
          <w:rFonts w:hint="default"/>
        </w:rPr>
        <w:t xml:space="preserve">        "mgnRatio": "",</w:t>
      </w:r>
    </w:p>
    <w:p w14:paraId="0EC318CF">
      <w:pPr>
        <w:bidi w:val="0"/>
        <w:rPr>
          <w:rFonts w:hint="default"/>
        </w:rPr>
      </w:pPr>
      <w:r>
        <w:rPr>
          <w:rFonts w:hint="default"/>
        </w:rPr>
        <w:t xml:space="preserve">        "mmr": "0",</w:t>
      </w:r>
    </w:p>
    <w:p w14:paraId="5A27E277">
      <w:pPr>
        <w:bidi w:val="0"/>
        <w:rPr>
          <w:rFonts w:hint="default"/>
        </w:rPr>
      </w:pPr>
      <w:r>
        <w:rPr>
          <w:rFonts w:hint="default"/>
        </w:rPr>
        <w:t xml:space="preserve">        "notionalUsd": "0",</w:t>
      </w:r>
    </w:p>
    <w:p w14:paraId="61CDD2ED">
      <w:pPr>
        <w:bidi w:val="0"/>
        <w:rPr>
          <w:rFonts w:hint="default"/>
        </w:rPr>
      </w:pPr>
      <w:r>
        <w:rPr>
          <w:rFonts w:hint="default"/>
        </w:rPr>
        <w:t xml:space="preserve">        "notionalUsdForBorrow": "0",</w:t>
      </w:r>
    </w:p>
    <w:p w14:paraId="2700D38F">
      <w:pPr>
        <w:bidi w:val="0"/>
        <w:rPr>
          <w:rFonts w:hint="default"/>
        </w:rPr>
      </w:pPr>
      <w:r>
        <w:rPr>
          <w:rFonts w:hint="default"/>
        </w:rPr>
        <w:t xml:space="preserve">        "notionalUsdForFutures": "0",</w:t>
      </w:r>
    </w:p>
    <w:p w14:paraId="5EDDCFCB">
      <w:pPr>
        <w:bidi w:val="0"/>
        <w:rPr>
          <w:rFonts w:hint="default"/>
        </w:rPr>
      </w:pPr>
      <w:r>
        <w:rPr>
          <w:rFonts w:hint="default"/>
        </w:rPr>
        <w:t xml:space="preserve">        "notionalUsdForOption": "0",</w:t>
      </w:r>
    </w:p>
    <w:p w14:paraId="48DB9730">
      <w:pPr>
        <w:bidi w:val="0"/>
        <w:rPr>
          <w:rFonts w:hint="default"/>
        </w:rPr>
      </w:pPr>
      <w:r>
        <w:rPr>
          <w:rFonts w:hint="default"/>
        </w:rPr>
        <w:t xml:space="preserve">        "notionalUsdForSwap": "0",</w:t>
      </w:r>
    </w:p>
    <w:p w14:paraId="5BF4D1A1">
      <w:pPr>
        <w:bidi w:val="0"/>
        <w:rPr>
          <w:rFonts w:hint="default"/>
        </w:rPr>
      </w:pPr>
      <w:r>
        <w:rPr>
          <w:rFonts w:hint="default"/>
        </w:rPr>
        <w:t xml:space="preserve">        "ordFroz": "0",</w:t>
      </w:r>
    </w:p>
    <w:p w14:paraId="7FC3774C">
      <w:pPr>
        <w:bidi w:val="0"/>
        <w:rPr>
          <w:rFonts w:hint="default"/>
        </w:rPr>
      </w:pPr>
      <w:r>
        <w:rPr>
          <w:rFonts w:hint="default"/>
        </w:rPr>
        <w:t xml:space="preserve">        "totalEq": "55868.06403501676",</w:t>
      </w:r>
    </w:p>
    <w:p w14:paraId="0D2FDC2A">
      <w:pPr>
        <w:bidi w:val="0"/>
        <w:rPr>
          <w:rFonts w:hint="default"/>
        </w:rPr>
      </w:pPr>
      <w:r>
        <w:rPr>
          <w:rFonts w:hint="default"/>
        </w:rPr>
        <w:t xml:space="preserve">        "uTime": "1705564223311",</w:t>
      </w:r>
    </w:p>
    <w:p w14:paraId="7E8E3F42">
      <w:pPr>
        <w:bidi w:val="0"/>
        <w:rPr>
          <w:rFonts w:hint="default"/>
        </w:rPr>
      </w:pPr>
      <w:r>
        <w:rPr>
          <w:rFonts w:hint="default"/>
        </w:rPr>
        <w:t xml:space="preserve">        "upl": "0"</w:t>
      </w:r>
    </w:p>
    <w:p w14:paraId="7DE29920">
      <w:pPr>
        <w:bidi w:val="0"/>
        <w:rPr>
          <w:rFonts w:hint="default"/>
        </w:rPr>
      </w:pPr>
      <w:r>
        <w:rPr>
          <w:rFonts w:hint="default"/>
        </w:rPr>
        <w:t xml:space="preserve">    }]}</w:t>
      </w:r>
    </w:p>
    <w:p w14:paraId="4545550D">
      <w:pPr>
        <w:bidi w:val="0"/>
        <w:rPr>
          <w:rFonts w:hint="default"/>
        </w:rPr>
      </w:pPr>
      <w:r>
        <w:rPr>
          <w:rFonts w:hint="default"/>
        </w:rPr>
        <w:t>推送数据参数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473"/>
        <w:gridCol w:w="1026"/>
        <w:gridCol w:w="5047"/>
      </w:tblGrid>
      <w:tr w14:paraId="629FFC2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DB45054">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7F261C0">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FA165A6">
            <w:pPr>
              <w:bidi w:val="0"/>
              <w:rPr>
                <w:rFonts w:hint="default"/>
              </w:rPr>
            </w:pPr>
            <w:r>
              <w:rPr>
                <w:rFonts w:hint="default"/>
                <w:lang w:val="en-US" w:eastAsia="zh-CN"/>
              </w:rPr>
              <w:t>描述</w:t>
            </w:r>
          </w:p>
        </w:tc>
      </w:tr>
      <w:tr w14:paraId="10D0D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022C56">
            <w:pPr>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6BB7ED">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5FA471">
            <w:pPr>
              <w:bidi w:val="0"/>
              <w:rPr>
                <w:rFonts w:hint="default"/>
              </w:rPr>
            </w:pPr>
            <w:r>
              <w:rPr>
                <w:rFonts w:hint="default"/>
                <w:lang w:val="en-US" w:eastAsia="zh-CN"/>
              </w:rPr>
              <w:t>请求订阅的频道</w:t>
            </w:r>
          </w:p>
        </w:tc>
      </w:tr>
      <w:tr w14:paraId="1CC7A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1CAEEF">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FC89F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C97673">
            <w:pPr>
              <w:bidi w:val="0"/>
              <w:rPr>
                <w:rFonts w:hint="default"/>
              </w:rPr>
            </w:pPr>
            <w:r>
              <w:rPr>
                <w:rFonts w:hint="default"/>
                <w:lang w:val="en-US" w:eastAsia="zh-CN"/>
              </w:rPr>
              <w:t>频道名</w:t>
            </w:r>
          </w:p>
        </w:tc>
      </w:tr>
      <w:tr w14:paraId="0F3E1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FE044B">
            <w:pPr>
              <w:bidi w:val="0"/>
              <w:rPr>
                <w:rFonts w:hint="default"/>
              </w:rPr>
            </w:pPr>
            <w:r>
              <w:rPr>
                <w:rFonts w:hint="default"/>
                <w:lang w:val="en-US" w:eastAsia="zh-CN"/>
              </w:rPr>
              <w:t>&gt; uid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655B3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FF0B4E">
            <w:pPr>
              <w:bidi w:val="0"/>
              <w:rPr>
                <w:rFonts w:hint="default"/>
              </w:rPr>
            </w:pPr>
            <w:r>
              <w:rPr>
                <w:rFonts w:hint="default"/>
                <w:lang w:val="en-US" w:eastAsia="zh-CN"/>
              </w:rPr>
              <w:t>用户标识</w:t>
            </w:r>
          </w:p>
        </w:tc>
      </w:tr>
      <w:tr w14:paraId="60942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D05A66">
            <w:pPr>
              <w:bidi w:val="0"/>
              <w:rPr>
                <w:rFonts w:hint="default"/>
              </w:rPr>
            </w:pPr>
            <w:r>
              <w:rPr>
                <w:rFonts w:hint="default"/>
                <w:lang w:val="en-US" w:eastAsia="zh-CN"/>
              </w:rPr>
              <w:t>eventType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A031E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F21E21">
            <w:pPr>
              <w:bidi w:val="0"/>
              <w:rPr>
                <w:rFonts w:hint="default"/>
              </w:rPr>
            </w:pPr>
            <w:r>
              <w:rPr>
                <w:rFonts w:hint="default"/>
                <w:lang w:val="en-US" w:eastAsia="zh-CN"/>
              </w:rPr>
              <w:t>事件类型：</w:t>
            </w:r>
            <w:r>
              <w:rPr>
                <w:rFonts w:hint="default"/>
                <w:lang w:val="en-US" w:eastAsia="zh-CN"/>
              </w:rPr>
              <w:br w:type="textWrapping"/>
            </w:r>
            <w:r>
              <w:rPr>
                <w:rFonts w:hint="default"/>
                <w:lang w:val="en-US" w:eastAsia="zh-CN"/>
              </w:rPr>
              <w:t>snapshot: 首推及定时快照推送</w:t>
            </w:r>
            <w:r>
              <w:rPr>
                <w:rFonts w:hint="default"/>
                <w:lang w:val="en-US" w:eastAsia="zh-CN"/>
              </w:rPr>
              <w:br w:type="textWrapping"/>
            </w:r>
            <w:r>
              <w:rPr>
                <w:rFonts w:hint="default"/>
                <w:lang w:val="en-US" w:eastAsia="zh-CN"/>
              </w:rPr>
              <w:t>event_update：事件推送</w:t>
            </w:r>
          </w:p>
        </w:tc>
      </w:tr>
      <w:tr w14:paraId="18A77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E6CB33">
            <w:pPr>
              <w:bidi w:val="0"/>
              <w:rPr>
                <w:rFonts w:hint="default"/>
              </w:rPr>
            </w:pPr>
            <w:r>
              <w:rPr>
                <w:rFonts w:hint="default"/>
                <w:lang w:val="en-US" w:eastAsia="zh-CN"/>
              </w:rPr>
              <w:t>curPage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5C80B3">
            <w:pPr>
              <w:bidi w:val="0"/>
              <w:rPr>
                <w:rFonts w:hint="default"/>
              </w:rPr>
            </w:pPr>
            <w:r>
              <w:rPr>
                <w:rFonts w:hint="default"/>
                <w:lang w:val="en-US" w:eastAsia="zh-CN"/>
              </w:rPr>
              <w:t>Integer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0686CB">
            <w:pPr>
              <w:bidi w:val="0"/>
              <w:rPr>
                <w:rFonts w:hint="default"/>
              </w:rPr>
            </w:pPr>
            <w:r>
              <w:rPr>
                <w:rFonts w:hint="default"/>
                <w:lang w:val="en-US" w:eastAsia="zh-CN"/>
              </w:rPr>
              <w:t>当前消息分页页数</w:t>
            </w:r>
            <w:r>
              <w:rPr>
                <w:rFonts w:hint="default"/>
                <w:lang w:val="en-US" w:eastAsia="zh-CN"/>
              </w:rPr>
              <w:br w:type="textWrapping"/>
            </w:r>
            <w:r>
              <w:rPr>
                <w:rFonts w:hint="default"/>
                <w:lang w:val="en-US" w:eastAsia="zh-CN"/>
              </w:rPr>
              <w:t>仅适用于snapshot事件类型，event_update时不返回。</w:t>
            </w:r>
          </w:p>
        </w:tc>
      </w:tr>
      <w:tr w14:paraId="3DDA4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D96BD3">
            <w:pPr>
              <w:bidi w:val="0"/>
              <w:rPr>
                <w:rFonts w:hint="default"/>
              </w:rPr>
            </w:pPr>
            <w:r>
              <w:rPr>
                <w:rFonts w:hint="default"/>
                <w:lang w:val="en-US" w:eastAsia="zh-CN"/>
              </w:rPr>
              <w:t>lastPage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863D45">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0BDD2B">
            <w:pPr>
              <w:bidi w:val="0"/>
              <w:rPr>
                <w:rFonts w:hint="default"/>
              </w:rPr>
            </w:pPr>
            <w:r>
              <w:rPr>
                <w:rFonts w:hint="default"/>
                <w:lang w:val="en-US" w:eastAsia="zh-CN"/>
              </w:rPr>
              <w:t>当前消息是否为最后一页：</w:t>
            </w:r>
            <w:r>
              <w:rPr>
                <w:rFonts w:hint="default"/>
                <w:lang w:val="en-US" w:eastAsia="zh-CN"/>
              </w:rPr>
              <w:br w:type="textWrapping"/>
            </w:r>
            <w:r>
              <w:rPr>
                <w:rFonts w:hint="default"/>
                <w:lang w:val="en-US" w:eastAsia="zh-CN"/>
              </w:rPr>
              <w:t>true</w:t>
            </w:r>
            <w:r>
              <w:rPr>
                <w:rFonts w:hint="default"/>
                <w:lang w:val="en-US" w:eastAsia="zh-CN"/>
              </w:rPr>
              <w:br w:type="textWrapping"/>
            </w:r>
            <w:r>
              <w:rPr>
                <w:rFonts w:hint="default"/>
                <w:lang w:val="en-US" w:eastAsia="zh-CN"/>
              </w:rPr>
              <w:t>false</w:t>
            </w:r>
            <w:r>
              <w:rPr>
                <w:rFonts w:hint="default"/>
                <w:lang w:val="en-US" w:eastAsia="zh-CN"/>
              </w:rPr>
              <w:br w:type="textWrapping"/>
            </w:r>
            <w:r>
              <w:rPr>
                <w:rFonts w:hint="default"/>
                <w:lang w:val="en-US" w:eastAsia="zh-CN"/>
              </w:rPr>
              <w:t>仅适用于snapshot事件类型，event_update时不返回.</w:t>
            </w:r>
          </w:p>
        </w:tc>
      </w:tr>
      <w:tr w14:paraId="6D6B6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75E9CA">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34DD6B">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92A514">
            <w:pPr>
              <w:bidi w:val="0"/>
              <w:rPr>
                <w:rFonts w:hint="default"/>
              </w:rPr>
            </w:pPr>
            <w:r>
              <w:rPr>
                <w:rFonts w:hint="default"/>
                <w:lang w:val="en-US" w:eastAsia="zh-CN"/>
              </w:rPr>
              <w:t>订阅的数据</w:t>
            </w:r>
          </w:p>
        </w:tc>
      </w:tr>
      <w:tr w14:paraId="5E563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95818C">
            <w:pPr>
              <w:bidi w:val="0"/>
              <w:rPr>
                <w:rFonts w:hint="default"/>
              </w:rPr>
            </w:pPr>
            <w:r>
              <w:rPr>
                <w:rFonts w:hint="default"/>
                <w:lang w:val="en-US" w:eastAsia="zh-CN"/>
              </w:rPr>
              <w:t>&gt; 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C1C1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1F1897">
            <w:pPr>
              <w:bidi w:val="0"/>
              <w:rPr>
                <w:rFonts w:hint="default"/>
              </w:rPr>
            </w:pPr>
            <w:r>
              <w:rPr>
                <w:rFonts w:hint="default"/>
                <w:lang w:val="en-US" w:eastAsia="zh-CN"/>
              </w:rPr>
              <w:t>获取账户信息的最新时间，Unix时间戳的毫秒数格式，如 1597026383085</w:t>
            </w:r>
          </w:p>
        </w:tc>
      </w:tr>
      <w:tr w14:paraId="633A1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5CA99C">
            <w:pPr>
              <w:bidi w:val="0"/>
              <w:rPr>
                <w:rFonts w:hint="default"/>
              </w:rPr>
            </w:pPr>
            <w:r>
              <w:rPr>
                <w:rFonts w:hint="default"/>
                <w:lang w:val="en-US" w:eastAsia="zh-CN"/>
              </w:rPr>
              <w:t>&gt; totalEq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D3FDB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DF6014">
            <w:pPr>
              <w:bidi w:val="0"/>
              <w:rPr>
                <w:rFonts w:hint="default"/>
              </w:rPr>
            </w:pPr>
            <w:r>
              <w:rPr>
                <w:rFonts w:hint="default"/>
                <w:lang w:val="en-US" w:eastAsia="zh-CN"/>
              </w:rPr>
              <w:t>美金层面权益</w:t>
            </w:r>
          </w:p>
        </w:tc>
      </w:tr>
      <w:tr w14:paraId="4E00D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7F9940">
            <w:pPr>
              <w:bidi w:val="0"/>
              <w:rPr>
                <w:rFonts w:hint="default"/>
              </w:rPr>
            </w:pPr>
            <w:r>
              <w:rPr>
                <w:rFonts w:hint="default"/>
                <w:lang w:val="en-US" w:eastAsia="zh-CN"/>
              </w:rPr>
              <w:t>&gt; isoEq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2DA50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0AF9F9">
            <w:pPr>
              <w:bidi w:val="0"/>
              <w:rPr>
                <w:rFonts w:hint="default"/>
              </w:rPr>
            </w:pPr>
            <w:r>
              <w:rPr>
                <w:rFonts w:hint="default"/>
                <w:lang w:val="en-US" w:eastAsia="zh-CN"/>
              </w:rPr>
              <w:t>美金层面逐仓仓位权益</w:t>
            </w:r>
            <w:r>
              <w:rPr>
                <w:rFonts w:hint="default"/>
                <w:lang w:val="en-US" w:eastAsia="zh-CN"/>
              </w:rPr>
              <w:br w:type="textWrapping"/>
            </w:r>
            <w:r>
              <w:rPr>
                <w:rFonts w:hint="default"/>
                <w:lang w:val="en-US" w:eastAsia="zh-CN"/>
              </w:rPr>
              <w:t>适用于合约模式/跨币种保证金模式/组合保证金模式</w:t>
            </w:r>
          </w:p>
        </w:tc>
      </w:tr>
      <w:tr w14:paraId="0029F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B59F87">
            <w:pPr>
              <w:bidi w:val="0"/>
              <w:rPr>
                <w:rFonts w:hint="default"/>
              </w:rPr>
            </w:pPr>
            <w:r>
              <w:rPr>
                <w:rFonts w:hint="default"/>
                <w:lang w:val="en-US" w:eastAsia="zh-CN"/>
              </w:rPr>
              <w:t>&gt; adjEq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944A3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63D93A">
            <w:pPr>
              <w:bidi w:val="0"/>
              <w:rPr>
                <w:rFonts w:hint="default"/>
              </w:rPr>
            </w:pPr>
            <w:r>
              <w:rPr>
                <w:rFonts w:hint="default"/>
                <w:lang w:val="en-US" w:eastAsia="zh-CN"/>
              </w:rPr>
              <w:t>美金层面有效保证金</w:t>
            </w:r>
            <w:r>
              <w:rPr>
                <w:rFonts w:hint="default"/>
                <w:lang w:val="en-US" w:eastAsia="zh-CN"/>
              </w:rPr>
              <w:br w:type="textWrapping"/>
            </w:r>
            <w:r>
              <w:rPr>
                <w:rFonts w:hint="default"/>
                <w:lang w:val="en-US" w:eastAsia="zh-CN"/>
              </w:rPr>
              <w:t>适用于现货模式/跨币种保证金模式/组合保证金模式</w:t>
            </w:r>
          </w:p>
        </w:tc>
      </w:tr>
      <w:tr w14:paraId="1A849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42E6CC">
            <w:pPr>
              <w:bidi w:val="0"/>
              <w:rPr>
                <w:rFonts w:hint="default"/>
              </w:rPr>
            </w:pPr>
            <w:r>
              <w:rPr>
                <w:rFonts w:hint="default"/>
                <w:lang w:val="en-US" w:eastAsia="zh-CN"/>
              </w:rPr>
              <w:t>&gt; availEq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1052D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D7FAF4">
            <w:pPr>
              <w:bidi w:val="0"/>
              <w:rPr>
                <w:rFonts w:hint="default"/>
              </w:rPr>
            </w:pPr>
            <w:r>
              <w:rPr>
                <w:rFonts w:hint="default"/>
                <w:lang w:val="en-US" w:eastAsia="zh-CN"/>
              </w:rPr>
              <w:t>账户美金层面可用保证金，排除因总质押借币上限而被限制的币种</w:t>
            </w:r>
            <w:r>
              <w:rPr>
                <w:rFonts w:hint="default"/>
                <w:lang w:val="en-US" w:eastAsia="zh-CN"/>
              </w:rPr>
              <w:br w:type="textWrapping"/>
            </w:r>
            <w:r>
              <w:rPr>
                <w:rFonts w:hint="default"/>
                <w:lang w:val="en-US" w:eastAsia="zh-CN"/>
              </w:rPr>
              <w:t>适用于跨币种保证金模式/组合保证金模式</w:t>
            </w:r>
          </w:p>
        </w:tc>
      </w:tr>
      <w:tr w14:paraId="67862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7C7AD7">
            <w:pPr>
              <w:bidi w:val="0"/>
              <w:rPr>
                <w:rFonts w:hint="default"/>
              </w:rPr>
            </w:pPr>
            <w:r>
              <w:rPr>
                <w:rFonts w:hint="default"/>
                <w:lang w:val="en-US" w:eastAsia="zh-CN"/>
              </w:rPr>
              <w:t>&gt; ordFroz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CAD8F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A50A02">
            <w:pPr>
              <w:bidi w:val="0"/>
              <w:rPr>
                <w:rFonts w:hint="default"/>
              </w:rPr>
            </w:pPr>
            <w:r>
              <w:rPr>
                <w:rFonts w:hint="default"/>
                <w:lang w:val="en-US" w:eastAsia="zh-CN"/>
              </w:rPr>
              <w:t>美金层面全仓挂单占用保证金</w:t>
            </w:r>
            <w:r>
              <w:rPr>
                <w:rFonts w:hint="default"/>
                <w:lang w:val="en-US" w:eastAsia="zh-CN"/>
              </w:rPr>
              <w:br w:type="textWrapping"/>
            </w:r>
            <w:r>
              <w:rPr>
                <w:rFonts w:hint="default"/>
                <w:lang w:val="en-US" w:eastAsia="zh-CN"/>
              </w:rPr>
              <w:t>仅适用于现货模式/跨币种保证金模式</w:t>
            </w:r>
          </w:p>
        </w:tc>
      </w:tr>
      <w:tr w14:paraId="4B026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00E440">
            <w:pPr>
              <w:bidi w:val="0"/>
              <w:rPr>
                <w:rFonts w:hint="default"/>
              </w:rPr>
            </w:pPr>
            <w:r>
              <w:rPr>
                <w:rFonts w:hint="default"/>
                <w:lang w:val="en-US" w:eastAsia="zh-CN"/>
              </w:rPr>
              <w:t>&gt; imr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9F2FF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605961">
            <w:pPr>
              <w:bidi w:val="0"/>
              <w:rPr>
                <w:rFonts w:hint="default"/>
              </w:rPr>
            </w:pPr>
            <w:r>
              <w:rPr>
                <w:rFonts w:hint="default"/>
                <w:lang w:val="en-US" w:eastAsia="zh-CN"/>
              </w:rPr>
              <w:t>美金层面占用保证金</w:t>
            </w:r>
            <w:r>
              <w:rPr>
                <w:rFonts w:hint="default"/>
                <w:lang w:val="en-US" w:eastAsia="zh-CN"/>
              </w:rPr>
              <w:br w:type="textWrapping"/>
            </w:r>
            <w:r>
              <w:rPr>
                <w:rFonts w:hint="default"/>
                <w:lang w:val="en-US" w:eastAsia="zh-CN"/>
              </w:rPr>
              <w:t>适用于现货模式/跨币种保证金模式/组合保证金模式</w:t>
            </w:r>
          </w:p>
        </w:tc>
      </w:tr>
      <w:tr w14:paraId="0E7E9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503BB7">
            <w:pPr>
              <w:bidi w:val="0"/>
              <w:rPr>
                <w:rFonts w:hint="default"/>
              </w:rPr>
            </w:pPr>
            <w:r>
              <w:rPr>
                <w:rFonts w:hint="default"/>
                <w:lang w:val="en-US" w:eastAsia="zh-CN"/>
              </w:rPr>
              <w:t>&gt; mmr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E0447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3CD745">
            <w:pPr>
              <w:bidi w:val="0"/>
              <w:rPr>
                <w:rFonts w:hint="default"/>
              </w:rPr>
            </w:pPr>
            <w:r>
              <w:rPr>
                <w:rFonts w:hint="default"/>
                <w:lang w:val="en-US" w:eastAsia="zh-CN"/>
              </w:rPr>
              <w:t>美金层面维持保证金</w:t>
            </w:r>
            <w:r>
              <w:rPr>
                <w:rFonts w:hint="default"/>
                <w:lang w:val="en-US" w:eastAsia="zh-CN"/>
              </w:rPr>
              <w:br w:type="textWrapping"/>
            </w:r>
            <w:r>
              <w:rPr>
                <w:rFonts w:hint="default"/>
                <w:lang w:val="en-US" w:eastAsia="zh-CN"/>
              </w:rPr>
              <w:t>适用于现货模式/跨币种保证金模式/组合保证金模式</w:t>
            </w:r>
          </w:p>
        </w:tc>
      </w:tr>
      <w:tr w14:paraId="63470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C2CBB95">
            <w:pPr>
              <w:bidi w:val="0"/>
              <w:rPr>
                <w:rFonts w:hint="default"/>
              </w:rPr>
            </w:pPr>
            <w:r>
              <w:rPr>
                <w:rFonts w:hint="default"/>
                <w:lang w:val="en-US" w:eastAsia="zh-CN"/>
              </w:rPr>
              <w:t>&gt; borrowFroz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D79BB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714758">
            <w:pPr>
              <w:bidi w:val="0"/>
              <w:rPr>
                <w:rFonts w:hint="default"/>
              </w:rPr>
            </w:pPr>
            <w:r>
              <w:rPr>
                <w:rFonts w:hint="default"/>
                <w:lang w:val="en-US" w:eastAsia="zh-CN"/>
              </w:rPr>
              <w:t>账户美金层面潜在借币占用保证金</w:t>
            </w:r>
            <w:r>
              <w:rPr>
                <w:rFonts w:hint="default"/>
                <w:lang w:val="en-US" w:eastAsia="zh-CN"/>
              </w:rPr>
              <w:br w:type="textWrapping"/>
            </w:r>
            <w:r>
              <w:rPr>
                <w:rFonts w:hint="default"/>
                <w:lang w:val="en-US" w:eastAsia="zh-CN"/>
              </w:rPr>
              <w:t>仅适用于现货模式/跨币种保证金模式/组合保证金模式。在其他账户模式下为""。</w:t>
            </w:r>
          </w:p>
        </w:tc>
      </w:tr>
      <w:tr w14:paraId="55E67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D6FB48">
            <w:pPr>
              <w:bidi w:val="0"/>
              <w:rPr>
                <w:rFonts w:hint="default"/>
              </w:rPr>
            </w:pPr>
            <w:r>
              <w:rPr>
                <w:rFonts w:hint="default"/>
                <w:lang w:val="en-US" w:eastAsia="zh-CN"/>
              </w:rPr>
              <w:t>&gt; mgnRatio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C9E33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C70893">
            <w:pPr>
              <w:bidi w:val="0"/>
              <w:rPr>
                <w:rFonts w:hint="default"/>
              </w:rPr>
            </w:pPr>
            <w:r>
              <w:rPr>
                <w:rFonts w:hint="default"/>
                <w:lang w:val="en-US" w:eastAsia="zh-CN"/>
              </w:rPr>
              <w:t>美金层面维持保证金率</w:t>
            </w:r>
            <w:r>
              <w:rPr>
                <w:rFonts w:hint="default"/>
                <w:lang w:val="en-US" w:eastAsia="zh-CN"/>
              </w:rPr>
              <w:br w:type="textWrapping"/>
            </w:r>
            <w:r>
              <w:rPr>
                <w:rFonts w:hint="default"/>
                <w:lang w:val="en-US" w:eastAsia="zh-CN"/>
              </w:rPr>
              <w:t>适用于现货模式/跨币种保证金模式/组合保证金模式</w:t>
            </w:r>
          </w:p>
        </w:tc>
      </w:tr>
      <w:tr w14:paraId="41DF7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53C1E6">
            <w:pPr>
              <w:bidi w:val="0"/>
              <w:rPr>
                <w:rFonts w:hint="default"/>
              </w:rPr>
            </w:pPr>
            <w:r>
              <w:rPr>
                <w:rFonts w:hint="default"/>
                <w:lang w:val="en-US" w:eastAsia="zh-CN"/>
              </w:rPr>
              <w:t>&gt; notionalUsd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231EC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BB7B0F">
            <w:pPr>
              <w:bidi w:val="0"/>
              <w:rPr>
                <w:rFonts w:hint="default"/>
              </w:rPr>
            </w:pPr>
            <w:r>
              <w:rPr>
                <w:rFonts w:hint="default"/>
                <w:lang w:val="en-US" w:eastAsia="zh-CN"/>
              </w:rPr>
              <w:t>以美金价值为单位的持仓数量，即仓位美金价值</w:t>
            </w:r>
            <w:r>
              <w:rPr>
                <w:rFonts w:hint="default"/>
                <w:lang w:val="en-US" w:eastAsia="zh-CN"/>
              </w:rPr>
              <w:br w:type="textWrapping"/>
            </w:r>
            <w:r>
              <w:rPr>
                <w:rFonts w:hint="default"/>
                <w:lang w:val="en-US" w:eastAsia="zh-CN"/>
              </w:rPr>
              <w:t>适用于现货模式/跨币种保证金模式/组合保证金模式</w:t>
            </w:r>
          </w:p>
        </w:tc>
      </w:tr>
      <w:tr w14:paraId="09998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EE52A2">
            <w:pPr>
              <w:bidi w:val="0"/>
              <w:rPr>
                <w:rFonts w:hint="default"/>
              </w:rPr>
            </w:pPr>
            <w:r>
              <w:rPr>
                <w:rFonts w:hint="default"/>
                <w:lang w:val="en-US" w:eastAsia="zh-CN"/>
              </w:rPr>
              <w:t>&gt; notionalUsdForBorrow</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57ABF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7397ED">
            <w:pPr>
              <w:bidi w:val="0"/>
              <w:rPr>
                <w:rFonts w:hint="default"/>
              </w:rPr>
            </w:pPr>
            <w:r>
              <w:rPr>
                <w:rFonts w:hint="default"/>
                <w:lang w:val="en-US" w:eastAsia="zh-CN"/>
              </w:rPr>
              <w:t>借币金额（美元价值）</w:t>
            </w:r>
            <w:r>
              <w:rPr>
                <w:rFonts w:hint="default"/>
                <w:lang w:val="en-US" w:eastAsia="zh-CN"/>
              </w:rPr>
              <w:br w:type="textWrapping"/>
            </w:r>
            <w:r>
              <w:rPr>
                <w:rFonts w:hint="default"/>
                <w:lang w:val="en-US" w:eastAsia="zh-CN"/>
              </w:rPr>
              <w:t>适用于现货模式/跨币种保证金模式/组合保证金模式</w:t>
            </w:r>
          </w:p>
        </w:tc>
      </w:tr>
      <w:tr w14:paraId="0EFEB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5E0851">
            <w:pPr>
              <w:bidi w:val="0"/>
              <w:rPr>
                <w:rFonts w:hint="default"/>
              </w:rPr>
            </w:pPr>
            <w:r>
              <w:rPr>
                <w:rFonts w:hint="default"/>
                <w:lang w:val="en-US" w:eastAsia="zh-CN"/>
              </w:rPr>
              <w:t>&gt; notionalUsdForSwap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4BB50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925FEB">
            <w:pPr>
              <w:bidi w:val="0"/>
              <w:rPr>
                <w:rFonts w:hint="default"/>
              </w:rPr>
            </w:pPr>
            <w:r>
              <w:rPr>
                <w:rFonts w:hint="default"/>
                <w:lang w:val="en-US" w:eastAsia="zh-CN"/>
              </w:rPr>
              <w:t>永续合约持仓美元价值</w:t>
            </w:r>
            <w:r>
              <w:rPr>
                <w:rFonts w:hint="default"/>
                <w:lang w:val="en-US" w:eastAsia="zh-CN"/>
              </w:rPr>
              <w:br w:type="textWrapping"/>
            </w:r>
            <w:r>
              <w:rPr>
                <w:rFonts w:hint="default"/>
                <w:lang w:val="en-US" w:eastAsia="zh-CN"/>
              </w:rPr>
              <w:t>适用于跨币种保证金模式/组合保证金模式</w:t>
            </w:r>
          </w:p>
        </w:tc>
      </w:tr>
      <w:tr w14:paraId="4EE07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051C4C">
            <w:pPr>
              <w:bidi w:val="0"/>
              <w:rPr>
                <w:rFonts w:hint="default"/>
              </w:rPr>
            </w:pPr>
            <w:r>
              <w:rPr>
                <w:rFonts w:hint="default"/>
                <w:lang w:val="en-US" w:eastAsia="zh-CN"/>
              </w:rPr>
              <w:t>&gt; notionalUsdForFutures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AA96C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697C33">
            <w:pPr>
              <w:bidi w:val="0"/>
              <w:rPr>
                <w:rFonts w:hint="default"/>
              </w:rPr>
            </w:pPr>
            <w:r>
              <w:rPr>
                <w:rFonts w:hint="default"/>
                <w:lang w:val="en-US" w:eastAsia="zh-CN"/>
              </w:rPr>
              <w:t>交割合约持仓美元价值</w:t>
            </w:r>
            <w:r>
              <w:rPr>
                <w:rFonts w:hint="default"/>
                <w:lang w:val="en-US" w:eastAsia="zh-CN"/>
              </w:rPr>
              <w:br w:type="textWrapping"/>
            </w:r>
            <w:r>
              <w:rPr>
                <w:rFonts w:hint="default"/>
                <w:lang w:val="en-US" w:eastAsia="zh-CN"/>
              </w:rPr>
              <w:t>适用于跨币种保证金模式/组合保证金模式</w:t>
            </w:r>
          </w:p>
        </w:tc>
      </w:tr>
      <w:tr w14:paraId="79010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9A789D">
            <w:pPr>
              <w:bidi w:val="0"/>
              <w:rPr>
                <w:rFonts w:hint="default"/>
              </w:rPr>
            </w:pPr>
            <w:r>
              <w:rPr>
                <w:rFonts w:hint="default"/>
                <w:lang w:val="en-US" w:eastAsia="zh-CN"/>
              </w:rPr>
              <w:t>&gt; notionalUsdForOption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3F72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B30256">
            <w:pPr>
              <w:bidi w:val="0"/>
              <w:rPr>
                <w:rFonts w:hint="default"/>
              </w:rPr>
            </w:pPr>
            <w:r>
              <w:rPr>
                <w:rFonts w:hint="default"/>
                <w:lang w:val="en-US" w:eastAsia="zh-CN"/>
              </w:rPr>
              <w:t>期权持仓美元价值</w:t>
            </w:r>
            <w:r>
              <w:rPr>
                <w:rFonts w:hint="default"/>
                <w:lang w:val="en-US" w:eastAsia="zh-CN"/>
              </w:rPr>
              <w:br w:type="textWrapping"/>
            </w:r>
            <w:r>
              <w:rPr>
                <w:rFonts w:hint="default"/>
                <w:lang w:val="en-US" w:eastAsia="zh-CN"/>
              </w:rPr>
              <w:t>适用于现货模式/跨币种保证金模式/组合保证金模式</w:t>
            </w:r>
          </w:p>
        </w:tc>
      </w:tr>
      <w:tr w14:paraId="22373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B30C256">
            <w:pPr>
              <w:bidi w:val="0"/>
              <w:rPr>
                <w:rFonts w:hint="default"/>
              </w:rPr>
            </w:pPr>
            <w:r>
              <w:rPr>
                <w:rFonts w:hint="default"/>
                <w:lang w:val="en-US" w:eastAsia="zh-CN"/>
              </w:rPr>
              <w:t>&gt; upl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B7473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0F5514">
            <w:pPr>
              <w:bidi w:val="0"/>
              <w:rPr>
                <w:rFonts w:hint="default"/>
              </w:rPr>
            </w:pPr>
            <w:r>
              <w:rPr>
                <w:rFonts w:hint="default"/>
                <w:lang w:val="en-US" w:eastAsia="zh-CN"/>
              </w:rPr>
              <w:t>账户层面全仓未实现盈亏（美元单位）</w:t>
            </w:r>
            <w:r>
              <w:rPr>
                <w:rFonts w:hint="default"/>
                <w:lang w:val="en-US" w:eastAsia="zh-CN"/>
              </w:rPr>
              <w:br w:type="textWrapping"/>
            </w:r>
            <w:r>
              <w:rPr>
                <w:rFonts w:hint="default"/>
                <w:lang w:val="en-US" w:eastAsia="zh-CN"/>
              </w:rPr>
              <w:t>适用于跨币种保证金模式/组合保证金模式</w:t>
            </w:r>
          </w:p>
        </w:tc>
      </w:tr>
      <w:tr w14:paraId="2E94C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AC2F93">
            <w:pPr>
              <w:bidi w:val="0"/>
              <w:rPr>
                <w:rFonts w:hint="default"/>
              </w:rPr>
            </w:pPr>
            <w:r>
              <w:rPr>
                <w:rFonts w:hint="default"/>
                <w:lang w:val="en-US" w:eastAsia="zh-CN"/>
              </w:rPr>
              <w:t>&gt; delta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E74C1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DA6ABA">
            <w:pPr>
              <w:bidi w:val="0"/>
              <w:rPr>
                <w:rFonts w:hint="default"/>
              </w:rPr>
            </w:pPr>
            <w:r>
              <w:rPr>
                <w:rFonts w:hint="default"/>
                <w:lang w:val="en-US" w:eastAsia="zh-CN"/>
              </w:rPr>
              <w:t>Delta (USD)</w:t>
            </w:r>
          </w:p>
        </w:tc>
      </w:tr>
      <w:tr w14:paraId="7A567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C94E88">
            <w:pPr>
              <w:bidi w:val="0"/>
              <w:rPr>
                <w:rFonts w:hint="default"/>
              </w:rPr>
            </w:pPr>
            <w:r>
              <w:rPr>
                <w:rFonts w:hint="default"/>
                <w:lang w:val="en-US" w:eastAsia="zh-CN"/>
              </w:rPr>
              <w:t>&gt; deltaLever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F0F41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1FF117">
            <w:pPr>
              <w:bidi w:val="0"/>
              <w:rPr>
                <w:rFonts w:hint="default"/>
              </w:rPr>
            </w:pPr>
            <w:r>
              <w:rPr>
                <w:rFonts w:hint="default"/>
                <w:lang w:val="en-US" w:eastAsia="zh-CN"/>
              </w:rPr>
              <w:t>Delta权益比率</w:t>
            </w:r>
            <w:r>
              <w:rPr>
                <w:rFonts w:hint="default"/>
                <w:lang w:val="en-US" w:eastAsia="zh-CN"/>
              </w:rPr>
              <w:br w:type="textWrapping"/>
            </w:r>
            <w:r>
              <w:rPr>
                <w:rFonts w:hint="default"/>
                <w:lang w:val="en-US" w:eastAsia="zh-CN"/>
              </w:rPr>
              <w:t>deltaLever = delta/totalEq</w:t>
            </w:r>
          </w:p>
        </w:tc>
      </w:tr>
      <w:tr w14:paraId="3D4FD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EDBE9E">
            <w:pPr>
              <w:bidi w:val="0"/>
              <w:rPr>
                <w:rFonts w:hint="default"/>
              </w:rPr>
            </w:pPr>
            <w:r>
              <w:rPr>
                <w:rFonts w:hint="default"/>
                <w:lang w:val="en-US" w:eastAsia="zh-CN"/>
              </w:rPr>
              <w:t>&gt; deltaNeutralStatus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02F20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36407A">
            <w:pPr>
              <w:bidi w:val="0"/>
              <w:rPr>
                <w:rFonts w:hint="default"/>
              </w:rPr>
            </w:pPr>
            <w:r>
              <w:rPr>
                <w:rFonts w:hint="default"/>
                <w:lang w:val="en-US" w:eastAsia="zh-CN"/>
              </w:rPr>
              <w:t>Delta 风险状态</w:t>
            </w:r>
            <w:r>
              <w:rPr>
                <w:rFonts w:hint="default"/>
                <w:lang w:val="en-US" w:eastAsia="zh-CN"/>
              </w:rPr>
              <w:br w:type="textWrapping"/>
            </w:r>
            <w:r>
              <w:rPr>
                <w:rFonts w:hint="default"/>
                <w:lang w:val="en-US" w:eastAsia="zh-CN"/>
              </w:rPr>
              <w:t>0: 普通</w:t>
            </w:r>
            <w:r>
              <w:rPr>
                <w:rFonts w:hint="default"/>
                <w:lang w:val="en-US" w:eastAsia="zh-CN"/>
              </w:rPr>
              <w:br w:type="textWrapping"/>
            </w:r>
            <w:r>
              <w:rPr>
                <w:rFonts w:hint="default"/>
                <w:lang w:val="en-US" w:eastAsia="zh-CN"/>
              </w:rPr>
              <w:t>1: 限制划转</w:t>
            </w:r>
            <w:r>
              <w:rPr>
                <w:rFonts w:hint="default"/>
                <w:lang w:val="en-US" w:eastAsia="zh-CN"/>
              </w:rPr>
              <w:br w:type="textWrapping"/>
            </w:r>
            <w:r>
              <w:rPr>
                <w:rFonts w:hint="default"/>
                <w:lang w:val="en-US" w:eastAsia="zh-CN"/>
              </w:rPr>
              <w:t>2: 仅支持降低 Delta - 相同基础货币的现货、交割和永续合约视为同一标的资产。同一标的资产内，仅能新下一笔降低 Delta 值的订单，且下单时不应存在其他挂单。如果触发此限制，且您的账户 Delta 大于 500,000 USD，您的所有限价、市价、高级限价单挂单将被撤销。</w:t>
            </w:r>
          </w:p>
        </w:tc>
      </w:tr>
      <w:tr w14:paraId="526DD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6C4527">
            <w:pPr>
              <w:bidi w:val="0"/>
              <w:rPr>
                <w:rFonts w:hint="default"/>
              </w:rPr>
            </w:pPr>
            <w:r>
              <w:rPr>
                <w:rFonts w:hint="default"/>
                <w:lang w:val="en-US" w:eastAsia="zh-CN"/>
              </w:rPr>
              <w:t>&gt; details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121FED">
            <w:pPr>
              <w:bidi w:val="0"/>
              <w:rPr>
                <w:rFonts w:hint="default"/>
              </w:rPr>
            </w:pPr>
            <w:r>
              <w:rPr>
                <w:rFonts w:hint="default"/>
                <w:lang w:val="en-US" w:eastAsia="zh-CN"/>
              </w:rPr>
              <w:t>Array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FD408E">
            <w:pPr>
              <w:bidi w:val="0"/>
              <w:rPr>
                <w:rFonts w:hint="default"/>
              </w:rPr>
            </w:pPr>
            <w:r>
              <w:rPr>
                <w:rFonts w:hint="default"/>
                <w:lang w:val="en-US" w:eastAsia="zh-CN"/>
              </w:rPr>
              <w:t>各币种资产详细信息</w:t>
            </w:r>
          </w:p>
        </w:tc>
      </w:tr>
      <w:tr w14:paraId="3CDA5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C48138">
            <w:pPr>
              <w:bidi w:val="0"/>
              <w:rPr>
                <w:rFonts w:hint="default"/>
              </w:rPr>
            </w:pPr>
            <w:r>
              <w:rPr>
                <w:rFonts w:hint="default"/>
                <w:lang w:val="en-US" w:eastAsia="zh-CN"/>
              </w:rPr>
              <w:t>&gt;&gt;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8044F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199BB3">
            <w:pPr>
              <w:bidi w:val="0"/>
              <w:rPr>
                <w:rFonts w:hint="default"/>
              </w:rPr>
            </w:pPr>
            <w:r>
              <w:rPr>
                <w:rFonts w:hint="default"/>
                <w:lang w:val="en-US" w:eastAsia="zh-CN"/>
              </w:rPr>
              <w:t>币种</w:t>
            </w:r>
          </w:p>
        </w:tc>
      </w:tr>
      <w:tr w14:paraId="50426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D6056A">
            <w:pPr>
              <w:bidi w:val="0"/>
              <w:rPr>
                <w:rFonts w:hint="default"/>
              </w:rPr>
            </w:pPr>
            <w:r>
              <w:rPr>
                <w:rFonts w:hint="default"/>
                <w:lang w:val="en-US" w:eastAsia="zh-CN"/>
              </w:rPr>
              <w:t>&gt;&gt; 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A7E43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CE24EA">
            <w:pPr>
              <w:bidi w:val="0"/>
              <w:rPr>
                <w:rFonts w:hint="default"/>
              </w:rPr>
            </w:pPr>
            <w:r>
              <w:rPr>
                <w:rFonts w:hint="default"/>
                <w:lang w:val="en-US" w:eastAsia="zh-CN"/>
              </w:rPr>
              <w:t>币种总权益</w:t>
            </w:r>
          </w:p>
        </w:tc>
      </w:tr>
      <w:tr w14:paraId="3CB77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948B0E">
            <w:pPr>
              <w:bidi w:val="0"/>
              <w:rPr>
                <w:rFonts w:hint="default"/>
              </w:rPr>
            </w:pPr>
            <w:r>
              <w:rPr>
                <w:rFonts w:hint="default"/>
                <w:lang w:val="en-US" w:eastAsia="zh-CN"/>
              </w:rPr>
              <w:t>&gt;&gt; cashBal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1E1C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362F37">
            <w:pPr>
              <w:bidi w:val="0"/>
              <w:rPr>
                <w:rFonts w:hint="default"/>
              </w:rPr>
            </w:pPr>
            <w:r>
              <w:rPr>
                <w:rFonts w:hint="default"/>
                <w:lang w:val="en-US" w:eastAsia="zh-CN"/>
              </w:rPr>
              <w:t>币种余额</w:t>
            </w:r>
          </w:p>
        </w:tc>
      </w:tr>
      <w:tr w14:paraId="013D8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A2194B">
            <w:pPr>
              <w:bidi w:val="0"/>
              <w:rPr>
                <w:rFonts w:hint="default"/>
              </w:rPr>
            </w:pPr>
            <w:r>
              <w:rPr>
                <w:rFonts w:hint="default"/>
                <w:lang w:val="en-US" w:eastAsia="zh-CN"/>
              </w:rPr>
              <w:t>&gt;&gt; uTime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2219F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46F0E6">
            <w:pPr>
              <w:bidi w:val="0"/>
              <w:rPr>
                <w:rFonts w:hint="default"/>
              </w:rPr>
            </w:pPr>
            <w:r>
              <w:rPr>
                <w:rFonts w:hint="default"/>
                <w:lang w:val="en-US" w:eastAsia="zh-CN"/>
              </w:rPr>
              <w:t>币种余额信息的更新时间，Unix时间戳的毫秒数格式，如 1597026383085</w:t>
            </w:r>
          </w:p>
        </w:tc>
      </w:tr>
      <w:tr w14:paraId="2FD3D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868995">
            <w:pPr>
              <w:bidi w:val="0"/>
              <w:rPr>
                <w:rFonts w:hint="default"/>
              </w:rPr>
            </w:pPr>
            <w:r>
              <w:rPr>
                <w:rFonts w:hint="default"/>
                <w:lang w:val="en-US" w:eastAsia="zh-CN"/>
              </w:rPr>
              <w:t>&gt;&gt; isoEq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DFA15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1C4269">
            <w:pPr>
              <w:bidi w:val="0"/>
              <w:rPr>
                <w:rFonts w:hint="default"/>
              </w:rPr>
            </w:pPr>
            <w:r>
              <w:rPr>
                <w:rFonts w:hint="default"/>
                <w:lang w:val="en-US" w:eastAsia="zh-CN"/>
              </w:rPr>
              <w:t>币种逐仓仓位权益</w:t>
            </w:r>
            <w:r>
              <w:rPr>
                <w:rFonts w:hint="default"/>
                <w:lang w:val="en-US" w:eastAsia="zh-CN"/>
              </w:rPr>
              <w:br w:type="textWrapping"/>
            </w:r>
            <w:r>
              <w:rPr>
                <w:rFonts w:hint="default"/>
                <w:lang w:val="en-US" w:eastAsia="zh-CN"/>
              </w:rPr>
              <w:t>适用于合约模式/跨币种保证金模式/组合保证金模式</w:t>
            </w:r>
          </w:p>
        </w:tc>
      </w:tr>
      <w:tr w14:paraId="0FA54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1616A9">
            <w:pPr>
              <w:bidi w:val="0"/>
              <w:rPr>
                <w:rFonts w:hint="default"/>
              </w:rPr>
            </w:pPr>
            <w:r>
              <w:rPr>
                <w:rFonts w:hint="default"/>
                <w:lang w:val="en-US" w:eastAsia="zh-CN"/>
              </w:rPr>
              <w:t>&gt;&gt; availEq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5EC85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9714D6">
            <w:pPr>
              <w:bidi w:val="0"/>
              <w:rPr>
                <w:rFonts w:hint="default"/>
              </w:rPr>
            </w:pPr>
            <w:r>
              <w:rPr>
                <w:rFonts w:hint="default"/>
                <w:lang w:val="en-US" w:eastAsia="zh-CN"/>
              </w:rPr>
              <w:t>可用保证金</w:t>
            </w:r>
            <w:r>
              <w:rPr>
                <w:rFonts w:hint="default"/>
                <w:lang w:val="en-US" w:eastAsia="zh-CN"/>
              </w:rPr>
              <w:br w:type="textWrapping"/>
            </w:r>
            <w:r>
              <w:rPr>
                <w:rFonts w:hint="default"/>
                <w:lang w:val="en-US" w:eastAsia="zh-CN"/>
              </w:rPr>
              <w:t>适用于合约模式/跨币种保证金模式/组合保证金模式</w:t>
            </w:r>
          </w:p>
        </w:tc>
      </w:tr>
      <w:tr w14:paraId="0AFE2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4E5D2B">
            <w:pPr>
              <w:bidi w:val="0"/>
              <w:rPr>
                <w:rFonts w:hint="default"/>
              </w:rPr>
            </w:pPr>
            <w:r>
              <w:rPr>
                <w:rFonts w:hint="default"/>
                <w:lang w:val="en-US" w:eastAsia="zh-CN"/>
              </w:rPr>
              <w:t>&gt;&gt; disEq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C3ED2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B80967">
            <w:pPr>
              <w:bidi w:val="0"/>
              <w:rPr>
                <w:rFonts w:hint="default"/>
              </w:rPr>
            </w:pPr>
            <w:r>
              <w:rPr>
                <w:rFonts w:hint="default"/>
                <w:lang w:val="en-US" w:eastAsia="zh-CN"/>
              </w:rPr>
              <w:t>美金层面币种折算权益</w:t>
            </w:r>
          </w:p>
        </w:tc>
      </w:tr>
      <w:tr w14:paraId="2E364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8F66D7">
            <w:pPr>
              <w:bidi w:val="0"/>
              <w:rPr>
                <w:rFonts w:hint="default"/>
              </w:rPr>
            </w:pPr>
            <w:r>
              <w:rPr>
                <w:rFonts w:hint="default"/>
                <w:lang w:val="en-US" w:eastAsia="zh-CN"/>
              </w:rPr>
              <w:t>&gt;&gt; fixedBal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587A1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18E1B7">
            <w:pPr>
              <w:bidi w:val="0"/>
              <w:rPr>
                <w:rFonts w:hint="default"/>
              </w:rPr>
            </w:pPr>
            <w:r>
              <w:rPr>
                <w:rFonts w:hint="default"/>
                <w:lang w:val="en-US" w:eastAsia="zh-CN"/>
              </w:rPr>
              <w:t>抄底宝、逃顶宝功能的币种冻结金额</w:t>
            </w:r>
          </w:p>
        </w:tc>
      </w:tr>
      <w:tr w14:paraId="7A375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DE1F98">
            <w:pPr>
              <w:bidi w:val="0"/>
              <w:rPr>
                <w:rFonts w:hint="default"/>
              </w:rPr>
            </w:pPr>
            <w:r>
              <w:rPr>
                <w:rFonts w:hint="default"/>
                <w:lang w:val="en-US" w:eastAsia="zh-CN"/>
              </w:rPr>
              <w:t>&gt;&gt; availBal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4F30C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B3D349">
            <w:pPr>
              <w:bidi w:val="0"/>
              <w:rPr>
                <w:rFonts w:hint="default"/>
              </w:rPr>
            </w:pPr>
            <w:r>
              <w:rPr>
                <w:rFonts w:hint="default"/>
                <w:lang w:val="en-US" w:eastAsia="zh-CN"/>
              </w:rPr>
              <w:t>可用余额</w:t>
            </w:r>
          </w:p>
        </w:tc>
      </w:tr>
      <w:tr w14:paraId="7A900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FE4B29E">
            <w:pPr>
              <w:bidi w:val="0"/>
              <w:rPr>
                <w:rFonts w:hint="default"/>
              </w:rPr>
            </w:pPr>
            <w:r>
              <w:rPr>
                <w:rFonts w:hint="default"/>
                <w:lang w:val="en-US" w:eastAsia="zh-CN"/>
              </w:rPr>
              <w:t>&gt;&gt; frozenBal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A4F9D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0706AF">
            <w:pPr>
              <w:bidi w:val="0"/>
              <w:rPr>
                <w:rFonts w:hint="default"/>
              </w:rPr>
            </w:pPr>
            <w:r>
              <w:rPr>
                <w:rFonts w:hint="default"/>
                <w:lang w:val="en-US" w:eastAsia="zh-CN"/>
              </w:rPr>
              <w:t>币种占用金额</w:t>
            </w:r>
          </w:p>
        </w:tc>
      </w:tr>
      <w:tr w14:paraId="7A9CD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A8DA5E">
            <w:pPr>
              <w:bidi w:val="0"/>
              <w:rPr>
                <w:rFonts w:hint="default"/>
              </w:rPr>
            </w:pPr>
            <w:r>
              <w:rPr>
                <w:rFonts w:hint="default"/>
                <w:lang w:val="en-US" w:eastAsia="zh-CN"/>
              </w:rPr>
              <w:t>&gt;&gt; ordFrozen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E7F3C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663529">
            <w:pPr>
              <w:bidi w:val="0"/>
              <w:rPr>
                <w:rFonts w:hint="default"/>
              </w:rPr>
            </w:pPr>
            <w:r>
              <w:rPr>
                <w:rFonts w:hint="default"/>
                <w:lang w:val="en-US" w:eastAsia="zh-CN"/>
              </w:rPr>
              <w:t>挂单冻结数量</w:t>
            </w:r>
            <w:r>
              <w:rPr>
                <w:rFonts w:hint="default"/>
                <w:lang w:val="en-US" w:eastAsia="zh-CN"/>
              </w:rPr>
              <w:br w:type="textWrapping"/>
            </w:r>
            <w:r>
              <w:rPr>
                <w:rFonts w:hint="default"/>
                <w:lang w:val="en-US" w:eastAsia="zh-CN"/>
              </w:rPr>
              <w:t>适用于现货模式/合约模式/跨币种保证金模式</w:t>
            </w:r>
          </w:p>
        </w:tc>
      </w:tr>
      <w:tr w14:paraId="26164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A6A405">
            <w:pPr>
              <w:bidi w:val="0"/>
              <w:rPr>
                <w:rFonts w:hint="default"/>
              </w:rPr>
            </w:pPr>
            <w:r>
              <w:rPr>
                <w:rFonts w:hint="default"/>
                <w:lang w:val="en-US" w:eastAsia="zh-CN"/>
              </w:rPr>
              <w:t>&gt;&gt; liab</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8833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AC9BFF">
            <w:pPr>
              <w:bidi w:val="0"/>
              <w:rPr>
                <w:rFonts w:hint="default"/>
              </w:rPr>
            </w:pPr>
            <w:r>
              <w:rPr>
                <w:rFonts w:hint="default"/>
                <w:lang w:val="en-US" w:eastAsia="zh-CN"/>
              </w:rPr>
              <w:t>币种负债额</w:t>
            </w:r>
            <w:r>
              <w:rPr>
                <w:rFonts w:hint="default"/>
                <w:lang w:val="en-US" w:eastAsia="zh-CN"/>
              </w:rPr>
              <w:br w:type="textWrapping"/>
            </w:r>
            <w:r>
              <w:rPr>
                <w:rFonts w:hint="default"/>
                <w:lang w:val="en-US" w:eastAsia="zh-CN"/>
              </w:rPr>
              <w:t>值为正数，如 21625.64</w:t>
            </w:r>
            <w:r>
              <w:rPr>
                <w:rFonts w:hint="default"/>
                <w:lang w:val="en-US" w:eastAsia="zh-CN"/>
              </w:rPr>
              <w:br w:type="textWrapping"/>
            </w:r>
            <w:r>
              <w:rPr>
                <w:rFonts w:hint="default"/>
                <w:lang w:val="en-US" w:eastAsia="zh-CN"/>
              </w:rPr>
              <w:t>适用于现货模式/跨币种保证金模式/组合保证金模式</w:t>
            </w:r>
          </w:p>
        </w:tc>
      </w:tr>
      <w:tr w14:paraId="49F0F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16E6B1">
            <w:pPr>
              <w:bidi w:val="0"/>
              <w:rPr>
                <w:rFonts w:hint="default"/>
              </w:rPr>
            </w:pPr>
            <w:r>
              <w:rPr>
                <w:rFonts w:hint="default"/>
                <w:lang w:val="en-US" w:eastAsia="zh-CN"/>
              </w:rPr>
              <w:t>&gt;&gt; upl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2A0F8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FDDFD0">
            <w:pPr>
              <w:bidi w:val="0"/>
              <w:rPr>
                <w:rFonts w:hint="default"/>
              </w:rPr>
            </w:pPr>
            <w:r>
              <w:rPr>
                <w:rFonts w:hint="default"/>
                <w:lang w:val="en-US" w:eastAsia="zh-CN"/>
              </w:rPr>
              <w:t>未实现盈亏</w:t>
            </w:r>
            <w:r>
              <w:rPr>
                <w:rFonts w:hint="default"/>
                <w:lang w:val="en-US" w:eastAsia="zh-CN"/>
              </w:rPr>
              <w:br w:type="textWrapping"/>
            </w:r>
            <w:r>
              <w:rPr>
                <w:rFonts w:hint="default"/>
                <w:lang w:val="en-US" w:eastAsia="zh-CN"/>
              </w:rPr>
              <w:t>适用于合约模式/跨币种保证金模式/组合保证金模式</w:t>
            </w:r>
          </w:p>
        </w:tc>
      </w:tr>
      <w:tr w14:paraId="6BEB6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B1D16C">
            <w:pPr>
              <w:bidi w:val="0"/>
              <w:rPr>
                <w:rFonts w:hint="default"/>
              </w:rPr>
            </w:pPr>
            <w:r>
              <w:rPr>
                <w:rFonts w:hint="default"/>
                <w:lang w:val="en-US" w:eastAsia="zh-CN"/>
              </w:rPr>
              <w:t>&gt;&gt; uplLiab</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8798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69CF6E">
            <w:pPr>
              <w:bidi w:val="0"/>
              <w:rPr>
                <w:rFonts w:hint="default"/>
              </w:rPr>
            </w:pPr>
            <w:r>
              <w:rPr>
                <w:rFonts w:hint="default"/>
                <w:lang w:val="en-US" w:eastAsia="zh-CN"/>
              </w:rPr>
              <w:t>由于仓位未实现亏损导致的负债</w:t>
            </w:r>
            <w:r>
              <w:rPr>
                <w:rFonts w:hint="default"/>
                <w:lang w:val="en-US" w:eastAsia="zh-CN"/>
              </w:rPr>
              <w:br w:type="textWrapping"/>
            </w:r>
            <w:r>
              <w:rPr>
                <w:rFonts w:hint="default"/>
                <w:lang w:val="en-US" w:eastAsia="zh-CN"/>
              </w:rPr>
              <w:t>适用于跨币种保证金模式/组合保证金模式</w:t>
            </w:r>
          </w:p>
        </w:tc>
      </w:tr>
      <w:tr w14:paraId="0FB76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9BB171">
            <w:pPr>
              <w:bidi w:val="0"/>
              <w:rPr>
                <w:rFonts w:hint="default"/>
              </w:rPr>
            </w:pPr>
            <w:r>
              <w:rPr>
                <w:rFonts w:hint="default"/>
                <w:lang w:val="en-US" w:eastAsia="zh-CN"/>
              </w:rPr>
              <w:t>&gt;&gt; crossLiab</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CD324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9140EB">
            <w:pPr>
              <w:bidi w:val="0"/>
              <w:rPr>
                <w:rFonts w:hint="default"/>
              </w:rPr>
            </w:pPr>
            <w:r>
              <w:rPr>
                <w:rFonts w:hint="default"/>
                <w:lang w:val="en-US" w:eastAsia="zh-CN"/>
              </w:rPr>
              <w:t>币种全仓负债额</w:t>
            </w:r>
            <w:r>
              <w:rPr>
                <w:rFonts w:hint="default"/>
                <w:lang w:val="en-US" w:eastAsia="zh-CN"/>
              </w:rPr>
              <w:br w:type="textWrapping"/>
            </w:r>
            <w:r>
              <w:rPr>
                <w:rFonts w:hint="default"/>
                <w:lang w:val="en-US" w:eastAsia="zh-CN"/>
              </w:rPr>
              <w:t>适用于现货模式/跨币种保证金模式/组合保证金模式</w:t>
            </w:r>
          </w:p>
        </w:tc>
      </w:tr>
      <w:tr w14:paraId="72827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C029EC">
            <w:pPr>
              <w:bidi w:val="0"/>
              <w:rPr>
                <w:rFonts w:hint="default"/>
              </w:rPr>
            </w:pPr>
            <w:r>
              <w:rPr>
                <w:rFonts w:hint="default"/>
                <w:lang w:val="en-US" w:eastAsia="zh-CN"/>
              </w:rPr>
              <w:t>&gt;&gt; isoLiab</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46717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1CB9AA">
            <w:pPr>
              <w:bidi w:val="0"/>
              <w:rPr>
                <w:rFonts w:hint="default"/>
              </w:rPr>
            </w:pPr>
            <w:r>
              <w:rPr>
                <w:rFonts w:hint="default"/>
                <w:lang w:val="en-US" w:eastAsia="zh-CN"/>
              </w:rPr>
              <w:t>币种逐仓负债额</w:t>
            </w:r>
            <w:r>
              <w:rPr>
                <w:rFonts w:hint="default"/>
                <w:lang w:val="en-US" w:eastAsia="zh-CN"/>
              </w:rPr>
              <w:br w:type="textWrapping"/>
            </w:r>
            <w:r>
              <w:rPr>
                <w:rFonts w:hint="default"/>
                <w:lang w:val="en-US" w:eastAsia="zh-CN"/>
              </w:rPr>
              <w:t>适用于跨币种保证金模式/组合保证金模式</w:t>
            </w:r>
          </w:p>
        </w:tc>
      </w:tr>
      <w:tr w14:paraId="61E38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E9437F">
            <w:pPr>
              <w:bidi w:val="0"/>
              <w:rPr>
                <w:rFonts w:hint="default"/>
              </w:rPr>
            </w:pPr>
            <w:r>
              <w:rPr>
                <w:rFonts w:hint="default"/>
                <w:lang w:val="en-US" w:eastAsia="zh-CN"/>
              </w:rPr>
              <w:t>&gt;&gt; rewardBal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AAA9F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5DBF75">
            <w:pPr>
              <w:bidi w:val="0"/>
              <w:rPr>
                <w:rFonts w:hint="default"/>
              </w:rPr>
            </w:pPr>
            <w:r>
              <w:rPr>
                <w:rFonts w:hint="default"/>
                <w:lang w:val="en-US" w:eastAsia="zh-CN"/>
              </w:rPr>
              <w:t>体验金余额</w:t>
            </w:r>
          </w:p>
        </w:tc>
      </w:tr>
      <w:tr w14:paraId="256C3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893354">
            <w:pPr>
              <w:bidi w:val="0"/>
              <w:rPr>
                <w:rFonts w:hint="default"/>
              </w:rPr>
            </w:pPr>
            <w:r>
              <w:rPr>
                <w:rFonts w:hint="default"/>
                <w:lang w:val="en-US" w:eastAsia="zh-CN"/>
              </w:rPr>
              <w:t>&gt;&gt; mgnRatio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72E3B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4E6D9D">
            <w:pPr>
              <w:bidi w:val="0"/>
              <w:rPr>
                <w:rFonts w:hint="default"/>
              </w:rPr>
            </w:pPr>
            <w:r>
              <w:rPr>
                <w:rFonts w:hint="default"/>
                <w:lang w:val="en-US" w:eastAsia="zh-CN"/>
              </w:rPr>
              <w:t>币种全仓维持保证金率，衡量账户内某项资产风险的指标</w:t>
            </w:r>
            <w:r>
              <w:rPr>
                <w:rFonts w:hint="default"/>
                <w:lang w:val="en-US" w:eastAsia="zh-CN"/>
              </w:rPr>
              <w:br w:type="textWrapping"/>
            </w:r>
            <w:r>
              <w:rPr>
                <w:rFonts w:hint="default"/>
                <w:lang w:val="en-US" w:eastAsia="zh-CN"/>
              </w:rPr>
              <w:t>适用于合约模式且有全仓仓位时</w:t>
            </w:r>
          </w:p>
        </w:tc>
      </w:tr>
      <w:tr w14:paraId="6DF9B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696153">
            <w:pPr>
              <w:bidi w:val="0"/>
              <w:rPr>
                <w:rFonts w:hint="default"/>
              </w:rPr>
            </w:pPr>
            <w:r>
              <w:rPr>
                <w:rFonts w:hint="default"/>
                <w:lang w:val="en-US" w:eastAsia="zh-CN"/>
              </w:rPr>
              <w:t>&gt;&gt; imr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94089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225DEF">
            <w:pPr>
              <w:bidi w:val="0"/>
              <w:rPr>
                <w:rFonts w:hint="default"/>
              </w:rPr>
            </w:pPr>
            <w:r>
              <w:rPr>
                <w:rFonts w:hint="default"/>
                <w:lang w:val="en-US" w:eastAsia="zh-CN"/>
              </w:rPr>
              <w:t>币种维度全仓占用保证金</w:t>
            </w:r>
            <w:r>
              <w:rPr>
                <w:rFonts w:hint="default"/>
                <w:lang w:val="en-US" w:eastAsia="zh-CN"/>
              </w:rPr>
              <w:br w:type="textWrapping"/>
            </w:r>
            <w:r>
              <w:rPr>
                <w:rFonts w:hint="default"/>
                <w:lang w:val="en-US" w:eastAsia="zh-CN"/>
              </w:rPr>
              <w:t>适用于合约模式且有全仓仓位时</w:t>
            </w:r>
          </w:p>
        </w:tc>
      </w:tr>
      <w:tr w14:paraId="6B3B9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1E88E9">
            <w:pPr>
              <w:bidi w:val="0"/>
              <w:rPr>
                <w:rFonts w:hint="default"/>
              </w:rPr>
            </w:pPr>
            <w:r>
              <w:rPr>
                <w:rFonts w:hint="default"/>
                <w:lang w:val="en-US" w:eastAsia="zh-CN"/>
              </w:rPr>
              <w:t>&gt;&gt; mmr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953FD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CE53E7">
            <w:pPr>
              <w:bidi w:val="0"/>
              <w:rPr>
                <w:rFonts w:hint="default"/>
              </w:rPr>
            </w:pPr>
            <w:r>
              <w:rPr>
                <w:rFonts w:hint="default"/>
                <w:lang w:val="en-US" w:eastAsia="zh-CN"/>
              </w:rPr>
              <w:t>币种维度全仓维持保证金</w:t>
            </w:r>
            <w:r>
              <w:rPr>
                <w:rFonts w:hint="default"/>
                <w:lang w:val="en-US" w:eastAsia="zh-CN"/>
              </w:rPr>
              <w:br w:type="textWrapping"/>
            </w:r>
            <w:r>
              <w:rPr>
                <w:rFonts w:hint="default"/>
                <w:lang w:val="en-US" w:eastAsia="zh-CN"/>
              </w:rPr>
              <w:t>适用于合约模式且有全仓仓位时</w:t>
            </w:r>
          </w:p>
        </w:tc>
      </w:tr>
      <w:tr w14:paraId="0C4D5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F5179E">
            <w:pPr>
              <w:bidi w:val="0"/>
              <w:rPr>
                <w:rFonts w:hint="default"/>
              </w:rPr>
            </w:pPr>
            <w:r>
              <w:rPr>
                <w:rFonts w:hint="default"/>
                <w:lang w:val="en-US" w:eastAsia="zh-CN"/>
              </w:rPr>
              <w:t>&gt;&gt; interest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19431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E2C396">
            <w:pPr>
              <w:bidi w:val="0"/>
              <w:rPr>
                <w:rFonts w:hint="default"/>
              </w:rPr>
            </w:pPr>
            <w:r>
              <w:rPr>
                <w:rFonts w:hint="default"/>
                <w:lang w:val="en-US" w:eastAsia="zh-CN"/>
              </w:rPr>
              <w:t>计息</w:t>
            </w:r>
            <w:r>
              <w:rPr>
                <w:rFonts w:hint="default"/>
                <w:lang w:val="en-US" w:eastAsia="zh-CN"/>
              </w:rPr>
              <w:br w:type="textWrapping"/>
            </w:r>
            <w:r>
              <w:rPr>
                <w:rFonts w:hint="default"/>
                <w:lang w:val="en-US" w:eastAsia="zh-CN"/>
              </w:rPr>
              <w:t>值为正数，如 9.01</w:t>
            </w:r>
            <w:r>
              <w:rPr>
                <w:rFonts w:hint="default"/>
                <w:lang w:val="en-US" w:eastAsia="zh-CN"/>
              </w:rPr>
              <w:br w:type="textWrapping"/>
            </w:r>
            <w:r>
              <w:rPr>
                <w:rFonts w:hint="default"/>
                <w:lang w:val="en-US" w:eastAsia="zh-CN"/>
              </w:rPr>
              <w:t>适用于现货模式/跨币种保证金模式/组合保证金模式</w:t>
            </w:r>
          </w:p>
        </w:tc>
      </w:tr>
      <w:tr w14:paraId="42D68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237D40">
            <w:pPr>
              <w:bidi w:val="0"/>
              <w:rPr>
                <w:rFonts w:hint="default"/>
              </w:rPr>
            </w:pPr>
            <w:r>
              <w:rPr>
                <w:rFonts w:hint="default"/>
                <w:lang w:val="en-US" w:eastAsia="zh-CN"/>
              </w:rPr>
              <w:t>&gt;&gt; twap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797F7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34C8AA">
            <w:pPr>
              <w:bidi w:val="0"/>
              <w:rPr>
                <w:rFonts w:hint="default"/>
              </w:rPr>
            </w:pPr>
            <w:r>
              <w:rPr>
                <w:rFonts w:hint="default"/>
                <w:lang w:val="en-US" w:eastAsia="zh-CN"/>
              </w:rPr>
              <w:t>当前负债币种触发自动换币的风险</w:t>
            </w:r>
            <w:r>
              <w:rPr>
                <w:rFonts w:hint="default"/>
                <w:lang w:val="en-US" w:eastAsia="zh-CN"/>
              </w:rPr>
              <w:br w:type="textWrapping"/>
            </w:r>
            <w:r>
              <w:rPr>
                <w:rFonts w:hint="default"/>
                <w:lang w:val="en-US" w:eastAsia="zh-CN"/>
              </w:rPr>
              <w:t>0、1、2、3、4、5其中之一，数字越大代表您的负债币种触发自动换币概率越高</w:t>
            </w:r>
            <w:r>
              <w:rPr>
                <w:rFonts w:hint="default"/>
                <w:lang w:val="en-US" w:eastAsia="zh-CN"/>
              </w:rPr>
              <w:br w:type="textWrapping"/>
            </w:r>
            <w:r>
              <w:rPr>
                <w:rFonts w:hint="default"/>
                <w:lang w:val="en-US" w:eastAsia="zh-CN"/>
              </w:rPr>
              <w:t>适用于现货模式/跨币种保证金模式/组合保证金模式</w:t>
            </w:r>
          </w:p>
        </w:tc>
      </w:tr>
      <w:tr w14:paraId="6F722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470D377">
            <w:pPr>
              <w:bidi w:val="0"/>
              <w:rPr>
                <w:rFonts w:hint="default"/>
              </w:rPr>
            </w:pPr>
            <w:r>
              <w:rPr>
                <w:rFonts w:hint="default"/>
                <w:lang w:val="en-US" w:eastAsia="zh-CN"/>
              </w:rPr>
              <w:t>&gt;&gt; frpType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E6BE6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A70214">
            <w:pPr>
              <w:bidi w:val="0"/>
              <w:rPr>
                <w:rFonts w:hint="default"/>
              </w:rPr>
            </w:pPr>
            <w:r>
              <w:rPr>
                <w:rFonts w:hint="default"/>
                <w:lang w:val="en-US" w:eastAsia="zh-CN"/>
              </w:rPr>
              <w:t>自动换币类型</w:t>
            </w:r>
            <w:r>
              <w:rPr>
                <w:rFonts w:hint="default"/>
                <w:lang w:val="en-US" w:eastAsia="zh-CN"/>
              </w:rPr>
              <w:br w:type="textWrapping"/>
            </w:r>
            <w:r>
              <w:rPr>
                <w:rFonts w:hint="default"/>
                <w:lang w:val="en-US" w:eastAsia="zh-CN"/>
              </w:rPr>
              <w:t>0：未发生自动换币</w:t>
            </w:r>
            <w:r>
              <w:rPr>
                <w:rFonts w:hint="default"/>
                <w:lang w:val="en-US" w:eastAsia="zh-CN"/>
              </w:rPr>
              <w:br w:type="textWrapping"/>
            </w:r>
            <w:r>
              <w:rPr>
                <w:rFonts w:hint="default"/>
                <w:lang w:val="en-US" w:eastAsia="zh-CN"/>
              </w:rPr>
              <w:t>1：基于用户的自动换币</w:t>
            </w:r>
            <w:r>
              <w:rPr>
                <w:rFonts w:hint="default"/>
                <w:lang w:val="en-US" w:eastAsia="zh-CN"/>
              </w:rPr>
              <w:br w:type="textWrapping"/>
            </w:r>
            <w:r>
              <w:rPr>
                <w:rFonts w:hint="default"/>
                <w:lang w:val="en-US" w:eastAsia="zh-CN"/>
              </w:rPr>
              <w:t>2：基于平台借币限额的自动换币</w:t>
            </w:r>
            <w:r>
              <w:rPr>
                <w:rFonts w:hint="default"/>
                <w:lang w:val="en-US" w:eastAsia="zh-CN"/>
              </w:rPr>
              <w:br w:type="textWrapping"/>
            </w:r>
            <w:r>
              <w:rPr>
                <w:rFonts w:hint="default"/>
                <w:lang w:val="en-US" w:eastAsia="zh-CN"/>
              </w:rPr>
              <w:br w:type="textWrapping"/>
            </w:r>
            <w:r>
              <w:rPr>
                <w:rFonts w:hint="default"/>
                <w:lang w:val="en-US" w:eastAsia="zh-CN"/>
              </w:rPr>
              <w:t>当twap&gt;=1时返回1或2代表自动换币风险类型，适用于现货模式/跨币种保证金模式/组合保证金模式</w:t>
            </w:r>
          </w:p>
        </w:tc>
      </w:tr>
      <w:tr w14:paraId="3DE6C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E92CDD">
            <w:pPr>
              <w:bidi w:val="0"/>
              <w:rPr>
                <w:rFonts w:hint="default"/>
              </w:rPr>
            </w:pPr>
            <w:r>
              <w:rPr>
                <w:rFonts w:hint="default"/>
                <w:lang w:val="en-US" w:eastAsia="zh-CN"/>
              </w:rPr>
              <w:t>&gt;&gt; maxLoan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F5B96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3E6D58">
            <w:pPr>
              <w:bidi w:val="0"/>
              <w:rPr>
                <w:rFonts w:hint="default"/>
              </w:rPr>
            </w:pPr>
            <w:r>
              <w:rPr>
                <w:rFonts w:hint="default"/>
                <w:lang w:val="en-US" w:eastAsia="zh-CN"/>
              </w:rPr>
              <w:t>币种最大可借</w:t>
            </w:r>
            <w:r>
              <w:rPr>
                <w:rFonts w:hint="default"/>
                <w:lang w:val="en-US" w:eastAsia="zh-CN"/>
              </w:rPr>
              <w:br w:type="textWrapping"/>
            </w:r>
            <w:r>
              <w:rPr>
                <w:rFonts w:hint="default"/>
                <w:lang w:val="en-US" w:eastAsia="zh-CN"/>
              </w:rPr>
              <w:t>适用于现货模式/跨币种保证金模式/组合保证金模式 的全仓</w:t>
            </w:r>
          </w:p>
        </w:tc>
      </w:tr>
      <w:tr w14:paraId="65D64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24E0BC">
            <w:pPr>
              <w:bidi w:val="0"/>
              <w:rPr>
                <w:rFonts w:hint="default"/>
              </w:rPr>
            </w:pPr>
            <w:r>
              <w:rPr>
                <w:rFonts w:hint="default"/>
                <w:lang w:val="en-US" w:eastAsia="zh-CN"/>
              </w:rPr>
              <w:t>&gt;&gt; eqUsd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4A89A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ED61E7">
            <w:pPr>
              <w:bidi w:val="0"/>
              <w:rPr>
                <w:rFonts w:hint="default"/>
              </w:rPr>
            </w:pPr>
            <w:r>
              <w:rPr>
                <w:rFonts w:hint="default"/>
                <w:lang w:val="en-US" w:eastAsia="zh-CN"/>
              </w:rPr>
              <w:t>币种权益美金价值</w:t>
            </w:r>
          </w:p>
        </w:tc>
      </w:tr>
      <w:tr w14:paraId="7F5C4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DE75B7">
            <w:pPr>
              <w:bidi w:val="0"/>
              <w:rPr>
                <w:rFonts w:hint="default"/>
              </w:rPr>
            </w:pPr>
            <w:r>
              <w:rPr>
                <w:rFonts w:hint="default"/>
                <w:lang w:val="en-US" w:eastAsia="zh-CN"/>
              </w:rPr>
              <w:t>&gt;&gt; notionalLever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4C8D6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856141">
            <w:pPr>
              <w:bidi w:val="0"/>
              <w:rPr>
                <w:rFonts w:hint="default"/>
              </w:rPr>
            </w:pPr>
            <w:r>
              <w:rPr>
                <w:rFonts w:hint="default"/>
                <w:lang w:val="en-US" w:eastAsia="zh-CN"/>
              </w:rPr>
              <w:t>币种杠杆倍数</w:t>
            </w:r>
            <w:r>
              <w:rPr>
                <w:rFonts w:hint="default"/>
                <w:lang w:val="en-US" w:eastAsia="zh-CN"/>
              </w:rPr>
              <w:br w:type="textWrapping"/>
            </w:r>
            <w:r>
              <w:rPr>
                <w:rFonts w:hint="default"/>
                <w:lang w:val="en-US" w:eastAsia="zh-CN"/>
              </w:rPr>
              <w:t>适用于合约模式</w:t>
            </w:r>
          </w:p>
        </w:tc>
      </w:tr>
      <w:tr w14:paraId="5885F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0F78E1B">
            <w:pPr>
              <w:bidi w:val="0"/>
              <w:rPr>
                <w:rFonts w:hint="default"/>
              </w:rPr>
            </w:pPr>
            <w:r>
              <w:rPr>
                <w:rFonts w:hint="default"/>
                <w:lang w:val="en-US" w:eastAsia="zh-CN"/>
              </w:rPr>
              <w:t>&gt;&gt; coinUsdPrice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97EBC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E1140A">
            <w:pPr>
              <w:bidi w:val="0"/>
              <w:rPr>
                <w:rFonts w:hint="default"/>
              </w:rPr>
            </w:pPr>
            <w:r>
              <w:rPr>
                <w:rFonts w:hint="default"/>
                <w:lang w:val="en-US" w:eastAsia="zh-CN"/>
              </w:rPr>
              <w:t>币种美元指数</w:t>
            </w:r>
          </w:p>
        </w:tc>
      </w:tr>
      <w:tr w14:paraId="240E6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882C98">
            <w:pPr>
              <w:bidi w:val="0"/>
              <w:rPr>
                <w:rFonts w:hint="default"/>
              </w:rPr>
            </w:pPr>
            <w:r>
              <w:rPr>
                <w:rFonts w:hint="default"/>
                <w:lang w:val="en-US" w:eastAsia="zh-CN"/>
              </w:rPr>
              <w:t>&gt;&gt; stgyEq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458A1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0A8725">
            <w:pPr>
              <w:bidi w:val="0"/>
              <w:rPr>
                <w:rFonts w:hint="default"/>
              </w:rPr>
            </w:pPr>
            <w:r>
              <w:rPr>
                <w:rFonts w:hint="default"/>
                <w:lang w:val="en-US" w:eastAsia="zh-CN"/>
              </w:rPr>
              <w:t>策略权益</w:t>
            </w:r>
          </w:p>
        </w:tc>
      </w:tr>
      <w:tr w14:paraId="49159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8664BE9">
            <w:pPr>
              <w:bidi w:val="0"/>
              <w:rPr>
                <w:rFonts w:hint="default"/>
              </w:rPr>
            </w:pPr>
            <w:r>
              <w:rPr>
                <w:rFonts w:hint="default"/>
                <w:lang w:val="en-US" w:eastAsia="zh-CN"/>
              </w:rPr>
              <w:t>&gt;&gt; isoUpl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98EBF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403038">
            <w:pPr>
              <w:bidi w:val="0"/>
              <w:rPr>
                <w:rFonts w:hint="default"/>
              </w:rPr>
            </w:pPr>
            <w:r>
              <w:rPr>
                <w:rFonts w:hint="default"/>
                <w:lang w:val="en-US" w:eastAsia="zh-CN"/>
              </w:rPr>
              <w:t>逐仓未实现盈亏</w:t>
            </w:r>
            <w:r>
              <w:rPr>
                <w:rFonts w:hint="default"/>
                <w:lang w:val="en-US" w:eastAsia="zh-CN"/>
              </w:rPr>
              <w:br w:type="textWrapping"/>
            </w:r>
            <w:r>
              <w:rPr>
                <w:rFonts w:hint="default"/>
                <w:lang w:val="en-US" w:eastAsia="zh-CN"/>
              </w:rPr>
              <w:t>适用于合约模式/跨币种保证金模式/组合保证金模式</w:t>
            </w:r>
          </w:p>
        </w:tc>
      </w:tr>
      <w:tr w14:paraId="0C3AF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FBDBFA">
            <w:pPr>
              <w:bidi w:val="0"/>
              <w:rPr>
                <w:rFonts w:hint="default"/>
              </w:rPr>
            </w:pPr>
            <w:r>
              <w:rPr>
                <w:rFonts w:hint="default"/>
                <w:lang w:val="en-US" w:eastAsia="zh-CN"/>
              </w:rPr>
              <w:t>&gt;&gt; borrowFroz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0A044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776005">
            <w:pPr>
              <w:bidi w:val="0"/>
              <w:rPr>
                <w:rFonts w:hint="default"/>
              </w:rPr>
            </w:pPr>
            <w:r>
              <w:rPr>
                <w:rFonts w:hint="default"/>
                <w:lang w:val="en-US" w:eastAsia="zh-CN"/>
              </w:rPr>
              <w:t>币种美金层面潜在借币占用保证金</w:t>
            </w:r>
            <w:r>
              <w:rPr>
                <w:rFonts w:hint="default"/>
                <w:lang w:val="en-US" w:eastAsia="zh-CN"/>
              </w:rPr>
              <w:br w:type="textWrapping"/>
            </w:r>
            <w:r>
              <w:rPr>
                <w:rFonts w:hint="default"/>
                <w:lang w:val="en-US" w:eastAsia="zh-CN"/>
              </w:rPr>
              <w:t>仅适用于现货模式/跨币种保证金模式/组合保证金模式。在其他账户模式下为""。</w:t>
            </w:r>
          </w:p>
        </w:tc>
      </w:tr>
      <w:tr w14:paraId="77492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E824BD">
            <w:pPr>
              <w:bidi w:val="0"/>
              <w:rPr>
                <w:rFonts w:hint="default"/>
              </w:rPr>
            </w:pPr>
            <w:r>
              <w:rPr>
                <w:rFonts w:hint="default"/>
                <w:lang w:val="en-US" w:eastAsia="zh-CN"/>
              </w:rPr>
              <w:t>&gt;&gt; 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D4DF0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14C8FB">
            <w:pPr>
              <w:bidi w:val="0"/>
              <w:rPr>
                <w:rFonts w:hint="default"/>
              </w:rPr>
            </w:pPr>
            <w:r>
              <w:rPr>
                <w:rFonts w:hint="default"/>
                <w:lang w:val="en-US" w:eastAsia="zh-CN"/>
              </w:rPr>
              <w:t>现货对冲占用数量</w:t>
            </w:r>
            <w:r>
              <w:rPr>
                <w:rFonts w:hint="default"/>
                <w:lang w:val="en-US" w:eastAsia="zh-CN"/>
              </w:rPr>
              <w:br w:type="textWrapping"/>
            </w:r>
            <w:r>
              <w:rPr>
                <w:rFonts w:hint="default"/>
                <w:lang w:val="en-US" w:eastAsia="zh-CN"/>
              </w:rPr>
              <w:t>适用于组合保证金模式</w:t>
            </w:r>
          </w:p>
        </w:tc>
      </w:tr>
      <w:tr w14:paraId="26AE2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9CAE00">
            <w:pPr>
              <w:bidi w:val="0"/>
              <w:rPr>
                <w:rFonts w:hint="default"/>
              </w:rPr>
            </w:pPr>
            <w:r>
              <w:rPr>
                <w:rFonts w:hint="default"/>
                <w:lang w:val="en-US" w:eastAsia="zh-CN"/>
              </w:rPr>
              <w:t>&gt;&gt; clSpotInUseAmt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844CB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88115F">
            <w:pPr>
              <w:bidi w:val="0"/>
              <w:rPr>
                <w:rFonts w:hint="default"/>
              </w:rPr>
            </w:pPr>
            <w:r>
              <w:rPr>
                <w:rFonts w:hint="default"/>
                <w:lang w:val="en-US" w:eastAsia="zh-CN"/>
              </w:rPr>
              <w:t>用户自定义现货占用数量</w:t>
            </w:r>
            <w:r>
              <w:rPr>
                <w:rFonts w:hint="default"/>
                <w:lang w:val="en-US" w:eastAsia="zh-CN"/>
              </w:rPr>
              <w:br w:type="textWrapping"/>
            </w:r>
            <w:r>
              <w:rPr>
                <w:rFonts w:hint="default"/>
                <w:lang w:val="en-US" w:eastAsia="zh-CN"/>
              </w:rPr>
              <w:t>适用于组合保证金模式</w:t>
            </w:r>
          </w:p>
        </w:tc>
      </w:tr>
      <w:tr w14:paraId="6B427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904D9A">
            <w:pPr>
              <w:bidi w:val="0"/>
              <w:rPr>
                <w:rFonts w:hint="default"/>
              </w:rPr>
            </w:pPr>
            <w:r>
              <w:rPr>
                <w:rFonts w:hint="default"/>
                <w:lang w:val="en-US" w:eastAsia="zh-CN"/>
              </w:rPr>
              <w:t>&gt;&gt; maxSpotInUseAmt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D0552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9227AC">
            <w:pPr>
              <w:bidi w:val="0"/>
              <w:rPr>
                <w:rFonts w:hint="default"/>
              </w:rPr>
            </w:pPr>
            <w:r>
              <w:rPr>
                <w:rFonts w:hint="default"/>
                <w:lang w:val="en-US" w:eastAsia="zh-CN"/>
              </w:rPr>
              <w:t>系统计算得到的最大可能现货占用数量</w:t>
            </w:r>
            <w:r>
              <w:rPr>
                <w:rFonts w:hint="default"/>
                <w:lang w:val="en-US" w:eastAsia="zh-CN"/>
              </w:rPr>
              <w:br w:type="textWrapping"/>
            </w:r>
            <w:r>
              <w:rPr>
                <w:rFonts w:hint="default"/>
                <w:lang w:val="en-US" w:eastAsia="zh-CN"/>
              </w:rPr>
              <w:t>适用于组合保证金模式</w:t>
            </w:r>
          </w:p>
        </w:tc>
      </w:tr>
      <w:tr w14:paraId="61100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6594B8">
            <w:pPr>
              <w:bidi w:val="0"/>
              <w:rPr>
                <w:rFonts w:hint="default"/>
              </w:rPr>
            </w:pPr>
            <w:r>
              <w:rPr>
                <w:rFonts w:hint="default"/>
                <w:lang w:val="en-US" w:eastAsia="zh-CN"/>
              </w:rPr>
              <w:t>&gt;&gt; spotIsoBal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11079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1E77D8">
            <w:pPr>
              <w:bidi w:val="0"/>
              <w:rPr>
                <w:rFonts w:hint="default"/>
              </w:rPr>
            </w:pPr>
            <w:r>
              <w:rPr>
                <w:rFonts w:hint="default"/>
                <w:lang w:val="en-US" w:eastAsia="zh-CN"/>
              </w:rPr>
              <w:t>现货逐仓余额</w:t>
            </w:r>
            <w:r>
              <w:rPr>
                <w:rFonts w:hint="default"/>
                <w:lang w:val="en-US" w:eastAsia="zh-CN"/>
              </w:rPr>
              <w:br w:type="textWrapping"/>
            </w:r>
            <w:r>
              <w:rPr>
                <w:rFonts w:hint="default"/>
                <w:lang w:val="en-US" w:eastAsia="zh-CN"/>
              </w:rPr>
              <w:t>仅适用于现货带单/跟单</w:t>
            </w:r>
            <w:r>
              <w:rPr>
                <w:rFonts w:hint="default"/>
                <w:lang w:val="en-US" w:eastAsia="zh-CN"/>
              </w:rPr>
              <w:br w:type="textWrapping"/>
            </w:r>
            <w:r>
              <w:rPr>
                <w:rFonts w:hint="default"/>
                <w:lang w:val="en-US" w:eastAsia="zh-CN"/>
              </w:rPr>
              <w:t>适用于现货模式/合约模式</w:t>
            </w:r>
          </w:p>
        </w:tc>
      </w:tr>
      <w:tr w14:paraId="56A12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F57720">
            <w:pPr>
              <w:bidi w:val="0"/>
              <w:rPr>
                <w:rFonts w:hint="default"/>
              </w:rPr>
            </w:pPr>
            <w:r>
              <w:rPr>
                <w:rFonts w:hint="default"/>
                <w:lang w:val="en-US" w:eastAsia="zh-CN"/>
              </w:rPr>
              <w:t>&gt;&gt; smtSyncEq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CEE99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864E04">
            <w:pPr>
              <w:bidi w:val="0"/>
              <w:rPr>
                <w:rFonts w:hint="default"/>
              </w:rPr>
            </w:pPr>
            <w:r>
              <w:rPr>
                <w:rFonts w:hint="default"/>
                <w:lang w:val="en-US" w:eastAsia="zh-CN"/>
              </w:rPr>
              <w:t>合约智能跟单权益</w:t>
            </w:r>
            <w:r>
              <w:rPr>
                <w:rFonts w:hint="default"/>
                <w:lang w:val="en-US" w:eastAsia="zh-CN"/>
              </w:rPr>
              <w:br w:type="textWrapping"/>
            </w:r>
            <w:r>
              <w:rPr>
                <w:rFonts w:hint="default"/>
                <w:lang w:val="en-US" w:eastAsia="zh-CN"/>
              </w:rPr>
              <w:t>默认为0，仅适用于跟单人。</w:t>
            </w:r>
          </w:p>
        </w:tc>
      </w:tr>
      <w:tr w14:paraId="5446C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76C41B">
            <w:pPr>
              <w:bidi w:val="0"/>
              <w:rPr>
                <w:rFonts w:hint="default"/>
              </w:rPr>
            </w:pPr>
            <w:r>
              <w:rPr>
                <w:rFonts w:hint="default"/>
                <w:lang w:val="en-US" w:eastAsia="zh-CN"/>
              </w:rPr>
              <w:t>&gt;&gt; spotCopyTradingEq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0BA7E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4DAFFC">
            <w:pPr>
              <w:bidi w:val="0"/>
              <w:rPr>
                <w:rFonts w:hint="default"/>
              </w:rPr>
            </w:pPr>
            <w:r>
              <w:rPr>
                <w:rFonts w:hint="default"/>
                <w:lang w:val="en-US" w:eastAsia="zh-CN"/>
              </w:rPr>
              <w:t>现货智能跟单权益</w:t>
            </w:r>
            <w:r>
              <w:rPr>
                <w:rFonts w:hint="default"/>
                <w:lang w:val="en-US" w:eastAsia="zh-CN"/>
              </w:rPr>
              <w:br w:type="textWrapping"/>
            </w:r>
            <w:r>
              <w:rPr>
                <w:rFonts w:hint="default"/>
                <w:lang w:val="en-US" w:eastAsia="zh-CN"/>
              </w:rPr>
              <w:t>默认为0，仅适用于跟单人。</w:t>
            </w:r>
          </w:p>
        </w:tc>
      </w:tr>
      <w:tr w14:paraId="20AFD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2CF6F7F">
            <w:pPr>
              <w:bidi w:val="0"/>
              <w:rPr>
                <w:rFonts w:hint="default"/>
              </w:rPr>
            </w:pPr>
            <w:r>
              <w:rPr>
                <w:rFonts w:hint="default"/>
                <w:lang w:val="en-US" w:eastAsia="zh-CN"/>
              </w:rPr>
              <w:t>&gt;&gt; spotBal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F214F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522A8B">
            <w:pPr>
              <w:bidi w:val="0"/>
              <w:rPr>
                <w:rFonts w:hint="default"/>
              </w:rPr>
            </w:pPr>
            <w:r>
              <w:rPr>
                <w:rFonts w:hint="default"/>
                <w:lang w:val="en-US" w:eastAsia="zh-CN"/>
              </w:rPr>
              <w:t>现货余额 ，单位为 币种，比如 BTC。</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详情</w:t>
            </w:r>
            <w:r>
              <w:rPr>
                <w:rFonts w:hint="default"/>
                <w:lang w:val="en-US" w:eastAsia="zh-CN"/>
              </w:rPr>
              <w:fldChar w:fldCharType="end"/>
            </w:r>
          </w:p>
        </w:tc>
      </w:tr>
      <w:tr w14:paraId="46B87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8A968A">
            <w:pPr>
              <w:bidi w:val="0"/>
              <w:rPr>
                <w:rFonts w:hint="default"/>
              </w:rPr>
            </w:pPr>
            <w:r>
              <w:rPr>
                <w:rFonts w:hint="default"/>
                <w:lang w:val="en-US" w:eastAsia="zh-CN"/>
              </w:rPr>
              <w:t>&gt;&gt; openAvgPx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086E3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3E324D">
            <w:pPr>
              <w:bidi w:val="0"/>
              <w:rPr>
                <w:rFonts w:hint="default"/>
              </w:rPr>
            </w:pPr>
            <w:r>
              <w:rPr>
                <w:rFonts w:hint="default"/>
                <w:lang w:val="en-US" w:eastAsia="zh-CN"/>
              </w:rPr>
              <w:t>现货开仓成本价 单位 USD。 </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详情</w:t>
            </w:r>
            <w:r>
              <w:rPr>
                <w:rFonts w:hint="default"/>
                <w:lang w:val="en-US" w:eastAsia="zh-CN"/>
              </w:rPr>
              <w:fldChar w:fldCharType="end"/>
            </w:r>
          </w:p>
        </w:tc>
      </w:tr>
      <w:tr w14:paraId="4282B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A87579">
            <w:pPr>
              <w:bidi w:val="0"/>
              <w:rPr>
                <w:rFonts w:hint="default"/>
              </w:rPr>
            </w:pPr>
            <w:r>
              <w:rPr>
                <w:rFonts w:hint="default"/>
                <w:lang w:val="en-US" w:eastAsia="zh-CN"/>
              </w:rPr>
              <w:t>&gt;&gt; accAvgPx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5E2CE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033FF1">
            <w:pPr>
              <w:bidi w:val="0"/>
              <w:rPr>
                <w:rFonts w:hint="default"/>
              </w:rPr>
            </w:pPr>
            <w:r>
              <w:rPr>
                <w:rFonts w:hint="default"/>
                <w:lang w:val="en-US" w:eastAsia="zh-CN"/>
              </w:rPr>
              <w:t>现货累计成本价 单位 USD。 </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详情</w:t>
            </w:r>
            <w:r>
              <w:rPr>
                <w:rFonts w:hint="default"/>
                <w:lang w:val="en-US" w:eastAsia="zh-CN"/>
              </w:rPr>
              <w:fldChar w:fldCharType="end"/>
            </w:r>
          </w:p>
        </w:tc>
      </w:tr>
      <w:tr w14:paraId="3A622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46F4E4">
            <w:pPr>
              <w:bidi w:val="0"/>
              <w:rPr>
                <w:rFonts w:hint="default"/>
              </w:rPr>
            </w:pPr>
            <w:r>
              <w:rPr>
                <w:rFonts w:hint="default"/>
                <w:lang w:val="en-US" w:eastAsia="zh-CN"/>
              </w:rPr>
              <w:t>&gt;&gt; spotUpl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0FE4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8964E4">
            <w:pPr>
              <w:bidi w:val="0"/>
              <w:rPr>
                <w:rFonts w:hint="default"/>
              </w:rPr>
            </w:pPr>
            <w:r>
              <w:rPr>
                <w:rFonts w:hint="default"/>
                <w:lang w:val="en-US" w:eastAsia="zh-CN"/>
              </w:rPr>
              <w:t>现货未实现收益，单位 USD。 </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详情</w:t>
            </w:r>
            <w:r>
              <w:rPr>
                <w:rFonts w:hint="default"/>
                <w:lang w:val="en-US" w:eastAsia="zh-CN"/>
              </w:rPr>
              <w:fldChar w:fldCharType="end"/>
            </w:r>
          </w:p>
        </w:tc>
      </w:tr>
      <w:tr w14:paraId="07BC0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249E9D">
            <w:pPr>
              <w:bidi w:val="0"/>
              <w:rPr>
                <w:rFonts w:hint="default"/>
              </w:rPr>
            </w:pPr>
            <w:r>
              <w:rPr>
                <w:rFonts w:hint="default"/>
                <w:lang w:val="en-US" w:eastAsia="zh-CN"/>
              </w:rPr>
              <w:t>&gt;&gt; spotUplRatio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13496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7FA72E">
            <w:pPr>
              <w:bidi w:val="0"/>
              <w:rPr>
                <w:rFonts w:hint="default"/>
              </w:rPr>
            </w:pPr>
            <w:r>
              <w:rPr>
                <w:rFonts w:hint="default"/>
                <w:lang w:val="en-US" w:eastAsia="zh-CN"/>
              </w:rPr>
              <w:t>现货未实现收益率。</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详情</w:t>
            </w:r>
            <w:r>
              <w:rPr>
                <w:rFonts w:hint="default"/>
                <w:lang w:val="en-US" w:eastAsia="zh-CN"/>
              </w:rPr>
              <w:fldChar w:fldCharType="end"/>
            </w:r>
          </w:p>
        </w:tc>
      </w:tr>
      <w:tr w14:paraId="4EB70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70BFD3">
            <w:pPr>
              <w:bidi w:val="0"/>
              <w:rPr>
                <w:rFonts w:hint="default"/>
              </w:rPr>
            </w:pPr>
            <w:r>
              <w:rPr>
                <w:rFonts w:hint="default"/>
                <w:lang w:val="en-US" w:eastAsia="zh-CN"/>
              </w:rPr>
              <w:t>&gt;&gt; totalPnl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6B907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C036C5">
            <w:pPr>
              <w:bidi w:val="0"/>
              <w:rPr>
                <w:rFonts w:hint="default"/>
              </w:rPr>
            </w:pPr>
            <w:r>
              <w:rPr>
                <w:rFonts w:hint="default"/>
                <w:lang w:val="en-US" w:eastAsia="zh-CN"/>
              </w:rPr>
              <w:t>现货累计收益，单位 USD。 </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详情</w:t>
            </w:r>
            <w:r>
              <w:rPr>
                <w:rFonts w:hint="default"/>
                <w:lang w:val="en-US" w:eastAsia="zh-CN"/>
              </w:rPr>
              <w:fldChar w:fldCharType="end"/>
            </w:r>
          </w:p>
        </w:tc>
      </w:tr>
      <w:tr w14:paraId="47AD9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E88A7E9">
            <w:pPr>
              <w:bidi w:val="0"/>
              <w:rPr>
                <w:rFonts w:hint="default"/>
              </w:rPr>
            </w:pPr>
            <w:r>
              <w:rPr>
                <w:rFonts w:hint="default"/>
                <w:lang w:val="en-US" w:eastAsia="zh-CN"/>
              </w:rPr>
              <w:t>&gt;&gt; totalPnlRatio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2D258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A78310">
            <w:pPr>
              <w:bidi w:val="0"/>
              <w:rPr>
                <w:rFonts w:hint="default"/>
              </w:rPr>
            </w:pPr>
            <w:r>
              <w:rPr>
                <w:rFonts w:hint="default"/>
                <w:lang w:val="en-US" w:eastAsia="zh-CN"/>
              </w:rPr>
              <w:t>现货累计收益率。</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详情</w:t>
            </w:r>
            <w:r>
              <w:rPr>
                <w:rFonts w:hint="default"/>
                <w:lang w:val="en-US" w:eastAsia="zh-CN"/>
              </w:rPr>
              <w:fldChar w:fldCharType="end"/>
            </w:r>
          </w:p>
        </w:tc>
      </w:tr>
      <w:tr w14:paraId="4E4E3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D66929">
            <w:pPr>
              <w:bidi w:val="0"/>
              <w:rPr>
                <w:rFonts w:hint="default"/>
              </w:rPr>
            </w:pPr>
            <w:r>
              <w:rPr>
                <w:rFonts w:hint="default"/>
                <w:lang w:val="en-US" w:eastAsia="zh-CN"/>
              </w:rPr>
              <w:t>&gt;&gt; colRes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A34B2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6355E4">
            <w:pPr>
              <w:bidi w:val="0"/>
              <w:rPr>
                <w:rFonts w:hint="default"/>
              </w:rPr>
            </w:pPr>
            <w:r>
              <w:rPr>
                <w:rFonts w:hint="default"/>
                <w:lang w:val="en-US" w:eastAsia="zh-CN"/>
              </w:rPr>
              <w:t>平台维度质押限制状态</w:t>
            </w:r>
            <w:r>
              <w:rPr>
                <w:rFonts w:hint="default"/>
                <w:lang w:val="en-US" w:eastAsia="zh-CN"/>
              </w:rPr>
              <w:br w:type="textWrapping"/>
            </w:r>
            <w:r>
              <w:rPr>
                <w:rFonts w:hint="default"/>
                <w:lang w:val="en-US" w:eastAsia="zh-CN"/>
              </w:rPr>
              <w:t>0：限制未触发</w:t>
            </w:r>
            <w:r>
              <w:rPr>
                <w:rFonts w:hint="default"/>
                <w:lang w:val="en-US" w:eastAsia="zh-CN"/>
              </w:rPr>
              <w:br w:type="textWrapping"/>
            </w:r>
            <w:r>
              <w:rPr>
                <w:rFonts w:hint="default"/>
                <w:lang w:val="en-US" w:eastAsia="zh-CN"/>
              </w:rPr>
              <w:t>1：限制未触发，但该币种接近平台质押上限</w:t>
            </w:r>
            <w:r>
              <w:rPr>
                <w:rFonts w:hint="default"/>
                <w:lang w:val="en-US" w:eastAsia="zh-CN"/>
              </w:rPr>
              <w:br w:type="textWrapping"/>
            </w:r>
            <w:r>
              <w:rPr>
                <w:rFonts w:hint="default"/>
                <w:lang w:val="en-US" w:eastAsia="zh-CN"/>
              </w:rPr>
              <w:t>2：限制已触发。该币种不可用作新订单的保证金，这可能会导致下单失败。但它仍会被计入账户有效保证金，保证金率不会收到影响。</w:t>
            </w:r>
            <w:r>
              <w:rPr>
                <w:rFonts w:hint="default"/>
                <w:lang w:val="en-US" w:eastAsia="zh-CN"/>
              </w:rPr>
              <w:br w:type="textWrapping"/>
            </w:r>
            <w:r>
              <w:rPr>
                <w:rFonts w:hint="default"/>
                <w:lang w:val="en-US" w:eastAsia="zh-CN"/>
              </w:rPr>
              <w:t>更多详情，请参阅</w:t>
            </w:r>
            <w:r>
              <w:rPr>
                <w:rFonts w:hint="default"/>
                <w:lang w:val="en-US" w:eastAsia="zh-CN"/>
              </w:rPr>
              <w:fldChar w:fldCharType="begin"/>
            </w:r>
            <w:r>
              <w:rPr>
                <w:rFonts w:hint="default"/>
                <w:lang w:val="en-US" w:eastAsia="zh-CN"/>
              </w:rPr>
              <w:instrText xml:space="preserve"> HYPERLINK "https://www.okx.com/zh-hans/help/introduction-to-the-platforms-collateralized-borrowing-limit-mechanism"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平台总质押借币上限说明</w:t>
            </w:r>
            <w:r>
              <w:rPr>
                <w:rFonts w:hint="default"/>
                <w:lang w:val="en-US" w:eastAsia="zh-CN"/>
              </w:rPr>
              <w:fldChar w:fldCharType="end"/>
            </w:r>
            <w:r>
              <w:rPr>
                <w:rFonts w:hint="default"/>
                <w:lang w:val="en-US" w:eastAsia="zh-CN"/>
              </w:rPr>
              <w:t>。</w:t>
            </w:r>
          </w:p>
        </w:tc>
      </w:tr>
      <w:tr w14:paraId="31E1F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F278B0D">
            <w:pPr>
              <w:bidi w:val="0"/>
              <w:rPr>
                <w:rFonts w:hint="default"/>
              </w:rPr>
            </w:pPr>
            <w:r>
              <w:rPr>
                <w:rFonts w:hint="default"/>
                <w:lang w:val="en-US" w:eastAsia="zh-CN"/>
              </w:rPr>
              <w:t>&gt;&gt; colBorrAutoConversion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B517E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8A47DB">
            <w:pPr>
              <w:bidi w:val="0"/>
              <w:rPr>
                <w:rFonts w:hint="default"/>
              </w:rPr>
            </w:pPr>
            <w:r>
              <w:rPr>
                <w:rFonts w:hint="default"/>
                <w:lang w:val="en-US" w:eastAsia="zh-CN"/>
              </w:rPr>
              <w:t>基于平台质押借币限额的自动换币风险指标。分为1-5多个等级，数字越大，触发自动换币的可能性越大。默认值为0，表示当前无风险。5表示该用户正在进行自动换币，4代表该用户即将被进行自动换币，1/2/3表示存在自动换币风险。</w:t>
            </w:r>
            <w:r>
              <w:rPr>
                <w:rFonts w:hint="default"/>
                <w:lang w:val="en-US" w:eastAsia="zh-CN"/>
              </w:rPr>
              <w:br w:type="textWrapping"/>
            </w:r>
            <w:r>
              <w:rPr>
                <w:rFonts w:hint="default"/>
                <w:lang w:val="en-US" w:eastAsia="zh-CN"/>
              </w:rPr>
              <w:t>适用于现货模式/合约模式/跨币种保证金模式/组合保证金模式</w:t>
            </w:r>
            <w:r>
              <w:rPr>
                <w:rFonts w:hint="default"/>
                <w:lang w:val="en-US" w:eastAsia="zh-CN"/>
              </w:rPr>
              <w:br w:type="textWrapping"/>
            </w:r>
            <w:r>
              <w:rPr>
                <w:rFonts w:hint="default"/>
                <w:lang w:val="en-US" w:eastAsia="zh-CN"/>
              </w:rPr>
              <w:t>当某币种的全平台质押借币量超出平台总上限一定比例时，对于质押该币种且借币量较大的用户，平台将通过自动换币降低质押借币风险。请减少该币种的质押数量或偿还负债，以降低风险。</w:t>
            </w:r>
            <w:r>
              <w:rPr>
                <w:rFonts w:hint="default"/>
                <w:lang w:val="en-US" w:eastAsia="zh-CN"/>
              </w:rPr>
              <w:br w:type="textWrapping"/>
            </w:r>
            <w:r>
              <w:rPr>
                <w:rFonts w:hint="default"/>
                <w:lang w:val="en-US" w:eastAsia="zh-CN"/>
              </w:rPr>
              <w:t>更多详情，请参阅</w:t>
            </w:r>
            <w:r>
              <w:rPr>
                <w:rFonts w:hint="default"/>
                <w:lang w:val="en-US" w:eastAsia="zh-CN"/>
              </w:rPr>
              <w:fldChar w:fldCharType="begin"/>
            </w:r>
            <w:r>
              <w:rPr>
                <w:rFonts w:hint="default"/>
                <w:lang w:val="en-US" w:eastAsia="zh-CN"/>
              </w:rPr>
              <w:instrText xml:space="preserve"> HYPERLINK "https://www.okx.com/zh-hans/help/introduction-to-the-platforms-collateralized-borrowing-limit-mechanism" </w:instrText>
            </w:r>
            <w:r>
              <w:rPr>
                <w:rFonts w:hint="default"/>
                <w:lang w:val="en-US" w:eastAsia="zh-CN"/>
              </w:rPr>
              <w:fldChar w:fldCharType="separate"/>
            </w:r>
            <w:r>
              <w:rPr>
                <w:rStyle w:val="10"/>
                <w:rFonts w:hint="default" w:ascii="Segoe UI" w:hAnsi="Segoe UI" w:eastAsia="Segoe UI" w:cs="Segoe UI"/>
                <w:i w:val="0"/>
                <w:iCs w:val="0"/>
                <w:caps w:val="0"/>
                <w:spacing w:val="0"/>
                <w:szCs w:val="16"/>
              </w:rPr>
              <w:t>平台总质押借币上限说明</w:t>
            </w:r>
            <w:r>
              <w:rPr>
                <w:rFonts w:hint="default"/>
                <w:lang w:val="en-US" w:eastAsia="zh-CN"/>
              </w:rPr>
              <w:fldChar w:fldCharType="end"/>
            </w:r>
            <w:r>
              <w:rPr>
                <w:rFonts w:hint="default"/>
                <w:lang w:val="en-US" w:eastAsia="zh-CN"/>
              </w:rPr>
              <w:t>。</w:t>
            </w:r>
          </w:p>
        </w:tc>
      </w:tr>
      <w:tr w14:paraId="2CA3C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A92CA8">
            <w:pPr>
              <w:bidi w:val="0"/>
              <w:rPr>
                <w:rFonts w:hint="default"/>
              </w:rPr>
            </w:pPr>
            <w:r>
              <w:rPr>
                <w:rFonts w:hint="default"/>
                <w:lang w:val="en-US" w:eastAsia="zh-CN"/>
              </w:rPr>
              <w:t>&gt;&gt; collateralRestrict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C02EFC">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71446C">
            <w:pPr>
              <w:bidi w:val="0"/>
              <w:rPr>
                <w:rFonts w:hint="default"/>
              </w:rPr>
            </w:pPr>
            <w:del w:id="96">
              <w:r>
                <w:rPr>
                  <w:rFonts w:hint="default"/>
                  <w:lang w:val="en-US" w:eastAsia="zh-CN"/>
                </w:rPr>
                <w:delText>平台维度的质押借币限制</w:delText>
              </w:r>
            </w:del>
            <w:del w:id="97">
              <w:r>
                <w:rPr>
                  <w:rFonts w:hint="default"/>
                  <w:lang w:val="en-US" w:eastAsia="zh-CN"/>
                </w:rPr>
                <w:br w:type="textWrapping"/>
              </w:r>
            </w:del>
            <w:del w:id="98">
              <w:r>
                <w:rPr>
                  <w:rFonts w:hint="default"/>
                  <w:lang w:val="en-US" w:eastAsia="zh-CN"/>
                </w:rPr>
                <w:delText>true</w:delText>
              </w:r>
            </w:del>
            <w:del w:id="99">
              <w:r>
                <w:rPr>
                  <w:rFonts w:hint="default"/>
                  <w:lang w:val="en-US" w:eastAsia="zh-CN"/>
                </w:rPr>
                <w:br w:type="textWrapping"/>
              </w:r>
            </w:del>
            <w:del w:id="100">
              <w:r>
                <w:rPr>
                  <w:rFonts w:hint="default"/>
                  <w:lang w:val="en-US" w:eastAsia="zh-CN"/>
                </w:rPr>
                <w:delText>false</w:delText>
              </w:r>
            </w:del>
            <w:r>
              <w:rPr>
                <w:rFonts w:hint="default"/>
                <w:lang w:val="en-US" w:eastAsia="zh-CN"/>
              </w:rPr>
              <w:t>（已弃用，请使用colRes）</w:t>
            </w:r>
          </w:p>
        </w:tc>
      </w:tr>
      <w:tr w14:paraId="415FD12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6814CB">
            <w:pPr>
              <w:bidi w:val="0"/>
              <w:rPr>
                <w:rFonts w:hint="default"/>
              </w:rPr>
            </w:pPr>
            <w:r>
              <w:rPr>
                <w:rFonts w:hint="default"/>
                <w:lang w:val="en-US" w:eastAsia="zh-CN"/>
              </w:rPr>
              <w:t>&gt;&gt; collateralEnabled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460307">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68F766">
            <w:pPr>
              <w:bidi w:val="0"/>
              <w:rPr>
                <w:rFonts w:hint="default"/>
              </w:rPr>
            </w:pPr>
            <w:r>
              <w:rPr>
                <w:rFonts w:hint="default"/>
                <w:lang w:val="en-US" w:eastAsia="zh-CN"/>
              </w:rPr>
              <w:t>true：质押币</w:t>
            </w:r>
            <w:r>
              <w:rPr>
                <w:rFonts w:hint="default"/>
                <w:lang w:val="en-US" w:eastAsia="zh-CN"/>
              </w:rPr>
              <w:br w:type="textWrapping"/>
            </w:r>
            <w:r>
              <w:rPr>
                <w:rFonts w:hint="default"/>
                <w:lang w:val="en-US" w:eastAsia="zh-CN"/>
              </w:rPr>
              <w:t>false：非质押币</w:t>
            </w:r>
            <w:r>
              <w:rPr>
                <w:rFonts w:hint="default"/>
                <w:lang w:val="en-US" w:eastAsia="zh-CN"/>
              </w:rPr>
              <w:br w:type="textWrapping"/>
            </w:r>
            <w:r>
              <w:rPr>
                <w:rFonts w:hint="default"/>
                <w:lang w:val="en-US" w:eastAsia="zh-CN"/>
              </w:rPr>
              <w:t>适用于`跨币种保证金模式</w:t>
            </w:r>
          </w:p>
        </w:tc>
      </w:tr>
    </w:tbl>
    <w:p w14:paraId="3284DF30">
      <w:pPr>
        <w:bidi w:val="0"/>
      </w:pPr>
      <w:r>
        <w:rPr>
          <w:lang w:val="en-US" w:eastAsia="zh-CN"/>
        </w:rPr>
        <w:br w:type="textWrapping"/>
      </w:r>
      <w:r>
        <w:rPr>
          <w:lang w:val="en-US" w:eastAsia="zh-CN"/>
        </w:rPr>
        <w:t>- 账户频道基于事件推送，并进行定时推送</w:t>
      </w:r>
      <w:r>
        <w:rPr>
          <w:lang w:val="en-US" w:eastAsia="zh-CN"/>
        </w:rPr>
        <w:br w:type="textWrapping"/>
      </w:r>
      <w:r>
        <w:rPr>
          <w:lang w:val="en-US" w:eastAsia="zh-CN"/>
        </w:rPr>
        <w:t>- 账户频道的事件推送并非在事件发生时实时进行，而是按照大约50毫秒的固定时间窗口进行聚合推送。例如，在固定时间窗口内发生多个事件，系统将尽量聚合为一条消息并在固定时间窗口结束时进行推送。在数据量过大的情况下可能拆分为多条消息。</w:t>
      </w:r>
      <w:r>
        <w:rPr>
          <w:lang w:val="en-US" w:eastAsia="zh-CN"/>
        </w:rPr>
        <w:br w:type="textWrapping"/>
      </w:r>
      <w:r>
        <w:rPr>
          <w:lang w:val="en-US" w:eastAsia="zh-CN"/>
        </w:rPr>
        <w:t>- 无论是否有账户维度的变化，定时推送都会发送更新</w:t>
      </w:r>
      <w:r>
        <w:rPr>
          <w:lang w:val="en-US" w:eastAsia="zh-CN"/>
        </w:rPr>
        <w:br w:type="textWrapping"/>
      </w:r>
      <w:r>
        <w:rPr>
          <w:lang w:val="en-US" w:eastAsia="zh-CN"/>
        </w:rPr>
        <w:t>- 只推用户币种层面资产不为0的账户信息。币种层面资产不为0的定义：eq、availEq、availBal 中任意一个字段不为0，即币种层面资产不为0。如果数据太大无法在单个推送消息中发送，它将被分成多个消息发送。</w:t>
      </w:r>
      <w:r>
        <w:rPr>
          <w:lang w:val="en-US" w:eastAsia="zh-CN"/>
        </w:rPr>
        <w:br w:type="textWrapping"/>
      </w:r>
      <w:r>
        <w:rPr>
          <w:lang w:val="en-US" w:eastAsia="zh-CN"/>
        </w:rPr>
        <w:t>- 例：按照所有币种订阅且有5个币种的余额或者权益都不为0，首次和定时推全部5个；账户下有一个币种余额或者权益改变，那么账户变更的触发只推这一个。</w:t>
      </w:r>
    </w:p>
    <w:p w14:paraId="288A4298">
      <w:pPr>
        <w:bidi w:val="0"/>
        <w:rPr>
          <w:rFonts w:hint="default"/>
        </w:rPr>
      </w:pPr>
      <w:r>
        <w:rPr>
          <w:rFonts w:hint="default"/>
        </w:rPr>
        <w:t>持仓频道</w:t>
      </w:r>
    </w:p>
    <w:p w14:paraId="4452EF58">
      <w:pPr>
        <w:bidi w:val="0"/>
        <w:rPr>
          <w:rFonts w:hint="default"/>
        </w:rPr>
      </w:pPr>
      <w:r>
        <w:rPr>
          <w:rFonts w:hint="default"/>
        </w:rPr>
        <w:t>获取持仓信息，首次订阅按照订阅维度推送数据，此外，当下单、撤单等事件触发时，推送数据以及按照订阅维度定时推送数据</w:t>
      </w:r>
      <w:r>
        <w:rPr>
          <w:rFonts w:hint="default"/>
        </w:rPr>
        <w:br w:type="textWrapping"/>
      </w:r>
      <w:r>
        <w:rPr>
          <w:rFonts w:hint="default"/>
        </w:rPr>
        <w:t>该频道的并发连接受到如下规则限制：</w:t>
      </w:r>
      <w:r>
        <w:rPr>
          <w:rFonts w:hint="default"/>
        </w:rPr>
        <w:fldChar w:fldCharType="begin"/>
      </w:r>
      <w:r>
        <w:rPr>
          <w:rFonts w:hint="default"/>
        </w:rPr>
        <w:instrText xml:space="preserve"> HYPERLINK "https://www.okx.com/docs-v5/zh/" \l "overview-websocket-connection-count-limit"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WebSocket 连接限制</w:t>
      </w:r>
      <w:r>
        <w:rPr>
          <w:rFonts w:hint="default"/>
        </w:rPr>
        <w:fldChar w:fldCharType="end"/>
      </w:r>
    </w:p>
    <w:p w14:paraId="06F45922">
      <w:pPr>
        <w:bidi w:val="0"/>
        <w:rPr>
          <w:rFonts w:hint="default"/>
        </w:rPr>
      </w:pPr>
      <w:r>
        <w:rPr>
          <w:rFonts w:hint="default"/>
        </w:rPr>
        <w:t>服务地址</w:t>
      </w:r>
    </w:p>
    <w:p w14:paraId="51D65703">
      <w:pPr>
        <w:bidi w:val="0"/>
        <w:rPr>
          <w:rFonts w:hint="default"/>
        </w:rPr>
      </w:pPr>
      <w:r>
        <w:rPr>
          <w:rFonts w:hint="default"/>
        </w:rPr>
        <w:t>/ws/v5/private (需要登录)</w:t>
      </w:r>
    </w:p>
    <w:p w14:paraId="471A9B5D">
      <w:pPr>
        <w:bidi w:val="0"/>
      </w:pPr>
      <w:r>
        <w:rPr>
          <w:rFonts w:hint="default"/>
        </w:rPr>
        <w:t>请求示例：单个</w:t>
      </w:r>
    </w:p>
    <w:p w14:paraId="5AFE6718">
      <w:pPr>
        <w:bidi w:val="0"/>
        <w:rPr>
          <w:rFonts w:hint="default"/>
        </w:rPr>
      </w:pPr>
      <w:r>
        <w:rPr>
          <w:rFonts w:hint="default"/>
        </w:rPr>
        <w:t>import asyncio</w:t>
      </w:r>
    </w:p>
    <w:p w14:paraId="669FAF44">
      <w:pPr>
        <w:bidi w:val="0"/>
        <w:rPr>
          <w:rFonts w:hint="default"/>
        </w:rPr>
      </w:pPr>
      <w:r>
        <w:rPr>
          <w:rFonts w:hint="default"/>
        </w:rPr>
        <w:t>from okx.websocket.WsPrivateAsync import WsPrivateAsync</w:t>
      </w:r>
    </w:p>
    <w:p w14:paraId="2B6EBD4B">
      <w:pPr>
        <w:bidi w:val="0"/>
        <w:rPr>
          <w:rFonts w:hint="default"/>
        </w:rPr>
      </w:pPr>
    </w:p>
    <w:p w14:paraId="47FF0D59">
      <w:pPr>
        <w:bidi w:val="0"/>
        <w:rPr>
          <w:rFonts w:hint="default"/>
        </w:rPr>
      </w:pPr>
      <w:r>
        <w:rPr>
          <w:rFonts w:hint="default"/>
        </w:rPr>
        <w:t>def callbackFunc(message):</w:t>
      </w:r>
    </w:p>
    <w:p w14:paraId="6734E20A">
      <w:pPr>
        <w:bidi w:val="0"/>
        <w:rPr>
          <w:rFonts w:hint="default"/>
        </w:rPr>
      </w:pPr>
      <w:r>
        <w:rPr>
          <w:rFonts w:hint="default"/>
        </w:rPr>
        <w:t xml:space="preserve">    print(message)</w:t>
      </w:r>
    </w:p>
    <w:p w14:paraId="7E299A20">
      <w:pPr>
        <w:bidi w:val="0"/>
        <w:rPr>
          <w:rFonts w:hint="default"/>
        </w:rPr>
      </w:pPr>
      <w:r>
        <w:rPr>
          <w:rFonts w:hint="default"/>
        </w:rPr>
        <w:t>async def main():</w:t>
      </w:r>
    </w:p>
    <w:p w14:paraId="4CCE4657">
      <w:pPr>
        <w:bidi w:val="0"/>
        <w:rPr>
          <w:rFonts w:hint="default"/>
        </w:rPr>
      </w:pPr>
    </w:p>
    <w:p w14:paraId="5944D1D9">
      <w:pPr>
        <w:bidi w:val="0"/>
        <w:rPr>
          <w:rFonts w:hint="default"/>
        </w:rPr>
      </w:pPr>
      <w:r>
        <w:rPr>
          <w:rFonts w:hint="default"/>
        </w:rPr>
        <w:t xml:space="preserve">    ws = WsPrivateAsync(</w:t>
      </w:r>
    </w:p>
    <w:p w14:paraId="50A7CC26">
      <w:pPr>
        <w:bidi w:val="0"/>
        <w:rPr>
          <w:rFonts w:hint="default"/>
        </w:rPr>
      </w:pPr>
      <w:r>
        <w:rPr>
          <w:rFonts w:hint="default"/>
        </w:rPr>
        <w:t xml:space="preserve">        apiKey = "YOUR_API_KEY",</w:t>
      </w:r>
    </w:p>
    <w:p w14:paraId="6FF33199">
      <w:pPr>
        <w:bidi w:val="0"/>
        <w:rPr>
          <w:rFonts w:hint="default"/>
        </w:rPr>
      </w:pPr>
      <w:r>
        <w:rPr>
          <w:rFonts w:hint="default"/>
        </w:rPr>
        <w:t xml:space="preserve">        passphrase = "YOUR_PASSPHRASE",</w:t>
      </w:r>
    </w:p>
    <w:p w14:paraId="092EAFD1">
      <w:pPr>
        <w:bidi w:val="0"/>
        <w:rPr>
          <w:rFonts w:hint="default"/>
        </w:rPr>
      </w:pPr>
      <w:r>
        <w:rPr>
          <w:rFonts w:hint="default"/>
        </w:rPr>
        <w:t xml:space="preserve">        secretKey = "YOUR_SECRET_KEY",</w:t>
      </w:r>
    </w:p>
    <w:p w14:paraId="785BC028">
      <w:pPr>
        <w:bidi w:val="0"/>
        <w:rPr>
          <w:rFonts w:hint="default"/>
        </w:rPr>
      </w:pPr>
      <w:r>
        <w:rPr>
          <w:rFonts w:hint="default"/>
        </w:rPr>
        <w:t xml:space="preserve">        url = "wss://ws.okx.com:8443/ws/v5/private",</w:t>
      </w:r>
    </w:p>
    <w:p w14:paraId="612E6E02">
      <w:pPr>
        <w:bidi w:val="0"/>
        <w:rPr>
          <w:rFonts w:hint="default"/>
        </w:rPr>
      </w:pPr>
      <w:r>
        <w:rPr>
          <w:rFonts w:hint="default"/>
        </w:rPr>
        <w:t xml:space="preserve">        useServerTime=False</w:t>
      </w:r>
    </w:p>
    <w:p w14:paraId="265013B0">
      <w:pPr>
        <w:bidi w:val="0"/>
        <w:rPr>
          <w:rFonts w:hint="default"/>
        </w:rPr>
      </w:pPr>
      <w:r>
        <w:rPr>
          <w:rFonts w:hint="default"/>
        </w:rPr>
        <w:t xml:space="preserve">    )</w:t>
      </w:r>
    </w:p>
    <w:p w14:paraId="115CF964">
      <w:pPr>
        <w:bidi w:val="0"/>
        <w:rPr>
          <w:rFonts w:hint="default"/>
        </w:rPr>
      </w:pPr>
      <w:r>
        <w:rPr>
          <w:rFonts w:hint="default"/>
        </w:rPr>
        <w:t xml:space="preserve">    await ws.start()</w:t>
      </w:r>
    </w:p>
    <w:p w14:paraId="69499A3E">
      <w:pPr>
        <w:bidi w:val="0"/>
        <w:rPr>
          <w:rFonts w:hint="default"/>
        </w:rPr>
      </w:pPr>
      <w:r>
        <w:rPr>
          <w:rFonts w:hint="default"/>
        </w:rPr>
        <w:t xml:space="preserve">    args = [</w:t>
      </w:r>
    </w:p>
    <w:p w14:paraId="05C1A734">
      <w:pPr>
        <w:bidi w:val="0"/>
        <w:rPr>
          <w:rFonts w:hint="default"/>
        </w:rPr>
      </w:pPr>
      <w:r>
        <w:rPr>
          <w:rFonts w:hint="default"/>
        </w:rPr>
        <w:t xml:space="preserve">        {</w:t>
      </w:r>
    </w:p>
    <w:p w14:paraId="1B3D339F">
      <w:pPr>
        <w:bidi w:val="0"/>
        <w:rPr>
          <w:rFonts w:hint="default"/>
        </w:rPr>
      </w:pPr>
      <w:r>
        <w:rPr>
          <w:rFonts w:hint="default"/>
        </w:rPr>
        <w:t xml:space="preserve">          "channel": "positions",</w:t>
      </w:r>
    </w:p>
    <w:p w14:paraId="585F3647">
      <w:pPr>
        <w:bidi w:val="0"/>
        <w:rPr>
          <w:rFonts w:hint="default"/>
        </w:rPr>
      </w:pPr>
      <w:r>
        <w:rPr>
          <w:rFonts w:hint="default"/>
        </w:rPr>
        <w:t xml:space="preserve">          "instType": "FUTURES",</w:t>
      </w:r>
    </w:p>
    <w:p w14:paraId="524094C4">
      <w:pPr>
        <w:bidi w:val="0"/>
        <w:rPr>
          <w:rFonts w:hint="default"/>
        </w:rPr>
      </w:pPr>
      <w:r>
        <w:rPr>
          <w:rFonts w:hint="default"/>
        </w:rPr>
        <w:t xml:space="preserve">          "instFamily": "BTC-USD"</w:t>
      </w:r>
    </w:p>
    <w:p w14:paraId="4344EB55">
      <w:pPr>
        <w:bidi w:val="0"/>
        <w:rPr>
          <w:rFonts w:hint="default"/>
        </w:rPr>
      </w:pPr>
      <w:r>
        <w:rPr>
          <w:rFonts w:hint="default"/>
        </w:rPr>
        <w:t xml:space="preserve">        }</w:t>
      </w:r>
    </w:p>
    <w:p w14:paraId="7C86B0EB">
      <w:pPr>
        <w:bidi w:val="0"/>
        <w:rPr>
          <w:rFonts w:hint="default"/>
        </w:rPr>
      </w:pPr>
      <w:r>
        <w:rPr>
          <w:rFonts w:hint="default"/>
        </w:rPr>
        <w:t xml:space="preserve">    ]</w:t>
      </w:r>
    </w:p>
    <w:p w14:paraId="0CC141C6">
      <w:pPr>
        <w:bidi w:val="0"/>
        <w:rPr>
          <w:rFonts w:hint="default"/>
        </w:rPr>
      </w:pPr>
    </w:p>
    <w:p w14:paraId="32F5AA07">
      <w:pPr>
        <w:bidi w:val="0"/>
        <w:rPr>
          <w:rFonts w:hint="default"/>
        </w:rPr>
      </w:pPr>
      <w:r>
        <w:rPr>
          <w:rFonts w:hint="default"/>
        </w:rPr>
        <w:t xml:space="preserve">    await ws.subscribe(args, callback=callbackFunc)</w:t>
      </w:r>
    </w:p>
    <w:p w14:paraId="1C927898">
      <w:pPr>
        <w:bidi w:val="0"/>
        <w:rPr>
          <w:rFonts w:hint="default"/>
        </w:rPr>
      </w:pPr>
      <w:r>
        <w:rPr>
          <w:rFonts w:hint="default"/>
        </w:rPr>
        <w:t xml:space="preserve">    await asyncio.sleep(10)</w:t>
      </w:r>
    </w:p>
    <w:p w14:paraId="09ADF515">
      <w:pPr>
        <w:bidi w:val="0"/>
        <w:rPr>
          <w:rFonts w:hint="default"/>
        </w:rPr>
      </w:pPr>
    </w:p>
    <w:p w14:paraId="4C848FC0">
      <w:pPr>
        <w:bidi w:val="0"/>
        <w:rPr>
          <w:rFonts w:hint="default"/>
        </w:rPr>
      </w:pPr>
      <w:r>
        <w:rPr>
          <w:rFonts w:hint="default"/>
        </w:rPr>
        <w:t xml:space="preserve">    await ws.unsubscribe(args, callback=callbackFunc)</w:t>
      </w:r>
    </w:p>
    <w:p w14:paraId="115F29E3">
      <w:pPr>
        <w:bidi w:val="0"/>
        <w:rPr>
          <w:rFonts w:hint="default"/>
        </w:rPr>
      </w:pPr>
      <w:r>
        <w:rPr>
          <w:rFonts w:hint="default"/>
        </w:rPr>
        <w:t xml:space="preserve">    await asyncio.sleep(10)</w:t>
      </w:r>
    </w:p>
    <w:p w14:paraId="471F46A0">
      <w:pPr>
        <w:bidi w:val="0"/>
        <w:rPr>
          <w:rFonts w:hint="default"/>
        </w:rPr>
      </w:pPr>
    </w:p>
    <w:p w14:paraId="07D771E3">
      <w:pPr>
        <w:bidi w:val="0"/>
        <w:rPr>
          <w:rFonts w:hint="default"/>
        </w:rPr>
      </w:pPr>
      <w:r>
        <w:rPr>
          <w:rFonts w:hint="default"/>
        </w:rPr>
        <w:t>asyncio.run(main())</w:t>
      </w:r>
    </w:p>
    <w:p w14:paraId="4CF76213">
      <w:pPr>
        <w:bidi w:val="0"/>
      </w:pPr>
      <w:r>
        <w:rPr>
          <w:rFonts w:hint="default"/>
        </w:rPr>
        <w:t>请求示例</w:t>
      </w:r>
    </w:p>
    <w:p w14:paraId="200B9C29">
      <w:pPr>
        <w:bidi w:val="0"/>
        <w:rPr>
          <w:rFonts w:hint="default"/>
        </w:rPr>
      </w:pPr>
      <w:r>
        <w:rPr>
          <w:rFonts w:hint="default"/>
        </w:rPr>
        <w:t>import asyncio</w:t>
      </w:r>
    </w:p>
    <w:p w14:paraId="35C6A767">
      <w:pPr>
        <w:bidi w:val="0"/>
        <w:rPr>
          <w:rFonts w:hint="default"/>
        </w:rPr>
      </w:pPr>
      <w:r>
        <w:rPr>
          <w:rFonts w:hint="default"/>
        </w:rPr>
        <w:t>from okx.websocket.WsPrivateAsync import WsPrivateAsync</w:t>
      </w:r>
    </w:p>
    <w:p w14:paraId="025FE2D2">
      <w:pPr>
        <w:bidi w:val="0"/>
        <w:rPr>
          <w:rFonts w:hint="default"/>
        </w:rPr>
      </w:pPr>
    </w:p>
    <w:p w14:paraId="20534C0A">
      <w:pPr>
        <w:bidi w:val="0"/>
        <w:rPr>
          <w:rFonts w:hint="default"/>
        </w:rPr>
      </w:pPr>
      <w:r>
        <w:rPr>
          <w:rFonts w:hint="default"/>
        </w:rPr>
        <w:t>def callbackFunc(message):</w:t>
      </w:r>
    </w:p>
    <w:p w14:paraId="75CDA403">
      <w:pPr>
        <w:bidi w:val="0"/>
        <w:rPr>
          <w:rFonts w:hint="default"/>
        </w:rPr>
      </w:pPr>
      <w:r>
        <w:rPr>
          <w:rFonts w:hint="default"/>
        </w:rPr>
        <w:t xml:space="preserve">    print(message)</w:t>
      </w:r>
    </w:p>
    <w:p w14:paraId="7D579C08">
      <w:pPr>
        <w:bidi w:val="0"/>
        <w:rPr>
          <w:rFonts w:hint="default"/>
        </w:rPr>
      </w:pPr>
      <w:r>
        <w:rPr>
          <w:rFonts w:hint="default"/>
        </w:rPr>
        <w:t>async def main():</w:t>
      </w:r>
    </w:p>
    <w:p w14:paraId="41B6EA56">
      <w:pPr>
        <w:bidi w:val="0"/>
        <w:rPr>
          <w:rFonts w:hint="default"/>
        </w:rPr>
      </w:pPr>
    </w:p>
    <w:p w14:paraId="70DA21BE">
      <w:pPr>
        <w:bidi w:val="0"/>
        <w:rPr>
          <w:rFonts w:hint="default"/>
        </w:rPr>
      </w:pPr>
      <w:r>
        <w:rPr>
          <w:rFonts w:hint="default"/>
        </w:rPr>
        <w:t xml:space="preserve">    ws = WsPrivateAsync(</w:t>
      </w:r>
    </w:p>
    <w:p w14:paraId="605D1422">
      <w:pPr>
        <w:bidi w:val="0"/>
        <w:rPr>
          <w:rFonts w:hint="default"/>
        </w:rPr>
      </w:pPr>
      <w:r>
        <w:rPr>
          <w:rFonts w:hint="default"/>
        </w:rPr>
        <w:t xml:space="preserve">        apiKey = "YOUR_API_KEY",</w:t>
      </w:r>
    </w:p>
    <w:p w14:paraId="5ADE7AD3">
      <w:pPr>
        <w:bidi w:val="0"/>
        <w:rPr>
          <w:rFonts w:hint="default"/>
        </w:rPr>
      </w:pPr>
      <w:r>
        <w:rPr>
          <w:rFonts w:hint="default"/>
        </w:rPr>
        <w:t xml:space="preserve">        passphrase = "YOUR_PASSPHRASE",</w:t>
      </w:r>
    </w:p>
    <w:p w14:paraId="70492002">
      <w:pPr>
        <w:bidi w:val="0"/>
        <w:rPr>
          <w:rFonts w:hint="default"/>
        </w:rPr>
      </w:pPr>
      <w:r>
        <w:rPr>
          <w:rFonts w:hint="default"/>
        </w:rPr>
        <w:t xml:space="preserve">        secretKey = "YOUR_SECRET_KEY",</w:t>
      </w:r>
    </w:p>
    <w:p w14:paraId="58E14454">
      <w:pPr>
        <w:bidi w:val="0"/>
        <w:rPr>
          <w:rFonts w:hint="default"/>
        </w:rPr>
      </w:pPr>
      <w:r>
        <w:rPr>
          <w:rFonts w:hint="default"/>
        </w:rPr>
        <w:t xml:space="preserve">        url = "wss://ws.okx.com:8443/ws/v5/private",</w:t>
      </w:r>
    </w:p>
    <w:p w14:paraId="7C8FE88E">
      <w:pPr>
        <w:bidi w:val="0"/>
        <w:rPr>
          <w:rFonts w:hint="default"/>
        </w:rPr>
      </w:pPr>
      <w:r>
        <w:rPr>
          <w:rFonts w:hint="default"/>
        </w:rPr>
        <w:t xml:space="preserve">        useServerTime=False</w:t>
      </w:r>
    </w:p>
    <w:p w14:paraId="3D95E532">
      <w:pPr>
        <w:bidi w:val="0"/>
        <w:rPr>
          <w:rFonts w:hint="default"/>
        </w:rPr>
      </w:pPr>
      <w:r>
        <w:rPr>
          <w:rFonts w:hint="default"/>
        </w:rPr>
        <w:t xml:space="preserve">    )</w:t>
      </w:r>
    </w:p>
    <w:p w14:paraId="20DEC839">
      <w:pPr>
        <w:bidi w:val="0"/>
        <w:rPr>
          <w:rFonts w:hint="default"/>
        </w:rPr>
      </w:pPr>
      <w:r>
        <w:rPr>
          <w:rFonts w:hint="default"/>
        </w:rPr>
        <w:t xml:space="preserve">    await ws.start()</w:t>
      </w:r>
    </w:p>
    <w:p w14:paraId="365EE6E1">
      <w:pPr>
        <w:bidi w:val="0"/>
        <w:rPr>
          <w:rFonts w:hint="default"/>
        </w:rPr>
      </w:pPr>
      <w:r>
        <w:rPr>
          <w:rFonts w:hint="default"/>
        </w:rPr>
        <w:t xml:space="preserve">    args = [</w:t>
      </w:r>
    </w:p>
    <w:p w14:paraId="25C077BC">
      <w:pPr>
        <w:bidi w:val="0"/>
        <w:rPr>
          <w:rFonts w:hint="default"/>
        </w:rPr>
      </w:pPr>
      <w:r>
        <w:rPr>
          <w:rFonts w:hint="default"/>
        </w:rPr>
        <w:t xml:space="preserve">        {</w:t>
      </w:r>
    </w:p>
    <w:p w14:paraId="33E59419">
      <w:pPr>
        <w:bidi w:val="0"/>
        <w:rPr>
          <w:rFonts w:hint="default"/>
        </w:rPr>
      </w:pPr>
      <w:r>
        <w:rPr>
          <w:rFonts w:hint="default"/>
        </w:rPr>
        <w:t xml:space="preserve">            "channel": "positions",</w:t>
      </w:r>
    </w:p>
    <w:p w14:paraId="079A99BE">
      <w:pPr>
        <w:bidi w:val="0"/>
        <w:rPr>
          <w:rFonts w:hint="default"/>
        </w:rPr>
      </w:pPr>
      <w:r>
        <w:rPr>
          <w:rFonts w:hint="default"/>
        </w:rPr>
        <w:t xml:space="preserve">            "instType": "ANY",</w:t>
      </w:r>
    </w:p>
    <w:p w14:paraId="3CD46620">
      <w:pPr>
        <w:bidi w:val="0"/>
        <w:rPr>
          <w:rFonts w:hint="default"/>
        </w:rPr>
      </w:pPr>
      <w:r>
        <w:rPr>
          <w:rFonts w:hint="default"/>
        </w:rPr>
        <w:t xml:space="preserve">            "extraParams": "{\"updateInterval\": \"0\"}"</w:t>
      </w:r>
    </w:p>
    <w:p w14:paraId="702232EB">
      <w:pPr>
        <w:bidi w:val="0"/>
        <w:rPr>
          <w:rFonts w:hint="default"/>
        </w:rPr>
      </w:pPr>
      <w:r>
        <w:rPr>
          <w:rFonts w:hint="default"/>
        </w:rPr>
        <w:t xml:space="preserve">        }</w:t>
      </w:r>
    </w:p>
    <w:p w14:paraId="782A41FC">
      <w:pPr>
        <w:bidi w:val="0"/>
        <w:rPr>
          <w:rFonts w:hint="default"/>
        </w:rPr>
      </w:pPr>
      <w:r>
        <w:rPr>
          <w:rFonts w:hint="default"/>
        </w:rPr>
        <w:t xml:space="preserve">    ]</w:t>
      </w:r>
    </w:p>
    <w:p w14:paraId="596DF604">
      <w:pPr>
        <w:bidi w:val="0"/>
        <w:rPr>
          <w:rFonts w:hint="default"/>
        </w:rPr>
      </w:pPr>
    </w:p>
    <w:p w14:paraId="41116A03">
      <w:pPr>
        <w:bidi w:val="0"/>
        <w:rPr>
          <w:rFonts w:hint="default"/>
        </w:rPr>
      </w:pPr>
      <w:r>
        <w:rPr>
          <w:rFonts w:hint="default"/>
        </w:rPr>
        <w:t xml:space="preserve">    await ws.subscribe(args, callback=callbackFunc)</w:t>
      </w:r>
    </w:p>
    <w:p w14:paraId="1F5F7DEA">
      <w:pPr>
        <w:bidi w:val="0"/>
        <w:rPr>
          <w:rFonts w:hint="default"/>
        </w:rPr>
      </w:pPr>
      <w:r>
        <w:rPr>
          <w:rFonts w:hint="default"/>
        </w:rPr>
        <w:t xml:space="preserve">    await asyncio.sleep(10)</w:t>
      </w:r>
    </w:p>
    <w:p w14:paraId="27D3862C">
      <w:pPr>
        <w:bidi w:val="0"/>
        <w:rPr>
          <w:rFonts w:hint="default"/>
        </w:rPr>
      </w:pPr>
    </w:p>
    <w:p w14:paraId="39905A25">
      <w:pPr>
        <w:bidi w:val="0"/>
        <w:rPr>
          <w:rFonts w:hint="default"/>
        </w:rPr>
      </w:pPr>
      <w:r>
        <w:rPr>
          <w:rFonts w:hint="default"/>
        </w:rPr>
        <w:t xml:space="preserve">    await ws.unsubscribe(args, callback=callbackFunc)</w:t>
      </w:r>
    </w:p>
    <w:p w14:paraId="7804C03E">
      <w:pPr>
        <w:bidi w:val="0"/>
        <w:rPr>
          <w:rFonts w:hint="default"/>
        </w:rPr>
      </w:pPr>
      <w:r>
        <w:rPr>
          <w:rFonts w:hint="default"/>
        </w:rPr>
        <w:t xml:space="preserve">    await asyncio.sleep(10)</w:t>
      </w:r>
    </w:p>
    <w:p w14:paraId="5D98CCC1">
      <w:pPr>
        <w:bidi w:val="0"/>
        <w:rPr>
          <w:rFonts w:hint="default"/>
        </w:rPr>
      </w:pPr>
    </w:p>
    <w:p w14:paraId="0D1DFC0E">
      <w:pPr>
        <w:bidi w:val="0"/>
        <w:rPr>
          <w:rFonts w:hint="default"/>
        </w:rPr>
      </w:pPr>
      <w:r>
        <w:rPr>
          <w:rFonts w:hint="default"/>
        </w:rPr>
        <w:t>asyncio.run(main())</w:t>
      </w:r>
    </w:p>
    <w:p w14:paraId="2DD6852B">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749"/>
        <w:gridCol w:w="1128"/>
        <w:gridCol w:w="685"/>
        <w:gridCol w:w="4984"/>
      </w:tblGrid>
      <w:tr w14:paraId="0E6B870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07EFD9A">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98A5F1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94EF0B6">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E12A35D">
            <w:pPr>
              <w:bidi w:val="0"/>
              <w:rPr>
                <w:rFonts w:hint="default"/>
              </w:rPr>
            </w:pPr>
            <w:r>
              <w:rPr>
                <w:rFonts w:hint="default"/>
                <w:lang w:val="en-US" w:eastAsia="zh-CN"/>
              </w:rPr>
              <w:t>描述</w:t>
            </w:r>
          </w:p>
        </w:tc>
      </w:tr>
      <w:tr w14:paraId="2FDB2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34CD0F">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74BCD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3EB40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081658">
            <w:pPr>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4F4A0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5DF541">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4B05D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1D0E9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072A9D">
            <w:pPr>
              <w:bidi w:val="0"/>
              <w:rPr>
                <w:rFonts w:hint="default"/>
              </w:rPr>
            </w:pPr>
            <w:r>
              <w:rPr>
                <w:rFonts w:hint="default"/>
                <w:lang w:val="en-US" w:eastAsia="zh-CN"/>
              </w:rPr>
              <w:t>操作</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p>
        </w:tc>
      </w:tr>
      <w:tr w14:paraId="146D0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1AB22E">
            <w:pPr>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09DD2B">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0936E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B221A1">
            <w:pPr>
              <w:bidi w:val="0"/>
              <w:rPr>
                <w:rFonts w:hint="default"/>
              </w:rPr>
            </w:pPr>
            <w:r>
              <w:rPr>
                <w:rFonts w:hint="default"/>
                <w:lang w:val="en-US" w:eastAsia="zh-CN"/>
              </w:rPr>
              <w:t>请求订阅的频道列表</w:t>
            </w:r>
          </w:p>
        </w:tc>
      </w:tr>
      <w:tr w14:paraId="23ACD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598631">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D9795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D903A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4A2393">
            <w:pPr>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positions</w:t>
            </w:r>
          </w:p>
        </w:tc>
      </w:tr>
      <w:tr w14:paraId="4F697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745748">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ED15E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1E04E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7243BC">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r>
              <w:rPr>
                <w:rFonts w:hint="default"/>
                <w:lang w:val="en-US" w:eastAsia="zh-CN"/>
              </w:rPr>
              <w:br w:type="textWrapping"/>
            </w:r>
            <w:r>
              <w:rPr>
                <w:rFonts w:hint="default"/>
                <w:lang w:val="en-US" w:eastAsia="zh-CN"/>
              </w:rPr>
              <w:t>ANY：全部</w:t>
            </w:r>
          </w:p>
        </w:tc>
      </w:tr>
      <w:tr w14:paraId="468D0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CA2E4FC">
            <w:pPr>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A4CFC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160D2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535382">
            <w:pPr>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6C7FF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5AEF21">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6ABC2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B193E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07EF47">
            <w:pPr>
              <w:bidi w:val="0"/>
              <w:rPr>
                <w:rFonts w:hint="default"/>
              </w:rPr>
            </w:pPr>
            <w:r>
              <w:rPr>
                <w:rFonts w:hint="default"/>
                <w:lang w:val="en-US" w:eastAsia="zh-CN"/>
              </w:rPr>
              <w:t>产品ID</w:t>
            </w:r>
            <w:r>
              <w:rPr>
                <w:rFonts w:hint="default"/>
                <w:lang w:val="en-US" w:eastAsia="zh-CN"/>
              </w:rPr>
              <w:br w:type="textWrapping"/>
            </w:r>
            <w:r>
              <w:rPr>
                <w:rFonts w:hint="default"/>
                <w:lang w:val="en-US" w:eastAsia="zh-CN"/>
              </w:rPr>
              <w:t>如果同时传了 instId 和 instFamily，instId 将被使用</w:t>
            </w:r>
          </w:p>
        </w:tc>
      </w:tr>
      <w:tr w14:paraId="6A3CC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33DDA87">
            <w:pPr>
              <w:bidi w:val="0"/>
              <w:rPr>
                <w:rFonts w:hint="default"/>
              </w:rPr>
            </w:pPr>
            <w:r>
              <w:rPr>
                <w:rFonts w:hint="default"/>
                <w:lang w:val="en-US" w:eastAsia="zh-CN"/>
              </w:rPr>
              <w:t>&gt; extraParams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E74B5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0D40C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E0C0C4">
            <w:pPr>
              <w:bidi w:val="0"/>
              <w:rPr>
                <w:rFonts w:hint="default"/>
              </w:rPr>
            </w:pPr>
            <w:r>
              <w:rPr>
                <w:rFonts w:hint="default"/>
                <w:lang w:val="en-US" w:eastAsia="zh-CN"/>
              </w:rPr>
              <w:t>额外配置</w:t>
            </w:r>
          </w:p>
        </w:tc>
      </w:tr>
      <w:tr w14:paraId="446C519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5EF015">
            <w:pPr>
              <w:bidi w:val="0"/>
              <w:rPr>
                <w:rFonts w:hint="default"/>
              </w:rPr>
            </w:pPr>
            <w:r>
              <w:rPr>
                <w:rFonts w:hint="default"/>
                <w:lang w:val="en-US" w:eastAsia="zh-CN"/>
              </w:rPr>
              <w:t>&gt;&gt; updateInterval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8354A9">
            <w:pPr>
              <w:bidi w:val="0"/>
              <w:rPr>
                <w:rFonts w:hint="default"/>
              </w:rPr>
            </w:pPr>
            <w:r>
              <w:rPr>
                <w:rFonts w:hint="default"/>
                <w:lang w:val="en-US" w:eastAsia="zh-CN"/>
              </w:rPr>
              <w:t>int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B8BE0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9FC37C">
            <w:pPr>
              <w:bidi w:val="0"/>
              <w:rPr>
                <w:rFonts w:hint="default"/>
              </w:rPr>
            </w:pPr>
            <w:r>
              <w:rPr>
                <w:rFonts w:hint="default"/>
                <w:lang w:val="en-US" w:eastAsia="zh-CN"/>
              </w:rPr>
              <w:t>0: 仅根据持仓事件推送数据</w:t>
            </w:r>
            <w:r>
              <w:rPr>
                <w:rFonts w:hint="default"/>
                <w:lang w:val="en-US" w:eastAsia="zh-CN"/>
              </w:rPr>
              <w:br w:type="textWrapping"/>
            </w:r>
            <w:r>
              <w:rPr>
                <w:rFonts w:hint="default"/>
                <w:lang w:val="en-US" w:eastAsia="zh-CN"/>
              </w:rPr>
              <w:t>2000, 3000, 4000: 根据持仓事件推送，且根据设置的时间间隔定时推送（ms）</w:t>
            </w:r>
            <w:r>
              <w:rPr>
                <w:rFonts w:hint="default"/>
                <w:lang w:val="en-US" w:eastAsia="zh-CN"/>
              </w:rPr>
              <w:br w:type="textWrapping"/>
            </w:r>
            <w:r>
              <w:rPr>
                <w:rFonts w:hint="default"/>
                <w:lang w:val="en-US" w:eastAsia="zh-CN"/>
              </w:rPr>
              <w:br w:type="textWrapping"/>
            </w:r>
            <w:r>
              <w:rPr>
                <w:rFonts w:hint="default"/>
                <w:lang w:val="en-US" w:eastAsia="zh-CN"/>
              </w:rPr>
              <w:t>若不添加该字段或将其设置为上述合法值以外的其他值，数据将根据事件推送并大约每 5 秒定期推送一次。</w:t>
            </w:r>
            <w:r>
              <w:rPr>
                <w:rFonts w:hint="default"/>
                <w:lang w:val="en-US" w:eastAsia="zh-CN"/>
              </w:rPr>
              <w:br w:type="textWrapping"/>
            </w:r>
            <w:r>
              <w:rPr>
                <w:rFonts w:hint="default"/>
                <w:lang w:val="en-US" w:eastAsia="zh-CN"/>
              </w:rPr>
              <w:br w:type="textWrapping"/>
            </w:r>
            <w:r>
              <w:rPr>
                <w:rFonts w:hint="default"/>
                <w:lang w:val="en-US" w:eastAsia="zh-CN"/>
              </w:rPr>
              <w:t>使用该字段需严格遵守以下格式。</w:t>
            </w:r>
            <w:r>
              <w:rPr>
                <w:rFonts w:hint="default"/>
                <w:lang w:val="en-US" w:eastAsia="zh-CN"/>
              </w:rPr>
              <w:br w:type="textWrapping"/>
            </w:r>
            <w:r>
              <w:rPr>
                <w:rFonts w:hint="default"/>
                <w:lang w:val="en-US" w:eastAsia="zh-CN"/>
              </w:rPr>
              <w:t>"extraParams":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\"updateInterval\": \"0\"</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w:t>
            </w:r>
          </w:p>
        </w:tc>
      </w:tr>
    </w:tbl>
    <w:p w14:paraId="44619952">
      <w:pPr>
        <w:bidi w:val="0"/>
      </w:pPr>
      <w:r>
        <w:rPr>
          <w:rFonts w:hint="default"/>
        </w:rPr>
        <w:t>成功返回示例：单个</w:t>
      </w:r>
    </w:p>
    <w:p w14:paraId="0D253FD2">
      <w:pPr>
        <w:bidi w:val="0"/>
        <w:rPr>
          <w:rFonts w:hint="default"/>
        </w:rPr>
      </w:pPr>
      <w:r>
        <w:rPr>
          <w:rFonts w:hint="default"/>
        </w:rPr>
        <w:t>{</w:t>
      </w:r>
    </w:p>
    <w:p w14:paraId="4391F54A">
      <w:pPr>
        <w:bidi w:val="0"/>
        <w:rPr>
          <w:rFonts w:hint="default"/>
        </w:rPr>
      </w:pPr>
      <w:r>
        <w:rPr>
          <w:rFonts w:hint="default"/>
        </w:rPr>
        <w:t xml:space="preserve">    "id": "1512",</w:t>
      </w:r>
    </w:p>
    <w:p w14:paraId="25F610C4">
      <w:pPr>
        <w:bidi w:val="0"/>
        <w:rPr>
          <w:rFonts w:hint="default"/>
        </w:rPr>
      </w:pPr>
      <w:r>
        <w:rPr>
          <w:rFonts w:hint="default"/>
        </w:rPr>
        <w:t xml:space="preserve">    "event": "subscribe",</w:t>
      </w:r>
    </w:p>
    <w:p w14:paraId="01E37344">
      <w:pPr>
        <w:bidi w:val="0"/>
        <w:rPr>
          <w:rFonts w:hint="default"/>
        </w:rPr>
      </w:pPr>
      <w:r>
        <w:rPr>
          <w:rFonts w:hint="default"/>
        </w:rPr>
        <w:t xml:space="preserve">    "arg": {</w:t>
      </w:r>
    </w:p>
    <w:p w14:paraId="55B6D8EE">
      <w:pPr>
        <w:bidi w:val="0"/>
        <w:rPr>
          <w:rFonts w:hint="default"/>
        </w:rPr>
      </w:pPr>
      <w:r>
        <w:rPr>
          <w:rFonts w:hint="default"/>
        </w:rPr>
        <w:t xml:space="preserve">        "channel": "positions",</w:t>
      </w:r>
    </w:p>
    <w:p w14:paraId="6FE73D76">
      <w:pPr>
        <w:bidi w:val="0"/>
        <w:rPr>
          <w:rFonts w:hint="default"/>
        </w:rPr>
      </w:pPr>
      <w:r>
        <w:rPr>
          <w:rFonts w:hint="default"/>
        </w:rPr>
        <w:t xml:space="preserve">        "instType": "FUTURES",</w:t>
      </w:r>
    </w:p>
    <w:p w14:paraId="7763CA44">
      <w:pPr>
        <w:bidi w:val="0"/>
        <w:rPr>
          <w:rFonts w:hint="default"/>
        </w:rPr>
      </w:pPr>
      <w:r>
        <w:rPr>
          <w:rFonts w:hint="default"/>
        </w:rPr>
        <w:t xml:space="preserve">        "instFamily": "BTC-USD"</w:t>
      </w:r>
    </w:p>
    <w:p w14:paraId="01B1122C">
      <w:pPr>
        <w:bidi w:val="0"/>
        <w:rPr>
          <w:rFonts w:hint="default"/>
        </w:rPr>
      </w:pPr>
      <w:r>
        <w:rPr>
          <w:rFonts w:hint="default"/>
        </w:rPr>
        <w:t xml:space="preserve">    },</w:t>
      </w:r>
    </w:p>
    <w:p w14:paraId="3937ED03">
      <w:pPr>
        <w:bidi w:val="0"/>
        <w:rPr>
          <w:rFonts w:hint="default"/>
        </w:rPr>
      </w:pPr>
      <w:r>
        <w:rPr>
          <w:rFonts w:hint="default"/>
        </w:rPr>
        <w:t xml:space="preserve">    "connId": "a4d3ae55"}</w:t>
      </w:r>
    </w:p>
    <w:p w14:paraId="375292EB">
      <w:pPr>
        <w:bidi w:val="0"/>
      </w:pPr>
      <w:r>
        <w:rPr>
          <w:rFonts w:hint="default"/>
        </w:rPr>
        <w:t>成功返回示例</w:t>
      </w:r>
    </w:p>
    <w:p w14:paraId="1F3D355D">
      <w:pPr>
        <w:bidi w:val="0"/>
        <w:rPr>
          <w:rFonts w:hint="default"/>
        </w:rPr>
      </w:pPr>
      <w:r>
        <w:rPr>
          <w:rFonts w:hint="default"/>
        </w:rPr>
        <w:t>{</w:t>
      </w:r>
    </w:p>
    <w:p w14:paraId="4A70FED1">
      <w:pPr>
        <w:bidi w:val="0"/>
        <w:rPr>
          <w:rFonts w:hint="default"/>
        </w:rPr>
      </w:pPr>
      <w:r>
        <w:rPr>
          <w:rFonts w:hint="default"/>
        </w:rPr>
        <w:t xml:space="preserve">    "id": "1512",</w:t>
      </w:r>
    </w:p>
    <w:p w14:paraId="314AB215">
      <w:pPr>
        <w:bidi w:val="0"/>
        <w:rPr>
          <w:rFonts w:hint="default"/>
        </w:rPr>
      </w:pPr>
      <w:r>
        <w:rPr>
          <w:rFonts w:hint="default"/>
        </w:rPr>
        <w:t xml:space="preserve">    "event": "subscribe",</w:t>
      </w:r>
    </w:p>
    <w:p w14:paraId="6A68569B">
      <w:pPr>
        <w:bidi w:val="0"/>
        <w:rPr>
          <w:rFonts w:hint="default"/>
        </w:rPr>
      </w:pPr>
      <w:r>
        <w:rPr>
          <w:rFonts w:hint="default"/>
        </w:rPr>
        <w:t xml:space="preserve">    "arg": {</w:t>
      </w:r>
    </w:p>
    <w:p w14:paraId="128A0B2E">
      <w:pPr>
        <w:bidi w:val="0"/>
        <w:rPr>
          <w:rFonts w:hint="default"/>
        </w:rPr>
      </w:pPr>
      <w:r>
        <w:rPr>
          <w:rFonts w:hint="default"/>
        </w:rPr>
        <w:t xml:space="preserve">        "channel": "positions",</w:t>
      </w:r>
    </w:p>
    <w:p w14:paraId="4F048D02">
      <w:pPr>
        <w:bidi w:val="0"/>
        <w:rPr>
          <w:rFonts w:hint="default"/>
        </w:rPr>
      </w:pPr>
      <w:r>
        <w:rPr>
          <w:rFonts w:hint="default"/>
        </w:rPr>
        <w:t xml:space="preserve">        "instType": "ANY"</w:t>
      </w:r>
    </w:p>
    <w:p w14:paraId="333609BB">
      <w:pPr>
        <w:bidi w:val="0"/>
        <w:rPr>
          <w:rFonts w:hint="default"/>
        </w:rPr>
      </w:pPr>
      <w:r>
        <w:rPr>
          <w:rFonts w:hint="default"/>
        </w:rPr>
        <w:t xml:space="preserve">    },</w:t>
      </w:r>
    </w:p>
    <w:p w14:paraId="024D26A4">
      <w:pPr>
        <w:bidi w:val="0"/>
        <w:rPr>
          <w:rFonts w:hint="default"/>
        </w:rPr>
      </w:pPr>
      <w:r>
        <w:rPr>
          <w:rFonts w:hint="default"/>
        </w:rPr>
        <w:t xml:space="preserve">    "connId": "a4d3ae55"}</w:t>
      </w:r>
    </w:p>
    <w:p w14:paraId="3D150A5D">
      <w:pPr>
        <w:bidi w:val="0"/>
      </w:pPr>
      <w:r>
        <w:rPr>
          <w:rFonts w:hint="default"/>
        </w:rPr>
        <w:t>失败返回示例</w:t>
      </w:r>
    </w:p>
    <w:p w14:paraId="1643D702">
      <w:pPr>
        <w:bidi w:val="0"/>
        <w:rPr>
          <w:rFonts w:hint="default"/>
        </w:rPr>
      </w:pPr>
      <w:r>
        <w:rPr>
          <w:rFonts w:hint="default"/>
        </w:rPr>
        <w:t>{</w:t>
      </w:r>
    </w:p>
    <w:p w14:paraId="3C21571D">
      <w:pPr>
        <w:bidi w:val="0"/>
        <w:rPr>
          <w:rFonts w:hint="default"/>
        </w:rPr>
      </w:pPr>
      <w:r>
        <w:rPr>
          <w:rFonts w:hint="default"/>
        </w:rPr>
        <w:t xml:space="preserve">    "id": "1512",</w:t>
      </w:r>
    </w:p>
    <w:p w14:paraId="690F08EE">
      <w:pPr>
        <w:bidi w:val="0"/>
        <w:rPr>
          <w:rFonts w:hint="default"/>
        </w:rPr>
      </w:pPr>
      <w:r>
        <w:rPr>
          <w:rFonts w:hint="default"/>
        </w:rPr>
        <w:t xml:space="preserve">    "event": "error",</w:t>
      </w:r>
    </w:p>
    <w:p w14:paraId="2F66FA62">
      <w:pPr>
        <w:bidi w:val="0"/>
        <w:rPr>
          <w:rFonts w:hint="default"/>
        </w:rPr>
      </w:pPr>
      <w:r>
        <w:rPr>
          <w:rFonts w:hint="default"/>
        </w:rPr>
        <w:t xml:space="preserve">    "code": "60012",</w:t>
      </w:r>
    </w:p>
    <w:p w14:paraId="7A8C3671">
      <w:pPr>
        <w:bidi w:val="0"/>
        <w:rPr>
          <w:rFonts w:hint="default"/>
        </w:rPr>
      </w:pPr>
      <w:r>
        <w:rPr>
          <w:rFonts w:hint="default"/>
        </w:rPr>
        <w:t xml:space="preserve">    "msg": "Invalid request: {\"op\": \"subscribe\", \"argss\":[{ \"channel\" : \"positions\", \"instType\" : \"FUTURES\"}]}",</w:t>
      </w:r>
    </w:p>
    <w:p w14:paraId="600CC549">
      <w:pPr>
        <w:bidi w:val="0"/>
        <w:rPr>
          <w:rFonts w:hint="default"/>
        </w:rPr>
      </w:pPr>
      <w:r>
        <w:rPr>
          <w:rFonts w:hint="default"/>
        </w:rPr>
        <w:t xml:space="preserve">    "connId": "a4d3ae55"}</w:t>
      </w:r>
    </w:p>
    <w:p w14:paraId="37774C7B">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52"/>
        <w:gridCol w:w="804"/>
        <w:gridCol w:w="1080"/>
        <w:gridCol w:w="2293"/>
      </w:tblGrid>
      <w:tr w14:paraId="57E48F7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5DF97AB">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C0B5768">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5F9F7CB">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76C23E4">
            <w:pPr>
              <w:bidi w:val="0"/>
              <w:rPr>
                <w:rFonts w:hint="default"/>
              </w:rPr>
            </w:pPr>
            <w:r>
              <w:rPr>
                <w:rFonts w:hint="default"/>
                <w:lang w:val="en-US" w:eastAsia="zh-CN"/>
              </w:rPr>
              <w:t>描述</w:t>
            </w:r>
          </w:p>
        </w:tc>
      </w:tr>
      <w:tr w14:paraId="0714C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2792C1">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46A30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5C44A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8143B1">
            <w:pPr>
              <w:bidi w:val="0"/>
              <w:rPr>
                <w:rFonts w:hint="default"/>
              </w:rPr>
            </w:pPr>
            <w:r>
              <w:rPr>
                <w:rFonts w:hint="default"/>
                <w:lang w:val="en-US" w:eastAsia="zh-CN"/>
              </w:rPr>
              <w:t>消息的唯一标识</w:t>
            </w:r>
          </w:p>
        </w:tc>
      </w:tr>
      <w:tr w14:paraId="078E9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A0CF2F">
            <w:pPr>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66AAB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36596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AB2576">
            <w:pPr>
              <w:bidi w:val="0"/>
              <w:rPr>
                <w:rFonts w:hint="default"/>
              </w:rPr>
            </w:pPr>
            <w:r>
              <w:rPr>
                <w:rFonts w:hint="default"/>
                <w:lang w:val="en-US" w:eastAsia="zh-CN"/>
              </w:rPr>
              <w:t>事件</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r>
              <w:rPr>
                <w:rFonts w:hint="default"/>
                <w:lang w:val="en-US" w:eastAsia="zh-CN"/>
              </w:rPr>
              <w:br w:type="textWrapping"/>
            </w:r>
            <w:r>
              <w:rPr>
                <w:rFonts w:hint="default"/>
                <w:lang w:val="en-US" w:eastAsia="zh-CN"/>
              </w:rPr>
              <w:t>error</w:t>
            </w:r>
          </w:p>
        </w:tc>
      </w:tr>
      <w:tr w14:paraId="2966B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E6EBDE">
            <w:pPr>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4049A0">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91400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134848">
            <w:pPr>
              <w:bidi w:val="0"/>
              <w:rPr>
                <w:rFonts w:hint="default"/>
              </w:rPr>
            </w:pPr>
            <w:r>
              <w:rPr>
                <w:rFonts w:hint="default"/>
                <w:lang w:val="en-US" w:eastAsia="zh-CN"/>
              </w:rPr>
              <w:t>订阅的频道</w:t>
            </w:r>
          </w:p>
        </w:tc>
      </w:tr>
      <w:tr w14:paraId="47336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8708FF">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60BC8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F9287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389D67">
            <w:pPr>
              <w:bidi w:val="0"/>
              <w:rPr>
                <w:rFonts w:hint="default"/>
              </w:rPr>
            </w:pPr>
            <w:r>
              <w:rPr>
                <w:rFonts w:hint="default"/>
                <w:lang w:val="en-US" w:eastAsia="zh-CN"/>
              </w:rPr>
              <w:t>频道名</w:t>
            </w:r>
          </w:p>
        </w:tc>
      </w:tr>
      <w:tr w14:paraId="1B185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DB8F1B">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70A8A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4E726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6162E9">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r>
              <w:rPr>
                <w:rFonts w:hint="default"/>
                <w:lang w:val="en-US" w:eastAsia="zh-CN"/>
              </w:rPr>
              <w:br w:type="textWrapping"/>
            </w:r>
            <w:r>
              <w:rPr>
                <w:rFonts w:hint="default"/>
                <w:lang w:val="en-US" w:eastAsia="zh-CN"/>
              </w:rPr>
              <w:t>ANY：全部</w:t>
            </w:r>
          </w:p>
        </w:tc>
      </w:tr>
      <w:tr w14:paraId="2B8DB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F4C703">
            <w:pPr>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87B59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AD2C9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7A987D">
            <w:pPr>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53C66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83425E">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64421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CE409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E41CAC">
            <w:pPr>
              <w:bidi w:val="0"/>
              <w:rPr>
                <w:rFonts w:hint="default"/>
              </w:rPr>
            </w:pPr>
            <w:r>
              <w:rPr>
                <w:rFonts w:hint="default"/>
                <w:lang w:val="en-US" w:eastAsia="zh-CN"/>
              </w:rPr>
              <w:t>产品ID</w:t>
            </w:r>
          </w:p>
        </w:tc>
      </w:tr>
      <w:tr w14:paraId="30874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BC9553">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8DA0A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D98DA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D2489F">
            <w:pPr>
              <w:bidi w:val="0"/>
              <w:rPr>
                <w:rFonts w:hint="default"/>
              </w:rPr>
            </w:pPr>
            <w:r>
              <w:rPr>
                <w:rFonts w:hint="default"/>
                <w:lang w:val="en-US" w:eastAsia="zh-CN"/>
              </w:rPr>
              <w:t>错误码</w:t>
            </w:r>
          </w:p>
        </w:tc>
      </w:tr>
      <w:tr w14:paraId="4176F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40B4A1">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F1AB5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7D603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F7E3C5">
            <w:pPr>
              <w:bidi w:val="0"/>
              <w:rPr>
                <w:rFonts w:hint="default"/>
              </w:rPr>
            </w:pPr>
            <w:r>
              <w:rPr>
                <w:rFonts w:hint="default"/>
                <w:lang w:val="en-US" w:eastAsia="zh-CN"/>
              </w:rPr>
              <w:t>错误消息</w:t>
            </w:r>
          </w:p>
        </w:tc>
      </w:tr>
      <w:tr w14:paraId="6DC0B3F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92670FB">
            <w:pPr>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D4EBB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05E56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37E6F4">
            <w:pPr>
              <w:bidi w:val="0"/>
              <w:rPr>
                <w:rFonts w:hint="default"/>
              </w:rPr>
            </w:pPr>
            <w:r>
              <w:rPr>
                <w:rFonts w:hint="default"/>
                <w:lang w:val="en-US" w:eastAsia="zh-CN"/>
              </w:rPr>
              <w:t>WebSocket连接ID</w:t>
            </w:r>
          </w:p>
        </w:tc>
      </w:tr>
    </w:tbl>
    <w:p w14:paraId="4BE0CE6C">
      <w:pPr>
        <w:bidi w:val="0"/>
      </w:pPr>
      <w:r>
        <w:rPr>
          <w:rFonts w:hint="default"/>
        </w:rPr>
        <w:t>推送示例：单个</w:t>
      </w:r>
    </w:p>
    <w:p w14:paraId="49AEFF0B">
      <w:pPr>
        <w:bidi w:val="0"/>
        <w:rPr>
          <w:rFonts w:hint="default"/>
        </w:rPr>
      </w:pPr>
      <w:r>
        <w:rPr>
          <w:rFonts w:hint="default"/>
        </w:rPr>
        <w:t>{</w:t>
      </w:r>
    </w:p>
    <w:p w14:paraId="20215767">
      <w:pPr>
        <w:bidi w:val="0"/>
        <w:rPr>
          <w:rFonts w:hint="default"/>
        </w:rPr>
      </w:pPr>
      <w:r>
        <w:rPr>
          <w:rFonts w:hint="default"/>
        </w:rPr>
        <w:t xml:space="preserve">    "arg":{</w:t>
      </w:r>
    </w:p>
    <w:p w14:paraId="2CD769A8">
      <w:pPr>
        <w:bidi w:val="0"/>
        <w:rPr>
          <w:rFonts w:hint="default"/>
        </w:rPr>
      </w:pPr>
      <w:r>
        <w:rPr>
          <w:rFonts w:hint="default"/>
        </w:rPr>
        <w:t xml:space="preserve">        "channel":"positions",</w:t>
      </w:r>
    </w:p>
    <w:p w14:paraId="65337DB1">
      <w:pPr>
        <w:bidi w:val="0"/>
        <w:rPr>
          <w:rFonts w:hint="default"/>
        </w:rPr>
      </w:pPr>
      <w:r>
        <w:rPr>
          <w:rFonts w:hint="default"/>
        </w:rPr>
        <w:t xml:space="preserve">        "uid": "77982378738415879",</w:t>
      </w:r>
    </w:p>
    <w:p w14:paraId="7A97EB89">
      <w:pPr>
        <w:bidi w:val="0"/>
        <w:rPr>
          <w:rFonts w:hint="default"/>
        </w:rPr>
      </w:pPr>
      <w:r>
        <w:rPr>
          <w:rFonts w:hint="default"/>
        </w:rPr>
        <w:t xml:space="preserve">        "instType":"FUTURES"</w:t>
      </w:r>
    </w:p>
    <w:p w14:paraId="05941CE2">
      <w:pPr>
        <w:bidi w:val="0"/>
        <w:rPr>
          <w:rFonts w:hint="default"/>
        </w:rPr>
      </w:pPr>
      <w:r>
        <w:rPr>
          <w:rFonts w:hint="default"/>
        </w:rPr>
        <w:t xml:space="preserve">    },</w:t>
      </w:r>
    </w:p>
    <w:p w14:paraId="292C106F">
      <w:pPr>
        <w:bidi w:val="0"/>
        <w:rPr>
          <w:rFonts w:hint="default"/>
        </w:rPr>
      </w:pPr>
      <w:r>
        <w:rPr>
          <w:rFonts w:hint="default"/>
        </w:rPr>
        <w:t xml:space="preserve">    "eventType": "snapshot",</w:t>
      </w:r>
    </w:p>
    <w:p w14:paraId="60C33AE4">
      <w:pPr>
        <w:bidi w:val="0"/>
        <w:rPr>
          <w:rFonts w:hint="default"/>
        </w:rPr>
      </w:pPr>
      <w:r>
        <w:rPr>
          <w:rFonts w:hint="default"/>
        </w:rPr>
        <w:t xml:space="preserve">    "curPage": 1,</w:t>
      </w:r>
    </w:p>
    <w:p w14:paraId="628C5133">
      <w:pPr>
        <w:bidi w:val="0"/>
        <w:rPr>
          <w:rFonts w:hint="default"/>
        </w:rPr>
      </w:pPr>
      <w:r>
        <w:rPr>
          <w:rFonts w:hint="default"/>
        </w:rPr>
        <w:t xml:space="preserve">    "lastPage": true,</w:t>
      </w:r>
    </w:p>
    <w:p w14:paraId="7DD17905">
      <w:pPr>
        <w:bidi w:val="0"/>
        <w:rPr>
          <w:rFonts w:hint="default"/>
        </w:rPr>
      </w:pPr>
      <w:r>
        <w:rPr>
          <w:rFonts w:hint="default"/>
        </w:rPr>
        <w:t xml:space="preserve">    "data":[</w:t>
      </w:r>
    </w:p>
    <w:p w14:paraId="0850D7F3">
      <w:pPr>
        <w:bidi w:val="0"/>
        <w:rPr>
          <w:rFonts w:hint="default"/>
        </w:rPr>
      </w:pPr>
      <w:r>
        <w:rPr>
          <w:rFonts w:hint="default"/>
        </w:rPr>
        <w:t xml:space="preserve">        {</w:t>
      </w:r>
    </w:p>
    <w:p w14:paraId="1ABA5415">
      <w:pPr>
        <w:bidi w:val="0"/>
        <w:rPr>
          <w:rFonts w:hint="default"/>
        </w:rPr>
      </w:pPr>
      <w:r>
        <w:rPr>
          <w:rFonts w:hint="default"/>
        </w:rPr>
        <w:t xml:space="preserve">            "adl":"1",</w:t>
      </w:r>
    </w:p>
    <w:p w14:paraId="14017EE2">
      <w:pPr>
        <w:bidi w:val="0"/>
        <w:rPr>
          <w:rFonts w:hint="default"/>
        </w:rPr>
      </w:pPr>
      <w:r>
        <w:rPr>
          <w:rFonts w:hint="default"/>
        </w:rPr>
        <w:t xml:space="preserve">            "availPos":"1",</w:t>
      </w:r>
    </w:p>
    <w:p w14:paraId="0FA0117A">
      <w:pPr>
        <w:bidi w:val="0"/>
        <w:rPr>
          <w:rFonts w:hint="default"/>
        </w:rPr>
      </w:pPr>
      <w:r>
        <w:rPr>
          <w:rFonts w:hint="default"/>
        </w:rPr>
        <w:t xml:space="preserve">            "avgPx":"2566.31",</w:t>
      </w:r>
    </w:p>
    <w:p w14:paraId="5BDC2353">
      <w:pPr>
        <w:bidi w:val="0"/>
        <w:rPr>
          <w:rFonts w:hint="default"/>
        </w:rPr>
      </w:pPr>
      <w:r>
        <w:rPr>
          <w:rFonts w:hint="default"/>
        </w:rPr>
        <w:t xml:space="preserve">            "cTime":"1619507758793",</w:t>
      </w:r>
    </w:p>
    <w:p w14:paraId="49FB8471">
      <w:pPr>
        <w:bidi w:val="0"/>
        <w:rPr>
          <w:rFonts w:hint="default"/>
        </w:rPr>
      </w:pPr>
      <w:r>
        <w:rPr>
          <w:rFonts w:hint="default"/>
        </w:rPr>
        <w:t xml:space="preserve">            "ccy":"ETH",</w:t>
      </w:r>
    </w:p>
    <w:p w14:paraId="39304CB8">
      <w:pPr>
        <w:bidi w:val="0"/>
        <w:rPr>
          <w:rFonts w:hint="default"/>
        </w:rPr>
      </w:pPr>
      <w:r>
        <w:rPr>
          <w:rFonts w:hint="default"/>
        </w:rPr>
        <w:t xml:space="preserve">            "deltaBS":"",</w:t>
      </w:r>
    </w:p>
    <w:p w14:paraId="74277E08">
      <w:pPr>
        <w:bidi w:val="0"/>
        <w:rPr>
          <w:rFonts w:hint="default"/>
        </w:rPr>
      </w:pPr>
      <w:r>
        <w:rPr>
          <w:rFonts w:hint="default"/>
        </w:rPr>
        <w:t xml:space="preserve">            "deltaPA":"",</w:t>
      </w:r>
    </w:p>
    <w:p w14:paraId="034EF290">
      <w:pPr>
        <w:bidi w:val="0"/>
        <w:rPr>
          <w:rFonts w:hint="default"/>
        </w:rPr>
      </w:pPr>
      <w:r>
        <w:rPr>
          <w:rFonts w:hint="default"/>
        </w:rPr>
        <w:t xml:space="preserve">            "gammaBS":"",</w:t>
      </w:r>
    </w:p>
    <w:p w14:paraId="270313C8">
      <w:pPr>
        <w:bidi w:val="0"/>
        <w:rPr>
          <w:rFonts w:hint="default"/>
        </w:rPr>
      </w:pPr>
      <w:r>
        <w:rPr>
          <w:rFonts w:hint="default"/>
        </w:rPr>
        <w:t xml:space="preserve">            "gammaPA":"",</w:t>
      </w:r>
    </w:p>
    <w:p w14:paraId="7F3A61F4">
      <w:pPr>
        <w:bidi w:val="0"/>
        <w:rPr>
          <w:rFonts w:hint="default"/>
        </w:rPr>
      </w:pPr>
      <w:r>
        <w:rPr>
          <w:rFonts w:hint="default"/>
        </w:rPr>
        <w:t xml:space="preserve">            "hedgedPos": "",</w:t>
      </w:r>
    </w:p>
    <w:p w14:paraId="24BA6BAB">
      <w:pPr>
        <w:bidi w:val="0"/>
        <w:rPr>
          <w:rFonts w:hint="default"/>
        </w:rPr>
      </w:pPr>
      <w:r>
        <w:rPr>
          <w:rFonts w:hint="default"/>
        </w:rPr>
        <w:t xml:space="preserve">            "imr":"",</w:t>
      </w:r>
    </w:p>
    <w:p w14:paraId="316C514E">
      <w:pPr>
        <w:bidi w:val="0"/>
        <w:rPr>
          <w:rFonts w:hint="default"/>
        </w:rPr>
      </w:pPr>
      <w:r>
        <w:rPr>
          <w:rFonts w:hint="default"/>
        </w:rPr>
        <w:t xml:space="preserve">            "instId":"ETH-USD-210430",</w:t>
      </w:r>
    </w:p>
    <w:p w14:paraId="4F1808EE">
      <w:pPr>
        <w:bidi w:val="0"/>
        <w:rPr>
          <w:rFonts w:hint="default"/>
        </w:rPr>
      </w:pPr>
      <w:r>
        <w:rPr>
          <w:rFonts w:hint="default"/>
        </w:rPr>
        <w:t xml:space="preserve">            "instType":"FUTURES",</w:t>
      </w:r>
    </w:p>
    <w:p w14:paraId="22C2FDBA">
      <w:pPr>
        <w:bidi w:val="0"/>
        <w:rPr>
          <w:rFonts w:hint="default"/>
        </w:rPr>
      </w:pPr>
      <w:r>
        <w:rPr>
          <w:rFonts w:hint="default"/>
        </w:rPr>
        <w:t xml:space="preserve">            "interest":"0",</w:t>
      </w:r>
    </w:p>
    <w:p w14:paraId="6EA4904B">
      <w:pPr>
        <w:bidi w:val="0"/>
        <w:rPr>
          <w:rFonts w:hint="default"/>
        </w:rPr>
      </w:pPr>
      <w:r>
        <w:rPr>
          <w:rFonts w:hint="default"/>
        </w:rPr>
        <w:t xml:space="preserve">            "idxPx":"2566.13",</w:t>
      </w:r>
    </w:p>
    <w:p w14:paraId="620B7572">
      <w:pPr>
        <w:bidi w:val="0"/>
        <w:rPr>
          <w:rFonts w:hint="default"/>
        </w:rPr>
      </w:pPr>
      <w:r>
        <w:rPr>
          <w:rFonts w:hint="default"/>
        </w:rPr>
        <w:t xml:space="preserve">            "last":"2566.22",</w:t>
      </w:r>
    </w:p>
    <w:p w14:paraId="5C7E2DE5">
      <w:pPr>
        <w:bidi w:val="0"/>
        <w:rPr>
          <w:rFonts w:hint="default"/>
        </w:rPr>
      </w:pPr>
      <w:r>
        <w:rPr>
          <w:rFonts w:hint="default"/>
        </w:rPr>
        <w:t xml:space="preserve">            "lever":"10",</w:t>
      </w:r>
    </w:p>
    <w:p w14:paraId="34091EE2">
      <w:pPr>
        <w:bidi w:val="0"/>
        <w:rPr>
          <w:rFonts w:hint="default"/>
        </w:rPr>
      </w:pPr>
      <w:r>
        <w:rPr>
          <w:rFonts w:hint="default"/>
        </w:rPr>
        <w:t xml:space="preserve">            "liab":"",</w:t>
      </w:r>
    </w:p>
    <w:p w14:paraId="56588097">
      <w:pPr>
        <w:bidi w:val="0"/>
        <w:rPr>
          <w:rFonts w:hint="default"/>
        </w:rPr>
      </w:pPr>
      <w:r>
        <w:rPr>
          <w:rFonts w:hint="default"/>
        </w:rPr>
        <w:t xml:space="preserve">            "liabCcy":"",</w:t>
      </w:r>
    </w:p>
    <w:p w14:paraId="5D298A91">
      <w:pPr>
        <w:bidi w:val="0"/>
        <w:rPr>
          <w:rFonts w:hint="default"/>
        </w:rPr>
      </w:pPr>
      <w:r>
        <w:rPr>
          <w:rFonts w:hint="default"/>
        </w:rPr>
        <w:t xml:space="preserve">            "liqPx":"2352.8496681818233",</w:t>
      </w:r>
    </w:p>
    <w:p w14:paraId="2F760A51">
      <w:pPr>
        <w:bidi w:val="0"/>
        <w:rPr>
          <w:rFonts w:hint="default"/>
        </w:rPr>
      </w:pPr>
      <w:r>
        <w:rPr>
          <w:rFonts w:hint="default"/>
        </w:rPr>
        <w:t xml:space="preserve">            "markPx":"2353.849",</w:t>
      </w:r>
    </w:p>
    <w:p w14:paraId="0C57C777">
      <w:pPr>
        <w:bidi w:val="0"/>
        <w:rPr>
          <w:rFonts w:hint="default"/>
        </w:rPr>
      </w:pPr>
      <w:r>
        <w:rPr>
          <w:rFonts w:hint="default"/>
        </w:rPr>
        <w:t xml:space="preserve">            "margin":"0.0003896645377994",</w:t>
      </w:r>
    </w:p>
    <w:p w14:paraId="1F7486BC">
      <w:pPr>
        <w:bidi w:val="0"/>
        <w:rPr>
          <w:rFonts w:hint="default"/>
        </w:rPr>
      </w:pPr>
      <w:r>
        <w:rPr>
          <w:rFonts w:hint="default"/>
        </w:rPr>
        <w:t xml:space="preserve">            "mgnMode":"isolated",</w:t>
      </w:r>
    </w:p>
    <w:p w14:paraId="6B4D8FD5">
      <w:pPr>
        <w:bidi w:val="0"/>
        <w:rPr>
          <w:rFonts w:hint="default"/>
        </w:rPr>
      </w:pPr>
      <w:r>
        <w:rPr>
          <w:rFonts w:hint="default"/>
        </w:rPr>
        <w:t xml:space="preserve">            "mgnRatio":"11.731726509588816",</w:t>
      </w:r>
    </w:p>
    <w:p w14:paraId="2A9DA310">
      <w:pPr>
        <w:bidi w:val="0"/>
        <w:rPr>
          <w:rFonts w:hint="default"/>
        </w:rPr>
      </w:pPr>
      <w:r>
        <w:rPr>
          <w:rFonts w:hint="default"/>
        </w:rPr>
        <w:t xml:space="preserve">            "mmr":"0.0000311811092368",</w:t>
      </w:r>
    </w:p>
    <w:p w14:paraId="320A1043">
      <w:pPr>
        <w:bidi w:val="0"/>
        <w:rPr>
          <w:rFonts w:hint="default"/>
        </w:rPr>
      </w:pPr>
      <w:r>
        <w:rPr>
          <w:rFonts w:hint="default"/>
        </w:rPr>
        <w:t xml:space="preserve">            "notionalUsd":"2276.2546609009605",</w:t>
      </w:r>
    </w:p>
    <w:p w14:paraId="36EC6B14">
      <w:pPr>
        <w:bidi w:val="0"/>
        <w:rPr>
          <w:rFonts w:hint="default"/>
        </w:rPr>
      </w:pPr>
      <w:r>
        <w:rPr>
          <w:rFonts w:hint="default"/>
        </w:rPr>
        <w:t xml:space="preserve">            "optVal":"",</w:t>
      </w:r>
    </w:p>
    <w:p w14:paraId="5ACA0A35">
      <w:pPr>
        <w:bidi w:val="0"/>
        <w:rPr>
          <w:rFonts w:hint="default"/>
        </w:rPr>
      </w:pPr>
      <w:r>
        <w:rPr>
          <w:rFonts w:hint="default"/>
        </w:rPr>
        <w:t xml:space="preserve">            "pTime":"1619507761462",</w:t>
      </w:r>
    </w:p>
    <w:p w14:paraId="4844240B">
      <w:pPr>
        <w:bidi w:val="0"/>
        <w:rPr>
          <w:rFonts w:hint="default"/>
        </w:rPr>
      </w:pPr>
      <w:r>
        <w:rPr>
          <w:rFonts w:hint="default"/>
        </w:rPr>
        <w:t xml:space="preserve">            "pendingCloseOrdLiabVal":"0.1",</w:t>
      </w:r>
    </w:p>
    <w:p w14:paraId="74D17F83">
      <w:pPr>
        <w:bidi w:val="0"/>
        <w:rPr>
          <w:rFonts w:hint="default"/>
        </w:rPr>
      </w:pPr>
      <w:r>
        <w:rPr>
          <w:rFonts w:hint="default"/>
        </w:rPr>
        <w:t xml:space="preserve">            "pos":"1",</w:t>
      </w:r>
    </w:p>
    <w:p w14:paraId="091BA188">
      <w:pPr>
        <w:bidi w:val="0"/>
        <w:rPr>
          <w:rFonts w:hint="default"/>
        </w:rPr>
      </w:pPr>
      <w:r>
        <w:rPr>
          <w:rFonts w:hint="default"/>
        </w:rPr>
        <w:t xml:space="preserve">            "baseBorrowed": "",</w:t>
      </w:r>
    </w:p>
    <w:p w14:paraId="6200E6F3">
      <w:pPr>
        <w:bidi w:val="0"/>
        <w:rPr>
          <w:rFonts w:hint="default"/>
        </w:rPr>
      </w:pPr>
      <w:r>
        <w:rPr>
          <w:rFonts w:hint="default"/>
        </w:rPr>
        <w:t xml:space="preserve">            "baseInterest": "",</w:t>
      </w:r>
    </w:p>
    <w:p w14:paraId="76B2AA82">
      <w:pPr>
        <w:bidi w:val="0"/>
        <w:rPr>
          <w:rFonts w:hint="default"/>
        </w:rPr>
      </w:pPr>
      <w:r>
        <w:rPr>
          <w:rFonts w:hint="default"/>
        </w:rPr>
        <w:t xml:space="preserve">            "quoteBorrowed": "",</w:t>
      </w:r>
    </w:p>
    <w:p w14:paraId="30150156">
      <w:pPr>
        <w:bidi w:val="0"/>
        <w:rPr>
          <w:rFonts w:hint="default"/>
        </w:rPr>
      </w:pPr>
      <w:r>
        <w:rPr>
          <w:rFonts w:hint="default"/>
        </w:rPr>
        <w:t xml:space="preserve">            "quoteInterest": "",</w:t>
      </w:r>
    </w:p>
    <w:p w14:paraId="47F728C4">
      <w:pPr>
        <w:bidi w:val="0"/>
        <w:rPr>
          <w:rFonts w:hint="default"/>
        </w:rPr>
      </w:pPr>
      <w:r>
        <w:rPr>
          <w:rFonts w:hint="default"/>
        </w:rPr>
        <w:t xml:space="preserve">            "posCcy":"",</w:t>
      </w:r>
    </w:p>
    <w:p w14:paraId="1A35115E">
      <w:pPr>
        <w:bidi w:val="0"/>
        <w:rPr>
          <w:rFonts w:hint="default"/>
        </w:rPr>
      </w:pPr>
      <w:r>
        <w:rPr>
          <w:rFonts w:hint="default"/>
        </w:rPr>
        <w:t xml:space="preserve">            "posId":"307173036051017730",</w:t>
      </w:r>
    </w:p>
    <w:p w14:paraId="64146C26">
      <w:pPr>
        <w:bidi w:val="0"/>
        <w:rPr>
          <w:rFonts w:hint="default"/>
        </w:rPr>
      </w:pPr>
      <w:r>
        <w:rPr>
          <w:rFonts w:hint="default"/>
        </w:rPr>
        <w:t xml:space="preserve">            "posSide":"long",</w:t>
      </w:r>
    </w:p>
    <w:p w14:paraId="651C20F4">
      <w:pPr>
        <w:bidi w:val="0"/>
        <w:rPr>
          <w:rFonts w:hint="default"/>
        </w:rPr>
      </w:pPr>
      <w:r>
        <w:rPr>
          <w:rFonts w:hint="default"/>
        </w:rPr>
        <w:t xml:space="preserve">            "spotInUseAmt": "",</w:t>
      </w:r>
    </w:p>
    <w:p w14:paraId="7A1EC800">
      <w:pPr>
        <w:bidi w:val="0"/>
        <w:rPr>
          <w:rFonts w:hint="default"/>
        </w:rPr>
      </w:pPr>
      <w:r>
        <w:rPr>
          <w:rFonts w:hint="default"/>
        </w:rPr>
        <w:t xml:space="preserve">            "clSpotInUseAmt": "",</w:t>
      </w:r>
    </w:p>
    <w:p w14:paraId="2D164F5A">
      <w:pPr>
        <w:bidi w:val="0"/>
        <w:rPr>
          <w:rFonts w:hint="default"/>
        </w:rPr>
      </w:pPr>
      <w:r>
        <w:rPr>
          <w:rFonts w:hint="default"/>
        </w:rPr>
        <w:t xml:space="preserve">            "maxSpotInUseAmt": "",</w:t>
      </w:r>
    </w:p>
    <w:p w14:paraId="7C6378DD">
      <w:pPr>
        <w:bidi w:val="0"/>
        <w:rPr>
          <w:rFonts w:hint="default"/>
        </w:rPr>
      </w:pPr>
      <w:r>
        <w:rPr>
          <w:rFonts w:hint="default"/>
        </w:rPr>
        <w:t xml:space="preserve">            "spotInUseCcy": "",</w:t>
      </w:r>
    </w:p>
    <w:p w14:paraId="7DDFF59A">
      <w:pPr>
        <w:bidi w:val="0"/>
        <w:rPr>
          <w:rFonts w:hint="default"/>
        </w:rPr>
      </w:pPr>
      <w:r>
        <w:rPr>
          <w:rFonts w:hint="default"/>
        </w:rPr>
        <w:t xml:space="preserve">            "bizRefId": "",</w:t>
      </w:r>
    </w:p>
    <w:p w14:paraId="5765110E">
      <w:pPr>
        <w:bidi w:val="0"/>
        <w:rPr>
          <w:rFonts w:hint="default"/>
        </w:rPr>
      </w:pPr>
      <w:r>
        <w:rPr>
          <w:rFonts w:hint="default"/>
        </w:rPr>
        <w:t xml:space="preserve">            "bizRefType": "",</w:t>
      </w:r>
    </w:p>
    <w:p w14:paraId="2269C700">
      <w:pPr>
        <w:bidi w:val="0"/>
        <w:rPr>
          <w:rFonts w:hint="default"/>
        </w:rPr>
      </w:pPr>
      <w:r>
        <w:rPr>
          <w:rFonts w:hint="default"/>
        </w:rPr>
        <w:t xml:space="preserve">            "thetaBS":"",</w:t>
      </w:r>
    </w:p>
    <w:p w14:paraId="42ABD067">
      <w:pPr>
        <w:bidi w:val="0"/>
        <w:rPr>
          <w:rFonts w:hint="default"/>
        </w:rPr>
      </w:pPr>
      <w:r>
        <w:rPr>
          <w:rFonts w:hint="default"/>
        </w:rPr>
        <w:t xml:space="preserve">            "thetaPA":"",</w:t>
      </w:r>
    </w:p>
    <w:p w14:paraId="35C6C985">
      <w:pPr>
        <w:bidi w:val="0"/>
        <w:rPr>
          <w:rFonts w:hint="default"/>
        </w:rPr>
      </w:pPr>
      <w:r>
        <w:rPr>
          <w:rFonts w:hint="default"/>
        </w:rPr>
        <w:t xml:space="preserve">            "tradeId":"109844",</w:t>
      </w:r>
    </w:p>
    <w:p w14:paraId="25F6BA11">
      <w:pPr>
        <w:bidi w:val="0"/>
        <w:rPr>
          <w:rFonts w:hint="default"/>
        </w:rPr>
      </w:pPr>
      <w:r>
        <w:rPr>
          <w:rFonts w:hint="default"/>
        </w:rPr>
        <w:t xml:space="preserve">            "uTime":"1619507761462",</w:t>
      </w:r>
    </w:p>
    <w:p w14:paraId="5E313D60">
      <w:pPr>
        <w:bidi w:val="0"/>
        <w:rPr>
          <w:rFonts w:hint="default"/>
        </w:rPr>
      </w:pPr>
      <w:r>
        <w:rPr>
          <w:rFonts w:hint="default"/>
        </w:rPr>
        <w:t xml:space="preserve">            "upl":"-0.0000009932766034",</w:t>
      </w:r>
    </w:p>
    <w:p w14:paraId="7C0CA3C0">
      <w:pPr>
        <w:bidi w:val="0"/>
        <w:rPr>
          <w:rFonts w:hint="default"/>
        </w:rPr>
      </w:pPr>
      <w:r>
        <w:rPr>
          <w:rFonts w:hint="default"/>
        </w:rPr>
        <w:t xml:space="preserve">            "uplLastPx":"-0.0000009932766034",</w:t>
      </w:r>
    </w:p>
    <w:p w14:paraId="32D22B92">
      <w:pPr>
        <w:bidi w:val="0"/>
        <w:rPr>
          <w:rFonts w:hint="default"/>
        </w:rPr>
      </w:pPr>
      <w:r>
        <w:rPr>
          <w:rFonts w:hint="default"/>
        </w:rPr>
        <w:t xml:space="preserve">            "uplRatio":"-0.0025490556801078",</w:t>
      </w:r>
    </w:p>
    <w:p w14:paraId="30504B0F">
      <w:pPr>
        <w:bidi w:val="0"/>
        <w:rPr>
          <w:rFonts w:hint="default"/>
        </w:rPr>
      </w:pPr>
      <w:r>
        <w:rPr>
          <w:rFonts w:hint="default"/>
        </w:rPr>
        <w:t xml:space="preserve">            "uplRatioLastPx":"-0.0025490556801078",</w:t>
      </w:r>
    </w:p>
    <w:p w14:paraId="49AFE716">
      <w:pPr>
        <w:bidi w:val="0"/>
        <w:rPr>
          <w:rFonts w:hint="default"/>
        </w:rPr>
      </w:pPr>
      <w:r>
        <w:rPr>
          <w:rFonts w:hint="default"/>
        </w:rPr>
        <w:t xml:space="preserve">            "vegaBS":"",</w:t>
      </w:r>
    </w:p>
    <w:p w14:paraId="682F02D3">
      <w:pPr>
        <w:bidi w:val="0"/>
        <w:rPr>
          <w:rFonts w:hint="default"/>
        </w:rPr>
      </w:pPr>
      <w:r>
        <w:rPr>
          <w:rFonts w:hint="default"/>
        </w:rPr>
        <w:t xml:space="preserve">            "vegaPA":"",</w:t>
      </w:r>
    </w:p>
    <w:p w14:paraId="40ECD664">
      <w:pPr>
        <w:bidi w:val="0"/>
        <w:rPr>
          <w:rFonts w:hint="default"/>
        </w:rPr>
      </w:pPr>
      <w:r>
        <w:rPr>
          <w:rFonts w:hint="default"/>
        </w:rPr>
        <w:t xml:space="preserve">            "realizedPnl":"0.001",</w:t>
      </w:r>
    </w:p>
    <w:p w14:paraId="44E49BD2">
      <w:pPr>
        <w:bidi w:val="0"/>
        <w:rPr>
          <w:rFonts w:hint="default"/>
        </w:rPr>
      </w:pPr>
      <w:r>
        <w:rPr>
          <w:rFonts w:hint="default"/>
        </w:rPr>
        <w:t xml:space="preserve">            "pnl":"0.0011",</w:t>
      </w:r>
    </w:p>
    <w:p w14:paraId="3B8A5E96">
      <w:pPr>
        <w:bidi w:val="0"/>
        <w:rPr>
          <w:rFonts w:hint="default"/>
        </w:rPr>
      </w:pPr>
      <w:r>
        <w:rPr>
          <w:rFonts w:hint="default"/>
        </w:rPr>
        <w:t xml:space="preserve">            "fee":"-0.0001",</w:t>
      </w:r>
    </w:p>
    <w:p w14:paraId="04CE5282">
      <w:pPr>
        <w:bidi w:val="0"/>
        <w:rPr>
          <w:rFonts w:hint="default"/>
        </w:rPr>
      </w:pPr>
      <w:r>
        <w:rPr>
          <w:rFonts w:hint="default"/>
        </w:rPr>
        <w:t xml:space="preserve">            "fundingFee":"0",</w:t>
      </w:r>
    </w:p>
    <w:p w14:paraId="67BE2912">
      <w:pPr>
        <w:bidi w:val="0"/>
        <w:rPr>
          <w:rFonts w:hint="default"/>
        </w:rPr>
      </w:pPr>
      <w:r>
        <w:rPr>
          <w:rFonts w:hint="default"/>
        </w:rPr>
        <w:t xml:space="preserve">            "liqPenalty":"0",</w:t>
      </w:r>
    </w:p>
    <w:p w14:paraId="2B603CEB">
      <w:pPr>
        <w:bidi w:val="0"/>
        <w:rPr>
          <w:rFonts w:hint="default"/>
        </w:rPr>
      </w:pPr>
      <w:r>
        <w:rPr>
          <w:rFonts w:hint="default"/>
        </w:rPr>
        <w:t xml:space="preserve">            "nonSettleAvgPx":"",</w:t>
      </w:r>
    </w:p>
    <w:p w14:paraId="25EA715D">
      <w:pPr>
        <w:bidi w:val="0"/>
        <w:rPr>
          <w:rFonts w:hint="default"/>
        </w:rPr>
      </w:pPr>
      <w:r>
        <w:rPr>
          <w:rFonts w:hint="default"/>
        </w:rPr>
        <w:t xml:space="preserve">            "settledPnl":"",</w:t>
      </w:r>
    </w:p>
    <w:p w14:paraId="06391217">
      <w:pPr>
        <w:bidi w:val="0"/>
        <w:rPr>
          <w:rFonts w:hint="default"/>
        </w:rPr>
      </w:pPr>
      <w:r>
        <w:rPr>
          <w:rFonts w:hint="default"/>
        </w:rPr>
        <w:t xml:space="preserve">            "closeOrderAlgo":[</w:t>
      </w:r>
    </w:p>
    <w:p w14:paraId="3FEF9B4C">
      <w:pPr>
        <w:bidi w:val="0"/>
        <w:rPr>
          <w:rFonts w:hint="default"/>
        </w:rPr>
      </w:pPr>
      <w:r>
        <w:rPr>
          <w:rFonts w:hint="default"/>
        </w:rPr>
        <w:t xml:space="preserve">                {</w:t>
      </w:r>
    </w:p>
    <w:p w14:paraId="5083198A">
      <w:pPr>
        <w:bidi w:val="0"/>
        <w:rPr>
          <w:rFonts w:hint="default"/>
        </w:rPr>
      </w:pPr>
      <w:r>
        <w:rPr>
          <w:rFonts w:hint="default"/>
        </w:rPr>
        <w:t xml:space="preserve">                    "algoId":"123",</w:t>
      </w:r>
    </w:p>
    <w:p w14:paraId="484D9D28">
      <w:pPr>
        <w:bidi w:val="0"/>
        <w:rPr>
          <w:rFonts w:hint="default"/>
        </w:rPr>
      </w:pPr>
      <w:r>
        <w:rPr>
          <w:rFonts w:hint="default"/>
        </w:rPr>
        <w:t xml:space="preserve">                    "slTriggerPx":"123",</w:t>
      </w:r>
    </w:p>
    <w:p w14:paraId="5F2DEFFD">
      <w:pPr>
        <w:bidi w:val="0"/>
        <w:rPr>
          <w:rFonts w:hint="default"/>
        </w:rPr>
      </w:pPr>
      <w:r>
        <w:rPr>
          <w:rFonts w:hint="default"/>
        </w:rPr>
        <w:t xml:space="preserve">                    "slTriggerPxType":"mark",</w:t>
      </w:r>
    </w:p>
    <w:p w14:paraId="55A9B31E">
      <w:pPr>
        <w:bidi w:val="0"/>
        <w:rPr>
          <w:rFonts w:hint="default"/>
        </w:rPr>
      </w:pPr>
      <w:r>
        <w:rPr>
          <w:rFonts w:hint="default"/>
        </w:rPr>
        <w:t xml:space="preserve">                    "tpTriggerPx":"123",</w:t>
      </w:r>
    </w:p>
    <w:p w14:paraId="1A02E2FB">
      <w:pPr>
        <w:bidi w:val="0"/>
        <w:rPr>
          <w:rFonts w:hint="default"/>
        </w:rPr>
      </w:pPr>
      <w:r>
        <w:rPr>
          <w:rFonts w:hint="default"/>
        </w:rPr>
        <w:t xml:space="preserve">                    "tpTriggerPxType":"mark",</w:t>
      </w:r>
    </w:p>
    <w:p w14:paraId="18998F65">
      <w:pPr>
        <w:bidi w:val="0"/>
        <w:rPr>
          <w:rFonts w:hint="default"/>
        </w:rPr>
      </w:pPr>
      <w:r>
        <w:rPr>
          <w:rFonts w:hint="default"/>
        </w:rPr>
        <w:t xml:space="preserve">                    "closeFraction":"0.6"</w:t>
      </w:r>
    </w:p>
    <w:p w14:paraId="09695F37">
      <w:pPr>
        <w:bidi w:val="0"/>
        <w:rPr>
          <w:rFonts w:hint="default"/>
        </w:rPr>
      </w:pPr>
      <w:r>
        <w:rPr>
          <w:rFonts w:hint="default"/>
        </w:rPr>
        <w:t xml:space="preserve">                },</w:t>
      </w:r>
    </w:p>
    <w:p w14:paraId="52BF1518">
      <w:pPr>
        <w:bidi w:val="0"/>
        <w:rPr>
          <w:rFonts w:hint="default"/>
        </w:rPr>
      </w:pPr>
      <w:r>
        <w:rPr>
          <w:rFonts w:hint="default"/>
        </w:rPr>
        <w:t xml:space="preserve">                {</w:t>
      </w:r>
    </w:p>
    <w:p w14:paraId="40B0CF36">
      <w:pPr>
        <w:bidi w:val="0"/>
        <w:rPr>
          <w:rFonts w:hint="default"/>
        </w:rPr>
      </w:pPr>
      <w:r>
        <w:rPr>
          <w:rFonts w:hint="default"/>
        </w:rPr>
        <w:t xml:space="preserve">                    "algoId":"123",</w:t>
      </w:r>
    </w:p>
    <w:p w14:paraId="7C3D5083">
      <w:pPr>
        <w:bidi w:val="0"/>
        <w:rPr>
          <w:rFonts w:hint="default"/>
        </w:rPr>
      </w:pPr>
      <w:r>
        <w:rPr>
          <w:rFonts w:hint="default"/>
        </w:rPr>
        <w:t xml:space="preserve">                    "slTriggerPx":"123",</w:t>
      </w:r>
    </w:p>
    <w:p w14:paraId="7B42E88E">
      <w:pPr>
        <w:bidi w:val="0"/>
        <w:rPr>
          <w:rFonts w:hint="default"/>
        </w:rPr>
      </w:pPr>
      <w:r>
        <w:rPr>
          <w:rFonts w:hint="default"/>
        </w:rPr>
        <w:t xml:space="preserve">                    "slTriggerPxType":"mark",</w:t>
      </w:r>
    </w:p>
    <w:p w14:paraId="5DD708E9">
      <w:pPr>
        <w:bidi w:val="0"/>
        <w:rPr>
          <w:rFonts w:hint="default"/>
        </w:rPr>
      </w:pPr>
      <w:r>
        <w:rPr>
          <w:rFonts w:hint="default"/>
        </w:rPr>
        <w:t xml:space="preserve">                    "tpTriggerPx":"123",</w:t>
      </w:r>
    </w:p>
    <w:p w14:paraId="5B73679B">
      <w:pPr>
        <w:bidi w:val="0"/>
        <w:rPr>
          <w:rFonts w:hint="default"/>
        </w:rPr>
      </w:pPr>
      <w:r>
        <w:rPr>
          <w:rFonts w:hint="default"/>
        </w:rPr>
        <w:t xml:space="preserve">                    "tpTriggerPxType":"mark",</w:t>
      </w:r>
    </w:p>
    <w:p w14:paraId="4865ECD4">
      <w:pPr>
        <w:bidi w:val="0"/>
        <w:rPr>
          <w:rFonts w:hint="default"/>
        </w:rPr>
      </w:pPr>
      <w:r>
        <w:rPr>
          <w:rFonts w:hint="default"/>
        </w:rPr>
        <w:t xml:space="preserve">                    "closeFraction":"0.4"</w:t>
      </w:r>
    </w:p>
    <w:p w14:paraId="0DDF069A">
      <w:pPr>
        <w:bidi w:val="0"/>
        <w:rPr>
          <w:rFonts w:hint="default"/>
        </w:rPr>
      </w:pPr>
      <w:r>
        <w:rPr>
          <w:rFonts w:hint="default"/>
        </w:rPr>
        <w:t xml:space="preserve">                }</w:t>
      </w:r>
    </w:p>
    <w:p w14:paraId="6BF0BFFF">
      <w:pPr>
        <w:bidi w:val="0"/>
        <w:rPr>
          <w:rFonts w:hint="default"/>
        </w:rPr>
      </w:pPr>
      <w:r>
        <w:rPr>
          <w:rFonts w:hint="default"/>
        </w:rPr>
        <w:t xml:space="preserve">            ]</w:t>
      </w:r>
    </w:p>
    <w:p w14:paraId="7887D7CC">
      <w:pPr>
        <w:bidi w:val="0"/>
        <w:rPr>
          <w:rFonts w:hint="default"/>
        </w:rPr>
      </w:pPr>
      <w:r>
        <w:rPr>
          <w:rFonts w:hint="default"/>
        </w:rPr>
        <w:t xml:space="preserve">        }</w:t>
      </w:r>
    </w:p>
    <w:p w14:paraId="32B844B5">
      <w:pPr>
        <w:bidi w:val="0"/>
        <w:rPr>
          <w:rFonts w:hint="default"/>
        </w:rPr>
      </w:pPr>
      <w:r>
        <w:rPr>
          <w:rFonts w:hint="default"/>
        </w:rPr>
        <w:t xml:space="preserve">    ]}</w:t>
      </w:r>
    </w:p>
    <w:p w14:paraId="193DE873">
      <w:pPr>
        <w:bidi w:val="0"/>
      </w:pPr>
      <w:r>
        <w:rPr>
          <w:rFonts w:hint="default"/>
        </w:rPr>
        <w:t>推送示例</w:t>
      </w:r>
    </w:p>
    <w:p w14:paraId="08DF1A89">
      <w:pPr>
        <w:bidi w:val="0"/>
        <w:rPr>
          <w:rFonts w:hint="default"/>
        </w:rPr>
      </w:pPr>
      <w:r>
        <w:rPr>
          <w:rFonts w:hint="default"/>
        </w:rPr>
        <w:t>{</w:t>
      </w:r>
    </w:p>
    <w:p w14:paraId="1F2FB7D9">
      <w:pPr>
        <w:bidi w:val="0"/>
        <w:rPr>
          <w:rFonts w:hint="default"/>
        </w:rPr>
      </w:pPr>
      <w:r>
        <w:rPr>
          <w:rFonts w:hint="default"/>
        </w:rPr>
        <w:t xml:space="preserve">    "arg": {</w:t>
      </w:r>
    </w:p>
    <w:p w14:paraId="1637C186">
      <w:pPr>
        <w:bidi w:val="0"/>
        <w:rPr>
          <w:rFonts w:hint="default"/>
        </w:rPr>
      </w:pPr>
      <w:r>
        <w:rPr>
          <w:rFonts w:hint="default"/>
        </w:rPr>
        <w:t xml:space="preserve">        "channel": "positions",</w:t>
      </w:r>
    </w:p>
    <w:p w14:paraId="02567E13">
      <w:pPr>
        <w:bidi w:val="0"/>
        <w:rPr>
          <w:rFonts w:hint="default"/>
        </w:rPr>
      </w:pPr>
      <w:r>
        <w:rPr>
          <w:rFonts w:hint="default"/>
        </w:rPr>
        <w:t xml:space="preserve">        "uid": "77982378738415879",</w:t>
      </w:r>
    </w:p>
    <w:p w14:paraId="3C9531AC">
      <w:pPr>
        <w:bidi w:val="0"/>
        <w:rPr>
          <w:rFonts w:hint="default"/>
        </w:rPr>
      </w:pPr>
      <w:r>
        <w:rPr>
          <w:rFonts w:hint="default"/>
        </w:rPr>
        <w:t xml:space="preserve">        "instType": "ANY"</w:t>
      </w:r>
    </w:p>
    <w:p w14:paraId="750A65FF">
      <w:pPr>
        <w:bidi w:val="0"/>
        <w:rPr>
          <w:rFonts w:hint="default"/>
        </w:rPr>
      </w:pPr>
      <w:r>
        <w:rPr>
          <w:rFonts w:hint="default"/>
        </w:rPr>
        <w:t xml:space="preserve">    },</w:t>
      </w:r>
    </w:p>
    <w:p w14:paraId="5867D6AC">
      <w:pPr>
        <w:bidi w:val="0"/>
        <w:rPr>
          <w:rFonts w:hint="default"/>
        </w:rPr>
      </w:pPr>
      <w:r>
        <w:rPr>
          <w:rFonts w:hint="default"/>
        </w:rPr>
        <w:t xml:space="preserve">    "eventType": "snapshot",</w:t>
      </w:r>
    </w:p>
    <w:p w14:paraId="75176B0E">
      <w:pPr>
        <w:bidi w:val="0"/>
        <w:rPr>
          <w:rFonts w:hint="default"/>
        </w:rPr>
      </w:pPr>
      <w:r>
        <w:rPr>
          <w:rFonts w:hint="default"/>
        </w:rPr>
        <w:t xml:space="preserve">    "curPage": 1,</w:t>
      </w:r>
    </w:p>
    <w:p w14:paraId="52699192">
      <w:pPr>
        <w:bidi w:val="0"/>
        <w:rPr>
          <w:rFonts w:hint="default"/>
        </w:rPr>
      </w:pPr>
      <w:r>
        <w:rPr>
          <w:rFonts w:hint="default"/>
        </w:rPr>
        <w:t xml:space="preserve">    "lastPage": true,</w:t>
      </w:r>
    </w:p>
    <w:p w14:paraId="0DEE0811">
      <w:pPr>
        <w:bidi w:val="0"/>
        <w:rPr>
          <w:rFonts w:hint="default"/>
        </w:rPr>
      </w:pPr>
      <w:r>
        <w:rPr>
          <w:rFonts w:hint="default"/>
        </w:rPr>
        <w:t xml:space="preserve">    "data": [{</w:t>
      </w:r>
    </w:p>
    <w:p w14:paraId="28B0D9C1">
      <w:pPr>
        <w:bidi w:val="0"/>
        <w:rPr>
          <w:rFonts w:hint="default"/>
        </w:rPr>
      </w:pPr>
      <w:r>
        <w:rPr>
          <w:rFonts w:hint="default"/>
        </w:rPr>
        <w:t xml:space="preserve">        "adl": "1",</w:t>
      </w:r>
    </w:p>
    <w:p w14:paraId="7BEB1D0A">
      <w:pPr>
        <w:bidi w:val="0"/>
        <w:rPr>
          <w:rFonts w:hint="default"/>
        </w:rPr>
      </w:pPr>
      <w:r>
        <w:rPr>
          <w:rFonts w:hint="default"/>
        </w:rPr>
        <w:t xml:space="preserve">        "availPos": "1",</w:t>
      </w:r>
    </w:p>
    <w:p w14:paraId="3283A28B">
      <w:pPr>
        <w:bidi w:val="0"/>
        <w:rPr>
          <w:rFonts w:hint="default"/>
        </w:rPr>
      </w:pPr>
      <w:r>
        <w:rPr>
          <w:rFonts w:hint="default"/>
        </w:rPr>
        <w:t xml:space="preserve">        "avgPx": "2566.31",</w:t>
      </w:r>
    </w:p>
    <w:p w14:paraId="73644295">
      <w:pPr>
        <w:bidi w:val="0"/>
        <w:rPr>
          <w:rFonts w:hint="default"/>
        </w:rPr>
      </w:pPr>
      <w:r>
        <w:rPr>
          <w:rFonts w:hint="default"/>
        </w:rPr>
        <w:t xml:space="preserve">        "cTime": "1619507758793",</w:t>
      </w:r>
    </w:p>
    <w:p w14:paraId="4255AD98">
      <w:pPr>
        <w:bidi w:val="0"/>
        <w:rPr>
          <w:rFonts w:hint="default"/>
        </w:rPr>
      </w:pPr>
      <w:r>
        <w:rPr>
          <w:rFonts w:hint="default"/>
        </w:rPr>
        <w:t xml:space="preserve">        "ccy": "ETH",</w:t>
      </w:r>
    </w:p>
    <w:p w14:paraId="64D7C0BC">
      <w:pPr>
        <w:bidi w:val="0"/>
        <w:rPr>
          <w:rFonts w:hint="default"/>
        </w:rPr>
      </w:pPr>
      <w:r>
        <w:rPr>
          <w:rFonts w:hint="default"/>
        </w:rPr>
        <w:t xml:space="preserve">        "deltaBS": "",</w:t>
      </w:r>
    </w:p>
    <w:p w14:paraId="3F8DBB5B">
      <w:pPr>
        <w:bidi w:val="0"/>
        <w:rPr>
          <w:rFonts w:hint="default"/>
        </w:rPr>
      </w:pPr>
      <w:r>
        <w:rPr>
          <w:rFonts w:hint="default"/>
        </w:rPr>
        <w:t xml:space="preserve">        "deltaPA": "",</w:t>
      </w:r>
    </w:p>
    <w:p w14:paraId="34A66FF8">
      <w:pPr>
        <w:bidi w:val="0"/>
        <w:rPr>
          <w:rFonts w:hint="default"/>
        </w:rPr>
      </w:pPr>
      <w:r>
        <w:rPr>
          <w:rFonts w:hint="default"/>
        </w:rPr>
        <w:t xml:space="preserve">        "gammaBS": "",</w:t>
      </w:r>
    </w:p>
    <w:p w14:paraId="18663BB4">
      <w:pPr>
        <w:bidi w:val="0"/>
        <w:rPr>
          <w:rFonts w:hint="default"/>
        </w:rPr>
      </w:pPr>
      <w:r>
        <w:rPr>
          <w:rFonts w:hint="default"/>
        </w:rPr>
        <w:t xml:space="preserve">        "gammaPA": "",</w:t>
      </w:r>
    </w:p>
    <w:p w14:paraId="44EFFFAA">
      <w:pPr>
        <w:bidi w:val="0"/>
        <w:rPr>
          <w:rFonts w:hint="default"/>
        </w:rPr>
      </w:pPr>
      <w:r>
        <w:rPr>
          <w:rFonts w:hint="default"/>
        </w:rPr>
        <w:t xml:space="preserve">        "hedgedPos": "",</w:t>
      </w:r>
    </w:p>
    <w:p w14:paraId="50E79A5E">
      <w:pPr>
        <w:bidi w:val="0"/>
        <w:rPr>
          <w:rFonts w:hint="default"/>
        </w:rPr>
      </w:pPr>
      <w:r>
        <w:rPr>
          <w:rFonts w:hint="default"/>
        </w:rPr>
        <w:t xml:space="preserve">        "imr": "",</w:t>
      </w:r>
    </w:p>
    <w:p w14:paraId="4B75DDB1">
      <w:pPr>
        <w:bidi w:val="0"/>
        <w:rPr>
          <w:rFonts w:hint="default"/>
        </w:rPr>
      </w:pPr>
      <w:r>
        <w:rPr>
          <w:rFonts w:hint="default"/>
        </w:rPr>
        <w:t xml:space="preserve">        "instId": "ETH-USD-210430",</w:t>
      </w:r>
    </w:p>
    <w:p w14:paraId="03834670">
      <w:pPr>
        <w:bidi w:val="0"/>
        <w:rPr>
          <w:rFonts w:hint="default"/>
        </w:rPr>
      </w:pPr>
      <w:r>
        <w:rPr>
          <w:rFonts w:hint="default"/>
        </w:rPr>
        <w:t xml:space="preserve">        "instType": "FUTURES",</w:t>
      </w:r>
    </w:p>
    <w:p w14:paraId="00B6F0DD">
      <w:pPr>
        <w:bidi w:val="0"/>
        <w:rPr>
          <w:rFonts w:hint="default"/>
        </w:rPr>
      </w:pPr>
      <w:r>
        <w:rPr>
          <w:rFonts w:hint="default"/>
        </w:rPr>
        <w:t xml:space="preserve">        "interest": "0",</w:t>
      </w:r>
    </w:p>
    <w:p w14:paraId="52854C6B">
      <w:pPr>
        <w:bidi w:val="0"/>
        <w:rPr>
          <w:rFonts w:hint="default"/>
        </w:rPr>
      </w:pPr>
      <w:r>
        <w:rPr>
          <w:rFonts w:hint="default"/>
        </w:rPr>
        <w:t xml:space="preserve">        "idxPx": "2566.13",</w:t>
      </w:r>
    </w:p>
    <w:p w14:paraId="4AF0EC30">
      <w:pPr>
        <w:bidi w:val="0"/>
        <w:rPr>
          <w:rFonts w:hint="default"/>
        </w:rPr>
      </w:pPr>
      <w:r>
        <w:rPr>
          <w:rFonts w:hint="default"/>
        </w:rPr>
        <w:t xml:space="preserve">        "last": "2566.22",</w:t>
      </w:r>
    </w:p>
    <w:p w14:paraId="6BBEBCB4">
      <w:pPr>
        <w:bidi w:val="0"/>
        <w:rPr>
          <w:rFonts w:hint="default"/>
        </w:rPr>
      </w:pPr>
      <w:r>
        <w:rPr>
          <w:rFonts w:hint="default"/>
        </w:rPr>
        <w:t xml:space="preserve">        "usdPx": "",</w:t>
      </w:r>
    </w:p>
    <w:p w14:paraId="13240474">
      <w:pPr>
        <w:bidi w:val="0"/>
        <w:rPr>
          <w:rFonts w:hint="default"/>
        </w:rPr>
      </w:pPr>
      <w:r>
        <w:rPr>
          <w:rFonts w:hint="default"/>
        </w:rPr>
        <w:t xml:space="preserve">        "bePx": "2353.949",</w:t>
      </w:r>
    </w:p>
    <w:p w14:paraId="5B58037D">
      <w:pPr>
        <w:bidi w:val="0"/>
        <w:rPr>
          <w:rFonts w:hint="default"/>
        </w:rPr>
      </w:pPr>
      <w:r>
        <w:rPr>
          <w:rFonts w:hint="default"/>
        </w:rPr>
        <w:t xml:space="preserve">        "lever": "10",</w:t>
      </w:r>
    </w:p>
    <w:p w14:paraId="73839126">
      <w:pPr>
        <w:bidi w:val="0"/>
        <w:rPr>
          <w:rFonts w:hint="default"/>
        </w:rPr>
      </w:pPr>
      <w:r>
        <w:rPr>
          <w:rFonts w:hint="default"/>
        </w:rPr>
        <w:t xml:space="preserve">        "liab": "",</w:t>
      </w:r>
    </w:p>
    <w:p w14:paraId="4F6F15EB">
      <w:pPr>
        <w:bidi w:val="0"/>
        <w:rPr>
          <w:rFonts w:hint="default"/>
        </w:rPr>
      </w:pPr>
      <w:r>
        <w:rPr>
          <w:rFonts w:hint="default"/>
        </w:rPr>
        <w:t xml:space="preserve">        "liabCcy": "",</w:t>
      </w:r>
    </w:p>
    <w:p w14:paraId="204FE3DD">
      <w:pPr>
        <w:bidi w:val="0"/>
        <w:rPr>
          <w:rFonts w:hint="default"/>
        </w:rPr>
      </w:pPr>
      <w:r>
        <w:rPr>
          <w:rFonts w:hint="default"/>
        </w:rPr>
        <w:t xml:space="preserve">        "liqPx": "2352.8496681818233",</w:t>
      </w:r>
    </w:p>
    <w:p w14:paraId="508A7F66">
      <w:pPr>
        <w:bidi w:val="0"/>
        <w:rPr>
          <w:rFonts w:hint="default"/>
        </w:rPr>
      </w:pPr>
      <w:r>
        <w:rPr>
          <w:rFonts w:hint="default"/>
        </w:rPr>
        <w:t xml:space="preserve">        "markPx": "2353.849",</w:t>
      </w:r>
    </w:p>
    <w:p w14:paraId="7A7B7DB8">
      <w:pPr>
        <w:bidi w:val="0"/>
        <w:rPr>
          <w:rFonts w:hint="default"/>
        </w:rPr>
      </w:pPr>
      <w:r>
        <w:rPr>
          <w:rFonts w:hint="default"/>
        </w:rPr>
        <w:t xml:space="preserve">        "margin": "0.0003896645377994",</w:t>
      </w:r>
    </w:p>
    <w:p w14:paraId="03BF320D">
      <w:pPr>
        <w:bidi w:val="0"/>
        <w:rPr>
          <w:rFonts w:hint="default"/>
        </w:rPr>
      </w:pPr>
      <w:r>
        <w:rPr>
          <w:rFonts w:hint="default"/>
        </w:rPr>
        <w:t xml:space="preserve">        "mgnMode": "isolated",</w:t>
      </w:r>
    </w:p>
    <w:p w14:paraId="29E8D6BB">
      <w:pPr>
        <w:bidi w:val="0"/>
        <w:rPr>
          <w:rFonts w:hint="default"/>
        </w:rPr>
      </w:pPr>
      <w:r>
        <w:rPr>
          <w:rFonts w:hint="default"/>
        </w:rPr>
        <w:t xml:space="preserve">        "mgnRatio": "11.731726509588816",</w:t>
      </w:r>
    </w:p>
    <w:p w14:paraId="60C22CD0">
      <w:pPr>
        <w:bidi w:val="0"/>
        <w:rPr>
          <w:rFonts w:hint="default"/>
        </w:rPr>
      </w:pPr>
      <w:r>
        <w:rPr>
          <w:rFonts w:hint="default"/>
        </w:rPr>
        <w:t xml:space="preserve">        "mmr": "0.0000311811092368",</w:t>
      </w:r>
    </w:p>
    <w:p w14:paraId="17FB21FA">
      <w:pPr>
        <w:bidi w:val="0"/>
        <w:rPr>
          <w:rFonts w:hint="default"/>
        </w:rPr>
      </w:pPr>
      <w:r>
        <w:rPr>
          <w:rFonts w:hint="default"/>
        </w:rPr>
        <w:t xml:space="preserve">        "notionalUsd": "2276.2546609009605",</w:t>
      </w:r>
    </w:p>
    <w:p w14:paraId="200E9D0D">
      <w:pPr>
        <w:bidi w:val="0"/>
        <w:rPr>
          <w:rFonts w:hint="default"/>
        </w:rPr>
      </w:pPr>
      <w:r>
        <w:rPr>
          <w:rFonts w:hint="default"/>
        </w:rPr>
        <w:t xml:space="preserve">        "optVal": "",</w:t>
      </w:r>
    </w:p>
    <w:p w14:paraId="79EF9611">
      <w:pPr>
        <w:bidi w:val="0"/>
        <w:rPr>
          <w:rFonts w:hint="default"/>
        </w:rPr>
      </w:pPr>
      <w:r>
        <w:rPr>
          <w:rFonts w:hint="default"/>
        </w:rPr>
        <w:t xml:space="preserve">        "pendingCloseOrdLiabVal": "0.1",</w:t>
      </w:r>
    </w:p>
    <w:p w14:paraId="3315FBB3">
      <w:pPr>
        <w:bidi w:val="0"/>
        <w:rPr>
          <w:rFonts w:hint="default"/>
        </w:rPr>
      </w:pPr>
      <w:r>
        <w:rPr>
          <w:rFonts w:hint="default"/>
        </w:rPr>
        <w:t xml:space="preserve">        "pTime": "1619507761462",</w:t>
      </w:r>
    </w:p>
    <w:p w14:paraId="7550FAA3">
      <w:pPr>
        <w:bidi w:val="0"/>
        <w:rPr>
          <w:rFonts w:hint="default"/>
        </w:rPr>
      </w:pPr>
      <w:r>
        <w:rPr>
          <w:rFonts w:hint="default"/>
        </w:rPr>
        <w:t xml:space="preserve">        "pos": "1",</w:t>
      </w:r>
    </w:p>
    <w:p w14:paraId="6F191EF2">
      <w:pPr>
        <w:bidi w:val="0"/>
        <w:rPr>
          <w:rFonts w:hint="default"/>
        </w:rPr>
      </w:pPr>
      <w:r>
        <w:rPr>
          <w:rFonts w:hint="default"/>
        </w:rPr>
        <w:t xml:space="preserve">        "baseBorrowed": "",</w:t>
      </w:r>
    </w:p>
    <w:p w14:paraId="168908C0">
      <w:pPr>
        <w:bidi w:val="0"/>
        <w:rPr>
          <w:rFonts w:hint="default"/>
        </w:rPr>
      </w:pPr>
      <w:r>
        <w:rPr>
          <w:rFonts w:hint="default"/>
        </w:rPr>
        <w:t xml:space="preserve">        "baseInterest": "",</w:t>
      </w:r>
    </w:p>
    <w:p w14:paraId="725D879B">
      <w:pPr>
        <w:bidi w:val="0"/>
        <w:rPr>
          <w:rFonts w:hint="default"/>
        </w:rPr>
      </w:pPr>
      <w:r>
        <w:rPr>
          <w:rFonts w:hint="default"/>
        </w:rPr>
        <w:t xml:space="preserve">        "quoteBorrowed": "",</w:t>
      </w:r>
    </w:p>
    <w:p w14:paraId="610B6826">
      <w:pPr>
        <w:bidi w:val="0"/>
        <w:rPr>
          <w:rFonts w:hint="default"/>
        </w:rPr>
      </w:pPr>
      <w:r>
        <w:rPr>
          <w:rFonts w:hint="default"/>
        </w:rPr>
        <w:t xml:space="preserve">        "quoteInterest": "",</w:t>
      </w:r>
    </w:p>
    <w:p w14:paraId="749C3087">
      <w:pPr>
        <w:bidi w:val="0"/>
        <w:rPr>
          <w:rFonts w:hint="default"/>
        </w:rPr>
      </w:pPr>
      <w:r>
        <w:rPr>
          <w:rFonts w:hint="default"/>
        </w:rPr>
        <w:t xml:space="preserve">        "posCcy": "",</w:t>
      </w:r>
    </w:p>
    <w:p w14:paraId="2807F3DD">
      <w:pPr>
        <w:bidi w:val="0"/>
        <w:rPr>
          <w:rFonts w:hint="default"/>
        </w:rPr>
      </w:pPr>
      <w:r>
        <w:rPr>
          <w:rFonts w:hint="default"/>
        </w:rPr>
        <w:t xml:space="preserve">        "posId": "307173036051017730",</w:t>
      </w:r>
    </w:p>
    <w:p w14:paraId="195C3094">
      <w:pPr>
        <w:bidi w:val="0"/>
        <w:rPr>
          <w:rFonts w:hint="default"/>
        </w:rPr>
      </w:pPr>
      <w:r>
        <w:rPr>
          <w:rFonts w:hint="default"/>
        </w:rPr>
        <w:t xml:space="preserve">        "posSide": "long",</w:t>
      </w:r>
    </w:p>
    <w:p w14:paraId="6C5EBD3B">
      <w:pPr>
        <w:bidi w:val="0"/>
        <w:rPr>
          <w:rFonts w:hint="default"/>
        </w:rPr>
      </w:pPr>
      <w:r>
        <w:rPr>
          <w:rFonts w:hint="default"/>
        </w:rPr>
        <w:t xml:space="preserve">        "spotInUseAmt": "",</w:t>
      </w:r>
    </w:p>
    <w:p w14:paraId="3911A547">
      <w:pPr>
        <w:bidi w:val="0"/>
        <w:rPr>
          <w:rFonts w:hint="default"/>
        </w:rPr>
      </w:pPr>
      <w:r>
        <w:rPr>
          <w:rFonts w:hint="default"/>
        </w:rPr>
        <w:t xml:space="preserve">        "clSpotInUseAmt": "",</w:t>
      </w:r>
    </w:p>
    <w:p w14:paraId="4293E448">
      <w:pPr>
        <w:bidi w:val="0"/>
        <w:rPr>
          <w:rFonts w:hint="default"/>
        </w:rPr>
      </w:pPr>
      <w:r>
        <w:rPr>
          <w:rFonts w:hint="default"/>
        </w:rPr>
        <w:t xml:space="preserve">        "maxSpotInUseAmt": "",</w:t>
      </w:r>
    </w:p>
    <w:p w14:paraId="3BB0D847">
      <w:pPr>
        <w:bidi w:val="0"/>
        <w:rPr>
          <w:rFonts w:hint="default"/>
        </w:rPr>
      </w:pPr>
      <w:r>
        <w:rPr>
          <w:rFonts w:hint="default"/>
        </w:rPr>
        <w:t xml:space="preserve">        "spotInUseCcy": "",</w:t>
      </w:r>
    </w:p>
    <w:p w14:paraId="05606DCE">
      <w:pPr>
        <w:bidi w:val="0"/>
        <w:rPr>
          <w:rFonts w:hint="default"/>
        </w:rPr>
      </w:pPr>
      <w:r>
        <w:rPr>
          <w:rFonts w:hint="default"/>
        </w:rPr>
        <w:t xml:space="preserve">        "bizRefId": "",</w:t>
      </w:r>
    </w:p>
    <w:p w14:paraId="36BB487A">
      <w:pPr>
        <w:bidi w:val="0"/>
        <w:rPr>
          <w:rFonts w:hint="default"/>
        </w:rPr>
      </w:pPr>
      <w:r>
        <w:rPr>
          <w:rFonts w:hint="default"/>
        </w:rPr>
        <w:t xml:space="preserve">        "bizRefType": "",</w:t>
      </w:r>
    </w:p>
    <w:p w14:paraId="307083BC">
      <w:pPr>
        <w:bidi w:val="0"/>
        <w:rPr>
          <w:rFonts w:hint="default"/>
        </w:rPr>
      </w:pPr>
      <w:r>
        <w:rPr>
          <w:rFonts w:hint="default"/>
        </w:rPr>
        <w:t xml:space="preserve">        "thetaBS": "",</w:t>
      </w:r>
    </w:p>
    <w:p w14:paraId="5D4D4A4C">
      <w:pPr>
        <w:bidi w:val="0"/>
        <w:rPr>
          <w:rFonts w:hint="default"/>
        </w:rPr>
      </w:pPr>
      <w:r>
        <w:rPr>
          <w:rFonts w:hint="default"/>
        </w:rPr>
        <w:t xml:space="preserve">        "thetaPA": "",</w:t>
      </w:r>
    </w:p>
    <w:p w14:paraId="292EED9A">
      <w:pPr>
        <w:bidi w:val="0"/>
        <w:rPr>
          <w:rFonts w:hint="default"/>
        </w:rPr>
      </w:pPr>
      <w:r>
        <w:rPr>
          <w:rFonts w:hint="default"/>
        </w:rPr>
        <w:t xml:space="preserve">        "tradeId": "109844",</w:t>
      </w:r>
    </w:p>
    <w:p w14:paraId="502F8344">
      <w:pPr>
        <w:bidi w:val="0"/>
        <w:rPr>
          <w:rFonts w:hint="default"/>
        </w:rPr>
      </w:pPr>
      <w:r>
        <w:rPr>
          <w:rFonts w:hint="default"/>
        </w:rPr>
        <w:t xml:space="preserve">        "uTime": "1619507761462",</w:t>
      </w:r>
    </w:p>
    <w:p w14:paraId="3B1B708C">
      <w:pPr>
        <w:bidi w:val="0"/>
        <w:rPr>
          <w:rFonts w:hint="default"/>
        </w:rPr>
      </w:pPr>
      <w:r>
        <w:rPr>
          <w:rFonts w:hint="default"/>
        </w:rPr>
        <w:t xml:space="preserve">        "upl": "-0.0000009932766034",</w:t>
      </w:r>
    </w:p>
    <w:p w14:paraId="67D90EED">
      <w:pPr>
        <w:bidi w:val="0"/>
        <w:rPr>
          <w:rFonts w:hint="default"/>
        </w:rPr>
      </w:pPr>
      <w:r>
        <w:rPr>
          <w:rFonts w:hint="default"/>
        </w:rPr>
        <w:t xml:space="preserve">        "uplLastPx": "-0.0000009932766034",</w:t>
      </w:r>
    </w:p>
    <w:p w14:paraId="66A436A6">
      <w:pPr>
        <w:bidi w:val="0"/>
        <w:rPr>
          <w:rFonts w:hint="default"/>
        </w:rPr>
      </w:pPr>
      <w:r>
        <w:rPr>
          <w:rFonts w:hint="default"/>
        </w:rPr>
        <w:t xml:space="preserve">        "uplRatio": "-0.0025490556801078",</w:t>
      </w:r>
    </w:p>
    <w:p w14:paraId="695FD149">
      <w:pPr>
        <w:bidi w:val="0"/>
        <w:rPr>
          <w:rFonts w:hint="default"/>
        </w:rPr>
      </w:pPr>
      <w:r>
        <w:rPr>
          <w:rFonts w:hint="default"/>
        </w:rPr>
        <w:t xml:space="preserve">        "uplRatioLastPx": "-0.0025490556801078",</w:t>
      </w:r>
    </w:p>
    <w:p w14:paraId="3F6D7BBA">
      <w:pPr>
        <w:bidi w:val="0"/>
        <w:rPr>
          <w:rFonts w:hint="default"/>
        </w:rPr>
      </w:pPr>
      <w:r>
        <w:rPr>
          <w:rFonts w:hint="default"/>
        </w:rPr>
        <w:t xml:space="preserve">        "vegaBS": "",</w:t>
      </w:r>
    </w:p>
    <w:p w14:paraId="2068C9C4">
      <w:pPr>
        <w:bidi w:val="0"/>
        <w:rPr>
          <w:rFonts w:hint="default"/>
        </w:rPr>
      </w:pPr>
      <w:r>
        <w:rPr>
          <w:rFonts w:hint="default"/>
        </w:rPr>
        <w:t xml:space="preserve">        "vegaPA": "",</w:t>
      </w:r>
    </w:p>
    <w:p w14:paraId="42DD3A10">
      <w:pPr>
        <w:bidi w:val="0"/>
        <w:rPr>
          <w:rFonts w:hint="default"/>
        </w:rPr>
      </w:pPr>
      <w:r>
        <w:rPr>
          <w:rFonts w:hint="default"/>
        </w:rPr>
        <w:t xml:space="preserve">        "realizedPnl": "0.001",</w:t>
      </w:r>
    </w:p>
    <w:p w14:paraId="58670B3C">
      <w:pPr>
        <w:bidi w:val="0"/>
        <w:rPr>
          <w:rFonts w:hint="default"/>
        </w:rPr>
      </w:pPr>
      <w:r>
        <w:rPr>
          <w:rFonts w:hint="default"/>
        </w:rPr>
        <w:t xml:space="preserve">        "pnl": "0.0011",</w:t>
      </w:r>
    </w:p>
    <w:p w14:paraId="2F8C0427">
      <w:pPr>
        <w:bidi w:val="0"/>
        <w:rPr>
          <w:rFonts w:hint="default"/>
        </w:rPr>
      </w:pPr>
      <w:r>
        <w:rPr>
          <w:rFonts w:hint="default"/>
        </w:rPr>
        <w:t xml:space="preserve">        "fee": "-0.0001",</w:t>
      </w:r>
    </w:p>
    <w:p w14:paraId="1FD2C187">
      <w:pPr>
        <w:bidi w:val="0"/>
        <w:rPr>
          <w:rFonts w:hint="default"/>
        </w:rPr>
      </w:pPr>
      <w:r>
        <w:rPr>
          <w:rFonts w:hint="default"/>
        </w:rPr>
        <w:t xml:space="preserve">        "fundingFee": "0",</w:t>
      </w:r>
    </w:p>
    <w:p w14:paraId="3243A1BD">
      <w:pPr>
        <w:bidi w:val="0"/>
        <w:rPr>
          <w:rFonts w:hint="default"/>
        </w:rPr>
      </w:pPr>
      <w:r>
        <w:rPr>
          <w:rFonts w:hint="default"/>
        </w:rPr>
        <w:t xml:space="preserve">        "liqPenalty": "0",</w:t>
      </w:r>
    </w:p>
    <w:p w14:paraId="2D29F949">
      <w:pPr>
        <w:bidi w:val="0"/>
        <w:rPr>
          <w:rFonts w:hint="default"/>
        </w:rPr>
      </w:pPr>
      <w:r>
        <w:rPr>
          <w:rFonts w:hint="default"/>
        </w:rPr>
        <w:t xml:space="preserve">        "nonSettleAvgPx": "",</w:t>
      </w:r>
    </w:p>
    <w:p w14:paraId="482CAE29">
      <w:pPr>
        <w:bidi w:val="0"/>
        <w:rPr>
          <w:rFonts w:hint="default"/>
        </w:rPr>
      </w:pPr>
      <w:r>
        <w:rPr>
          <w:rFonts w:hint="default"/>
        </w:rPr>
        <w:t xml:space="preserve">        "settledPnl": "",</w:t>
      </w:r>
    </w:p>
    <w:p w14:paraId="3D358D04">
      <w:pPr>
        <w:bidi w:val="0"/>
        <w:rPr>
          <w:rFonts w:hint="default"/>
        </w:rPr>
      </w:pPr>
      <w:r>
        <w:rPr>
          <w:rFonts w:hint="default"/>
        </w:rPr>
        <w:t xml:space="preserve">        "closeOrderAlgo": [{</w:t>
      </w:r>
    </w:p>
    <w:p w14:paraId="41B6F36A">
      <w:pPr>
        <w:bidi w:val="0"/>
        <w:rPr>
          <w:rFonts w:hint="default"/>
        </w:rPr>
      </w:pPr>
      <w:r>
        <w:rPr>
          <w:rFonts w:hint="default"/>
        </w:rPr>
        <w:t xml:space="preserve">                "algoId": "123",</w:t>
      </w:r>
    </w:p>
    <w:p w14:paraId="0DA93C8D">
      <w:pPr>
        <w:bidi w:val="0"/>
        <w:rPr>
          <w:rFonts w:hint="default"/>
        </w:rPr>
      </w:pPr>
      <w:r>
        <w:rPr>
          <w:rFonts w:hint="default"/>
        </w:rPr>
        <w:t xml:space="preserve">                "slTriggerPx": "123",</w:t>
      </w:r>
    </w:p>
    <w:p w14:paraId="03F7B410">
      <w:pPr>
        <w:bidi w:val="0"/>
        <w:rPr>
          <w:rFonts w:hint="default"/>
        </w:rPr>
      </w:pPr>
      <w:r>
        <w:rPr>
          <w:rFonts w:hint="default"/>
        </w:rPr>
        <w:t xml:space="preserve">                "slTriggerPxType": "mark",</w:t>
      </w:r>
    </w:p>
    <w:p w14:paraId="7ACE5956">
      <w:pPr>
        <w:bidi w:val="0"/>
        <w:rPr>
          <w:rFonts w:hint="default"/>
        </w:rPr>
      </w:pPr>
      <w:r>
        <w:rPr>
          <w:rFonts w:hint="default"/>
        </w:rPr>
        <w:t xml:space="preserve">                "tpTriggerPx": "123",</w:t>
      </w:r>
    </w:p>
    <w:p w14:paraId="7A142417">
      <w:pPr>
        <w:bidi w:val="0"/>
        <w:rPr>
          <w:rFonts w:hint="default"/>
        </w:rPr>
      </w:pPr>
      <w:r>
        <w:rPr>
          <w:rFonts w:hint="default"/>
        </w:rPr>
        <w:t xml:space="preserve">                "tpTriggerPxType": "mark",</w:t>
      </w:r>
    </w:p>
    <w:p w14:paraId="2FE98063">
      <w:pPr>
        <w:bidi w:val="0"/>
        <w:rPr>
          <w:rFonts w:hint="default"/>
        </w:rPr>
      </w:pPr>
      <w:r>
        <w:rPr>
          <w:rFonts w:hint="default"/>
        </w:rPr>
        <w:t xml:space="preserve">                "closeFraction": "0.6"</w:t>
      </w:r>
    </w:p>
    <w:p w14:paraId="619AC112">
      <w:pPr>
        <w:bidi w:val="0"/>
        <w:rPr>
          <w:rFonts w:hint="default"/>
        </w:rPr>
      </w:pPr>
      <w:r>
        <w:rPr>
          <w:rFonts w:hint="default"/>
        </w:rPr>
        <w:t xml:space="preserve">            },</w:t>
      </w:r>
    </w:p>
    <w:p w14:paraId="63DD47D4">
      <w:pPr>
        <w:bidi w:val="0"/>
        <w:rPr>
          <w:rFonts w:hint="default"/>
        </w:rPr>
      </w:pPr>
      <w:r>
        <w:rPr>
          <w:rFonts w:hint="default"/>
        </w:rPr>
        <w:t xml:space="preserve">            {</w:t>
      </w:r>
    </w:p>
    <w:p w14:paraId="4614D235">
      <w:pPr>
        <w:bidi w:val="0"/>
        <w:rPr>
          <w:rFonts w:hint="default"/>
        </w:rPr>
      </w:pPr>
      <w:r>
        <w:rPr>
          <w:rFonts w:hint="default"/>
        </w:rPr>
        <w:t xml:space="preserve">                "algoId": "123",</w:t>
      </w:r>
    </w:p>
    <w:p w14:paraId="571FF727">
      <w:pPr>
        <w:bidi w:val="0"/>
        <w:rPr>
          <w:rFonts w:hint="default"/>
        </w:rPr>
      </w:pPr>
      <w:r>
        <w:rPr>
          <w:rFonts w:hint="default"/>
        </w:rPr>
        <w:t xml:space="preserve">                "slTriggerPx": "123",</w:t>
      </w:r>
    </w:p>
    <w:p w14:paraId="655372A0">
      <w:pPr>
        <w:bidi w:val="0"/>
        <w:rPr>
          <w:rFonts w:hint="default"/>
        </w:rPr>
      </w:pPr>
      <w:r>
        <w:rPr>
          <w:rFonts w:hint="default"/>
        </w:rPr>
        <w:t xml:space="preserve">                "slTriggerPxType": "mark",</w:t>
      </w:r>
    </w:p>
    <w:p w14:paraId="47DB28AA">
      <w:pPr>
        <w:bidi w:val="0"/>
        <w:rPr>
          <w:rFonts w:hint="default"/>
        </w:rPr>
      </w:pPr>
      <w:r>
        <w:rPr>
          <w:rFonts w:hint="default"/>
        </w:rPr>
        <w:t xml:space="preserve">                "tpTriggerPx": "123",</w:t>
      </w:r>
    </w:p>
    <w:p w14:paraId="75C9782D">
      <w:pPr>
        <w:bidi w:val="0"/>
        <w:rPr>
          <w:rFonts w:hint="default"/>
        </w:rPr>
      </w:pPr>
      <w:r>
        <w:rPr>
          <w:rFonts w:hint="default"/>
        </w:rPr>
        <w:t xml:space="preserve">                "tpTriggerPxType": "mark",</w:t>
      </w:r>
    </w:p>
    <w:p w14:paraId="157A54EA">
      <w:pPr>
        <w:bidi w:val="0"/>
        <w:rPr>
          <w:rFonts w:hint="default"/>
        </w:rPr>
      </w:pPr>
      <w:r>
        <w:rPr>
          <w:rFonts w:hint="default"/>
        </w:rPr>
        <w:t xml:space="preserve">                "closeFraction": "0.4"</w:t>
      </w:r>
    </w:p>
    <w:p w14:paraId="15FFE025">
      <w:pPr>
        <w:bidi w:val="0"/>
        <w:rPr>
          <w:rFonts w:hint="default"/>
        </w:rPr>
      </w:pPr>
      <w:r>
        <w:rPr>
          <w:rFonts w:hint="default"/>
        </w:rPr>
        <w:t xml:space="preserve">            }</w:t>
      </w:r>
    </w:p>
    <w:p w14:paraId="6AB7002E">
      <w:pPr>
        <w:bidi w:val="0"/>
        <w:rPr>
          <w:rFonts w:hint="default"/>
        </w:rPr>
      </w:pPr>
      <w:r>
        <w:rPr>
          <w:rFonts w:hint="default"/>
        </w:rPr>
        <w:t xml:space="preserve">        ]</w:t>
      </w:r>
    </w:p>
    <w:p w14:paraId="2629030D">
      <w:pPr>
        <w:bidi w:val="0"/>
        <w:rPr>
          <w:rFonts w:hint="default"/>
        </w:rPr>
      </w:pPr>
      <w:r>
        <w:rPr>
          <w:rFonts w:hint="default"/>
        </w:rPr>
        <w:t xml:space="preserve">    }, {</w:t>
      </w:r>
    </w:p>
    <w:p w14:paraId="09BA372F">
      <w:pPr>
        <w:bidi w:val="0"/>
        <w:rPr>
          <w:rFonts w:hint="default"/>
        </w:rPr>
      </w:pPr>
      <w:r>
        <w:rPr>
          <w:rFonts w:hint="default"/>
        </w:rPr>
        <w:t xml:space="preserve">        "adl": "1",</w:t>
      </w:r>
    </w:p>
    <w:p w14:paraId="07EF1ED8">
      <w:pPr>
        <w:bidi w:val="0"/>
        <w:rPr>
          <w:rFonts w:hint="default"/>
        </w:rPr>
      </w:pPr>
      <w:r>
        <w:rPr>
          <w:rFonts w:hint="default"/>
        </w:rPr>
        <w:t xml:space="preserve">        "availPos": "1",</w:t>
      </w:r>
    </w:p>
    <w:p w14:paraId="5A975FC6">
      <w:pPr>
        <w:bidi w:val="0"/>
        <w:rPr>
          <w:rFonts w:hint="default"/>
        </w:rPr>
      </w:pPr>
      <w:r>
        <w:rPr>
          <w:rFonts w:hint="default"/>
        </w:rPr>
        <w:t xml:space="preserve">        "avgPx": "2566.31",</w:t>
      </w:r>
    </w:p>
    <w:p w14:paraId="2B5B57ED">
      <w:pPr>
        <w:bidi w:val="0"/>
        <w:rPr>
          <w:rFonts w:hint="default"/>
        </w:rPr>
      </w:pPr>
      <w:r>
        <w:rPr>
          <w:rFonts w:hint="default"/>
        </w:rPr>
        <w:t xml:space="preserve">        "cTime": "1619507758793",</w:t>
      </w:r>
    </w:p>
    <w:p w14:paraId="593E3D05">
      <w:pPr>
        <w:bidi w:val="0"/>
        <w:rPr>
          <w:rFonts w:hint="default"/>
        </w:rPr>
      </w:pPr>
      <w:r>
        <w:rPr>
          <w:rFonts w:hint="default"/>
        </w:rPr>
        <w:t xml:space="preserve">        "ccy": "ETH",</w:t>
      </w:r>
    </w:p>
    <w:p w14:paraId="239C72CA">
      <w:pPr>
        <w:bidi w:val="0"/>
        <w:rPr>
          <w:rFonts w:hint="default"/>
        </w:rPr>
      </w:pPr>
      <w:r>
        <w:rPr>
          <w:rFonts w:hint="default"/>
        </w:rPr>
        <w:t xml:space="preserve">        "deltaBS": "",</w:t>
      </w:r>
    </w:p>
    <w:p w14:paraId="456D8685">
      <w:pPr>
        <w:bidi w:val="0"/>
        <w:rPr>
          <w:rFonts w:hint="default"/>
        </w:rPr>
      </w:pPr>
      <w:r>
        <w:rPr>
          <w:rFonts w:hint="default"/>
        </w:rPr>
        <w:t xml:space="preserve">        "deltaPA": "",</w:t>
      </w:r>
    </w:p>
    <w:p w14:paraId="635A6723">
      <w:pPr>
        <w:bidi w:val="0"/>
        <w:rPr>
          <w:rFonts w:hint="default"/>
        </w:rPr>
      </w:pPr>
      <w:r>
        <w:rPr>
          <w:rFonts w:hint="default"/>
        </w:rPr>
        <w:t xml:space="preserve">        "gammaBS": "",</w:t>
      </w:r>
    </w:p>
    <w:p w14:paraId="118C638D">
      <w:pPr>
        <w:bidi w:val="0"/>
        <w:rPr>
          <w:rFonts w:hint="default"/>
        </w:rPr>
      </w:pPr>
      <w:r>
        <w:rPr>
          <w:rFonts w:hint="default"/>
        </w:rPr>
        <w:t xml:space="preserve">        "gammaPA": "",</w:t>
      </w:r>
    </w:p>
    <w:p w14:paraId="0723CE0D">
      <w:pPr>
        <w:bidi w:val="0"/>
        <w:rPr>
          <w:rFonts w:hint="default"/>
        </w:rPr>
      </w:pPr>
      <w:r>
        <w:rPr>
          <w:rFonts w:hint="default"/>
        </w:rPr>
        <w:t xml:space="preserve">        "imr": "",</w:t>
      </w:r>
    </w:p>
    <w:p w14:paraId="13B34DD5">
      <w:pPr>
        <w:bidi w:val="0"/>
        <w:rPr>
          <w:rFonts w:hint="default"/>
        </w:rPr>
      </w:pPr>
      <w:r>
        <w:rPr>
          <w:rFonts w:hint="default"/>
        </w:rPr>
        <w:t xml:space="preserve">        "hedgedPos": "",</w:t>
      </w:r>
    </w:p>
    <w:p w14:paraId="0E3DBF33">
      <w:pPr>
        <w:bidi w:val="0"/>
        <w:rPr>
          <w:rFonts w:hint="default"/>
        </w:rPr>
      </w:pPr>
      <w:r>
        <w:rPr>
          <w:rFonts w:hint="default"/>
        </w:rPr>
        <w:t xml:space="preserve">        "instId": "ETH-USD-SWAP",</w:t>
      </w:r>
    </w:p>
    <w:p w14:paraId="26B815B1">
      <w:pPr>
        <w:bidi w:val="0"/>
        <w:rPr>
          <w:rFonts w:hint="default"/>
        </w:rPr>
      </w:pPr>
      <w:r>
        <w:rPr>
          <w:rFonts w:hint="default"/>
        </w:rPr>
        <w:t xml:space="preserve">        "instType": "SWAP",</w:t>
      </w:r>
    </w:p>
    <w:p w14:paraId="36F4A0CD">
      <w:pPr>
        <w:bidi w:val="0"/>
        <w:rPr>
          <w:rFonts w:hint="default"/>
        </w:rPr>
      </w:pPr>
      <w:r>
        <w:rPr>
          <w:rFonts w:hint="default"/>
        </w:rPr>
        <w:t xml:space="preserve">        "interest": "0",</w:t>
      </w:r>
    </w:p>
    <w:p w14:paraId="3DD4E090">
      <w:pPr>
        <w:bidi w:val="0"/>
        <w:rPr>
          <w:rFonts w:hint="default"/>
        </w:rPr>
      </w:pPr>
      <w:r>
        <w:rPr>
          <w:rFonts w:hint="default"/>
        </w:rPr>
        <w:t xml:space="preserve">        "idxPx": "2566.13",</w:t>
      </w:r>
    </w:p>
    <w:p w14:paraId="03001969">
      <w:pPr>
        <w:bidi w:val="0"/>
        <w:rPr>
          <w:rFonts w:hint="default"/>
        </w:rPr>
      </w:pPr>
      <w:r>
        <w:rPr>
          <w:rFonts w:hint="default"/>
        </w:rPr>
        <w:t xml:space="preserve">        "last": "2566.22",</w:t>
      </w:r>
    </w:p>
    <w:p w14:paraId="2CCA1609">
      <w:pPr>
        <w:bidi w:val="0"/>
        <w:rPr>
          <w:rFonts w:hint="default"/>
        </w:rPr>
      </w:pPr>
      <w:r>
        <w:rPr>
          <w:rFonts w:hint="default"/>
        </w:rPr>
        <w:t xml:space="preserve">        "usdPx": "",</w:t>
      </w:r>
    </w:p>
    <w:p w14:paraId="2819275B">
      <w:pPr>
        <w:bidi w:val="0"/>
        <w:rPr>
          <w:rFonts w:hint="default"/>
        </w:rPr>
      </w:pPr>
      <w:r>
        <w:rPr>
          <w:rFonts w:hint="default"/>
        </w:rPr>
        <w:t xml:space="preserve">        "bePx": "2353.949",</w:t>
      </w:r>
    </w:p>
    <w:p w14:paraId="32056B79">
      <w:pPr>
        <w:bidi w:val="0"/>
        <w:rPr>
          <w:rFonts w:hint="default"/>
        </w:rPr>
      </w:pPr>
      <w:r>
        <w:rPr>
          <w:rFonts w:hint="default"/>
        </w:rPr>
        <w:t xml:space="preserve">        "lever": "10",</w:t>
      </w:r>
    </w:p>
    <w:p w14:paraId="21603800">
      <w:pPr>
        <w:bidi w:val="0"/>
        <w:rPr>
          <w:rFonts w:hint="default"/>
        </w:rPr>
      </w:pPr>
      <w:r>
        <w:rPr>
          <w:rFonts w:hint="default"/>
        </w:rPr>
        <w:t xml:space="preserve">        "liab": "",</w:t>
      </w:r>
    </w:p>
    <w:p w14:paraId="28B4683B">
      <w:pPr>
        <w:bidi w:val="0"/>
        <w:rPr>
          <w:rFonts w:hint="default"/>
        </w:rPr>
      </w:pPr>
      <w:r>
        <w:rPr>
          <w:rFonts w:hint="default"/>
        </w:rPr>
        <w:t xml:space="preserve">        "liabCcy": "",</w:t>
      </w:r>
    </w:p>
    <w:p w14:paraId="143C23B6">
      <w:pPr>
        <w:bidi w:val="0"/>
        <w:rPr>
          <w:rFonts w:hint="default"/>
        </w:rPr>
      </w:pPr>
      <w:r>
        <w:rPr>
          <w:rFonts w:hint="default"/>
        </w:rPr>
        <w:t xml:space="preserve">        "liqPx": "2352.8496681818233",</w:t>
      </w:r>
    </w:p>
    <w:p w14:paraId="3BD673CC">
      <w:pPr>
        <w:bidi w:val="0"/>
        <w:rPr>
          <w:rFonts w:hint="default"/>
        </w:rPr>
      </w:pPr>
      <w:r>
        <w:rPr>
          <w:rFonts w:hint="default"/>
        </w:rPr>
        <w:t xml:space="preserve">        "markPx": "2353.849",</w:t>
      </w:r>
    </w:p>
    <w:p w14:paraId="19343173">
      <w:pPr>
        <w:bidi w:val="0"/>
        <w:rPr>
          <w:rFonts w:hint="default"/>
        </w:rPr>
      </w:pPr>
      <w:r>
        <w:rPr>
          <w:rFonts w:hint="default"/>
        </w:rPr>
        <w:t xml:space="preserve">        "margin": "0.0003896645377994",</w:t>
      </w:r>
    </w:p>
    <w:p w14:paraId="42457D80">
      <w:pPr>
        <w:bidi w:val="0"/>
        <w:rPr>
          <w:rFonts w:hint="default"/>
        </w:rPr>
      </w:pPr>
      <w:r>
        <w:rPr>
          <w:rFonts w:hint="default"/>
        </w:rPr>
        <w:t xml:space="preserve">        "mgnMode": "isolated",</w:t>
      </w:r>
    </w:p>
    <w:p w14:paraId="6B6C6F42">
      <w:pPr>
        <w:bidi w:val="0"/>
        <w:rPr>
          <w:rFonts w:hint="default"/>
        </w:rPr>
      </w:pPr>
      <w:r>
        <w:rPr>
          <w:rFonts w:hint="default"/>
        </w:rPr>
        <w:t xml:space="preserve">        "mgnRatio": "11.731726509588816",</w:t>
      </w:r>
    </w:p>
    <w:p w14:paraId="03FD6D94">
      <w:pPr>
        <w:bidi w:val="0"/>
        <w:rPr>
          <w:rFonts w:hint="default"/>
        </w:rPr>
      </w:pPr>
      <w:r>
        <w:rPr>
          <w:rFonts w:hint="default"/>
        </w:rPr>
        <w:t xml:space="preserve">        "mmr": "0.0000311811092368",</w:t>
      </w:r>
    </w:p>
    <w:p w14:paraId="64233694">
      <w:pPr>
        <w:bidi w:val="0"/>
        <w:rPr>
          <w:rFonts w:hint="default"/>
        </w:rPr>
      </w:pPr>
      <w:r>
        <w:rPr>
          <w:rFonts w:hint="default"/>
        </w:rPr>
        <w:t xml:space="preserve">        "notionalUsd": "2276.2546609009605",</w:t>
      </w:r>
    </w:p>
    <w:p w14:paraId="642EF6B0">
      <w:pPr>
        <w:bidi w:val="0"/>
        <w:rPr>
          <w:rFonts w:hint="default"/>
        </w:rPr>
      </w:pPr>
      <w:r>
        <w:rPr>
          <w:rFonts w:hint="default"/>
        </w:rPr>
        <w:t xml:space="preserve">        "optVal": "",</w:t>
      </w:r>
    </w:p>
    <w:p w14:paraId="46DCE687">
      <w:pPr>
        <w:bidi w:val="0"/>
        <w:rPr>
          <w:rFonts w:hint="default"/>
        </w:rPr>
      </w:pPr>
      <w:r>
        <w:rPr>
          <w:rFonts w:hint="default"/>
        </w:rPr>
        <w:t xml:space="preserve">        "pendingCloseOrdLiabVal": "0.1",</w:t>
      </w:r>
    </w:p>
    <w:p w14:paraId="33CBBFD3">
      <w:pPr>
        <w:bidi w:val="0"/>
        <w:rPr>
          <w:rFonts w:hint="default"/>
        </w:rPr>
      </w:pPr>
      <w:r>
        <w:rPr>
          <w:rFonts w:hint="default"/>
        </w:rPr>
        <w:t xml:space="preserve">        "pTime": "1619507761462",</w:t>
      </w:r>
    </w:p>
    <w:p w14:paraId="52BD8F91">
      <w:pPr>
        <w:bidi w:val="0"/>
        <w:rPr>
          <w:rFonts w:hint="default"/>
        </w:rPr>
      </w:pPr>
      <w:r>
        <w:rPr>
          <w:rFonts w:hint="default"/>
        </w:rPr>
        <w:t xml:space="preserve">        "pos": "1",</w:t>
      </w:r>
    </w:p>
    <w:p w14:paraId="75D189FC">
      <w:pPr>
        <w:bidi w:val="0"/>
        <w:rPr>
          <w:rFonts w:hint="default"/>
        </w:rPr>
      </w:pPr>
      <w:r>
        <w:rPr>
          <w:rFonts w:hint="default"/>
        </w:rPr>
        <w:t xml:space="preserve">        "baseBorrowed": "",</w:t>
      </w:r>
    </w:p>
    <w:p w14:paraId="7B755196">
      <w:pPr>
        <w:bidi w:val="0"/>
        <w:rPr>
          <w:rFonts w:hint="default"/>
        </w:rPr>
      </w:pPr>
      <w:r>
        <w:rPr>
          <w:rFonts w:hint="default"/>
        </w:rPr>
        <w:t xml:space="preserve">        "baseInterest": "",</w:t>
      </w:r>
    </w:p>
    <w:p w14:paraId="26F791B4">
      <w:pPr>
        <w:bidi w:val="0"/>
        <w:rPr>
          <w:rFonts w:hint="default"/>
        </w:rPr>
      </w:pPr>
      <w:r>
        <w:rPr>
          <w:rFonts w:hint="default"/>
        </w:rPr>
        <w:t xml:space="preserve">        "quoteBorrowed": "",</w:t>
      </w:r>
    </w:p>
    <w:p w14:paraId="354B0C29">
      <w:pPr>
        <w:bidi w:val="0"/>
        <w:rPr>
          <w:rFonts w:hint="default"/>
        </w:rPr>
      </w:pPr>
      <w:r>
        <w:rPr>
          <w:rFonts w:hint="default"/>
        </w:rPr>
        <w:t xml:space="preserve">        "quoteInterest": "",</w:t>
      </w:r>
    </w:p>
    <w:p w14:paraId="46A0C3CB">
      <w:pPr>
        <w:bidi w:val="0"/>
        <w:rPr>
          <w:rFonts w:hint="default"/>
        </w:rPr>
      </w:pPr>
      <w:r>
        <w:rPr>
          <w:rFonts w:hint="default"/>
        </w:rPr>
        <w:t xml:space="preserve">        "posCcy": "",</w:t>
      </w:r>
    </w:p>
    <w:p w14:paraId="732159D7">
      <w:pPr>
        <w:bidi w:val="0"/>
        <w:rPr>
          <w:rFonts w:hint="default"/>
        </w:rPr>
      </w:pPr>
      <w:r>
        <w:rPr>
          <w:rFonts w:hint="default"/>
        </w:rPr>
        <w:t xml:space="preserve">        "posId": "307173036051017730",</w:t>
      </w:r>
    </w:p>
    <w:p w14:paraId="332065D1">
      <w:pPr>
        <w:bidi w:val="0"/>
        <w:rPr>
          <w:rFonts w:hint="default"/>
        </w:rPr>
      </w:pPr>
      <w:r>
        <w:rPr>
          <w:rFonts w:hint="default"/>
        </w:rPr>
        <w:t xml:space="preserve">        "posSide": "long",</w:t>
      </w:r>
    </w:p>
    <w:p w14:paraId="7E9E49E3">
      <w:pPr>
        <w:bidi w:val="0"/>
        <w:rPr>
          <w:rFonts w:hint="default"/>
        </w:rPr>
      </w:pPr>
      <w:r>
        <w:rPr>
          <w:rFonts w:hint="default"/>
        </w:rPr>
        <w:t xml:space="preserve">        "spotInUseAmt": "",</w:t>
      </w:r>
    </w:p>
    <w:p w14:paraId="309277A5">
      <w:pPr>
        <w:bidi w:val="0"/>
        <w:rPr>
          <w:rFonts w:hint="default"/>
        </w:rPr>
      </w:pPr>
      <w:r>
        <w:rPr>
          <w:rFonts w:hint="default"/>
        </w:rPr>
        <w:t xml:space="preserve">        "clSpotInUseAmt": "",</w:t>
      </w:r>
    </w:p>
    <w:p w14:paraId="32DFB015">
      <w:pPr>
        <w:bidi w:val="0"/>
        <w:rPr>
          <w:rFonts w:hint="default"/>
        </w:rPr>
      </w:pPr>
      <w:r>
        <w:rPr>
          <w:rFonts w:hint="default"/>
        </w:rPr>
        <w:t xml:space="preserve">        "maxSpotInUseAmt": "",</w:t>
      </w:r>
    </w:p>
    <w:p w14:paraId="772E052D">
      <w:pPr>
        <w:bidi w:val="0"/>
        <w:rPr>
          <w:rFonts w:hint="default"/>
        </w:rPr>
      </w:pPr>
      <w:r>
        <w:rPr>
          <w:rFonts w:hint="default"/>
        </w:rPr>
        <w:t xml:space="preserve">        "spotInUseCcy": "",</w:t>
      </w:r>
    </w:p>
    <w:p w14:paraId="27EBB063">
      <w:pPr>
        <w:bidi w:val="0"/>
        <w:rPr>
          <w:rFonts w:hint="default"/>
        </w:rPr>
      </w:pPr>
      <w:r>
        <w:rPr>
          <w:rFonts w:hint="default"/>
        </w:rPr>
        <w:t xml:space="preserve">        "bizRefId": "",</w:t>
      </w:r>
    </w:p>
    <w:p w14:paraId="2E11E524">
      <w:pPr>
        <w:bidi w:val="0"/>
        <w:rPr>
          <w:rFonts w:hint="default"/>
        </w:rPr>
      </w:pPr>
      <w:r>
        <w:rPr>
          <w:rFonts w:hint="default"/>
        </w:rPr>
        <w:t xml:space="preserve">        "bizRefType": "",</w:t>
      </w:r>
    </w:p>
    <w:p w14:paraId="4BB086F9">
      <w:pPr>
        <w:bidi w:val="0"/>
        <w:rPr>
          <w:rFonts w:hint="default"/>
        </w:rPr>
      </w:pPr>
      <w:r>
        <w:rPr>
          <w:rFonts w:hint="default"/>
        </w:rPr>
        <w:t xml:space="preserve">        "thetaBS": "",</w:t>
      </w:r>
    </w:p>
    <w:p w14:paraId="67A3E531">
      <w:pPr>
        <w:bidi w:val="0"/>
        <w:rPr>
          <w:rFonts w:hint="default"/>
        </w:rPr>
      </w:pPr>
      <w:r>
        <w:rPr>
          <w:rFonts w:hint="default"/>
        </w:rPr>
        <w:t xml:space="preserve">        "thetaPA": "",</w:t>
      </w:r>
    </w:p>
    <w:p w14:paraId="13067942">
      <w:pPr>
        <w:bidi w:val="0"/>
        <w:rPr>
          <w:rFonts w:hint="default"/>
        </w:rPr>
      </w:pPr>
      <w:r>
        <w:rPr>
          <w:rFonts w:hint="default"/>
        </w:rPr>
        <w:t xml:space="preserve">        "tradeId": "109844",</w:t>
      </w:r>
    </w:p>
    <w:p w14:paraId="1117054A">
      <w:pPr>
        <w:bidi w:val="0"/>
        <w:rPr>
          <w:rFonts w:hint="default"/>
        </w:rPr>
      </w:pPr>
      <w:r>
        <w:rPr>
          <w:rFonts w:hint="default"/>
        </w:rPr>
        <w:t xml:space="preserve">        "uTime": "1619507761462",</w:t>
      </w:r>
    </w:p>
    <w:p w14:paraId="08A6BDBF">
      <w:pPr>
        <w:bidi w:val="0"/>
        <w:rPr>
          <w:rFonts w:hint="default"/>
        </w:rPr>
      </w:pPr>
      <w:r>
        <w:rPr>
          <w:rFonts w:hint="default"/>
        </w:rPr>
        <w:t xml:space="preserve">        "upl": "-0.0000009932766034",</w:t>
      </w:r>
    </w:p>
    <w:p w14:paraId="4993BB17">
      <w:pPr>
        <w:bidi w:val="0"/>
        <w:rPr>
          <w:rFonts w:hint="default"/>
        </w:rPr>
      </w:pPr>
      <w:r>
        <w:rPr>
          <w:rFonts w:hint="default"/>
        </w:rPr>
        <w:t xml:space="preserve">        "uplLastPx": "-0.0000009932766034",</w:t>
      </w:r>
    </w:p>
    <w:p w14:paraId="14BE9EE3">
      <w:pPr>
        <w:bidi w:val="0"/>
        <w:rPr>
          <w:rFonts w:hint="default"/>
        </w:rPr>
      </w:pPr>
      <w:r>
        <w:rPr>
          <w:rFonts w:hint="default"/>
        </w:rPr>
        <w:t xml:space="preserve">        "uplRatio": "-0.0025490556801078",</w:t>
      </w:r>
    </w:p>
    <w:p w14:paraId="7C70FC9F">
      <w:pPr>
        <w:bidi w:val="0"/>
        <w:rPr>
          <w:rFonts w:hint="default"/>
        </w:rPr>
      </w:pPr>
      <w:r>
        <w:rPr>
          <w:rFonts w:hint="default"/>
        </w:rPr>
        <w:t xml:space="preserve">        "uplRatioLastPx": "-0.0025490556801078",</w:t>
      </w:r>
    </w:p>
    <w:p w14:paraId="34E853D6">
      <w:pPr>
        <w:bidi w:val="0"/>
        <w:rPr>
          <w:rFonts w:hint="default"/>
        </w:rPr>
      </w:pPr>
      <w:r>
        <w:rPr>
          <w:rFonts w:hint="default"/>
        </w:rPr>
        <w:t xml:space="preserve">        "vegaBS": "",</w:t>
      </w:r>
    </w:p>
    <w:p w14:paraId="02211A1F">
      <w:pPr>
        <w:bidi w:val="0"/>
        <w:rPr>
          <w:rFonts w:hint="default"/>
        </w:rPr>
      </w:pPr>
      <w:r>
        <w:rPr>
          <w:rFonts w:hint="default"/>
        </w:rPr>
        <w:t xml:space="preserve">        "vegaPA": "",</w:t>
      </w:r>
    </w:p>
    <w:p w14:paraId="77F7C65E">
      <w:pPr>
        <w:bidi w:val="0"/>
        <w:rPr>
          <w:rFonts w:hint="default"/>
        </w:rPr>
      </w:pPr>
      <w:r>
        <w:rPr>
          <w:rFonts w:hint="default"/>
        </w:rPr>
        <w:t xml:space="preserve">        "realizedPnl": "0.001",</w:t>
      </w:r>
    </w:p>
    <w:p w14:paraId="53666826">
      <w:pPr>
        <w:bidi w:val="0"/>
        <w:rPr>
          <w:rFonts w:hint="default"/>
        </w:rPr>
      </w:pPr>
      <w:r>
        <w:rPr>
          <w:rFonts w:hint="default"/>
        </w:rPr>
        <w:t xml:space="preserve">        "pnl": "0.0011",</w:t>
      </w:r>
    </w:p>
    <w:p w14:paraId="084484E9">
      <w:pPr>
        <w:bidi w:val="0"/>
        <w:rPr>
          <w:rFonts w:hint="default"/>
        </w:rPr>
      </w:pPr>
      <w:r>
        <w:rPr>
          <w:rFonts w:hint="default"/>
        </w:rPr>
        <w:t xml:space="preserve">        "fee": "-0.0001",</w:t>
      </w:r>
    </w:p>
    <w:p w14:paraId="2BE16A0B">
      <w:pPr>
        <w:bidi w:val="0"/>
        <w:rPr>
          <w:rFonts w:hint="default"/>
        </w:rPr>
      </w:pPr>
      <w:r>
        <w:rPr>
          <w:rFonts w:hint="default"/>
        </w:rPr>
        <w:t xml:space="preserve">        "fundingFee": "0",</w:t>
      </w:r>
    </w:p>
    <w:p w14:paraId="0E1E191B">
      <w:pPr>
        <w:bidi w:val="0"/>
        <w:rPr>
          <w:rFonts w:hint="default"/>
        </w:rPr>
      </w:pPr>
      <w:r>
        <w:rPr>
          <w:rFonts w:hint="default"/>
        </w:rPr>
        <w:t xml:space="preserve">        "liqPenalty": "0",</w:t>
      </w:r>
    </w:p>
    <w:p w14:paraId="60355865">
      <w:pPr>
        <w:bidi w:val="0"/>
        <w:rPr>
          <w:rFonts w:hint="default"/>
        </w:rPr>
      </w:pPr>
      <w:r>
        <w:rPr>
          <w:rFonts w:hint="default"/>
        </w:rPr>
        <w:t xml:space="preserve">        "nonSettleAvgPx": "",</w:t>
      </w:r>
    </w:p>
    <w:p w14:paraId="0E097B5F">
      <w:pPr>
        <w:bidi w:val="0"/>
        <w:rPr>
          <w:rFonts w:hint="default"/>
        </w:rPr>
      </w:pPr>
      <w:r>
        <w:rPr>
          <w:rFonts w:hint="default"/>
        </w:rPr>
        <w:t xml:space="preserve">        "settledPnl": "",</w:t>
      </w:r>
    </w:p>
    <w:p w14:paraId="7860301A">
      <w:pPr>
        <w:bidi w:val="0"/>
        <w:rPr>
          <w:rFonts w:hint="default"/>
        </w:rPr>
      </w:pPr>
      <w:r>
        <w:rPr>
          <w:rFonts w:hint="default"/>
        </w:rPr>
        <w:t xml:space="preserve">        "closeOrderAlgo": [{</w:t>
      </w:r>
    </w:p>
    <w:p w14:paraId="7351228F">
      <w:pPr>
        <w:bidi w:val="0"/>
        <w:rPr>
          <w:rFonts w:hint="default"/>
        </w:rPr>
      </w:pPr>
      <w:r>
        <w:rPr>
          <w:rFonts w:hint="default"/>
        </w:rPr>
        <w:t xml:space="preserve">                "algoId": "123",</w:t>
      </w:r>
    </w:p>
    <w:p w14:paraId="0B51D0FE">
      <w:pPr>
        <w:bidi w:val="0"/>
        <w:rPr>
          <w:rFonts w:hint="default"/>
        </w:rPr>
      </w:pPr>
      <w:r>
        <w:rPr>
          <w:rFonts w:hint="default"/>
        </w:rPr>
        <w:t xml:space="preserve">                "slTriggerPx": "123",</w:t>
      </w:r>
    </w:p>
    <w:p w14:paraId="768A8377">
      <w:pPr>
        <w:bidi w:val="0"/>
        <w:rPr>
          <w:rFonts w:hint="default"/>
        </w:rPr>
      </w:pPr>
      <w:r>
        <w:rPr>
          <w:rFonts w:hint="default"/>
        </w:rPr>
        <w:t xml:space="preserve">                "slTriggerPxType": "mark",</w:t>
      </w:r>
    </w:p>
    <w:p w14:paraId="0356C060">
      <w:pPr>
        <w:bidi w:val="0"/>
        <w:rPr>
          <w:rFonts w:hint="default"/>
        </w:rPr>
      </w:pPr>
      <w:r>
        <w:rPr>
          <w:rFonts w:hint="default"/>
        </w:rPr>
        <w:t xml:space="preserve">                "tpTriggerPx": "123",</w:t>
      </w:r>
    </w:p>
    <w:p w14:paraId="02FF233F">
      <w:pPr>
        <w:bidi w:val="0"/>
        <w:rPr>
          <w:rFonts w:hint="default"/>
        </w:rPr>
      </w:pPr>
      <w:r>
        <w:rPr>
          <w:rFonts w:hint="default"/>
        </w:rPr>
        <w:t xml:space="preserve">                "tpTriggerPxType": "mark",</w:t>
      </w:r>
    </w:p>
    <w:p w14:paraId="7726D05B">
      <w:pPr>
        <w:bidi w:val="0"/>
        <w:rPr>
          <w:rFonts w:hint="default"/>
        </w:rPr>
      </w:pPr>
      <w:r>
        <w:rPr>
          <w:rFonts w:hint="default"/>
        </w:rPr>
        <w:t xml:space="preserve">                "closeFraction": "0.6"</w:t>
      </w:r>
    </w:p>
    <w:p w14:paraId="10CE881F">
      <w:pPr>
        <w:bidi w:val="0"/>
        <w:rPr>
          <w:rFonts w:hint="default"/>
        </w:rPr>
      </w:pPr>
      <w:r>
        <w:rPr>
          <w:rFonts w:hint="default"/>
        </w:rPr>
        <w:t xml:space="preserve">            },</w:t>
      </w:r>
    </w:p>
    <w:p w14:paraId="6365DD3B">
      <w:pPr>
        <w:bidi w:val="0"/>
        <w:rPr>
          <w:rFonts w:hint="default"/>
        </w:rPr>
      </w:pPr>
      <w:r>
        <w:rPr>
          <w:rFonts w:hint="default"/>
        </w:rPr>
        <w:t xml:space="preserve">            {</w:t>
      </w:r>
    </w:p>
    <w:p w14:paraId="1E8C085B">
      <w:pPr>
        <w:bidi w:val="0"/>
        <w:rPr>
          <w:rFonts w:hint="default"/>
        </w:rPr>
      </w:pPr>
      <w:r>
        <w:rPr>
          <w:rFonts w:hint="default"/>
        </w:rPr>
        <w:t xml:space="preserve">                "algoId": "123",</w:t>
      </w:r>
    </w:p>
    <w:p w14:paraId="7DFE7EB1">
      <w:pPr>
        <w:bidi w:val="0"/>
        <w:rPr>
          <w:rFonts w:hint="default"/>
        </w:rPr>
      </w:pPr>
      <w:r>
        <w:rPr>
          <w:rFonts w:hint="default"/>
        </w:rPr>
        <w:t xml:space="preserve">                "slTriggerPx": "123",</w:t>
      </w:r>
    </w:p>
    <w:p w14:paraId="389FDBDD">
      <w:pPr>
        <w:bidi w:val="0"/>
        <w:rPr>
          <w:rFonts w:hint="default"/>
        </w:rPr>
      </w:pPr>
      <w:r>
        <w:rPr>
          <w:rFonts w:hint="default"/>
        </w:rPr>
        <w:t xml:space="preserve">                "slTriggerPxType": "mark",</w:t>
      </w:r>
    </w:p>
    <w:p w14:paraId="45E07A86">
      <w:pPr>
        <w:bidi w:val="0"/>
        <w:rPr>
          <w:rFonts w:hint="default"/>
        </w:rPr>
      </w:pPr>
      <w:r>
        <w:rPr>
          <w:rFonts w:hint="default"/>
        </w:rPr>
        <w:t xml:space="preserve">                "tpTriggerPx": "123",</w:t>
      </w:r>
    </w:p>
    <w:p w14:paraId="40936CEC">
      <w:pPr>
        <w:bidi w:val="0"/>
        <w:rPr>
          <w:rFonts w:hint="default"/>
        </w:rPr>
      </w:pPr>
      <w:r>
        <w:rPr>
          <w:rFonts w:hint="default"/>
        </w:rPr>
        <w:t xml:space="preserve">                "tpTriggerPxType": "mark",</w:t>
      </w:r>
    </w:p>
    <w:p w14:paraId="04650422">
      <w:pPr>
        <w:bidi w:val="0"/>
        <w:rPr>
          <w:rFonts w:hint="default"/>
        </w:rPr>
      </w:pPr>
      <w:r>
        <w:rPr>
          <w:rFonts w:hint="default"/>
        </w:rPr>
        <w:t xml:space="preserve">                "closeFraction": "0.4"</w:t>
      </w:r>
    </w:p>
    <w:p w14:paraId="2FF8DDB7">
      <w:pPr>
        <w:bidi w:val="0"/>
        <w:rPr>
          <w:rFonts w:hint="default"/>
        </w:rPr>
      </w:pPr>
      <w:r>
        <w:rPr>
          <w:rFonts w:hint="default"/>
        </w:rPr>
        <w:t xml:space="preserve">            }</w:t>
      </w:r>
    </w:p>
    <w:p w14:paraId="0BC4CB40">
      <w:pPr>
        <w:bidi w:val="0"/>
        <w:rPr>
          <w:rFonts w:hint="default"/>
        </w:rPr>
      </w:pPr>
      <w:r>
        <w:rPr>
          <w:rFonts w:hint="default"/>
        </w:rPr>
        <w:t xml:space="preserve">        ]</w:t>
      </w:r>
    </w:p>
    <w:p w14:paraId="744E5DEC">
      <w:pPr>
        <w:bidi w:val="0"/>
        <w:rPr>
          <w:rFonts w:hint="default"/>
        </w:rPr>
      </w:pPr>
      <w:r>
        <w:rPr>
          <w:rFonts w:hint="default"/>
        </w:rPr>
        <w:t xml:space="preserve">    }]}</w:t>
      </w:r>
    </w:p>
    <w:p w14:paraId="7D97D3BB">
      <w:pPr>
        <w:bidi w:val="0"/>
        <w:rPr>
          <w:rFonts w:hint="default"/>
        </w:rPr>
      </w:pPr>
      <w:r>
        <w:rPr>
          <w:rFonts w:hint="default"/>
        </w:rPr>
        <w:t>推送数据参数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466"/>
        <w:gridCol w:w="955"/>
        <w:gridCol w:w="5125"/>
      </w:tblGrid>
      <w:tr w14:paraId="71B0DDB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71B70F9">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00B10FB">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E9B2E96">
            <w:pPr>
              <w:bidi w:val="0"/>
              <w:rPr>
                <w:rFonts w:hint="default"/>
              </w:rPr>
            </w:pPr>
            <w:r>
              <w:rPr>
                <w:rFonts w:hint="default"/>
                <w:lang w:val="en-US" w:eastAsia="zh-CN"/>
              </w:rPr>
              <w:t>描述</w:t>
            </w:r>
          </w:p>
        </w:tc>
      </w:tr>
      <w:tr w14:paraId="1BAB0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244455">
            <w:pPr>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4A4B83">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82C6D7">
            <w:pPr>
              <w:bidi w:val="0"/>
              <w:rPr>
                <w:rFonts w:hint="default"/>
              </w:rPr>
            </w:pPr>
            <w:r>
              <w:rPr>
                <w:rFonts w:hint="default"/>
                <w:lang w:val="en-US" w:eastAsia="zh-CN"/>
              </w:rPr>
              <w:t>订阅成功的频道</w:t>
            </w:r>
          </w:p>
        </w:tc>
      </w:tr>
      <w:tr w14:paraId="5B909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F74265">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91E9A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CF56E0">
            <w:pPr>
              <w:bidi w:val="0"/>
              <w:rPr>
                <w:rFonts w:hint="default"/>
              </w:rPr>
            </w:pPr>
            <w:r>
              <w:rPr>
                <w:rFonts w:hint="default"/>
                <w:lang w:val="en-US" w:eastAsia="zh-CN"/>
              </w:rPr>
              <w:t>频道名</w:t>
            </w:r>
          </w:p>
        </w:tc>
      </w:tr>
      <w:tr w14:paraId="59198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941F16">
            <w:pPr>
              <w:bidi w:val="0"/>
              <w:rPr>
                <w:rFonts w:hint="default"/>
              </w:rPr>
            </w:pPr>
            <w:r>
              <w:rPr>
                <w:rFonts w:hint="default"/>
                <w:lang w:val="en-US" w:eastAsia="zh-CN"/>
              </w:rPr>
              <w:t>&gt; uid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F6FCC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47CEE5">
            <w:pPr>
              <w:bidi w:val="0"/>
              <w:rPr>
                <w:rFonts w:hint="default"/>
              </w:rPr>
            </w:pPr>
            <w:r>
              <w:rPr>
                <w:rFonts w:hint="default"/>
                <w:lang w:val="en-US" w:eastAsia="zh-CN"/>
              </w:rPr>
              <w:t>用户标识</w:t>
            </w:r>
          </w:p>
        </w:tc>
      </w:tr>
      <w:tr w14:paraId="2C99A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B65E0B1">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E2EB8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6E1E19">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4119F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8D08F0">
            <w:pPr>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3D59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07DBC2">
            <w:pPr>
              <w:bidi w:val="0"/>
              <w:rPr>
                <w:rFonts w:hint="default"/>
              </w:rPr>
            </w:pPr>
            <w:r>
              <w:rPr>
                <w:rFonts w:hint="default"/>
                <w:lang w:val="en-US" w:eastAsia="zh-CN"/>
              </w:rPr>
              <w:t>交易品种</w:t>
            </w:r>
          </w:p>
        </w:tc>
      </w:tr>
      <w:tr w14:paraId="3AF72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547EDA">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A9C8C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AAA598">
            <w:pPr>
              <w:bidi w:val="0"/>
              <w:rPr>
                <w:rFonts w:hint="default"/>
              </w:rPr>
            </w:pPr>
            <w:r>
              <w:rPr>
                <w:rFonts w:hint="default"/>
                <w:lang w:val="en-US" w:eastAsia="zh-CN"/>
              </w:rPr>
              <w:t>产品ID</w:t>
            </w:r>
          </w:p>
        </w:tc>
      </w:tr>
      <w:tr w14:paraId="1A58A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86B86E">
            <w:pPr>
              <w:bidi w:val="0"/>
              <w:rPr>
                <w:rFonts w:hint="default"/>
              </w:rPr>
            </w:pPr>
            <w:r>
              <w:rPr>
                <w:rFonts w:hint="default"/>
                <w:lang w:val="en-US" w:eastAsia="zh-CN"/>
              </w:rPr>
              <w:t>eventType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AAA9E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58773D">
            <w:pPr>
              <w:bidi w:val="0"/>
              <w:rPr>
                <w:rFonts w:hint="default"/>
              </w:rPr>
            </w:pPr>
            <w:r>
              <w:rPr>
                <w:rFonts w:hint="default"/>
                <w:lang w:val="en-US" w:eastAsia="zh-CN"/>
              </w:rPr>
              <w:t>事件类型：</w:t>
            </w:r>
            <w:r>
              <w:rPr>
                <w:rFonts w:hint="default"/>
                <w:lang w:val="en-US" w:eastAsia="zh-CN"/>
              </w:rPr>
              <w:br w:type="textWrapping"/>
            </w:r>
            <w:r>
              <w:rPr>
                <w:rFonts w:hint="default"/>
                <w:lang w:val="en-US" w:eastAsia="zh-CN"/>
              </w:rPr>
              <w:t>snapshot: 首推及定时快照推送</w:t>
            </w:r>
            <w:r>
              <w:rPr>
                <w:rFonts w:hint="default"/>
                <w:lang w:val="en-US" w:eastAsia="zh-CN"/>
              </w:rPr>
              <w:br w:type="textWrapping"/>
            </w:r>
            <w:r>
              <w:rPr>
                <w:rFonts w:hint="default"/>
                <w:lang w:val="en-US" w:eastAsia="zh-CN"/>
              </w:rPr>
              <w:t>event_update：事件推送</w:t>
            </w:r>
          </w:p>
        </w:tc>
      </w:tr>
      <w:tr w14:paraId="7E656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EA7EF5">
            <w:pPr>
              <w:bidi w:val="0"/>
              <w:rPr>
                <w:rFonts w:hint="default"/>
              </w:rPr>
            </w:pPr>
            <w:r>
              <w:rPr>
                <w:rFonts w:hint="default"/>
                <w:lang w:val="en-US" w:eastAsia="zh-CN"/>
              </w:rPr>
              <w:t>curPage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9D9A78">
            <w:pPr>
              <w:bidi w:val="0"/>
              <w:rPr>
                <w:rFonts w:hint="default"/>
              </w:rPr>
            </w:pPr>
            <w:r>
              <w:rPr>
                <w:rFonts w:hint="default"/>
                <w:lang w:val="en-US" w:eastAsia="zh-CN"/>
              </w:rPr>
              <w:t>Integer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C2B238">
            <w:pPr>
              <w:bidi w:val="0"/>
              <w:rPr>
                <w:rFonts w:hint="default"/>
              </w:rPr>
            </w:pPr>
            <w:r>
              <w:rPr>
                <w:rFonts w:hint="default"/>
                <w:lang w:val="en-US" w:eastAsia="zh-CN"/>
              </w:rPr>
              <w:t>当前消息分页页数</w:t>
            </w:r>
            <w:r>
              <w:rPr>
                <w:rFonts w:hint="default"/>
                <w:lang w:val="en-US" w:eastAsia="zh-CN"/>
              </w:rPr>
              <w:br w:type="textWrapping"/>
            </w:r>
            <w:r>
              <w:rPr>
                <w:rFonts w:hint="default"/>
                <w:lang w:val="en-US" w:eastAsia="zh-CN"/>
              </w:rPr>
              <w:t>仅适用于snapshot事件类型，event_update时不返回。</w:t>
            </w:r>
          </w:p>
        </w:tc>
      </w:tr>
      <w:tr w14:paraId="5C786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B652A6">
            <w:pPr>
              <w:bidi w:val="0"/>
              <w:rPr>
                <w:rFonts w:hint="default"/>
              </w:rPr>
            </w:pPr>
            <w:r>
              <w:rPr>
                <w:rFonts w:hint="default"/>
                <w:lang w:val="en-US" w:eastAsia="zh-CN"/>
              </w:rPr>
              <w:t>lastPage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727A7F">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C76207">
            <w:pPr>
              <w:bidi w:val="0"/>
              <w:rPr>
                <w:rFonts w:hint="default"/>
              </w:rPr>
            </w:pPr>
            <w:r>
              <w:rPr>
                <w:rFonts w:hint="default"/>
                <w:lang w:val="en-US" w:eastAsia="zh-CN"/>
              </w:rPr>
              <w:t>当前消息是否为最后一页：</w:t>
            </w:r>
            <w:r>
              <w:rPr>
                <w:rFonts w:hint="default"/>
                <w:lang w:val="en-US" w:eastAsia="zh-CN"/>
              </w:rPr>
              <w:br w:type="textWrapping"/>
            </w:r>
            <w:r>
              <w:rPr>
                <w:rFonts w:hint="default"/>
                <w:lang w:val="en-US" w:eastAsia="zh-CN"/>
              </w:rPr>
              <w:t>true</w:t>
            </w:r>
            <w:r>
              <w:rPr>
                <w:rFonts w:hint="default"/>
                <w:lang w:val="en-US" w:eastAsia="zh-CN"/>
              </w:rPr>
              <w:br w:type="textWrapping"/>
            </w:r>
            <w:r>
              <w:rPr>
                <w:rFonts w:hint="default"/>
                <w:lang w:val="en-US" w:eastAsia="zh-CN"/>
              </w:rPr>
              <w:t>false</w:t>
            </w:r>
            <w:r>
              <w:rPr>
                <w:rFonts w:hint="default"/>
                <w:lang w:val="en-US" w:eastAsia="zh-CN"/>
              </w:rPr>
              <w:br w:type="textWrapping"/>
            </w:r>
            <w:r>
              <w:rPr>
                <w:rFonts w:hint="default"/>
                <w:lang w:val="en-US" w:eastAsia="zh-CN"/>
              </w:rPr>
              <w:t>仅适用于snapshot事件类型，event_update时不返回.</w:t>
            </w:r>
          </w:p>
        </w:tc>
      </w:tr>
      <w:tr w14:paraId="0A2FC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3E580D">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0F37E0">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744554">
            <w:pPr>
              <w:bidi w:val="0"/>
              <w:rPr>
                <w:rFonts w:hint="default"/>
              </w:rPr>
            </w:pPr>
            <w:r>
              <w:rPr>
                <w:rFonts w:hint="default"/>
                <w:lang w:val="en-US" w:eastAsia="zh-CN"/>
              </w:rPr>
              <w:t>订阅的数据</w:t>
            </w:r>
          </w:p>
        </w:tc>
      </w:tr>
      <w:tr w14:paraId="5C082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1EF200">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074D8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E8C105">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0294C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503AD95">
            <w:pPr>
              <w:bidi w:val="0"/>
              <w:rPr>
                <w:rFonts w:hint="default"/>
              </w:rPr>
            </w:pPr>
            <w:r>
              <w:rPr>
                <w:rFonts w:hint="default"/>
                <w:lang w:val="en-US" w:eastAsia="zh-CN"/>
              </w:rPr>
              <w:t>&gt; mgnMode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5290D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F91A99">
            <w:pPr>
              <w:bidi w:val="0"/>
              <w:rPr>
                <w:rFonts w:hint="default"/>
              </w:rPr>
            </w:pPr>
            <w:r>
              <w:rPr>
                <w:rFonts w:hint="default"/>
                <w:lang w:val="en-US" w:eastAsia="zh-CN"/>
              </w:rPr>
              <w:t>保证金模式， cross：全仓 isolated：逐仓</w:t>
            </w:r>
          </w:p>
        </w:tc>
      </w:tr>
      <w:tr w14:paraId="0B180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30767D">
            <w:pPr>
              <w:bidi w:val="0"/>
              <w:rPr>
                <w:rFonts w:hint="default"/>
              </w:rPr>
            </w:pPr>
            <w:r>
              <w:rPr>
                <w:rFonts w:hint="default"/>
                <w:lang w:val="en-US" w:eastAsia="zh-CN"/>
              </w:rPr>
              <w:t>&gt; posId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5EAD2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E2B939">
            <w:pPr>
              <w:bidi w:val="0"/>
              <w:rPr>
                <w:rFonts w:hint="default"/>
              </w:rPr>
            </w:pPr>
            <w:r>
              <w:rPr>
                <w:rFonts w:hint="default"/>
                <w:lang w:val="en-US" w:eastAsia="zh-CN"/>
              </w:rPr>
              <w:t>持仓ID</w:t>
            </w:r>
          </w:p>
        </w:tc>
      </w:tr>
      <w:tr w14:paraId="47F96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26F196">
            <w:pPr>
              <w:bidi w:val="0"/>
              <w:rPr>
                <w:rFonts w:hint="default"/>
              </w:rPr>
            </w:pPr>
            <w:r>
              <w:rPr>
                <w:rFonts w:hint="default"/>
                <w:lang w:val="en-US" w:eastAsia="zh-CN"/>
              </w:rPr>
              <w:t>&gt; 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84B86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3BEFEB">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long：开平仓模式开多</w:t>
            </w:r>
            <w:r>
              <w:rPr>
                <w:rFonts w:hint="default"/>
                <w:lang w:val="en-US" w:eastAsia="zh-CN"/>
              </w:rPr>
              <w:br w:type="textWrapping"/>
            </w:r>
            <w:r>
              <w:rPr>
                <w:rFonts w:hint="default"/>
                <w:lang w:val="en-US" w:eastAsia="zh-CN"/>
              </w:rPr>
              <w:t>short：开平仓模式开空</w:t>
            </w:r>
            <w:r>
              <w:rPr>
                <w:rFonts w:hint="default"/>
                <w:lang w:val="en-US" w:eastAsia="zh-CN"/>
              </w:rPr>
              <w:br w:type="textWrapping"/>
            </w:r>
            <w:r>
              <w:rPr>
                <w:rFonts w:hint="default"/>
                <w:lang w:val="en-US" w:eastAsia="zh-CN"/>
              </w:rPr>
              <w:t>net：买卖模式（交割/永续/期权：pos为正代表开多，pos为负代表开空。币币杠杆：posCcy为交易货币时，代表开多；posCcy为计价货币时，代表开空。）</w:t>
            </w:r>
          </w:p>
        </w:tc>
      </w:tr>
      <w:tr w14:paraId="623DB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DEE3BF">
            <w:pPr>
              <w:bidi w:val="0"/>
              <w:rPr>
                <w:rFonts w:hint="default"/>
              </w:rPr>
            </w:pPr>
            <w:r>
              <w:rPr>
                <w:rFonts w:hint="default"/>
                <w:lang w:val="en-US" w:eastAsia="zh-CN"/>
              </w:rPr>
              <w:t>&gt; pos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E65C0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DCDDFA">
            <w:pPr>
              <w:bidi w:val="0"/>
              <w:rPr>
                <w:rFonts w:hint="default"/>
              </w:rPr>
            </w:pPr>
            <w:r>
              <w:rPr>
                <w:rFonts w:hint="default"/>
                <w:lang w:val="en-US" w:eastAsia="zh-CN"/>
              </w:rPr>
              <w:t>持仓数量，逐仓自主划转模式下，转入保证金后会产生pos为0的仓位</w:t>
            </w:r>
          </w:p>
        </w:tc>
      </w:tr>
      <w:tr w14:paraId="3C220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518993">
            <w:pPr>
              <w:bidi w:val="0"/>
              <w:rPr>
                <w:rFonts w:hint="default"/>
              </w:rPr>
            </w:pPr>
            <w:r>
              <w:rPr>
                <w:rFonts w:hint="default"/>
                <w:lang w:val="en-US" w:eastAsia="zh-CN"/>
              </w:rPr>
              <w:t>&gt; hedgedPos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5BCB4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02D4BC">
            <w:pPr>
              <w:bidi w:val="0"/>
              <w:rPr>
                <w:rFonts w:hint="default"/>
              </w:rPr>
            </w:pPr>
            <w:r>
              <w:rPr>
                <w:rFonts w:hint="default"/>
                <w:lang w:val="en-US" w:eastAsia="zh-CN"/>
              </w:rPr>
              <w:t>对冲持仓数量</w:t>
            </w:r>
            <w:r>
              <w:rPr>
                <w:rFonts w:hint="default"/>
                <w:lang w:val="en-US" w:eastAsia="zh-CN"/>
              </w:rPr>
              <w:br w:type="textWrapping"/>
            </w:r>
            <w:r>
              <w:rPr>
                <w:rFonts w:hint="default"/>
                <w:lang w:val="en-US" w:eastAsia="zh-CN"/>
              </w:rPr>
              <w:t>仅在delta 中性策略模式的账户返回stgyType:1，对普通策略模式的账户返回""</w:t>
            </w:r>
          </w:p>
        </w:tc>
      </w:tr>
      <w:tr w14:paraId="71959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6EFECC">
            <w:pPr>
              <w:bidi w:val="0"/>
              <w:rPr>
                <w:rFonts w:hint="default"/>
              </w:rPr>
            </w:pPr>
            <w:r>
              <w:rPr>
                <w:rFonts w:hint="default"/>
                <w:lang w:val="en-US" w:eastAsia="zh-CN"/>
              </w:rPr>
              <w:t>&gt; baseBal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1AC9E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AF453E">
            <w:pPr>
              <w:bidi w:val="0"/>
              <w:rPr>
                <w:rFonts w:hint="default"/>
              </w:rPr>
            </w:pPr>
            <w:del w:id="101">
              <w:r>
                <w:rPr>
                  <w:rFonts w:hint="default"/>
                  <w:lang w:val="en-US" w:eastAsia="zh-CN"/>
                </w:rPr>
                <w:delText>交易币余额，适用于 币币杠杆（逐仓一键借币模式）</w:delText>
              </w:r>
            </w:del>
            <w:r>
              <w:rPr>
                <w:rFonts w:hint="default"/>
                <w:lang w:val="en-US" w:eastAsia="zh-CN"/>
              </w:rPr>
              <w:t>（已弃用）</w:t>
            </w:r>
          </w:p>
        </w:tc>
      </w:tr>
      <w:tr w14:paraId="01E58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EAF0B9">
            <w:pPr>
              <w:bidi w:val="0"/>
              <w:rPr>
                <w:rFonts w:hint="default"/>
              </w:rPr>
            </w:pPr>
            <w:r>
              <w:rPr>
                <w:rFonts w:hint="default"/>
                <w:lang w:val="en-US" w:eastAsia="zh-CN"/>
              </w:rPr>
              <w:t>&gt; quoteBal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4A397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D633F6">
            <w:pPr>
              <w:bidi w:val="0"/>
              <w:rPr>
                <w:rFonts w:hint="default"/>
              </w:rPr>
            </w:pPr>
            <w:del w:id="102">
              <w:r>
                <w:rPr>
                  <w:rFonts w:hint="default"/>
                  <w:lang w:val="en-US" w:eastAsia="zh-CN"/>
                </w:rPr>
                <w:delText>计价币余额 ，适用于 币币杠杆（逐仓一键借币模式）</w:delText>
              </w:r>
            </w:del>
            <w:r>
              <w:rPr>
                <w:rFonts w:hint="default"/>
                <w:lang w:val="en-US" w:eastAsia="zh-CN"/>
              </w:rPr>
              <w:t>（已弃用）</w:t>
            </w:r>
          </w:p>
        </w:tc>
      </w:tr>
      <w:tr w14:paraId="0318D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1BCC683">
            <w:pPr>
              <w:bidi w:val="0"/>
              <w:rPr>
                <w:rFonts w:hint="default"/>
              </w:rPr>
            </w:pPr>
            <w:r>
              <w:rPr>
                <w:rFonts w:hint="default"/>
                <w:lang w:val="en-US" w:eastAsia="zh-CN"/>
              </w:rPr>
              <w:t>&gt; baseBorrowed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E996A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E34F32">
            <w:pPr>
              <w:bidi w:val="0"/>
              <w:rPr>
                <w:rFonts w:hint="default"/>
              </w:rPr>
            </w:pPr>
            <w:del w:id="103">
              <w:r>
                <w:rPr>
                  <w:rFonts w:hint="default"/>
                  <w:lang w:val="en-US" w:eastAsia="zh-CN"/>
                </w:rPr>
                <w:delText>交易币已借，适用于 币币杠杆（逐仓一键借币模式）</w:delText>
              </w:r>
            </w:del>
            <w:r>
              <w:rPr>
                <w:rFonts w:hint="default"/>
                <w:lang w:val="en-US" w:eastAsia="zh-CN"/>
              </w:rPr>
              <w:t>（已弃用）</w:t>
            </w:r>
          </w:p>
        </w:tc>
      </w:tr>
      <w:tr w14:paraId="56B15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654BD8">
            <w:pPr>
              <w:bidi w:val="0"/>
              <w:rPr>
                <w:rFonts w:hint="default"/>
              </w:rPr>
            </w:pPr>
            <w:r>
              <w:rPr>
                <w:rFonts w:hint="default"/>
                <w:lang w:val="en-US" w:eastAsia="zh-CN"/>
              </w:rPr>
              <w:t>&gt; baseInterest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41266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094898">
            <w:pPr>
              <w:bidi w:val="0"/>
              <w:rPr>
                <w:rFonts w:hint="default"/>
              </w:rPr>
            </w:pPr>
            <w:del w:id="104">
              <w:r>
                <w:rPr>
                  <w:rFonts w:hint="default"/>
                  <w:lang w:val="en-US" w:eastAsia="zh-CN"/>
                </w:rPr>
                <w:delText>交易币计息，适用于 币币杠杆（逐仓一键借币模式）</w:delText>
              </w:r>
            </w:del>
            <w:r>
              <w:rPr>
                <w:rFonts w:hint="default"/>
                <w:lang w:val="en-US" w:eastAsia="zh-CN"/>
              </w:rPr>
              <w:t>（已弃用）</w:t>
            </w:r>
          </w:p>
        </w:tc>
      </w:tr>
      <w:tr w14:paraId="69E41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9A091C">
            <w:pPr>
              <w:bidi w:val="0"/>
              <w:rPr>
                <w:rFonts w:hint="default"/>
              </w:rPr>
            </w:pPr>
            <w:r>
              <w:rPr>
                <w:rFonts w:hint="default"/>
                <w:lang w:val="en-US" w:eastAsia="zh-CN"/>
              </w:rPr>
              <w:t>&gt; quoteBorrowed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F2204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4BAB35">
            <w:pPr>
              <w:bidi w:val="0"/>
              <w:rPr>
                <w:rFonts w:hint="default"/>
              </w:rPr>
            </w:pPr>
            <w:del w:id="105">
              <w:r>
                <w:rPr>
                  <w:rFonts w:hint="default"/>
                  <w:lang w:val="en-US" w:eastAsia="zh-CN"/>
                </w:rPr>
                <w:delText>计价币已借，适用于 币币杠杆（逐仓一键借币模式）</w:delText>
              </w:r>
            </w:del>
            <w:r>
              <w:rPr>
                <w:rFonts w:hint="default"/>
                <w:lang w:val="en-US" w:eastAsia="zh-CN"/>
              </w:rPr>
              <w:t>（已弃用）</w:t>
            </w:r>
          </w:p>
        </w:tc>
      </w:tr>
      <w:tr w14:paraId="22FFE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A2DA69">
            <w:pPr>
              <w:bidi w:val="0"/>
              <w:rPr>
                <w:rFonts w:hint="default"/>
              </w:rPr>
            </w:pPr>
            <w:r>
              <w:rPr>
                <w:rFonts w:hint="default"/>
                <w:lang w:val="en-US" w:eastAsia="zh-CN"/>
              </w:rPr>
              <w:t>&gt; quoteInterest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16EAB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90C673">
            <w:pPr>
              <w:bidi w:val="0"/>
              <w:rPr>
                <w:rFonts w:hint="default"/>
              </w:rPr>
            </w:pPr>
            <w:del w:id="106">
              <w:r>
                <w:rPr>
                  <w:rFonts w:hint="default"/>
                  <w:lang w:val="en-US" w:eastAsia="zh-CN"/>
                </w:rPr>
                <w:delText>计价币计息，适用于 币币杠杆（逐仓一键借币模式）</w:delText>
              </w:r>
            </w:del>
            <w:r>
              <w:rPr>
                <w:rFonts w:hint="default"/>
                <w:lang w:val="en-US" w:eastAsia="zh-CN"/>
              </w:rPr>
              <w:t>（已弃用）</w:t>
            </w:r>
          </w:p>
        </w:tc>
      </w:tr>
      <w:tr w14:paraId="2E306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0630BD">
            <w:pPr>
              <w:bidi w:val="0"/>
              <w:rPr>
                <w:rFonts w:hint="default"/>
              </w:rPr>
            </w:pPr>
            <w:r>
              <w:rPr>
                <w:rFonts w:hint="default"/>
                <w:lang w:val="en-US" w:eastAsia="zh-CN"/>
              </w:rPr>
              <w:t>&gt; posCcy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DB409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14334D">
            <w:pPr>
              <w:bidi w:val="0"/>
              <w:rPr>
                <w:rFonts w:hint="default"/>
              </w:rPr>
            </w:pPr>
            <w:r>
              <w:rPr>
                <w:rFonts w:hint="default"/>
                <w:lang w:val="en-US" w:eastAsia="zh-CN"/>
              </w:rPr>
              <w:t>持仓数量币种，仅适用于币币杠杆</w:t>
            </w:r>
          </w:p>
        </w:tc>
      </w:tr>
      <w:tr w14:paraId="00E39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23F893">
            <w:pPr>
              <w:bidi w:val="0"/>
              <w:rPr>
                <w:rFonts w:hint="default"/>
              </w:rPr>
            </w:pPr>
            <w:r>
              <w:rPr>
                <w:rFonts w:hint="default"/>
                <w:lang w:val="en-US" w:eastAsia="zh-CN"/>
              </w:rPr>
              <w:t>&gt; availPos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DF819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F29E74">
            <w:pPr>
              <w:bidi w:val="0"/>
              <w:rPr>
                <w:rFonts w:hint="default"/>
              </w:rPr>
            </w:pPr>
            <w:r>
              <w:rPr>
                <w:rFonts w:hint="default"/>
                <w:lang w:val="en-US" w:eastAsia="zh-CN"/>
              </w:rPr>
              <w:t>可平仓数量，适用于 币币杠杆,期权</w:t>
            </w:r>
            <w:r>
              <w:rPr>
                <w:rFonts w:hint="default"/>
                <w:lang w:val="en-US" w:eastAsia="zh-CN"/>
              </w:rPr>
              <w:br w:type="textWrapping"/>
            </w:r>
            <w:r>
              <w:rPr>
                <w:rFonts w:hint="default"/>
                <w:lang w:val="en-US" w:eastAsia="zh-CN"/>
              </w:rPr>
              <w:t>对于杠杆仓位，平仓时，杠杆还清负债后，余下的部分会视为币币交易，如果想要减少币币交易的数量，可通过"获取最大可用数量"接口获取只减仓的可用数量。</w:t>
            </w:r>
          </w:p>
        </w:tc>
      </w:tr>
      <w:tr w14:paraId="63435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B48D3C">
            <w:pPr>
              <w:bidi w:val="0"/>
              <w:rPr>
                <w:rFonts w:hint="default"/>
              </w:rPr>
            </w:pPr>
            <w:r>
              <w:rPr>
                <w:rFonts w:hint="default"/>
                <w:lang w:val="en-US" w:eastAsia="zh-CN"/>
              </w:rPr>
              <w:t>&gt; 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CEB7F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F63ABB">
            <w:pPr>
              <w:bidi w:val="0"/>
              <w:rPr>
                <w:rFonts w:hint="default"/>
              </w:rPr>
            </w:pPr>
            <w:r>
              <w:rPr>
                <w:rFonts w:hint="default"/>
                <w:lang w:val="en-US" w:eastAsia="zh-CN"/>
              </w:rPr>
              <w:t>开仓平均价</w:t>
            </w:r>
          </w:p>
        </w:tc>
      </w:tr>
      <w:tr w14:paraId="5C9A9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F98670">
            <w:pPr>
              <w:bidi w:val="0"/>
              <w:rPr>
                <w:rFonts w:hint="default"/>
              </w:rPr>
            </w:pPr>
            <w:r>
              <w:rPr>
                <w:rFonts w:hint="default"/>
                <w:lang w:val="en-US" w:eastAsia="zh-CN"/>
              </w:rPr>
              <w:t>&gt; upl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60948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E2EFE6">
            <w:pPr>
              <w:bidi w:val="0"/>
              <w:rPr>
                <w:rFonts w:hint="default"/>
              </w:rPr>
            </w:pPr>
            <w:r>
              <w:rPr>
                <w:rFonts w:hint="default"/>
                <w:lang w:val="en-US" w:eastAsia="zh-CN"/>
              </w:rPr>
              <w:t>未实现收益（以标记价格计算）</w:t>
            </w:r>
          </w:p>
        </w:tc>
      </w:tr>
      <w:tr w14:paraId="4BDCA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09DFA0">
            <w:pPr>
              <w:bidi w:val="0"/>
              <w:rPr>
                <w:rFonts w:hint="default"/>
              </w:rPr>
            </w:pPr>
            <w:r>
              <w:rPr>
                <w:rFonts w:hint="default"/>
                <w:lang w:val="en-US" w:eastAsia="zh-CN"/>
              </w:rPr>
              <w:t>&gt; uplRatio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357F7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6505EE">
            <w:pPr>
              <w:bidi w:val="0"/>
              <w:rPr>
                <w:rFonts w:hint="default"/>
              </w:rPr>
            </w:pPr>
            <w:r>
              <w:rPr>
                <w:rFonts w:hint="default"/>
                <w:lang w:val="en-US" w:eastAsia="zh-CN"/>
              </w:rPr>
              <w:t>未实现收益率（以标记价格计算</w:t>
            </w:r>
          </w:p>
        </w:tc>
      </w:tr>
      <w:tr w14:paraId="69492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35E3FF">
            <w:pPr>
              <w:bidi w:val="0"/>
              <w:rPr>
                <w:rFonts w:hint="default"/>
              </w:rPr>
            </w:pPr>
            <w:r>
              <w:rPr>
                <w:rFonts w:hint="default"/>
                <w:lang w:val="en-US" w:eastAsia="zh-CN"/>
              </w:rPr>
              <w:t>&gt; uplLastPx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01562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EFF4D1">
            <w:pPr>
              <w:bidi w:val="0"/>
              <w:rPr>
                <w:rFonts w:hint="default"/>
              </w:rPr>
            </w:pPr>
            <w:r>
              <w:rPr>
                <w:rFonts w:hint="default"/>
                <w:lang w:val="en-US" w:eastAsia="zh-CN"/>
              </w:rPr>
              <w:t>以最新成交价格计算的未实现收益，主要做展示使用，实际值还是 upl</w:t>
            </w:r>
          </w:p>
        </w:tc>
      </w:tr>
      <w:tr w14:paraId="1E08C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AC0D95">
            <w:pPr>
              <w:bidi w:val="0"/>
              <w:rPr>
                <w:rFonts w:hint="default"/>
              </w:rPr>
            </w:pPr>
            <w:r>
              <w:rPr>
                <w:rFonts w:hint="default"/>
                <w:lang w:val="en-US" w:eastAsia="zh-CN"/>
              </w:rPr>
              <w:t>&gt; uplRatioLastPx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47C16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4C2C39">
            <w:pPr>
              <w:bidi w:val="0"/>
              <w:rPr>
                <w:rFonts w:hint="default"/>
              </w:rPr>
            </w:pPr>
            <w:r>
              <w:rPr>
                <w:rFonts w:hint="default"/>
                <w:lang w:val="en-US" w:eastAsia="zh-CN"/>
              </w:rPr>
              <w:t>以最新成交价格计算的未实现收益率</w:t>
            </w:r>
          </w:p>
        </w:tc>
      </w:tr>
      <w:tr w14:paraId="341EE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B59476">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1EE92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7FF970">
            <w:pPr>
              <w:bidi w:val="0"/>
              <w:rPr>
                <w:rFonts w:hint="default"/>
              </w:rPr>
            </w:pPr>
            <w:r>
              <w:rPr>
                <w:rFonts w:hint="default"/>
                <w:lang w:val="en-US" w:eastAsia="zh-CN"/>
              </w:rPr>
              <w:t>产品ID，如 BTC-USDT-SWAP</w:t>
            </w:r>
          </w:p>
        </w:tc>
      </w:tr>
      <w:tr w14:paraId="06A84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566014">
            <w:pPr>
              <w:bidi w:val="0"/>
              <w:rPr>
                <w:rFonts w:hint="default"/>
              </w:rPr>
            </w:pPr>
            <w:r>
              <w:rPr>
                <w:rFonts w:hint="default"/>
                <w:lang w:val="en-US" w:eastAsia="zh-CN"/>
              </w:rPr>
              <w:t>&gt; 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3C1AD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465A4E">
            <w:pPr>
              <w:bidi w:val="0"/>
              <w:rPr>
                <w:rFonts w:hint="default"/>
              </w:rPr>
            </w:pPr>
            <w:r>
              <w:rPr>
                <w:rFonts w:hint="default"/>
                <w:lang w:val="en-US" w:eastAsia="zh-CN"/>
              </w:rPr>
              <w:t>杠杆倍数，不适用于期权卖方</w:t>
            </w:r>
          </w:p>
        </w:tc>
      </w:tr>
      <w:tr w14:paraId="0330A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467EB2">
            <w:pPr>
              <w:bidi w:val="0"/>
              <w:rPr>
                <w:rFonts w:hint="default"/>
              </w:rPr>
            </w:pPr>
            <w:r>
              <w:rPr>
                <w:rFonts w:hint="default"/>
                <w:lang w:val="en-US" w:eastAsia="zh-CN"/>
              </w:rPr>
              <w:t>&gt; liqPx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802FC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D86348">
            <w:pPr>
              <w:bidi w:val="0"/>
              <w:rPr>
                <w:rFonts w:hint="default"/>
              </w:rPr>
            </w:pPr>
            <w:r>
              <w:rPr>
                <w:rFonts w:hint="default"/>
                <w:lang w:val="en-US" w:eastAsia="zh-CN"/>
              </w:rPr>
              <w:t>预估强平价</w:t>
            </w:r>
            <w:r>
              <w:rPr>
                <w:rFonts w:hint="default"/>
                <w:lang w:val="en-US" w:eastAsia="zh-CN"/>
              </w:rPr>
              <w:br w:type="textWrapping"/>
            </w:r>
            <w:r>
              <w:rPr>
                <w:rFonts w:hint="default"/>
                <w:lang w:val="en-US" w:eastAsia="zh-CN"/>
              </w:rPr>
              <w:t>不适用于期权</w:t>
            </w:r>
          </w:p>
        </w:tc>
      </w:tr>
      <w:tr w14:paraId="0964C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81D910">
            <w:pPr>
              <w:bidi w:val="0"/>
              <w:rPr>
                <w:rFonts w:hint="default"/>
              </w:rPr>
            </w:pPr>
            <w:r>
              <w:rPr>
                <w:rFonts w:hint="default"/>
                <w:lang w:val="en-US" w:eastAsia="zh-CN"/>
              </w:rPr>
              <w:t>&gt; markPx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A645E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BE6F94">
            <w:pPr>
              <w:bidi w:val="0"/>
              <w:rPr>
                <w:rFonts w:hint="default"/>
              </w:rPr>
            </w:pPr>
            <w:r>
              <w:rPr>
                <w:rFonts w:hint="default"/>
                <w:lang w:val="en-US" w:eastAsia="zh-CN"/>
              </w:rPr>
              <w:t>最新标记价格</w:t>
            </w:r>
          </w:p>
        </w:tc>
      </w:tr>
      <w:tr w14:paraId="21C5A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F3C0D6">
            <w:pPr>
              <w:bidi w:val="0"/>
              <w:rPr>
                <w:rFonts w:hint="default"/>
              </w:rPr>
            </w:pPr>
            <w:r>
              <w:rPr>
                <w:rFonts w:hint="default"/>
                <w:lang w:val="en-US" w:eastAsia="zh-CN"/>
              </w:rPr>
              <w:t>&gt; imr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7D9B3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CFA4F1">
            <w:pPr>
              <w:bidi w:val="0"/>
              <w:rPr>
                <w:rFonts w:hint="default"/>
              </w:rPr>
            </w:pPr>
            <w:r>
              <w:rPr>
                <w:rFonts w:hint="default"/>
                <w:lang w:val="en-US" w:eastAsia="zh-CN"/>
              </w:rPr>
              <w:t>初始保证金，仅适用于全仓</w:t>
            </w:r>
          </w:p>
        </w:tc>
      </w:tr>
      <w:tr w14:paraId="1EDD5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04B0AE">
            <w:pPr>
              <w:bidi w:val="0"/>
              <w:rPr>
                <w:rFonts w:hint="default"/>
              </w:rPr>
            </w:pPr>
            <w:r>
              <w:rPr>
                <w:rFonts w:hint="default"/>
                <w:lang w:val="en-US" w:eastAsia="zh-CN"/>
              </w:rPr>
              <w:t>&gt; margin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86C2D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BB9804">
            <w:pPr>
              <w:bidi w:val="0"/>
              <w:rPr>
                <w:rFonts w:hint="default"/>
              </w:rPr>
            </w:pPr>
            <w:r>
              <w:rPr>
                <w:rFonts w:hint="default"/>
                <w:lang w:val="en-US" w:eastAsia="zh-CN"/>
              </w:rPr>
              <w:t>保证金余额，仅适用于逐仓，可增减</w:t>
            </w:r>
          </w:p>
        </w:tc>
      </w:tr>
      <w:tr w14:paraId="4F3BE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1935BA">
            <w:pPr>
              <w:bidi w:val="0"/>
              <w:rPr>
                <w:rFonts w:hint="default"/>
              </w:rPr>
            </w:pPr>
            <w:r>
              <w:rPr>
                <w:rFonts w:hint="default"/>
                <w:lang w:val="en-US" w:eastAsia="zh-CN"/>
              </w:rPr>
              <w:t>&gt; mgnRatio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6D26B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5990D0">
            <w:pPr>
              <w:bidi w:val="0"/>
              <w:rPr>
                <w:rFonts w:hint="default"/>
              </w:rPr>
            </w:pPr>
            <w:r>
              <w:rPr>
                <w:rFonts w:hint="default"/>
                <w:lang w:val="en-US" w:eastAsia="zh-CN"/>
              </w:rPr>
              <w:t>维持保证金率</w:t>
            </w:r>
          </w:p>
        </w:tc>
      </w:tr>
      <w:tr w14:paraId="7C722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240867">
            <w:pPr>
              <w:bidi w:val="0"/>
              <w:rPr>
                <w:rFonts w:hint="default"/>
              </w:rPr>
            </w:pPr>
            <w:r>
              <w:rPr>
                <w:rFonts w:hint="default"/>
                <w:lang w:val="en-US" w:eastAsia="zh-CN"/>
              </w:rPr>
              <w:t>&gt; mmr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AAB78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8B9A7D">
            <w:pPr>
              <w:bidi w:val="0"/>
              <w:rPr>
                <w:rFonts w:hint="default"/>
              </w:rPr>
            </w:pPr>
            <w:r>
              <w:rPr>
                <w:rFonts w:hint="default"/>
                <w:lang w:val="en-US" w:eastAsia="zh-CN"/>
              </w:rPr>
              <w:t>维持保证金</w:t>
            </w:r>
          </w:p>
        </w:tc>
      </w:tr>
      <w:tr w14:paraId="38EFA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1AD32E">
            <w:pPr>
              <w:bidi w:val="0"/>
              <w:rPr>
                <w:rFonts w:hint="default"/>
              </w:rPr>
            </w:pPr>
            <w:r>
              <w:rPr>
                <w:rFonts w:hint="default"/>
                <w:lang w:val="en-US" w:eastAsia="zh-CN"/>
              </w:rPr>
              <w:t>&gt; liab</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93F4A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0A8F75">
            <w:pPr>
              <w:bidi w:val="0"/>
              <w:rPr>
                <w:rFonts w:hint="default"/>
              </w:rPr>
            </w:pPr>
            <w:r>
              <w:rPr>
                <w:rFonts w:hint="default"/>
                <w:lang w:val="en-US" w:eastAsia="zh-CN"/>
              </w:rPr>
              <w:t>负债额，仅适用于币币杠杆</w:t>
            </w:r>
          </w:p>
        </w:tc>
      </w:tr>
      <w:tr w14:paraId="6EB57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892793">
            <w:pPr>
              <w:bidi w:val="0"/>
              <w:rPr>
                <w:rFonts w:hint="default"/>
              </w:rPr>
            </w:pPr>
            <w:r>
              <w:rPr>
                <w:rFonts w:hint="default"/>
                <w:lang w:val="en-US" w:eastAsia="zh-CN"/>
              </w:rPr>
              <w:t>&gt; liabCcy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579B9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F9B851">
            <w:pPr>
              <w:bidi w:val="0"/>
              <w:rPr>
                <w:rFonts w:hint="default"/>
              </w:rPr>
            </w:pPr>
            <w:r>
              <w:rPr>
                <w:rFonts w:hint="default"/>
                <w:lang w:val="en-US" w:eastAsia="zh-CN"/>
              </w:rPr>
              <w:t>负债币种，仅适用于币币杠杆</w:t>
            </w:r>
          </w:p>
        </w:tc>
      </w:tr>
      <w:tr w14:paraId="32DBC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24B03E">
            <w:pPr>
              <w:bidi w:val="0"/>
              <w:rPr>
                <w:rFonts w:hint="default"/>
              </w:rPr>
            </w:pPr>
            <w:r>
              <w:rPr>
                <w:rFonts w:hint="default"/>
                <w:lang w:val="en-US" w:eastAsia="zh-CN"/>
              </w:rPr>
              <w:t>&gt; interest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CB570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A863E3">
            <w:pPr>
              <w:bidi w:val="0"/>
              <w:rPr>
                <w:rFonts w:hint="default"/>
              </w:rPr>
            </w:pPr>
            <w:r>
              <w:rPr>
                <w:rFonts w:hint="default"/>
                <w:lang w:val="en-US" w:eastAsia="zh-CN"/>
              </w:rPr>
              <w:t>利息，已经生成未扣利息</w:t>
            </w:r>
          </w:p>
        </w:tc>
      </w:tr>
      <w:tr w14:paraId="3E45C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CB4727">
            <w:pPr>
              <w:bidi w:val="0"/>
              <w:rPr>
                <w:rFonts w:hint="default"/>
              </w:rPr>
            </w:pPr>
            <w:r>
              <w:rPr>
                <w:rFonts w:hint="default"/>
                <w:lang w:val="en-US" w:eastAsia="zh-CN"/>
              </w:rPr>
              <w:t>&gt; 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D07FF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975399">
            <w:pPr>
              <w:bidi w:val="0"/>
              <w:rPr>
                <w:rFonts w:hint="default"/>
              </w:rPr>
            </w:pPr>
            <w:r>
              <w:rPr>
                <w:rFonts w:hint="default"/>
                <w:lang w:val="en-US" w:eastAsia="zh-CN"/>
              </w:rPr>
              <w:t>最新成交ID</w:t>
            </w:r>
          </w:p>
        </w:tc>
      </w:tr>
      <w:tr w14:paraId="5C6F8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053CF9">
            <w:pPr>
              <w:bidi w:val="0"/>
              <w:rPr>
                <w:rFonts w:hint="default"/>
              </w:rPr>
            </w:pPr>
            <w:r>
              <w:rPr>
                <w:rFonts w:hint="default"/>
                <w:lang w:val="en-US" w:eastAsia="zh-CN"/>
              </w:rPr>
              <w:t>&gt; notionalUsd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EC5DD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6898DF">
            <w:pPr>
              <w:bidi w:val="0"/>
              <w:rPr>
                <w:rFonts w:hint="default"/>
              </w:rPr>
            </w:pPr>
            <w:r>
              <w:rPr>
                <w:rFonts w:hint="default"/>
                <w:lang w:val="en-US" w:eastAsia="zh-CN"/>
              </w:rPr>
              <w:t>以美金价值为单位的持仓数量</w:t>
            </w:r>
          </w:p>
        </w:tc>
      </w:tr>
      <w:tr w14:paraId="17DD6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F01F60">
            <w:pPr>
              <w:bidi w:val="0"/>
              <w:rPr>
                <w:rFonts w:hint="default"/>
              </w:rPr>
            </w:pPr>
            <w:r>
              <w:rPr>
                <w:rFonts w:hint="default"/>
                <w:lang w:val="en-US" w:eastAsia="zh-CN"/>
              </w:rPr>
              <w:t>&gt; optVal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C8278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A94E9A">
            <w:pPr>
              <w:bidi w:val="0"/>
              <w:rPr>
                <w:rFonts w:hint="default"/>
              </w:rPr>
            </w:pPr>
            <w:r>
              <w:rPr>
                <w:rFonts w:hint="default"/>
                <w:lang w:val="en-US" w:eastAsia="zh-CN"/>
              </w:rPr>
              <w:t>期权价值，仅适用于期权</w:t>
            </w:r>
          </w:p>
        </w:tc>
      </w:tr>
      <w:tr w14:paraId="0B91D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95EC19">
            <w:pPr>
              <w:bidi w:val="0"/>
              <w:rPr>
                <w:rFonts w:hint="default"/>
              </w:rPr>
            </w:pPr>
            <w:r>
              <w:rPr>
                <w:rFonts w:hint="default"/>
                <w:lang w:val="en-US" w:eastAsia="zh-CN"/>
              </w:rPr>
              <w:t>&gt; pendingCloseOrdLiabVal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EB334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185C86">
            <w:pPr>
              <w:bidi w:val="0"/>
              <w:rPr>
                <w:rFonts w:hint="default"/>
              </w:rPr>
            </w:pPr>
            <w:r>
              <w:rPr>
                <w:rFonts w:hint="default"/>
                <w:lang w:val="en-US" w:eastAsia="zh-CN"/>
              </w:rPr>
              <w:t>逐仓杠杆负债对应平仓挂单的数量</w:t>
            </w:r>
          </w:p>
        </w:tc>
      </w:tr>
      <w:tr w14:paraId="42BB6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8AF7C7">
            <w:pPr>
              <w:bidi w:val="0"/>
              <w:rPr>
                <w:rFonts w:hint="default"/>
              </w:rPr>
            </w:pPr>
            <w:r>
              <w:rPr>
                <w:rFonts w:hint="default"/>
                <w:lang w:val="en-US" w:eastAsia="zh-CN"/>
              </w:rPr>
              <w:t>&gt; adl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6B291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ED7B77">
            <w:pPr>
              <w:bidi w:val="0"/>
              <w:rPr>
                <w:rFonts w:hint="default"/>
              </w:rPr>
            </w:pPr>
            <w:r>
              <w:rPr>
                <w:rFonts w:hint="default"/>
                <w:lang w:val="en-US" w:eastAsia="zh-CN"/>
              </w:rPr>
              <w:t>自动减仓信号区，分为6档，从0到5，数字越小代表adl强度越弱</w:t>
            </w:r>
            <w:r>
              <w:rPr>
                <w:rFonts w:hint="default"/>
                <w:lang w:val="en-US" w:eastAsia="zh-CN"/>
              </w:rPr>
              <w:br w:type="textWrapping"/>
            </w:r>
            <w:r>
              <w:rPr>
                <w:rFonts w:hint="default"/>
                <w:lang w:val="en-US" w:eastAsia="zh-CN"/>
              </w:rPr>
              <w:t>仅适用于交割/永续/期权</w:t>
            </w:r>
          </w:p>
        </w:tc>
      </w:tr>
      <w:tr w14:paraId="5345F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F75F7B">
            <w:pPr>
              <w:bidi w:val="0"/>
              <w:rPr>
                <w:rFonts w:hint="default"/>
              </w:rPr>
            </w:pPr>
            <w:r>
              <w:rPr>
                <w:rFonts w:hint="default"/>
                <w:lang w:val="en-US" w:eastAsia="zh-CN"/>
              </w:rPr>
              <w:t>&gt; bizRefId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F2302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75188D">
            <w:pPr>
              <w:bidi w:val="0"/>
              <w:rPr>
                <w:rFonts w:hint="default"/>
              </w:rPr>
            </w:pPr>
            <w:r>
              <w:rPr>
                <w:rFonts w:hint="default"/>
                <w:lang w:val="en-US" w:eastAsia="zh-CN"/>
              </w:rPr>
              <w:t>外部业务id，如 体验券id</w:t>
            </w:r>
          </w:p>
        </w:tc>
      </w:tr>
      <w:tr w14:paraId="0E57D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4352BC">
            <w:pPr>
              <w:bidi w:val="0"/>
              <w:rPr>
                <w:rFonts w:hint="default"/>
              </w:rPr>
            </w:pPr>
            <w:r>
              <w:rPr>
                <w:rFonts w:hint="default"/>
                <w:lang w:val="en-US" w:eastAsia="zh-CN"/>
              </w:rPr>
              <w:t>&gt; bizRefType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1FC3D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668749">
            <w:pPr>
              <w:bidi w:val="0"/>
              <w:rPr>
                <w:rFonts w:hint="default"/>
              </w:rPr>
            </w:pPr>
            <w:r>
              <w:rPr>
                <w:rFonts w:hint="default"/>
                <w:lang w:val="en-US" w:eastAsia="zh-CN"/>
              </w:rPr>
              <w:t>外部业务类型</w:t>
            </w:r>
          </w:p>
        </w:tc>
      </w:tr>
      <w:tr w14:paraId="0A4D5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3A9914">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10028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A76BCB">
            <w:pPr>
              <w:bidi w:val="0"/>
              <w:rPr>
                <w:rFonts w:hint="default"/>
              </w:rPr>
            </w:pPr>
            <w:r>
              <w:rPr>
                <w:rFonts w:hint="default"/>
                <w:lang w:val="en-US" w:eastAsia="zh-CN"/>
              </w:rPr>
              <w:t>占用保证金的币种</w:t>
            </w:r>
          </w:p>
        </w:tc>
      </w:tr>
      <w:tr w14:paraId="705CF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791DE1">
            <w:pPr>
              <w:bidi w:val="0"/>
              <w:rPr>
                <w:rFonts w:hint="default"/>
              </w:rPr>
            </w:pPr>
            <w:r>
              <w:rPr>
                <w:rFonts w:hint="default"/>
                <w:lang w:val="en-US" w:eastAsia="zh-CN"/>
              </w:rPr>
              <w:t>&gt; last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760E4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991F71">
            <w:pPr>
              <w:bidi w:val="0"/>
              <w:rPr>
                <w:rFonts w:hint="default"/>
              </w:rPr>
            </w:pPr>
            <w:r>
              <w:rPr>
                <w:rFonts w:hint="default"/>
                <w:lang w:val="en-US" w:eastAsia="zh-CN"/>
              </w:rPr>
              <w:t>最新成交价</w:t>
            </w:r>
          </w:p>
        </w:tc>
      </w:tr>
      <w:tr w14:paraId="0EFE7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D831F9">
            <w:pPr>
              <w:bidi w:val="0"/>
              <w:rPr>
                <w:rFonts w:hint="default"/>
              </w:rPr>
            </w:pPr>
            <w:r>
              <w:rPr>
                <w:rFonts w:hint="default"/>
                <w:lang w:val="en-US" w:eastAsia="zh-CN"/>
              </w:rPr>
              <w:t>&gt; idxPx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4FF3A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ADE82A">
            <w:pPr>
              <w:bidi w:val="0"/>
              <w:rPr>
                <w:rFonts w:hint="default"/>
              </w:rPr>
            </w:pPr>
            <w:r>
              <w:rPr>
                <w:rFonts w:hint="default"/>
                <w:lang w:val="en-US" w:eastAsia="zh-CN"/>
              </w:rPr>
              <w:t>最新指数价格</w:t>
            </w:r>
          </w:p>
        </w:tc>
      </w:tr>
      <w:tr w14:paraId="521C8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19A098">
            <w:pPr>
              <w:bidi w:val="0"/>
              <w:rPr>
                <w:rFonts w:hint="default"/>
              </w:rPr>
            </w:pPr>
            <w:r>
              <w:rPr>
                <w:rFonts w:hint="default"/>
                <w:lang w:val="en-US" w:eastAsia="zh-CN"/>
              </w:rPr>
              <w:t>&gt; usdPx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8AD1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05091D">
            <w:pPr>
              <w:bidi w:val="0"/>
              <w:rPr>
                <w:rFonts w:hint="default"/>
              </w:rPr>
            </w:pPr>
            <w:r>
              <w:rPr>
                <w:rFonts w:hint="default"/>
                <w:lang w:val="en-US" w:eastAsia="zh-CN"/>
              </w:rPr>
              <w:t>保证金币种的市场最新美金价格 仅适用于交割/永续/期权</w:t>
            </w:r>
          </w:p>
        </w:tc>
      </w:tr>
      <w:tr w14:paraId="36146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5E0D24">
            <w:pPr>
              <w:bidi w:val="0"/>
              <w:rPr>
                <w:rFonts w:hint="default"/>
              </w:rPr>
            </w:pPr>
            <w:r>
              <w:rPr>
                <w:rFonts w:hint="default"/>
                <w:lang w:val="en-US" w:eastAsia="zh-CN"/>
              </w:rPr>
              <w:t>&gt; bePx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45486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59F9FB">
            <w:pPr>
              <w:bidi w:val="0"/>
              <w:rPr>
                <w:rFonts w:hint="default"/>
              </w:rPr>
            </w:pPr>
            <w:r>
              <w:rPr>
                <w:rFonts w:hint="default"/>
                <w:lang w:val="en-US" w:eastAsia="zh-CN"/>
              </w:rPr>
              <w:t>盈亏平衡价</w:t>
            </w:r>
          </w:p>
        </w:tc>
      </w:tr>
      <w:tr w14:paraId="189D8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BD5938">
            <w:pPr>
              <w:bidi w:val="0"/>
              <w:rPr>
                <w:rFonts w:hint="default"/>
              </w:rPr>
            </w:pPr>
            <w:r>
              <w:rPr>
                <w:rFonts w:hint="default"/>
                <w:lang w:val="en-US" w:eastAsia="zh-CN"/>
              </w:rPr>
              <w:t>&gt; deltaBS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AE42F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2D2858">
            <w:pPr>
              <w:bidi w:val="0"/>
              <w:rPr>
                <w:rFonts w:hint="default"/>
              </w:rPr>
            </w:pPr>
            <w:r>
              <w:rPr>
                <w:rFonts w:hint="default"/>
                <w:lang w:val="en-US" w:eastAsia="zh-CN"/>
              </w:rPr>
              <w:t>美金本位持仓仓位delta，仅适用于期权</w:t>
            </w:r>
          </w:p>
        </w:tc>
      </w:tr>
      <w:tr w14:paraId="510FD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4B403DD">
            <w:pPr>
              <w:bidi w:val="0"/>
              <w:rPr>
                <w:rFonts w:hint="default"/>
              </w:rPr>
            </w:pPr>
            <w:r>
              <w:rPr>
                <w:rFonts w:hint="default"/>
                <w:lang w:val="en-US" w:eastAsia="zh-CN"/>
              </w:rPr>
              <w:t>&gt; deltaPA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B587E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29C459">
            <w:pPr>
              <w:bidi w:val="0"/>
              <w:rPr>
                <w:rFonts w:hint="default"/>
              </w:rPr>
            </w:pPr>
            <w:r>
              <w:rPr>
                <w:rFonts w:hint="default"/>
                <w:lang w:val="en-US" w:eastAsia="zh-CN"/>
              </w:rPr>
              <w:t>币本位持仓仓位delta，仅适用于期权</w:t>
            </w:r>
          </w:p>
        </w:tc>
      </w:tr>
      <w:tr w14:paraId="5DB9B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981809">
            <w:pPr>
              <w:bidi w:val="0"/>
              <w:rPr>
                <w:rFonts w:hint="default"/>
              </w:rPr>
            </w:pPr>
            <w:r>
              <w:rPr>
                <w:rFonts w:hint="default"/>
                <w:lang w:val="en-US" w:eastAsia="zh-CN"/>
              </w:rPr>
              <w:t>&gt; gammaBS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5BCF4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412934">
            <w:pPr>
              <w:bidi w:val="0"/>
              <w:rPr>
                <w:rFonts w:hint="default"/>
              </w:rPr>
            </w:pPr>
            <w:r>
              <w:rPr>
                <w:rFonts w:hint="default"/>
                <w:lang w:val="en-US" w:eastAsia="zh-CN"/>
              </w:rPr>
              <w:t>美金本位持仓仓位gamma，仅适用于期权</w:t>
            </w:r>
          </w:p>
        </w:tc>
      </w:tr>
      <w:tr w14:paraId="46997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56885E">
            <w:pPr>
              <w:bidi w:val="0"/>
              <w:rPr>
                <w:rFonts w:hint="default"/>
              </w:rPr>
            </w:pPr>
            <w:r>
              <w:rPr>
                <w:rFonts w:hint="default"/>
                <w:lang w:val="en-US" w:eastAsia="zh-CN"/>
              </w:rPr>
              <w:t>&gt; gammaPA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4A303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EC35C9">
            <w:pPr>
              <w:bidi w:val="0"/>
              <w:rPr>
                <w:rFonts w:hint="default"/>
              </w:rPr>
            </w:pPr>
            <w:r>
              <w:rPr>
                <w:rFonts w:hint="default"/>
                <w:lang w:val="en-US" w:eastAsia="zh-CN"/>
              </w:rPr>
              <w:t>币本位持仓仓位gamma，仅适用于期权</w:t>
            </w:r>
          </w:p>
        </w:tc>
      </w:tr>
      <w:tr w14:paraId="3BE08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BC79DC">
            <w:pPr>
              <w:bidi w:val="0"/>
              <w:rPr>
                <w:rFonts w:hint="default"/>
              </w:rPr>
            </w:pPr>
            <w:r>
              <w:rPr>
                <w:rFonts w:hint="default"/>
                <w:lang w:val="en-US" w:eastAsia="zh-CN"/>
              </w:rPr>
              <w:t>&gt; thetaBS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6C2BB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ED429B">
            <w:pPr>
              <w:bidi w:val="0"/>
              <w:rPr>
                <w:rFonts w:hint="default"/>
              </w:rPr>
            </w:pPr>
            <w:r>
              <w:rPr>
                <w:rFonts w:hint="default"/>
                <w:lang w:val="en-US" w:eastAsia="zh-CN"/>
              </w:rPr>
              <w:t>美金本位持仓仓位theta，仅适用于期权</w:t>
            </w:r>
          </w:p>
        </w:tc>
      </w:tr>
      <w:tr w14:paraId="5D7AA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BA0AFC">
            <w:pPr>
              <w:bidi w:val="0"/>
              <w:rPr>
                <w:rFonts w:hint="default"/>
              </w:rPr>
            </w:pPr>
            <w:r>
              <w:rPr>
                <w:rFonts w:hint="default"/>
                <w:lang w:val="en-US" w:eastAsia="zh-CN"/>
              </w:rPr>
              <w:t>&gt; thetaPA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9F44A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BBD24C">
            <w:pPr>
              <w:bidi w:val="0"/>
              <w:rPr>
                <w:rFonts w:hint="default"/>
              </w:rPr>
            </w:pPr>
            <w:r>
              <w:rPr>
                <w:rFonts w:hint="default"/>
                <w:lang w:val="en-US" w:eastAsia="zh-CN"/>
              </w:rPr>
              <w:t>币本位持仓仓位theta，仅适用于期权</w:t>
            </w:r>
          </w:p>
        </w:tc>
      </w:tr>
      <w:tr w14:paraId="74750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6DCE23">
            <w:pPr>
              <w:bidi w:val="0"/>
              <w:rPr>
                <w:rFonts w:hint="default"/>
              </w:rPr>
            </w:pPr>
            <w:r>
              <w:rPr>
                <w:rFonts w:hint="default"/>
                <w:lang w:val="en-US" w:eastAsia="zh-CN"/>
              </w:rPr>
              <w:t>&gt; vegaBS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84B34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0F4557">
            <w:pPr>
              <w:bidi w:val="0"/>
              <w:rPr>
                <w:rFonts w:hint="default"/>
              </w:rPr>
            </w:pPr>
            <w:r>
              <w:rPr>
                <w:rFonts w:hint="default"/>
                <w:lang w:val="en-US" w:eastAsia="zh-CN"/>
              </w:rPr>
              <w:t>美金本位持仓仓位vega，仅适用于期权</w:t>
            </w:r>
          </w:p>
        </w:tc>
      </w:tr>
      <w:tr w14:paraId="02665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057388">
            <w:pPr>
              <w:bidi w:val="0"/>
              <w:rPr>
                <w:rFonts w:hint="default"/>
              </w:rPr>
            </w:pPr>
            <w:r>
              <w:rPr>
                <w:rFonts w:hint="default"/>
                <w:lang w:val="en-US" w:eastAsia="zh-CN"/>
              </w:rPr>
              <w:t>&gt; vegaPA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011B9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3EF1B4">
            <w:pPr>
              <w:bidi w:val="0"/>
              <w:rPr>
                <w:rFonts w:hint="default"/>
              </w:rPr>
            </w:pPr>
            <w:r>
              <w:rPr>
                <w:rFonts w:hint="default"/>
                <w:lang w:val="en-US" w:eastAsia="zh-CN"/>
              </w:rPr>
              <w:t>币本位持仓仓位vega，仅适用于期权</w:t>
            </w:r>
          </w:p>
        </w:tc>
      </w:tr>
      <w:tr w14:paraId="11741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D9AED8">
            <w:pPr>
              <w:bidi w:val="0"/>
              <w:rPr>
                <w:rFonts w:hint="default"/>
              </w:rPr>
            </w:pPr>
            <w:r>
              <w:rPr>
                <w:rFonts w:hint="default"/>
                <w:lang w:val="en-US" w:eastAsia="zh-CN"/>
              </w:rPr>
              <w:t>&gt; 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BE97B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7D72FA">
            <w:pPr>
              <w:bidi w:val="0"/>
              <w:rPr>
                <w:rFonts w:hint="default"/>
              </w:rPr>
            </w:pPr>
            <w:r>
              <w:rPr>
                <w:rFonts w:hint="default"/>
                <w:lang w:val="en-US" w:eastAsia="zh-CN"/>
              </w:rPr>
              <w:t>现货对冲占用数量</w:t>
            </w:r>
            <w:r>
              <w:rPr>
                <w:rFonts w:hint="default"/>
                <w:lang w:val="en-US" w:eastAsia="zh-CN"/>
              </w:rPr>
              <w:br w:type="textWrapping"/>
            </w:r>
            <w:r>
              <w:rPr>
                <w:rFonts w:hint="default"/>
                <w:lang w:val="en-US" w:eastAsia="zh-CN"/>
              </w:rPr>
              <w:t>适用于组合保证金模式</w:t>
            </w:r>
          </w:p>
        </w:tc>
      </w:tr>
      <w:tr w14:paraId="30497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C77A22">
            <w:pPr>
              <w:bidi w:val="0"/>
              <w:rPr>
                <w:rFonts w:hint="default"/>
              </w:rPr>
            </w:pPr>
            <w:r>
              <w:rPr>
                <w:rFonts w:hint="default"/>
                <w:lang w:val="en-US" w:eastAsia="zh-CN"/>
              </w:rPr>
              <w:t>&gt; clSpotInUseAmt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BA8AD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457FC0">
            <w:pPr>
              <w:bidi w:val="0"/>
              <w:rPr>
                <w:rFonts w:hint="default"/>
              </w:rPr>
            </w:pPr>
            <w:r>
              <w:rPr>
                <w:rFonts w:hint="default"/>
                <w:lang w:val="en-US" w:eastAsia="zh-CN"/>
              </w:rPr>
              <w:t>用户自定义现货占用数量</w:t>
            </w:r>
            <w:r>
              <w:rPr>
                <w:rFonts w:hint="default"/>
                <w:lang w:val="en-US" w:eastAsia="zh-CN"/>
              </w:rPr>
              <w:br w:type="textWrapping"/>
            </w:r>
            <w:r>
              <w:rPr>
                <w:rFonts w:hint="default"/>
                <w:lang w:val="en-US" w:eastAsia="zh-CN"/>
              </w:rPr>
              <w:t>适用于组合保证金模式</w:t>
            </w:r>
          </w:p>
        </w:tc>
      </w:tr>
      <w:tr w14:paraId="280C0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AE9165">
            <w:pPr>
              <w:bidi w:val="0"/>
              <w:rPr>
                <w:rFonts w:hint="default"/>
              </w:rPr>
            </w:pPr>
            <w:r>
              <w:rPr>
                <w:rFonts w:hint="default"/>
                <w:lang w:val="en-US" w:eastAsia="zh-CN"/>
              </w:rPr>
              <w:t>&gt; maxSpotInUseAmt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2A79E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7C4965">
            <w:pPr>
              <w:bidi w:val="0"/>
              <w:rPr>
                <w:rFonts w:hint="default"/>
              </w:rPr>
            </w:pPr>
            <w:r>
              <w:rPr>
                <w:rFonts w:hint="default"/>
                <w:lang w:val="en-US" w:eastAsia="zh-CN"/>
              </w:rPr>
              <w:t>系统计算得到的最大可能现货占用数量</w:t>
            </w:r>
            <w:r>
              <w:rPr>
                <w:rFonts w:hint="default"/>
                <w:lang w:val="en-US" w:eastAsia="zh-CN"/>
              </w:rPr>
              <w:br w:type="textWrapping"/>
            </w:r>
            <w:r>
              <w:rPr>
                <w:rFonts w:hint="default"/>
                <w:lang w:val="en-US" w:eastAsia="zh-CN"/>
              </w:rPr>
              <w:t>适用于组合保证金模式</w:t>
            </w:r>
          </w:p>
        </w:tc>
      </w:tr>
      <w:tr w14:paraId="7BF2E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DEF2FC">
            <w:pPr>
              <w:bidi w:val="0"/>
              <w:rPr>
                <w:rFonts w:hint="default"/>
              </w:rPr>
            </w:pPr>
            <w:r>
              <w:rPr>
                <w:rFonts w:hint="default"/>
                <w:lang w:val="en-US" w:eastAsia="zh-CN"/>
              </w:rPr>
              <w:t>&gt; spotInUseCcy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6D83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A25BF3">
            <w:pPr>
              <w:bidi w:val="0"/>
              <w:rPr>
                <w:rFonts w:hint="default"/>
              </w:rPr>
            </w:pPr>
            <w:r>
              <w:rPr>
                <w:rFonts w:hint="default"/>
                <w:lang w:val="en-US" w:eastAsia="zh-CN"/>
              </w:rPr>
              <w:t>现货对冲占用币种，如 BTC</w:t>
            </w:r>
            <w:r>
              <w:rPr>
                <w:rFonts w:hint="default"/>
                <w:lang w:val="en-US" w:eastAsia="zh-CN"/>
              </w:rPr>
              <w:br w:type="textWrapping"/>
            </w:r>
            <w:r>
              <w:rPr>
                <w:rFonts w:hint="default"/>
                <w:lang w:val="en-US" w:eastAsia="zh-CN"/>
              </w:rPr>
              <w:t>适用于组合保证金模式</w:t>
            </w:r>
          </w:p>
        </w:tc>
      </w:tr>
      <w:tr w14:paraId="494C5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20A382">
            <w:pPr>
              <w:bidi w:val="0"/>
              <w:rPr>
                <w:rFonts w:hint="default"/>
              </w:rPr>
            </w:pPr>
            <w:r>
              <w:rPr>
                <w:rFonts w:hint="default"/>
                <w:lang w:val="en-US" w:eastAsia="zh-CN"/>
              </w:rPr>
              <w:t>&gt; realizedPnl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A2B50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3A7F8A">
            <w:pPr>
              <w:bidi w:val="0"/>
              <w:rPr>
                <w:rFonts w:hint="default"/>
              </w:rPr>
            </w:pPr>
            <w:r>
              <w:rPr>
                <w:rFonts w:hint="default"/>
                <w:lang w:val="en-US" w:eastAsia="zh-CN"/>
              </w:rPr>
              <w:t>已实现收益</w:t>
            </w:r>
            <w:r>
              <w:rPr>
                <w:rFonts w:hint="default"/>
                <w:lang w:val="en-US" w:eastAsia="zh-CN"/>
              </w:rPr>
              <w:br w:type="textWrapping"/>
            </w:r>
            <w:r>
              <w:rPr>
                <w:rFonts w:hint="default"/>
                <w:lang w:val="en-US" w:eastAsia="zh-CN"/>
              </w:rPr>
              <w:t>仅适用于交割/永续/期权</w:t>
            </w:r>
            <w:r>
              <w:rPr>
                <w:rFonts w:hint="default"/>
                <w:lang w:val="en-US" w:eastAsia="zh-CN"/>
              </w:rPr>
              <w:br w:type="textWrapping"/>
            </w:r>
            <w:r>
              <w:rPr>
                <w:rFonts w:hint="default"/>
                <w:lang w:val="en-US" w:eastAsia="zh-CN"/>
              </w:rPr>
              <w:t>realizedPnl=pnl+fee+fundingFee+liqPenalty+settledPnl</w:t>
            </w:r>
          </w:p>
        </w:tc>
      </w:tr>
      <w:tr w14:paraId="7B201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39E543">
            <w:pPr>
              <w:bidi w:val="0"/>
              <w:rPr>
                <w:rFonts w:hint="default"/>
              </w:rPr>
            </w:pPr>
            <w:r>
              <w:rPr>
                <w:rFonts w:hint="default"/>
                <w:lang w:val="en-US" w:eastAsia="zh-CN"/>
              </w:rPr>
              <w:t>&gt; pnl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7180C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F7635B">
            <w:pPr>
              <w:bidi w:val="0"/>
              <w:rPr>
                <w:rFonts w:hint="default"/>
              </w:rPr>
            </w:pPr>
            <w:r>
              <w:rPr>
                <w:rFonts w:hint="default"/>
                <w:lang w:val="en-US" w:eastAsia="zh-CN"/>
              </w:rPr>
              <w:t>平仓订单累计收益额(不包括手续费)</w:t>
            </w:r>
          </w:p>
        </w:tc>
      </w:tr>
      <w:tr w14:paraId="3A7A1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0E2875">
            <w:pPr>
              <w:bidi w:val="0"/>
              <w:rPr>
                <w:rFonts w:hint="default"/>
              </w:rPr>
            </w:pPr>
            <w:r>
              <w:rPr>
                <w:rFonts w:hint="default"/>
                <w:lang w:val="en-US" w:eastAsia="zh-CN"/>
              </w:rPr>
              <w:t>&gt; fee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4F9FB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AEBB59">
            <w:pPr>
              <w:bidi w:val="0"/>
              <w:rPr>
                <w:rFonts w:hint="default"/>
              </w:rPr>
            </w:pPr>
            <w:r>
              <w:rPr>
                <w:rFonts w:hint="default"/>
                <w:lang w:val="en-US" w:eastAsia="zh-CN"/>
              </w:rPr>
              <w:t>累计手续费金额，正数代表平台返佣 ，负数代表平台扣除</w:t>
            </w:r>
          </w:p>
        </w:tc>
      </w:tr>
      <w:tr w14:paraId="07797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EAF353">
            <w:pPr>
              <w:bidi w:val="0"/>
              <w:rPr>
                <w:rFonts w:hint="default"/>
              </w:rPr>
            </w:pPr>
            <w:r>
              <w:rPr>
                <w:rFonts w:hint="default"/>
                <w:lang w:val="en-US" w:eastAsia="zh-CN"/>
              </w:rPr>
              <w:t>&gt; fundingFee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F7B72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28F04D">
            <w:pPr>
              <w:bidi w:val="0"/>
              <w:rPr>
                <w:rFonts w:hint="default"/>
              </w:rPr>
            </w:pPr>
            <w:r>
              <w:rPr>
                <w:rFonts w:hint="default"/>
                <w:lang w:val="en-US" w:eastAsia="zh-CN"/>
              </w:rPr>
              <w:t>累计资金费用</w:t>
            </w:r>
          </w:p>
        </w:tc>
      </w:tr>
      <w:tr w14:paraId="0031A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3BCA84">
            <w:pPr>
              <w:bidi w:val="0"/>
              <w:rPr>
                <w:rFonts w:hint="default"/>
              </w:rPr>
            </w:pPr>
            <w:r>
              <w:rPr>
                <w:rFonts w:hint="default"/>
                <w:lang w:val="en-US" w:eastAsia="zh-CN"/>
              </w:rPr>
              <w:t>&gt; liqPenalty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E58F6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E0BB1A">
            <w:pPr>
              <w:bidi w:val="0"/>
              <w:rPr>
                <w:rFonts w:hint="default"/>
              </w:rPr>
            </w:pPr>
            <w:r>
              <w:rPr>
                <w:rFonts w:hint="default"/>
                <w:lang w:val="en-US" w:eastAsia="zh-CN"/>
              </w:rPr>
              <w:t>累计爆仓罚金，有值时为负数。</w:t>
            </w:r>
          </w:p>
        </w:tc>
      </w:tr>
      <w:tr w14:paraId="6419F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C42482B">
            <w:pPr>
              <w:bidi w:val="0"/>
              <w:rPr>
                <w:rFonts w:hint="default"/>
              </w:rPr>
            </w:pPr>
            <w:r>
              <w:rPr>
                <w:rFonts w:hint="default"/>
                <w:lang w:val="en-US" w:eastAsia="zh-CN"/>
              </w:rPr>
              <w:t>&gt; closeOrderAlgo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0B2E0C">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A45041">
            <w:pPr>
              <w:bidi w:val="0"/>
              <w:rPr>
                <w:rFonts w:hint="default"/>
              </w:rPr>
            </w:pPr>
            <w:r>
              <w:rPr>
                <w:rFonts w:hint="default"/>
                <w:lang w:val="en-US" w:eastAsia="zh-CN"/>
              </w:rPr>
              <w:t>平仓策略委托订单。调用策略委托下单，且closeFraction=1 时，该数组才会有值。</w:t>
            </w:r>
          </w:p>
        </w:tc>
      </w:tr>
      <w:tr w14:paraId="3331D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00E828">
            <w:pPr>
              <w:bidi w:val="0"/>
              <w:rPr>
                <w:rFonts w:hint="default"/>
              </w:rPr>
            </w:pPr>
            <w:r>
              <w:rPr>
                <w:rFonts w:hint="default"/>
                <w:lang w:val="en-US" w:eastAsia="zh-CN"/>
              </w:rPr>
              <w:t>&gt;&gt; algoId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E4027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C45380">
            <w:pPr>
              <w:bidi w:val="0"/>
              <w:rPr>
                <w:rFonts w:hint="default"/>
              </w:rPr>
            </w:pPr>
            <w:r>
              <w:rPr>
                <w:rFonts w:hint="default"/>
                <w:lang w:val="en-US" w:eastAsia="zh-CN"/>
              </w:rPr>
              <w:t>策略委托单ID</w:t>
            </w:r>
          </w:p>
        </w:tc>
      </w:tr>
      <w:tr w14:paraId="1C982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06BEDF">
            <w:pPr>
              <w:bidi w:val="0"/>
              <w:rPr>
                <w:rFonts w:hint="default"/>
              </w:rPr>
            </w:pPr>
            <w:r>
              <w:rPr>
                <w:rFonts w:hint="default"/>
                <w:lang w:val="en-US" w:eastAsia="zh-CN"/>
              </w:rPr>
              <w:t>&gt;&gt; 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9A3B3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3D0F22">
            <w:pPr>
              <w:bidi w:val="0"/>
              <w:rPr>
                <w:rFonts w:hint="default"/>
              </w:rPr>
            </w:pPr>
            <w:r>
              <w:rPr>
                <w:rFonts w:hint="default"/>
                <w:lang w:val="en-US" w:eastAsia="zh-CN"/>
              </w:rPr>
              <w:t>止损触发价</w:t>
            </w:r>
          </w:p>
        </w:tc>
      </w:tr>
      <w:tr w14:paraId="327A0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ABE955">
            <w:pPr>
              <w:bidi w:val="0"/>
              <w:rPr>
                <w:rFonts w:hint="default"/>
              </w:rPr>
            </w:pPr>
            <w:r>
              <w:rPr>
                <w:rFonts w:hint="default"/>
                <w:lang w:val="en-US" w:eastAsia="zh-CN"/>
              </w:rPr>
              <w:t>&gt;&gt; 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887AB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4BE018">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7943C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D6EC966">
            <w:pPr>
              <w:bidi w:val="0"/>
              <w:rPr>
                <w:rFonts w:hint="default"/>
              </w:rPr>
            </w:pPr>
            <w:r>
              <w:rPr>
                <w:rFonts w:hint="default"/>
                <w:lang w:val="en-US" w:eastAsia="zh-CN"/>
              </w:rPr>
              <w:t>&gt;&gt; 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28749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E3ACB6">
            <w:pPr>
              <w:bidi w:val="0"/>
              <w:rPr>
                <w:rFonts w:hint="default"/>
              </w:rPr>
            </w:pPr>
            <w:r>
              <w:rPr>
                <w:rFonts w:hint="default"/>
                <w:lang w:val="en-US" w:eastAsia="zh-CN"/>
              </w:rPr>
              <w:t>止盈委托价</w:t>
            </w:r>
          </w:p>
        </w:tc>
      </w:tr>
      <w:tr w14:paraId="6526F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8B5138">
            <w:pPr>
              <w:bidi w:val="0"/>
              <w:rPr>
                <w:rFonts w:hint="default"/>
              </w:rPr>
            </w:pPr>
            <w:r>
              <w:rPr>
                <w:rFonts w:hint="default"/>
                <w:lang w:val="en-US" w:eastAsia="zh-CN"/>
              </w:rPr>
              <w:t>&gt;&gt; 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89C7A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744E48">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19B9F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5F54F0">
            <w:pPr>
              <w:bidi w:val="0"/>
              <w:rPr>
                <w:rFonts w:hint="default"/>
              </w:rPr>
            </w:pPr>
            <w:r>
              <w:rPr>
                <w:rFonts w:hint="default"/>
                <w:lang w:val="en-US" w:eastAsia="zh-CN"/>
              </w:rPr>
              <w:t>&gt;&gt; closeFraction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497D4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EC0678">
            <w:pPr>
              <w:bidi w:val="0"/>
              <w:rPr>
                <w:rFonts w:hint="default"/>
              </w:rPr>
            </w:pPr>
            <w:r>
              <w:rPr>
                <w:rFonts w:hint="default"/>
                <w:lang w:val="en-US" w:eastAsia="zh-CN"/>
              </w:rPr>
              <w:t>策略委托触发时，平仓的百分比。1 代表100%</w:t>
            </w:r>
          </w:p>
        </w:tc>
      </w:tr>
      <w:tr w14:paraId="0E278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29EDDC2">
            <w:pPr>
              <w:bidi w:val="0"/>
              <w:rPr>
                <w:rFonts w:hint="default"/>
              </w:rPr>
            </w:pPr>
            <w:r>
              <w:rPr>
                <w:rFonts w:hint="default"/>
                <w:lang w:val="en-US" w:eastAsia="zh-CN"/>
              </w:rPr>
              <w:t>&gt; cTime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C89F1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B86831">
            <w:pPr>
              <w:bidi w:val="0"/>
              <w:rPr>
                <w:rFonts w:hint="default"/>
              </w:rPr>
            </w:pPr>
            <w:r>
              <w:rPr>
                <w:rFonts w:hint="default"/>
                <w:lang w:val="en-US" w:eastAsia="zh-CN"/>
              </w:rPr>
              <w:t>持仓创建时间，Unix时间戳的毫秒数格式，如 1597026383085</w:t>
            </w:r>
          </w:p>
        </w:tc>
      </w:tr>
      <w:tr w14:paraId="5A4A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D55933E">
            <w:pPr>
              <w:bidi w:val="0"/>
              <w:rPr>
                <w:rFonts w:hint="default"/>
              </w:rPr>
            </w:pPr>
            <w:r>
              <w:rPr>
                <w:rFonts w:hint="default"/>
                <w:lang w:val="en-US" w:eastAsia="zh-CN"/>
              </w:rPr>
              <w:t>&gt; 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2CE87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8487A1">
            <w:pPr>
              <w:bidi w:val="0"/>
              <w:rPr>
                <w:rFonts w:hint="default"/>
              </w:rPr>
            </w:pPr>
            <w:r>
              <w:rPr>
                <w:rFonts w:hint="default"/>
                <w:lang w:val="en-US" w:eastAsia="zh-CN"/>
              </w:rPr>
              <w:t>最近一次持仓更新时间，Unix时间戳的毫秒数格式，如 1597026383085</w:t>
            </w:r>
          </w:p>
        </w:tc>
      </w:tr>
      <w:tr w14:paraId="56316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03987A">
            <w:pPr>
              <w:bidi w:val="0"/>
              <w:rPr>
                <w:rFonts w:hint="default"/>
              </w:rPr>
            </w:pPr>
            <w:r>
              <w:rPr>
                <w:rFonts w:hint="default"/>
                <w:lang w:val="en-US" w:eastAsia="zh-CN"/>
              </w:rPr>
              <w:t>&gt; pTime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D7E21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2DD9DB">
            <w:pPr>
              <w:bidi w:val="0"/>
              <w:rPr>
                <w:rFonts w:hint="default"/>
              </w:rPr>
            </w:pPr>
            <w:r>
              <w:rPr>
                <w:rFonts w:hint="default"/>
                <w:lang w:val="en-US" w:eastAsia="zh-CN"/>
              </w:rPr>
              <w:t>持仓信息的推送时间，Unix时间戳的毫秒数格式，如 1597026383085</w:t>
            </w:r>
          </w:p>
        </w:tc>
      </w:tr>
      <w:tr w14:paraId="78BC0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DF406F">
            <w:pPr>
              <w:bidi w:val="0"/>
              <w:rPr>
                <w:rFonts w:hint="default"/>
              </w:rPr>
            </w:pPr>
            <w:r>
              <w:rPr>
                <w:rFonts w:hint="default"/>
                <w:lang w:val="en-US" w:eastAsia="zh-CN"/>
              </w:rPr>
              <w:t>&gt; nonSettleAvgPx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62628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2BC8C3">
            <w:pPr>
              <w:bidi w:val="0"/>
              <w:rPr>
                <w:rFonts w:hint="default"/>
              </w:rPr>
            </w:pPr>
            <w:r>
              <w:rPr>
                <w:rFonts w:hint="default"/>
                <w:lang w:val="en-US" w:eastAsia="zh-CN"/>
              </w:rPr>
              <w:t>未结算均价</w:t>
            </w:r>
            <w:r>
              <w:rPr>
                <w:rFonts w:hint="default"/>
                <w:lang w:val="en-US" w:eastAsia="zh-CN"/>
              </w:rPr>
              <w:br w:type="textWrapping"/>
            </w:r>
            <w:r>
              <w:rPr>
                <w:rFonts w:hint="default"/>
                <w:lang w:val="en-US" w:eastAsia="zh-CN"/>
              </w:rPr>
              <w:t>不受结算影响的加权开仓价格，仅在新增头寸时更新，和开仓均价的主要区别在于是否受到结算影响。</w:t>
            </w:r>
            <w:r>
              <w:rPr>
                <w:rFonts w:hint="default"/>
                <w:lang w:val="en-US" w:eastAsia="zh-CN"/>
              </w:rPr>
              <w:br w:type="textWrapping"/>
            </w:r>
            <w:r>
              <w:rPr>
                <w:rFonts w:hint="default"/>
                <w:lang w:val="en-US" w:eastAsia="zh-CN"/>
              </w:rPr>
              <w:t>适用于全仓交割</w:t>
            </w:r>
          </w:p>
        </w:tc>
      </w:tr>
      <w:tr w14:paraId="6E5A3E1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7FA8C5">
            <w:pPr>
              <w:bidi w:val="0"/>
              <w:rPr>
                <w:rFonts w:hint="default"/>
              </w:rPr>
            </w:pPr>
            <w:r>
              <w:rPr>
                <w:rFonts w:hint="default"/>
                <w:lang w:val="en-US" w:eastAsia="zh-CN"/>
              </w:rPr>
              <w:t>&gt; settledPnl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66168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F4E5B8">
            <w:pPr>
              <w:bidi w:val="0"/>
              <w:rPr>
                <w:rFonts w:hint="default"/>
              </w:rPr>
            </w:pPr>
            <w:r>
              <w:rPr>
                <w:rFonts w:hint="default"/>
                <w:lang w:val="en-US" w:eastAsia="zh-CN"/>
              </w:rPr>
              <w:t>累计已结算收益（以结算价格计算）</w:t>
            </w:r>
            <w:r>
              <w:rPr>
                <w:rFonts w:hint="default"/>
                <w:lang w:val="en-US" w:eastAsia="zh-CN"/>
              </w:rPr>
              <w:br w:type="textWrapping"/>
            </w:r>
            <w:r>
              <w:rPr>
                <w:rFonts w:hint="default"/>
                <w:lang w:val="en-US" w:eastAsia="zh-CN"/>
              </w:rPr>
              <w:t>适用于全仓交割</w:t>
            </w:r>
          </w:p>
        </w:tc>
      </w:tr>
    </w:tbl>
    <w:p w14:paraId="0FB59605">
      <w:pPr>
        <w:bidi w:val="0"/>
      </w:pPr>
      <w:r>
        <w:rPr>
          <w:lang w:val="en-US" w:eastAsia="zh-CN"/>
        </w:rPr>
        <w:br w:type="textWrapping"/>
      </w:r>
      <w:r>
        <w:rPr>
          <w:lang w:val="en-US" w:eastAsia="zh-CN"/>
        </w:rPr>
        <w:t>- 持仓频道基于事件推送，并进行定时推送。</w:t>
      </w:r>
      <w:r>
        <w:rPr>
          <w:lang w:val="en-US" w:eastAsia="zh-CN"/>
        </w:rPr>
        <w:br w:type="textWrapping"/>
      </w:r>
      <w:r>
        <w:rPr>
          <w:lang w:val="en-US" w:eastAsia="zh-CN"/>
        </w:rPr>
        <w:t>- 持仓频道的事件推送并非在事件发生时实时进行，而是按照大约50毫秒的固定时间窗口进行聚合推送。例如，在固定时间窗口内发生多个事件，系统将尽量聚合为一条消息并在固定时间窗口结束时进行推送。在数据量过大的情况下可能拆分为多条消息。</w:t>
      </w:r>
      <w:r>
        <w:rPr>
          <w:lang w:val="en-US" w:eastAsia="zh-CN"/>
        </w:rPr>
        <w:br w:type="textWrapping"/>
      </w:r>
      <w:r>
        <w:rPr>
          <w:lang w:val="en-US" w:eastAsia="zh-CN"/>
        </w:rPr>
        <w:t>- 无论是否有仓位的变化，定时推送都会发送更新。</w:t>
      </w:r>
      <w:r>
        <w:rPr>
          <w:lang w:val="en-US" w:eastAsia="zh-CN"/>
        </w:rPr>
        <w:br w:type="textWrapping"/>
      </w:r>
      <w:r>
        <w:rPr>
          <w:lang w:val="en-US" w:eastAsia="zh-CN"/>
        </w:rPr>
        <w:t>- 若事件推送和定时推送同时发生，系统将在发送一次事件推送消息后再发送一次定时推送消息。 Portfolio Margin 账户下，持仓的 IMR MMR的数据是后端服务以ristUnit为最小粒度重新计算，相同riskUnit全仓仓位的imr和mmr返回值相同。 逐仓交易设置里是自主划转模式，转入保证金后会推送持仓量为0的仓位。</w:t>
      </w:r>
      <w:r>
        <w:rPr>
          <w:lang w:val="en-US" w:eastAsia="zh-CN"/>
        </w:rPr>
        <w:br w:type="textWrapping"/>
      </w:r>
      <w:r>
        <w:rPr>
          <w:lang w:val="en-US" w:eastAsia="zh-CN"/>
        </w:rPr>
        <w:t>- 只推用户持有的仓位。用户持仓仓位定义：持逐仓自主划转模式下的逐仓仓位pos=0，pos&gt;0或者pos&lt;0都认为持有仓位。如果数据太大无法在单个推送消息中发送，它将被分成多个消息发送。</w:t>
      </w:r>
      <w:r>
        <w:rPr>
          <w:lang w:val="en-US" w:eastAsia="zh-CN"/>
        </w:rPr>
        <w:br w:type="textWrapping"/>
      </w:r>
      <w:r>
        <w:rPr>
          <w:lang w:val="en-US" w:eastAsia="zh-CN"/>
        </w:rPr>
        <w:t>- 例：按underlying订阅且该underlying下有20个持仓，首次和定时推全部20个；持仓下有一个成交改变其中的一个持仓，那么持仓变更只推这一个。 与交割合约不同，期权持仓到期之后，期权持仓在到期后会自动行权或作废，持仓本身随即消失，因此，该频道不会推送期权到期的信息。</w:t>
      </w:r>
    </w:p>
    <w:p w14:paraId="6D27C2A7">
      <w:pPr>
        <w:bidi w:val="0"/>
        <w:rPr>
          <w:rFonts w:hint="default"/>
        </w:rPr>
      </w:pPr>
      <w:r>
        <w:rPr>
          <w:rFonts w:hint="default"/>
        </w:rPr>
        <w:t>账户余额和持仓频道</w:t>
      </w:r>
    </w:p>
    <w:p w14:paraId="0A03611A">
      <w:pPr>
        <w:bidi w:val="0"/>
        <w:rPr>
          <w:rFonts w:hint="default"/>
        </w:rPr>
      </w:pPr>
      <w:r>
        <w:rPr>
          <w:rFonts w:hint="default"/>
        </w:rPr>
        <w:t>获取账户余额和持仓信息，首次订阅按照订阅维度推送数据，此外，当成交、资金划转等事件触发时，推送数据。</w:t>
      </w:r>
    </w:p>
    <w:p w14:paraId="7AC98761">
      <w:pPr>
        <w:bidi w:val="0"/>
        <w:rPr>
          <w:rFonts w:hint="default"/>
        </w:rPr>
      </w:pPr>
      <w:r>
        <w:rPr>
          <w:rFonts w:hint="default"/>
        </w:rPr>
        <w:t>该频道适用于尽快获取账户现金余额和仓位资产变化的信息。</w:t>
      </w:r>
      <w:r>
        <w:rPr>
          <w:rFonts w:hint="default"/>
        </w:rPr>
        <w:br w:type="textWrapping"/>
      </w:r>
      <w:r>
        <w:rPr>
          <w:rFonts w:hint="default"/>
        </w:rPr>
        <w:t>该频道的并发连接受到如下规则限制：</w:t>
      </w:r>
      <w:r>
        <w:rPr>
          <w:rFonts w:hint="default"/>
        </w:rPr>
        <w:fldChar w:fldCharType="begin"/>
      </w:r>
      <w:r>
        <w:rPr>
          <w:rFonts w:hint="default"/>
        </w:rPr>
        <w:instrText xml:space="preserve"> HYPERLINK "https://www.okx.com/docs-v5/zh/" \l "overview-websocket-connection-count-limit"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WebSocket 连接限制</w:t>
      </w:r>
      <w:r>
        <w:rPr>
          <w:rFonts w:hint="default"/>
        </w:rPr>
        <w:fldChar w:fldCharType="end"/>
      </w:r>
    </w:p>
    <w:p w14:paraId="1732D64E">
      <w:pPr>
        <w:bidi w:val="0"/>
        <w:rPr>
          <w:rFonts w:hint="default"/>
        </w:rPr>
      </w:pPr>
      <w:r>
        <w:rPr>
          <w:rFonts w:hint="default"/>
        </w:rPr>
        <w:t>服务地址</w:t>
      </w:r>
    </w:p>
    <w:p w14:paraId="67AB6122">
      <w:pPr>
        <w:bidi w:val="0"/>
        <w:rPr>
          <w:rFonts w:hint="default"/>
        </w:rPr>
      </w:pPr>
      <w:r>
        <w:rPr>
          <w:rFonts w:hint="default"/>
        </w:rPr>
        <w:t>/ws/v5/private (需要登录)</w:t>
      </w:r>
    </w:p>
    <w:p w14:paraId="4408D636">
      <w:pPr>
        <w:bidi w:val="0"/>
      </w:pPr>
      <w:r>
        <w:rPr>
          <w:rFonts w:hint="default"/>
        </w:rPr>
        <w:t>请求示例</w:t>
      </w:r>
    </w:p>
    <w:p w14:paraId="114E3622">
      <w:pPr>
        <w:bidi w:val="0"/>
        <w:rPr>
          <w:rFonts w:hint="default"/>
        </w:rPr>
      </w:pPr>
      <w:r>
        <w:rPr>
          <w:rFonts w:hint="default"/>
        </w:rPr>
        <w:t>import asyncio</w:t>
      </w:r>
    </w:p>
    <w:p w14:paraId="3071EA89">
      <w:pPr>
        <w:bidi w:val="0"/>
        <w:rPr>
          <w:rFonts w:hint="default"/>
        </w:rPr>
      </w:pPr>
      <w:r>
        <w:rPr>
          <w:rFonts w:hint="default"/>
        </w:rPr>
        <w:t>from okx.websocket.WsPrivateAsync import WsPrivateAsync</w:t>
      </w:r>
    </w:p>
    <w:p w14:paraId="71268E1A">
      <w:pPr>
        <w:bidi w:val="0"/>
        <w:rPr>
          <w:rFonts w:hint="default"/>
        </w:rPr>
      </w:pPr>
    </w:p>
    <w:p w14:paraId="62B521B7">
      <w:pPr>
        <w:bidi w:val="0"/>
        <w:rPr>
          <w:rFonts w:hint="default"/>
        </w:rPr>
      </w:pPr>
      <w:r>
        <w:rPr>
          <w:rFonts w:hint="default"/>
        </w:rPr>
        <w:t>def callbackFunc(message):</w:t>
      </w:r>
    </w:p>
    <w:p w14:paraId="63CE2145">
      <w:pPr>
        <w:bidi w:val="0"/>
        <w:rPr>
          <w:rFonts w:hint="default"/>
        </w:rPr>
      </w:pPr>
      <w:r>
        <w:rPr>
          <w:rFonts w:hint="default"/>
        </w:rPr>
        <w:t xml:space="preserve">    print(message)</w:t>
      </w:r>
    </w:p>
    <w:p w14:paraId="2E09875C">
      <w:pPr>
        <w:bidi w:val="0"/>
        <w:rPr>
          <w:rFonts w:hint="default"/>
        </w:rPr>
      </w:pPr>
      <w:r>
        <w:rPr>
          <w:rFonts w:hint="default"/>
        </w:rPr>
        <w:t>async def main():</w:t>
      </w:r>
    </w:p>
    <w:p w14:paraId="45314A09">
      <w:pPr>
        <w:bidi w:val="0"/>
        <w:rPr>
          <w:rFonts w:hint="default"/>
        </w:rPr>
      </w:pPr>
    </w:p>
    <w:p w14:paraId="0C0F7352">
      <w:pPr>
        <w:bidi w:val="0"/>
        <w:rPr>
          <w:rFonts w:hint="default"/>
        </w:rPr>
      </w:pPr>
      <w:r>
        <w:rPr>
          <w:rFonts w:hint="default"/>
        </w:rPr>
        <w:t xml:space="preserve">    ws = WsPrivateAsync(</w:t>
      </w:r>
    </w:p>
    <w:p w14:paraId="75331BE5">
      <w:pPr>
        <w:bidi w:val="0"/>
        <w:rPr>
          <w:rFonts w:hint="default"/>
        </w:rPr>
      </w:pPr>
      <w:r>
        <w:rPr>
          <w:rFonts w:hint="default"/>
        </w:rPr>
        <w:t xml:space="preserve">        apiKey = "YOUR_API_KEY",</w:t>
      </w:r>
    </w:p>
    <w:p w14:paraId="3727B87E">
      <w:pPr>
        <w:bidi w:val="0"/>
        <w:rPr>
          <w:rFonts w:hint="default"/>
        </w:rPr>
      </w:pPr>
      <w:r>
        <w:rPr>
          <w:rFonts w:hint="default"/>
        </w:rPr>
        <w:t xml:space="preserve">        passphrase = "YOUR_PASSPHRASE",</w:t>
      </w:r>
    </w:p>
    <w:p w14:paraId="6F38023C">
      <w:pPr>
        <w:bidi w:val="0"/>
        <w:rPr>
          <w:rFonts w:hint="default"/>
        </w:rPr>
      </w:pPr>
      <w:r>
        <w:rPr>
          <w:rFonts w:hint="default"/>
        </w:rPr>
        <w:t xml:space="preserve">        secretKey = "YOUR_SECRET_KEY",</w:t>
      </w:r>
    </w:p>
    <w:p w14:paraId="0D303C75">
      <w:pPr>
        <w:bidi w:val="0"/>
        <w:rPr>
          <w:rFonts w:hint="default"/>
        </w:rPr>
      </w:pPr>
      <w:r>
        <w:rPr>
          <w:rFonts w:hint="default"/>
        </w:rPr>
        <w:t xml:space="preserve">        url = "wss://ws.okx.com:8443/ws/v5/private",</w:t>
      </w:r>
    </w:p>
    <w:p w14:paraId="0181553F">
      <w:pPr>
        <w:bidi w:val="0"/>
        <w:rPr>
          <w:rFonts w:hint="default"/>
        </w:rPr>
      </w:pPr>
      <w:r>
        <w:rPr>
          <w:rFonts w:hint="default"/>
        </w:rPr>
        <w:t xml:space="preserve">        useServerTime=False</w:t>
      </w:r>
    </w:p>
    <w:p w14:paraId="5B4D7489">
      <w:pPr>
        <w:bidi w:val="0"/>
        <w:rPr>
          <w:rFonts w:hint="default"/>
        </w:rPr>
      </w:pPr>
      <w:r>
        <w:rPr>
          <w:rFonts w:hint="default"/>
        </w:rPr>
        <w:t xml:space="preserve">    )</w:t>
      </w:r>
    </w:p>
    <w:p w14:paraId="5F5D6CAC">
      <w:pPr>
        <w:bidi w:val="0"/>
        <w:rPr>
          <w:rFonts w:hint="default"/>
        </w:rPr>
      </w:pPr>
      <w:r>
        <w:rPr>
          <w:rFonts w:hint="default"/>
        </w:rPr>
        <w:t xml:space="preserve">    await ws.start()</w:t>
      </w:r>
    </w:p>
    <w:p w14:paraId="1008CEF0">
      <w:pPr>
        <w:bidi w:val="0"/>
        <w:rPr>
          <w:rFonts w:hint="default"/>
        </w:rPr>
      </w:pPr>
      <w:r>
        <w:rPr>
          <w:rFonts w:hint="default"/>
        </w:rPr>
        <w:t xml:space="preserve">    args = [{</w:t>
      </w:r>
    </w:p>
    <w:p w14:paraId="448C158C">
      <w:pPr>
        <w:bidi w:val="0"/>
        <w:rPr>
          <w:rFonts w:hint="default"/>
        </w:rPr>
      </w:pPr>
      <w:r>
        <w:rPr>
          <w:rFonts w:hint="default"/>
        </w:rPr>
        <w:t xml:space="preserve">        "channel": "balance_and_position"</w:t>
      </w:r>
    </w:p>
    <w:p w14:paraId="7CD1DEB2">
      <w:pPr>
        <w:bidi w:val="0"/>
        <w:rPr>
          <w:rFonts w:hint="default"/>
        </w:rPr>
      </w:pPr>
      <w:r>
        <w:rPr>
          <w:rFonts w:hint="default"/>
        </w:rPr>
        <w:t xml:space="preserve">    }]</w:t>
      </w:r>
    </w:p>
    <w:p w14:paraId="0B62B0F8">
      <w:pPr>
        <w:bidi w:val="0"/>
        <w:rPr>
          <w:rFonts w:hint="default"/>
        </w:rPr>
      </w:pPr>
    </w:p>
    <w:p w14:paraId="34924BDF">
      <w:pPr>
        <w:bidi w:val="0"/>
        <w:rPr>
          <w:rFonts w:hint="default"/>
        </w:rPr>
      </w:pPr>
      <w:r>
        <w:rPr>
          <w:rFonts w:hint="default"/>
        </w:rPr>
        <w:t xml:space="preserve">    await ws.subscribe(args, callback=callbackFunc)</w:t>
      </w:r>
    </w:p>
    <w:p w14:paraId="4152BA0F">
      <w:pPr>
        <w:bidi w:val="0"/>
        <w:rPr>
          <w:rFonts w:hint="default"/>
        </w:rPr>
      </w:pPr>
      <w:r>
        <w:rPr>
          <w:rFonts w:hint="default"/>
        </w:rPr>
        <w:t xml:space="preserve">    await asyncio.sleep(10)</w:t>
      </w:r>
    </w:p>
    <w:p w14:paraId="48D28F7E">
      <w:pPr>
        <w:bidi w:val="0"/>
        <w:rPr>
          <w:rFonts w:hint="default"/>
        </w:rPr>
      </w:pPr>
    </w:p>
    <w:p w14:paraId="5AD69023">
      <w:pPr>
        <w:bidi w:val="0"/>
        <w:rPr>
          <w:rFonts w:hint="default"/>
        </w:rPr>
      </w:pPr>
      <w:r>
        <w:rPr>
          <w:rFonts w:hint="default"/>
        </w:rPr>
        <w:t xml:space="preserve">    await ws.unsubscribe(args, callback=callbackFunc)</w:t>
      </w:r>
    </w:p>
    <w:p w14:paraId="7B955C6C">
      <w:pPr>
        <w:bidi w:val="0"/>
        <w:rPr>
          <w:rFonts w:hint="default"/>
        </w:rPr>
      </w:pPr>
      <w:r>
        <w:rPr>
          <w:rFonts w:hint="default"/>
        </w:rPr>
        <w:t xml:space="preserve">    await asyncio.sleep(10)</w:t>
      </w:r>
    </w:p>
    <w:p w14:paraId="74CC5E53">
      <w:pPr>
        <w:bidi w:val="0"/>
        <w:rPr>
          <w:rFonts w:hint="default"/>
        </w:rPr>
      </w:pPr>
    </w:p>
    <w:p w14:paraId="0D5A76D9">
      <w:pPr>
        <w:bidi w:val="0"/>
        <w:rPr>
          <w:rFonts w:hint="default"/>
        </w:rPr>
      </w:pPr>
      <w:r>
        <w:rPr>
          <w:rFonts w:hint="default"/>
        </w:rPr>
        <w:t>asyncio.run(main())</w:t>
      </w:r>
    </w:p>
    <w:p w14:paraId="2DCEA1EC">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66"/>
        <w:gridCol w:w="1237"/>
        <w:gridCol w:w="780"/>
        <w:gridCol w:w="5463"/>
      </w:tblGrid>
      <w:tr w14:paraId="4E209D9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D785545">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C777B5C">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E0AD75D">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140F1C8">
            <w:pPr>
              <w:bidi w:val="0"/>
              <w:rPr>
                <w:rFonts w:hint="default"/>
              </w:rPr>
            </w:pPr>
            <w:r>
              <w:rPr>
                <w:rFonts w:hint="default"/>
                <w:lang w:val="en-US" w:eastAsia="zh-CN"/>
              </w:rPr>
              <w:t>描述</w:t>
            </w:r>
          </w:p>
        </w:tc>
      </w:tr>
      <w:tr w14:paraId="7285A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651D7B">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21491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51F6A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819A27">
            <w:pPr>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7D6E8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405730">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44480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33279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7121D1">
            <w:pPr>
              <w:bidi w:val="0"/>
              <w:rPr>
                <w:rFonts w:hint="default"/>
              </w:rPr>
            </w:pPr>
            <w:r>
              <w:rPr>
                <w:rFonts w:hint="default"/>
                <w:lang w:val="en-US" w:eastAsia="zh-CN"/>
              </w:rPr>
              <w:t>操作</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p>
        </w:tc>
      </w:tr>
      <w:tr w14:paraId="5BF40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C37F3AC">
            <w:pPr>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73758B">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ADEA4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A0C624">
            <w:pPr>
              <w:bidi w:val="0"/>
              <w:rPr>
                <w:rFonts w:hint="default"/>
              </w:rPr>
            </w:pPr>
            <w:r>
              <w:rPr>
                <w:rFonts w:hint="default"/>
                <w:lang w:val="en-US" w:eastAsia="zh-CN"/>
              </w:rPr>
              <w:t>请求订阅的频道列表</w:t>
            </w:r>
          </w:p>
        </w:tc>
      </w:tr>
      <w:tr w14:paraId="4798C11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086F9C">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6BA3E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84458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57EE3F">
            <w:pPr>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balance_and_position</w:t>
            </w:r>
          </w:p>
        </w:tc>
      </w:tr>
    </w:tbl>
    <w:p w14:paraId="37B2EEC4">
      <w:pPr>
        <w:bidi w:val="0"/>
      </w:pPr>
      <w:r>
        <w:rPr>
          <w:rFonts w:hint="default"/>
        </w:rPr>
        <w:t>成功返回示例</w:t>
      </w:r>
    </w:p>
    <w:p w14:paraId="2214068C">
      <w:pPr>
        <w:bidi w:val="0"/>
        <w:rPr>
          <w:rFonts w:hint="default"/>
        </w:rPr>
      </w:pPr>
      <w:r>
        <w:rPr>
          <w:rFonts w:hint="default"/>
        </w:rPr>
        <w:t>{</w:t>
      </w:r>
    </w:p>
    <w:p w14:paraId="26652EDD">
      <w:pPr>
        <w:bidi w:val="0"/>
        <w:rPr>
          <w:rFonts w:hint="default"/>
        </w:rPr>
      </w:pPr>
      <w:r>
        <w:rPr>
          <w:rFonts w:hint="default"/>
        </w:rPr>
        <w:t xml:space="preserve">    "id": "1512",</w:t>
      </w:r>
    </w:p>
    <w:p w14:paraId="38F74CE5">
      <w:pPr>
        <w:bidi w:val="0"/>
        <w:rPr>
          <w:rFonts w:hint="default"/>
        </w:rPr>
      </w:pPr>
      <w:r>
        <w:rPr>
          <w:rFonts w:hint="default"/>
        </w:rPr>
        <w:t xml:space="preserve">    "event": "subscribe",</w:t>
      </w:r>
    </w:p>
    <w:p w14:paraId="7A4A38B4">
      <w:pPr>
        <w:bidi w:val="0"/>
        <w:rPr>
          <w:rFonts w:hint="default"/>
        </w:rPr>
      </w:pPr>
      <w:r>
        <w:rPr>
          <w:rFonts w:hint="default"/>
        </w:rPr>
        <w:t xml:space="preserve">    "arg": {</w:t>
      </w:r>
    </w:p>
    <w:p w14:paraId="3FC5C286">
      <w:pPr>
        <w:bidi w:val="0"/>
        <w:rPr>
          <w:rFonts w:hint="default"/>
        </w:rPr>
      </w:pPr>
      <w:r>
        <w:rPr>
          <w:rFonts w:hint="default"/>
        </w:rPr>
        <w:t xml:space="preserve">        "channel": "balance_and_position"</w:t>
      </w:r>
    </w:p>
    <w:p w14:paraId="50508D38">
      <w:pPr>
        <w:bidi w:val="0"/>
        <w:rPr>
          <w:rFonts w:hint="default"/>
        </w:rPr>
      </w:pPr>
      <w:r>
        <w:rPr>
          <w:rFonts w:hint="default"/>
        </w:rPr>
        <w:t xml:space="preserve">    },</w:t>
      </w:r>
    </w:p>
    <w:p w14:paraId="3C67F9D8">
      <w:pPr>
        <w:bidi w:val="0"/>
        <w:rPr>
          <w:rFonts w:hint="default"/>
        </w:rPr>
      </w:pPr>
      <w:r>
        <w:rPr>
          <w:rFonts w:hint="default"/>
        </w:rPr>
        <w:t xml:space="preserve">    "connId": "a4d3ae55"}</w:t>
      </w:r>
    </w:p>
    <w:p w14:paraId="6F85E944">
      <w:pPr>
        <w:bidi w:val="0"/>
      </w:pPr>
      <w:r>
        <w:rPr>
          <w:rFonts w:hint="default"/>
        </w:rPr>
        <w:t>失败返回示例</w:t>
      </w:r>
    </w:p>
    <w:p w14:paraId="589BE5EF">
      <w:pPr>
        <w:bidi w:val="0"/>
        <w:rPr>
          <w:rFonts w:hint="default"/>
        </w:rPr>
      </w:pPr>
      <w:r>
        <w:rPr>
          <w:rFonts w:hint="default"/>
        </w:rPr>
        <w:t>{</w:t>
      </w:r>
    </w:p>
    <w:p w14:paraId="6790A2A2">
      <w:pPr>
        <w:bidi w:val="0"/>
        <w:rPr>
          <w:rFonts w:hint="default"/>
        </w:rPr>
      </w:pPr>
      <w:r>
        <w:rPr>
          <w:rFonts w:hint="default"/>
        </w:rPr>
        <w:t xml:space="preserve">    "id": "1512",</w:t>
      </w:r>
    </w:p>
    <w:p w14:paraId="309B794C">
      <w:pPr>
        <w:bidi w:val="0"/>
        <w:rPr>
          <w:rFonts w:hint="default"/>
        </w:rPr>
      </w:pPr>
      <w:r>
        <w:rPr>
          <w:rFonts w:hint="default"/>
        </w:rPr>
        <w:t xml:space="preserve">    "event": "error",</w:t>
      </w:r>
    </w:p>
    <w:p w14:paraId="580192D9">
      <w:pPr>
        <w:bidi w:val="0"/>
        <w:rPr>
          <w:rFonts w:hint="default"/>
        </w:rPr>
      </w:pPr>
      <w:r>
        <w:rPr>
          <w:rFonts w:hint="default"/>
        </w:rPr>
        <w:t xml:space="preserve">    "code": "60012",</w:t>
      </w:r>
    </w:p>
    <w:p w14:paraId="50B71675">
      <w:pPr>
        <w:bidi w:val="0"/>
        <w:rPr>
          <w:rFonts w:hint="default"/>
        </w:rPr>
      </w:pPr>
      <w:r>
        <w:rPr>
          <w:rFonts w:hint="default"/>
        </w:rPr>
        <w:t xml:space="preserve">    "msg": "Invalid request: {\"op\": \"subscribe\", \"argss\":[{ \"channel\" : \"balance_and_position\"}]}",</w:t>
      </w:r>
    </w:p>
    <w:p w14:paraId="5CE7F30E">
      <w:pPr>
        <w:bidi w:val="0"/>
        <w:rPr>
          <w:rFonts w:hint="default"/>
        </w:rPr>
      </w:pPr>
      <w:r>
        <w:rPr>
          <w:rFonts w:hint="default"/>
        </w:rPr>
        <w:t xml:space="preserve">    "connId": "a4d3ae55"}</w:t>
      </w:r>
    </w:p>
    <w:p w14:paraId="71C024A6">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66"/>
        <w:gridCol w:w="804"/>
        <w:gridCol w:w="1080"/>
        <w:gridCol w:w="2125"/>
      </w:tblGrid>
      <w:tr w14:paraId="2BCAD7B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D61E9D0">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B4984DE">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7CD21D2">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E54FEFE">
            <w:pPr>
              <w:bidi w:val="0"/>
              <w:rPr>
                <w:rFonts w:hint="default"/>
              </w:rPr>
            </w:pPr>
            <w:r>
              <w:rPr>
                <w:rFonts w:hint="default"/>
                <w:lang w:val="en-US" w:eastAsia="zh-CN"/>
              </w:rPr>
              <w:t>描述</w:t>
            </w:r>
          </w:p>
        </w:tc>
      </w:tr>
      <w:tr w14:paraId="68B5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06534F">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91EBA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38207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78E5B1">
            <w:pPr>
              <w:bidi w:val="0"/>
              <w:rPr>
                <w:rFonts w:hint="default"/>
              </w:rPr>
            </w:pPr>
            <w:r>
              <w:rPr>
                <w:rFonts w:hint="default"/>
                <w:lang w:val="en-US" w:eastAsia="zh-CN"/>
              </w:rPr>
              <w:t>消息的唯一标识</w:t>
            </w:r>
          </w:p>
        </w:tc>
      </w:tr>
      <w:tr w14:paraId="4793C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2237A50">
            <w:pPr>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2BAB6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11E4E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96BA1A">
            <w:pPr>
              <w:bidi w:val="0"/>
              <w:rPr>
                <w:rFonts w:hint="default"/>
              </w:rPr>
            </w:pPr>
            <w:r>
              <w:rPr>
                <w:rFonts w:hint="default"/>
                <w:lang w:val="en-US" w:eastAsia="zh-CN"/>
              </w:rPr>
              <w:t>事件</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r>
              <w:rPr>
                <w:rFonts w:hint="default"/>
                <w:lang w:val="en-US" w:eastAsia="zh-CN"/>
              </w:rPr>
              <w:br w:type="textWrapping"/>
            </w:r>
            <w:r>
              <w:rPr>
                <w:rFonts w:hint="default"/>
                <w:lang w:val="en-US" w:eastAsia="zh-CN"/>
              </w:rPr>
              <w:t>error</w:t>
            </w:r>
          </w:p>
        </w:tc>
      </w:tr>
      <w:tr w14:paraId="185EC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B1FC98">
            <w:pPr>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95DB1B">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E76E7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BA3D28">
            <w:pPr>
              <w:bidi w:val="0"/>
              <w:rPr>
                <w:rFonts w:hint="default"/>
              </w:rPr>
            </w:pPr>
            <w:r>
              <w:rPr>
                <w:rFonts w:hint="default"/>
                <w:lang w:val="en-US" w:eastAsia="zh-CN"/>
              </w:rPr>
              <w:t>订阅的频道</w:t>
            </w:r>
          </w:p>
        </w:tc>
      </w:tr>
      <w:tr w14:paraId="281C6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70F380">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E9642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620B84">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14C9DA">
            <w:pPr>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balance_and_position</w:t>
            </w:r>
          </w:p>
        </w:tc>
      </w:tr>
      <w:tr w14:paraId="0C6A6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AEAB02">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299AB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19ED4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6D4A0D">
            <w:pPr>
              <w:bidi w:val="0"/>
              <w:rPr>
                <w:rFonts w:hint="default"/>
              </w:rPr>
            </w:pPr>
            <w:r>
              <w:rPr>
                <w:rFonts w:hint="default"/>
                <w:lang w:val="en-US" w:eastAsia="zh-CN"/>
              </w:rPr>
              <w:t>错误码</w:t>
            </w:r>
          </w:p>
        </w:tc>
      </w:tr>
      <w:tr w14:paraId="73329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917B96">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9C64F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7E25A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AF629D">
            <w:pPr>
              <w:bidi w:val="0"/>
              <w:rPr>
                <w:rFonts w:hint="default"/>
              </w:rPr>
            </w:pPr>
            <w:r>
              <w:rPr>
                <w:rFonts w:hint="default"/>
                <w:lang w:val="en-US" w:eastAsia="zh-CN"/>
              </w:rPr>
              <w:t>错误消息</w:t>
            </w:r>
          </w:p>
        </w:tc>
      </w:tr>
      <w:tr w14:paraId="5575F83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88572D">
            <w:pPr>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19002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E6F0C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7B42E4">
            <w:pPr>
              <w:bidi w:val="0"/>
              <w:rPr>
                <w:rFonts w:hint="default"/>
              </w:rPr>
            </w:pPr>
            <w:r>
              <w:rPr>
                <w:rFonts w:hint="default"/>
                <w:lang w:val="en-US" w:eastAsia="zh-CN"/>
              </w:rPr>
              <w:t>WebSocket连接ID</w:t>
            </w:r>
          </w:p>
        </w:tc>
      </w:tr>
    </w:tbl>
    <w:p w14:paraId="3139F452">
      <w:pPr>
        <w:bidi w:val="0"/>
      </w:pPr>
      <w:r>
        <w:rPr>
          <w:rFonts w:hint="default"/>
        </w:rPr>
        <w:t>推送示例</w:t>
      </w:r>
    </w:p>
    <w:p w14:paraId="4FC5219A">
      <w:pPr>
        <w:bidi w:val="0"/>
        <w:rPr>
          <w:rFonts w:hint="default"/>
        </w:rPr>
      </w:pPr>
      <w:r>
        <w:rPr>
          <w:rFonts w:hint="default"/>
        </w:rPr>
        <w:t>{</w:t>
      </w:r>
    </w:p>
    <w:p w14:paraId="19BE4977">
      <w:pPr>
        <w:bidi w:val="0"/>
        <w:rPr>
          <w:rFonts w:hint="default"/>
        </w:rPr>
      </w:pPr>
      <w:r>
        <w:rPr>
          <w:rFonts w:hint="default"/>
        </w:rPr>
        <w:t xml:space="preserve">    "arg": {</w:t>
      </w:r>
    </w:p>
    <w:p w14:paraId="0AFC7F7F">
      <w:pPr>
        <w:bidi w:val="0"/>
        <w:rPr>
          <w:rFonts w:hint="default"/>
        </w:rPr>
      </w:pPr>
      <w:r>
        <w:rPr>
          <w:rFonts w:hint="default"/>
        </w:rPr>
        <w:t xml:space="preserve">        "channel": "balance_and_position",</w:t>
      </w:r>
    </w:p>
    <w:p w14:paraId="4749DE71">
      <w:pPr>
        <w:bidi w:val="0"/>
        <w:rPr>
          <w:rFonts w:hint="default"/>
        </w:rPr>
      </w:pPr>
      <w:r>
        <w:rPr>
          <w:rFonts w:hint="default"/>
        </w:rPr>
        <w:t xml:space="preserve">        "uid": "77982378738415879"</w:t>
      </w:r>
    </w:p>
    <w:p w14:paraId="22F2ADE7">
      <w:pPr>
        <w:bidi w:val="0"/>
        <w:rPr>
          <w:rFonts w:hint="default"/>
        </w:rPr>
      </w:pPr>
      <w:r>
        <w:rPr>
          <w:rFonts w:hint="default"/>
        </w:rPr>
        <w:t xml:space="preserve">    },</w:t>
      </w:r>
    </w:p>
    <w:p w14:paraId="538DF699">
      <w:pPr>
        <w:bidi w:val="0"/>
        <w:rPr>
          <w:rFonts w:hint="default"/>
        </w:rPr>
      </w:pPr>
      <w:r>
        <w:rPr>
          <w:rFonts w:hint="default"/>
        </w:rPr>
        <w:t xml:space="preserve">    "data": [{</w:t>
      </w:r>
    </w:p>
    <w:p w14:paraId="65FB0588">
      <w:pPr>
        <w:bidi w:val="0"/>
        <w:rPr>
          <w:rFonts w:hint="default"/>
        </w:rPr>
      </w:pPr>
      <w:r>
        <w:rPr>
          <w:rFonts w:hint="default"/>
        </w:rPr>
        <w:t xml:space="preserve">        "pTime": "1597026383085",</w:t>
      </w:r>
    </w:p>
    <w:p w14:paraId="0BC6DFC9">
      <w:pPr>
        <w:bidi w:val="0"/>
        <w:rPr>
          <w:rFonts w:hint="default"/>
        </w:rPr>
      </w:pPr>
      <w:r>
        <w:rPr>
          <w:rFonts w:hint="default"/>
        </w:rPr>
        <w:t xml:space="preserve">        "eventType": "snapshot",</w:t>
      </w:r>
    </w:p>
    <w:p w14:paraId="1050AF06">
      <w:pPr>
        <w:bidi w:val="0"/>
        <w:rPr>
          <w:rFonts w:hint="default"/>
        </w:rPr>
      </w:pPr>
      <w:r>
        <w:rPr>
          <w:rFonts w:hint="default"/>
        </w:rPr>
        <w:t xml:space="preserve">        "balData": [{</w:t>
      </w:r>
    </w:p>
    <w:p w14:paraId="1A12565E">
      <w:pPr>
        <w:bidi w:val="0"/>
        <w:rPr>
          <w:rFonts w:hint="default"/>
        </w:rPr>
      </w:pPr>
      <w:r>
        <w:rPr>
          <w:rFonts w:hint="default"/>
        </w:rPr>
        <w:t xml:space="preserve">            "ccy": "BTC",</w:t>
      </w:r>
    </w:p>
    <w:p w14:paraId="6CBDBA02">
      <w:pPr>
        <w:bidi w:val="0"/>
        <w:rPr>
          <w:rFonts w:hint="default"/>
        </w:rPr>
      </w:pPr>
      <w:r>
        <w:rPr>
          <w:rFonts w:hint="default"/>
        </w:rPr>
        <w:t xml:space="preserve">            "cashBal": "1",</w:t>
      </w:r>
    </w:p>
    <w:p w14:paraId="600BB30F">
      <w:pPr>
        <w:bidi w:val="0"/>
        <w:rPr>
          <w:rFonts w:hint="default"/>
        </w:rPr>
      </w:pPr>
      <w:r>
        <w:rPr>
          <w:rFonts w:hint="default"/>
        </w:rPr>
        <w:t xml:space="preserve">            "uTime": "1597026383085"</w:t>
      </w:r>
    </w:p>
    <w:p w14:paraId="40E9EA72">
      <w:pPr>
        <w:bidi w:val="0"/>
        <w:rPr>
          <w:rFonts w:hint="default"/>
        </w:rPr>
      </w:pPr>
      <w:r>
        <w:rPr>
          <w:rFonts w:hint="default"/>
        </w:rPr>
        <w:t xml:space="preserve">        }],</w:t>
      </w:r>
    </w:p>
    <w:p w14:paraId="27CF745C">
      <w:pPr>
        <w:bidi w:val="0"/>
        <w:rPr>
          <w:rFonts w:hint="default"/>
        </w:rPr>
      </w:pPr>
      <w:r>
        <w:rPr>
          <w:rFonts w:hint="default"/>
        </w:rPr>
        <w:t xml:space="preserve">        "posData": [{</w:t>
      </w:r>
    </w:p>
    <w:p w14:paraId="173D9D89">
      <w:pPr>
        <w:bidi w:val="0"/>
        <w:rPr>
          <w:rFonts w:hint="default"/>
        </w:rPr>
      </w:pPr>
      <w:r>
        <w:rPr>
          <w:rFonts w:hint="default"/>
        </w:rPr>
        <w:t xml:space="preserve">            "posId": "1111111111",</w:t>
      </w:r>
    </w:p>
    <w:p w14:paraId="1FC70367">
      <w:pPr>
        <w:bidi w:val="0"/>
        <w:rPr>
          <w:rFonts w:hint="default"/>
        </w:rPr>
      </w:pPr>
      <w:r>
        <w:rPr>
          <w:rFonts w:hint="default"/>
        </w:rPr>
        <w:t xml:space="preserve">            "tradeId": "2",</w:t>
      </w:r>
    </w:p>
    <w:p w14:paraId="38098514">
      <w:pPr>
        <w:bidi w:val="0"/>
        <w:rPr>
          <w:rFonts w:hint="default"/>
        </w:rPr>
      </w:pPr>
      <w:r>
        <w:rPr>
          <w:rFonts w:hint="default"/>
        </w:rPr>
        <w:t xml:space="preserve">            "instId": "BTC-USD-191018",</w:t>
      </w:r>
    </w:p>
    <w:p w14:paraId="2A179DDB">
      <w:pPr>
        <w:bidi w:val="0"/>
        <w:rPr>
          <w:rFonts w:hint="default"/>
        </w:rPr>
      </w:pPr>
      <w:r>
        <w:rPr>
          <w:rFonts w:hint="default"/>
        </w:rPr>
        <w:t xml:space="preserve">            "instType": "FUTURES",</w:t>
      </w:r>
    </w:p>
    <w:p w14:paraId="78EC818F">
      <w:pPr>
        <w:bidi w:val="0"/>
        <w:rPr>
          <w:rFonts w:hint="default"/>
        </w:rPr>
      </w:pPr>
      <w:r>
        <w:rPr>
          <w:rFonts w:hint="default"/>
        </w:rPr>
        <w:t xml:space="preserve">            "mgnMode": "cross",</w:t>
      </w:r>
    </w:p>
    <w:p w14:paraId="331A8495">
      <w:pPr>
        <w:bidi w:val="0"/>
        <w:rPr>
          <w:rFonts w:hint="default"/>
        </w:rPr>
      </w:pPr>
      <w:r>
        <w:rPr>
          <w:rFonts w:hint="default"/>
        </w:rPr>
        <w:t xml:space="preserve">            "posSide": "long",</w:t>
      </w:r>
    </w:p>
    <w:p w14:paraId="71FD6143">
      <w:pPr>
        <w:bidi w:val="0"/>
        <w:rPr>
          <w:rFonts w:hint="default"/>
        </w:rPr>
      </w:pPr>
      <w:r>
        <w:rPr>
          <w:rFonts w:hint="default"/>
        </w:rPr>
        <w:t xml:space="preserve">            "pos": "10",</w:t>
      </w:r>
    </w:p>
    <w:p w14:paraId="295152EA">
      <w:pPr>
        <w:bidi w:val="0"/>
        <w:rPr>
          <w:rFonts w:hint="default"/>
        </w:rPr>
      </w:pPr>
      <w:r>
        <w:rPr>
          <w:rFonts w:hint="default"/>
        </w:rPr>
        <w:t xml:space="preserve">            "ccy": "BTC",</w:t>
      </w:r>
    </w:p>
    <w:p w14:paraId="6BE81140">
      <w:pPr>
        <w:bidi w:val="0"/>
        <w:rPr>
          <w:rFonts w:hint="default"/>
        </w:rPr>
      </w:pPr>
      <w:r>
        <w:rPr>
          <w:rFonts w:hint="default"/>
        </w:rPr>
        <w:t xml:space="preserve">            "posCcy": "",</w:t>
      </w:r>
    </w:p>
    <w:p w14:paraId="3ACB2018">
      <w:pPr>
        <w:bidi w:val="0"/>
        <w:rPr>
          <w:rFonts w:hint="default"/>
        </w:rPr>
      </w:pPr>
      <w:r>
        <w:rPr>
          <w:rFonts w:hint="default"/>
        </w:rPr>
        <w:t xml:space="preserve">            "avgPx": "3320",</w:t>
      </w:r>
    </w:p>
    <w:p w14:paraId="2E87FAD2">
      <w:pPr>
        <w:bidi w:val="0"/>
        <w:rPr>
          <w:rFonts w:hint="default"/>
        </w:rPr>
      </w:pPr>
      <w:r>
        <w:rPr>
          <w:rFonts w:hint="default"/>
        </w:rPr>
        <w:t xml:space="preserve">            "nonSettleAvgPx": "",</w:t>
      </w:r>
    </w:p>
    <w:p w14:paraId="29C13160">
      <w:pPr>
        <w:bidi w:val="0"/>
        <w:rPr>
          <w:rFonts w:hint="default"/>
        </w:rPr>
      </w:pPr>
      <w:r>
        <w:rPr>
          <w:rFonts w:hint="default"/>
        </w:rPr>
        <w:t xml:space="preserve">            "settledPnl": "",</w:t>
      </w:r>
    </w:p>
    <w:p w14:paraId="552F16BB">
      <w:pPr>
        <w:bidi w:val="0"/>
        <w:rPr>
          <w:rFonts w:hint="default"/>
        </w:rPr>
      </w:pPr>
      <w:r>
        <w:rPr>
          <w:rFonts w:hint="default"/>
        </w:rPr>
        <w:t xml:space="preserve">            "uTime": "1597026383085"</w:t>
      </w:r>
    </w:p>
    <w:p w14:paraId="6B410C69">
      <w:pPr>
        <w:bidi w:val="0"/>
        <w:rPr>
          <w:rFonts w:hint="default"/>
        </w:rPr>
      </w:pPr>
      <w:r>
        <w:rPr>
          <w:rFonts w:hint="default"/>
        </w:rPr>
        <w:t xml:space="preserve">        }],</w:t>
      </w:r>
    </w:p>
    <w:p w14:paraId="3740D1A1">
      <w:pPr>
        <w:bidi w:val="0"/>
        <w:rPr>
          <w:rFonts w:hint="default"/>
        </w:rPr>
      </w:pPr>
      <w:r>
        <w:rPr>
          <w:rFonts w:hint="default"/>
        </w:rPr>
        <w:t xml:space="preserve">        "trades": [{</w:t>
      </w:r>
    </w:p>
    <w:p w14:paraId="545DFAB3">
      <w:pPr>
        <w:bidi w:val="0"/>
        <w:rPr>
          <w:rFonts w:hint="default"/>
        </w:rPr>
      </w:pPr>
      <w:r>
        <w:rPr>
          <w:rFonts w:hint="default"/>
        </w:rPr>
        <w:t xml:space="preserve">            "instId": "BTC-USD-191018",</w:t>
      </w:r>
    </w:p>
    <w:p w14:paraId="6E6F8B52">
      <w:pPr>
        <w:bidi w:val="0"/>
        <w:rPr>
          <w:rFonts w:hint="default"/>
        </w:rPr>
      </w:pPr>
      <w:r>
        <w:rPr>
          <w:rFonts w:hint="default"/>
        </w:rPr>
        <w:t xml:space="preserve">            "tradeId": "2",</w:t>
      </w:r>
    </w:p>
    <w:p w14:paraId="5D12B915">
      <w:pPr>
        <w:bidi w:val="0"/>
        <w:rPr>
          <w:rFonts w:hint="default"/>
        </w:rPr>
      </w:pPr>
      <w:r>
        <w:rPr>
          <w:rFonts w:hint="default"/>
        </w:rPr>
        <w:t xml:space="preserve">        }]</w:t>
      </w:r>
    </w:p>
    <w:p w14:paraId="7D77BAE2">
      <w:pPr>
        <w:bidi w:val="0"/>
        <w:rPr>
          <w:rFonts w:hint="default"/>
        </w:rPr>
      </w:pPr>
      <w:r>
        <w:rPr>
          <w:rFonts w:hint="default"/>
        </w:rPr>
        <w:t xml:space="preserve">    }]}</w:t>
      </w:r>
    </w:p>
    <w:p w14:paraId="7B99D71A">
      <w:pPr>
        <w:bidi w:val="0"/>
        <w:rPr>
          <w:rFonts w:hint="default"/>
        </w:rPr>
      </w:pPr>
      <w:r>
        <w:rPr>
          <w:rFonts w:hint="default"/>
        </w:rPr>
        <w:t>推送数据参数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827"/>
        <w:gridCol w:w="1187"/>
        <w:gridCol w:w="5532"/>
      </w:tblGrid>
      <w:tr w14:paraId="6603774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171002F">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680A423">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9973BA5">
            <w:pPr>
              <w:bidi w:val="0"/>
              <w:rPr>
                <w:rFonts w:hint="default"/>
              </w:rPr>
            </w:pPr>
            <w:r>
              <w:rPr>
                <w:rFonts w:hint="default"/>
                <w:lang w:val="en-US" w:eastAsia="zh-CN"/>
              </w:rPr>
              <w:t>描述</w:t>
            </w:r>
          </w:p>
        </w:tc>
      </w:tr>
      <w:tr w14:paraId="0189C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EEEB08">
            <w:pPr>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6FB964">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9703AA">
            <w:pPr>
              <w:bidi w:val="0"/>
              <w:rPr>
                <w:rFonts w:hint="default"/>
              </w:rPr>
            </w:pPr>
            <w:r>
              <w:rPr>
                <w:rFonts w:hint="default"/>
                <w:lang w:val="en-US" w:eastAsia="zh-CN"/>
              </w:rPr>
              <w:t>请求订阅的频道</w:t>
            </w:r>
          </w:p>
        </w:tc>
      </w:tr>
      <w:tr w14:paraId="36A5E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FE338C">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7A9A3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CE2580">
            <w:pPr>
              <w:bidi w:val="0"/>
              <w:rPr>
                <w:rFonts w:hint="default"/>
              </w:rPr>
            </w:pPr>
            <w:r>
              <w:rPr>
                <w:rFonts w:hint="default"/>
                <w:lang w:val="en-US" w:eastAsia="zh-CN"/>
              </w:rPr>
              <w:t>频道名</w:t>
            </w:r>
          </w:p>
        </w:tc>
      </w:tr>
      <w:tr w14:paraId="2396E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4635AE">
            <w:pPr>
              <w:bidi w:val="0"/>
              <w:rPr>
                <w:rFonts w:hint="default"/>
              </w:rPr>
            </w:pPr>
            <w:r>
              <w:rPr>
                <w:rFonts w:hint="default"/>
                <w:lang w:val="en-US" w:eastAsia="zh-CN"/>
              </w:rPr>
              <w:t>&gt; uid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42DD7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0708EE">
            <w:pPr>
              <w:bidi w:val="0"/>
              <w:rPr>
                <w:rFonts w:hint="default"/>
              </w:rPr>
            </w:pPr>
            <w:r>
              <w:rPr>
                <w:rFonts w:hint="default"/>
                <w:lang w:val="en-US" w:eastAsia="zh-CN"/>
              </w:rPr>
              <w:t>用户标识</w:t>
            </w:r>
          </w:p>
        </w:tc>
      </w:tr>
      <w:tr w14:paraId="2E001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71F135">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0DFF43">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0E4AEC">
            <w:pPr>
              <w:bidi w:val="0"/>
              <w:rPr>
                <w:rFonts w:hint="default"/>
              </w:rPr>
            </w:pPr>
            <w:r>
              <w:rPr>
                <w:rFonts w:hint="default"/>
                <w:lang w:val="en-US" w:eastAsia="zh-CN"/>
              </w:rPr>
              <w:t>订阅的数据</w:t>
            </w:r>
          </w:p>
        </w:tc>
      </w:tr>
      <w:tr w14:paraId="63BC7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672216">
            <w:pPr>
              <w:bidi w:val="0"/>
              <w:rPr>
                <w:rFonts w:hint="default"/>
              </w:rPr>
            </w:pPr>
            <w:r>
              <w:rPr>
                <w:rFonts w:hint="default"/>
                <w:lang w:val="en-US" w:eastAsia="zh-CN"/>
              </w:rPr>
              <w:t>&gt; pTime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F1CCC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5B59AA">
            <w:pPr>
              <w:bidi w:val="0"/>
              <w:rPr>
                <w:rFonts w:hint="default"/>
              </w:rPr>
            </w:pPr>
            <w:r>
              <w:rPr>
                <w:rFonts w:hint="default"/>
                <w:lang w:val="en-US" w:eastAsia="zh-CN"/>
              </w:rPr>
              <w:t>推送时间，Unix时间戳的毫秒数格式，如 1597026383085</w:t>
            </w:r>
          </w:p>
        </w:tc>
      </w:tr>
      <w:tr w14:paraId="3E825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03C4FF">
            <w:pPr>
              <w:bidi w:val="0"/>
              <w:rPr>
                <w:rFonts w:hint="default"/>
              </w:rPr>
            </w:pPr>
            <w:r>
              <w:rPr>
                <w:rFonts w:hint="default"/>
                <w:lang w:val="en-US" w:eastAsia="zh-CN"/>
              </w:rPr>
              <w:t>&gt; eventType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81D6A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B97049">
            <w:pPr>
              <w:bidi w:val="0"/>
              <w:rPr>
                <w:rFonts w:hint="default"/>
              </w:rPr>
            </w:pPr>
            <w:r>
              <w:rPr>
                <w:rFonts w:hint="default"/>
                <w:lang w:val="en-US" w:eastAsia="zh-CN"/>
              </w:rPr>
              <w:t>事件类型</w:t>
            </w:r>
            <w:r>
              <w:rPr>
                <w:rFonts w:hint="default"/>
                <w:lang w:val="en-US" w:eastAsia="zh-CN"/>
              </w:rPr>
              <w:br w:type="textWrapping"/>
            </w:r>
            <w:r>
              <w:rPr>
                <w:rFonts w:hint="default"/>
                <w:lang w:val="en-US" w:eastAsia="zh-CN"/>
              </w:rPr>
              <w:t>snapshot：首推快照</w:t>
            </w:r>
            <w:r>
              <w:rPr>
                <w:rFonts w:hint="default"/>
                <w:lang w:val="en-US" w:eastAsia="zh-CN"/>
              </w:rPr>
              <w:br w:type="textWrapping"/>
            </w:r>
            <w:r>
              <w:rPr>
                <w:rFonts w:hint="default"/>
                <w:lang w:val="en-US" w:eastAsia="zh-CN"/>
              </w:rPr>
              <w:t>delivered：交割</w:t>
            </w:r>
            <w:r>
              <w:rPr>
                <w:rFonts w:hint="default"/>
                <w:lang w:val="en-US" w:eastAsia="zh-CN"/>
              </w:rPr>
              <w:br w:type="textWrapping"/>
            </w:r>
            <w:r>
              <w:rPr>
                <w:rFonts w:hint="default"/>
                <w:lang w:val="en-US" w:eastAsia="zh-CN"/>
              </w:rPr>
              <w:t>exercised：行权</w:t>
            </w:r>
            <w:r>
              <w:rPr>
                <w:rFonts w:hint="default"/>
                <w:lang w:val="en-US" w:eastAsia="zh-CN"/>
              </w:rPr>
              <w:br w:type="textWrapping"/>
            </w:r>
            <w:r>
              <w:rPr>
                <w:rFonts w:hint="default"/>
                <w:lang w:val="en-US" w:eastAsia="zh-CN"/>
              </w:rPr>
              <w:t>transferred：划转</w:t>
            </w:r>
            <w:r>
              <w:rPr>
                <w:rFonts w:hint="default"/>
                <w:lang w:val="en-US" w:eastAsia="zh-CN"/>
              </w:rPr>
              <w:br w:type="textWrapping"/>
            </w:r>
            <w:r>
              <w:rPr>
                <w:rFonts w:hint="default"/>
                <w:lang w:val="en-US" w:eastAsia="zh-CN"/>
              </w:rPr>
              <w:t>filled：成交</w:t>
            </w:r>
            <w:r>
              <w:rPr>
                <w:rFonts w:hint="default"/>
                <w:lang w:val="en-US" w:eastAsia="zh-CN"/>
              </w:rPr>
              <w:br w:type="textWrapping"/>
            </w:r>
            <w:r>
              <w:rPr>
                <w:rFonts w:hint="default"/>
                <w:lang w:val="en-US" w:eastAsia="zh-CN"/>
              </w:rPr>
              <w:t>liquidation：强平</w:t>
            </w:r>
            <w:r>
              <w:rPr>
                <w:rFonts w:hint="default"/>
                <w:lang w:val="en-US" w:eastAsia="zh-CN"/>
              </w:rPr>
              <w:br w:type="textWrapping"/>
            </w:r>
            <w:r>
              <w:rPr>
                <w:rFonts w:hint="default"/>
                <w:lang w:val="en-US" w:eastAsia="zh-CN"/>
              </w:rPr>
              <w:t>claw_back：穿仓补偿</w:t>
            </w:r>
            <w:r>
              <w:rPr>
                <w:rFonts w:hint="default"/>
                <w:lang w:val="en-US" w:eastAsia="zh-CN"/>
              </w:rPr>
              <w:br w:type="textWrapping"/>
            </w:r>
            <w:r>
              <w:rPr>
                <w:rFonts w:hint="default"/>
                <w:lang w:val="en-US" w:eastAsia="zh-CN"/>
              </w:rPr>
              <w:t>adl：ADL自动减仓</w:t>
            </w:r>
            <w:r>
              <w:rPr>
                <w:rFonts w:hint="default"/>
                <w:lang w:val="en-US" w:eastAsia="zh-CN"/>
              </w:rPr>
              <w:br w:type="textWrapping"/>
            </w:r>
            <w:r>
              <w:rPr>
                <w:rFonts w:hint="default"/>
                <w:lang w:val="en-US" w:eastAsia="zh-CN"/>
              </w:rPr>
              <w:t>funding_fee：资金费</w:t>
            </w:r>
            <w:r>
              <w:rPr>
                <w:rFonts w:hint="default"/>
                <w:lang w:val="en-US" w:eastAsia="zh-CN"/>
              </w:rPr>
              <w:br w:type="textWrapping"/>
            </w:r>
            <w:r>
              <w:rPr>
                <w:rFonts w:hint="default"/>
                <w:lang w:val="en-US" w:eastAsia="zh-CN"/>
              </w:rPr>
              <w:t>adjust_margin：调整保证金</w:t>
            </w:r>
            <w:r>
              <w:rPr>
                <w:rFonts w:hint="default"/>
                <w:lang w:val="en-US" w:eastAsia="zh-CN"/>
              </w:rPr>
              <w:br w:type="textWrapping"/>
            </w:r>
            <w:r>
              <w:rPr>
                <w:rFonts w:hint="default"/>
                <w:lang w:val="en-US" w:eastAsia="zh-CN"/>
              </w:rPr>
              <w:t>set_leverage：设置杠杆</w:t>
            </w:r>
            <w:r>
              <w:rPr>
                <w:rFonts w:hint="default"/>
                <w:lang w:val="en-US" w:eastAsia="zh-CN"/>
              </w:rPr>
              <w:br w:type="textWrapping"/>
            </w:r>
            <w:r>
              <w:rPr>
                <w:rFonts w:hint="default"/>
                <w:lang w:val="en-US" w:eastAsia="zh-CN"/>
              </w:rPr>
              <w:t>interest_deduction：扣息</w:t>
            </w:r>
            <w:r>
              <w:rPr>
                <w:rFonts w:hint="default"/>
                <w:lang w:val="en-US" w:eastAsia="zh-CN"/>
              </w:rPr>
              <w:br w:type="textWrapping"/>
            </w:r>
            <w:r>
              <w:rPr>
                <w:rFonts w:hint="default"/>
                <w:lang w:val="en-US" w:eastAsia="zh-CN"/>
              </w:rPr>
              <w:t>settlement：交割结算</w:t>
            </w:r>
          </w:p>
        </w:tc>
      </w:tr>
      <w:tr w14:paraId="4A51E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AAE2DB">
            <w:pPr>
              <w:bidi w:val="0"/>
              <w:rPr>
                <w:rFonts w:hint="default"/>
              </w:rPr>
            </w:pPr>
            <w:r>
              <w:rPr>
                <w:rFonts w:hint="default"/>
                <w:lang w:val="en-US" w:eastAsia="zh-CN"/>
              </w:rPr>
              <w:t>&gt; balData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52723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519532">
            <w:pPr>
              <w:bidi w:val="0"/>
              <w:rPr>
                <w:rFonts w:hint="default"/>
              </w:rPr>
            </w:pPr>
            <w:r>
              <w:rPr>
                <w:rFonts w:hint="default"/>
                <w:lang w:val="en-US" w:eastAsia="zh-CN"/>
              </w:rPr>
              <w:t>余额数据</w:t>
            </w:r>
          </w:p>
        </w:tc>
      </w:tr>
      <w:tr w14:paraId="7BE9A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C7CD86">
            <w:pPr>
              <w:bidi w:val="0"/>
              <w:rPr>
                <w:rFonts w:hint="default"/>
              </w:rPr>
            </w:pPr>
            <w:r>
              <w:rPr>
                <w:rFonts w:hint="default"/>
                <w:lang w:val="en-US" w:eastAsia="zh-CN"/>
              </w:rPr>
              <w:t>&gt;&gt;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7A89F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3CAC13">
            <w:pPr>
              <w:bidi w:val="0"/>
              <w:rPr>
                <w:rFonts w:hint="default"/>
              </w:rPr>
            </w:pPr>
            <w:r>
              <w:rPr>
                <w:rFonts w:hint="default"/>
                <w:lang w:val="en-US" w:eastAsia="zh-CN"/>
              </w:rPr>
              <w:t>币种</w:t>
            </w:r>
          </w:p>
        </w:tc>
      </w:tr>
      <w:tr w14:paraId="0C687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AE5876B">
            <w:pPr>
              <w:bidi w:val="0"/>
              <w:rPr>
                <w:rFonts w:hint="default"/>
              </w:rPr>
            </w:pPr>
            <w:r>
              <w:rPr>
                <w:rFonts w:hint="default"/>
                <w:lang w:val="en-US" w:eastAsia="zh-CN"/>
              </w:rPr>
              <w:t>&gt;&gt; cashBal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0327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3753C7">
            <w:pPr>
              <w:bidi w:val="0"/>
              <w:rPr>
                <w:rFonts w:hint="default"/>
              </w:rPr>
            </w:pPr>
            <w:r>
              <w:rPr>
                <w:rFonts w:hint="default"/>
                <w:lang w:val="en-US" w:eastAsia="zh-CN"/>
              </w:rPr>
              <w:t>币种余额</w:t>
            </w:r>
          </w:p>
        </w:tc>
      </w:tr>
      <w:tr w14:paraId="688A2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561573">
            <w:pPr>
              <w:bidi w:val="0"/>
              <w:rPr>
                <w:rFonts w:hint="default"/>
              </w:rPr>
            </w:pPr>
            <w:r>
              <w:rPr>
                <w:rFonts w:hint="default"/>
                <w:lang w:val="en-US" w:eastAsia="zh-CN"/>
              </w:rPr>
              <w:t>&gt;&gt; 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20D1B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D0E670">
            <w:pPr>
              <w:bidi w:val="0"/>
              <w:rPr>
                <w:rFonts w:hint="default"/>
              </w:rPr>
            </w:pPr>
            <w:r>
              <w:rPr>
                <w:rFonts w:hint="default"/>
                <w:lang w:val="en-US" w:eastAsia="zh-CN"/>
              </w:rPr>
              <w:t>币种余额信息的更新时间，Unix时间戳的毫秒数格式，如 1597026383085</w:t>
            </w:r>
          </w:p>
        </w:tc>
      </w:tr>
      <w:tr w14:paraId="5A2A0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EEDC11">
            <w:pPr>
              <w:bidi w:val="0"/>
              <w:rPr>
                <w:rFonts w:hint="default"/>
              </w:rPr>
            </w:pPr>
            <w:r>
              <w:rPr>
                <w:rFonts w:hint="default"/>
                <w:lang w:val="en-US" w:eastAsia="zh-CN"/>
              </w:rPr>
              <w:t>&gt; posData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82C6B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DB1355">
            <w:pPr>
              <w:bidi w:val="0"/>
              <w:rPr>
                <w:rFonts w:hint="default"/>
              </w:rPr>
            </w:pPr>
            <w:r>
              <w:rPr>
                <w:rFonts w:hint="default"/>
                <w:lang w:val="en-US" w:eastAsia="zh-CN"/>
              </w:rPr>
              <w:t>持仓数据</w:t>
            </w:r>
          </w:p>
        </w:tc>
      </w:tr>
      <w:tr w14:paraId="2D8EC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9E3F81">
            <w:pPr>
              <w:bidi w:val="0"/>
              <w:rPr>
                <w:rFonts w:hint="default"/>
              </w:rPr>
            </w:pPr>
            <w:r>
              <w:rPr>
                <w:rFonts w:hint="default"/>
                <w:lang w:val="en-US" w:eastAsia="zh-CN"/>
              </w:rPr>
              <w:t>&gt;&gt; posId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0FCD6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EF7F13">
            <w:pPr>
              <w:bidi w:val="0"/>
              <w:rPr>
                <w:rFonts w:hint="default"/>
              </w:rPr>
            </w:pPr>
            <w:r>
              <w:rPr>
                <w:rFonts w:hint="default"/>
                <w:lang w:val="en-US" w:eastAsia="zh-CN"/>
              </w:rPr>
              <w:t>持仓ID</w:t>
            </w:r>
          </w:p>
        </w:tc>
      </w:tr>
      <w:tr w14:paraId="6D265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4CA5F4">
            <w:pPr>
              <w:bidi w:val="0"/>
              <w:rPr>
                <w:rFonts w:hint="default"/>
              </w:rPr>
            </w:pPr>
            <w:r>
              <w:rPr>
                <w:rFonts w:hint="default"/>
                <w:lang w:val="en-US" w:eastAsia="zh-CN"/>
              </w:rPr>
              <w:t>&gt;&gt; 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8E9AA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CCAA37">
            <w:pPr>
              <w:bidi w:val="0"/>
              <w:rPr>
                <w:rFonts w:hint="default"/>
              </w:rPr>
            </w:pPr>
            <w:r>
              <w:rPr>
                <w:rFonts w:hint="default"/>
                <w:lang w:val="en-US" w:eastAsia="zh-CN"/>
              </w:rPr>
              <w:t>最新成交ID</w:t>
            </w:r>
          </w:p>
        </w:tc>
      </w:tr>
      <w:tr w14:paraId="55196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21D3728">
            <w:pPr>
              <w:bidi w:val="0"/>
              <w:rPr>
                <w:rFonts w:hint="default"/>
              </w:rPr>
            </w:pPr>
            <w:r>
              <w:rPr>
                <w:rFonts w:hint="default"/>
                <w:lang w:val="en-US" w:eastAsia="zh-CN"/>
              </w:rPr>
              <w:t>&gt;&gt;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074EA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BB8D6C">
            <w:pPr>
              <w:bidi w:val="0"/>
              <w:rPr>
                <w:rFonts w:hint="default"/>
              </w:rPr>
            </w:pPr>
            <w:r>
              <w:rPr>
                <w:rFonts w:hint="default"/>
                <w:lang w:val="en-US" w:eastAsia="zh-CN"/>
              </w:rPr>
              <w:t>交易产品ID，如 BTC-USD-180213</w:t>
            </w:r>
          </w:p>
        </w:tc>
      </w:tr>
      <w:tr w14:paraId="65F37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BB7470">
            <w:pPr>
              <w:bidi w:val="0"/>
              <w:rPr>
                <w:rFonts w:hint="default"/>
              </w:rPr>
            </w:pPr>
            <w:r>
              <w:rPr>
                <w:rFonts w:hint="default"/>
                <w:lang w:val="en-US" w:eastAsia="zh-CN"/>
              </w:rPr>
              <w:t>&gt;&gt;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C683E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DEB087">
            <w:pPr>
              <w:bidi w:val="0"/>
              <w:rPr>
                <w:rFonts w:hint="default"/>
              </w:rPr>
            </w:pPr>
            <w:r>
              <w:rPr>
                <w:rFonts w:hint="default"/>
                <w:lang w:val="en-US" w:eastAsia="zh-CN"/>
              </w:rPr>
              <w:t>交易产品类型</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p>
        </w:tc>
      </w:tr>
      <w:tr w14:paraId="42A1A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EEAE69C">
            <w:pPr>
              <w:bidi w:val="0"/>
              <w:rPr>
                <w:rFonts w:hint="default"/>
              </w:rPr>
            </w:pPr>
            <w:r>
              <w:rPr>
                <w:rFonts w:hint="default"/>
                <w:lang w:val="en-US" w:eastAsia="zh-CN"/>
              </w:rPr>
              <w:t>&gt;&gt; mgnMode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1ABC0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803DF7">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isolated, cross</w:t>
            </w:r>
          </w:p>
        </w:tc>
      </w:tr>
      <w:tr w14:paraId="37BE6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95FFF9">
            <w:pPr>
              <w:bidi w:val="0"/>
              <w:rPr>
                <w:rFonts w:hint="default"/>
              </w:rPr>
            </w:pPr>
            <w:r>
              <w:rPr>
                <w:rFonts w:hint="default"/>
                <w:lang w:val="en-US" w:eastAsia="zh-CN"/>
              </w:rPr>
              <w:t>&gt;&gt; 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2F249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7A7F4F">
            <w:pPr>
              <w:bidi w:val="0"/>
              <w:rPr>
                <w:rFonts w:hint="default"/>
              </w:rPr>
            </w:pPr>
            <w:r>
              <w:rPr>
                <w:rFonts w:hint="default"/>
                <w:lang w:val="en-US" w:eastAsia="zh-CN"/>
              </w:rPr>
              <w:t>开仓平均价</w:t>
            </w:r>
          </w:p>
        </w:tc>
      </w:tr>
      <w:tr w14:paraId="7BC7C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989FE4">
            <w:pPr>
              <w:bidi w:val="0"/>
              <w:rPr>
                <w:rFonts w:hint="default"/>
              </w:rPr>
            </w:pPr>
            <w:r>
              <w:rPr>
                <w:rFonts w:hint="default"/>
                <w:lang w:val="en-US" w:eastAsia="zh-CN"/>
              </w:rPr>
              <w:t>&gt;&gt;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DFB25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9E7350">
            <w:pPr>
              <w:bidi w:val="0"/>
              <w:rPr>
                <w:rFonts w:hint="default"/>
              </w:rPr>
            </w:pPr>
            <w:r>
              <w:rPr>
                <w:rFonts w:hint="default"/>
                <w:lang w:val="en-US" w:eastAsia="zh-CN"/>
              </w:rPr>
              <w:t>占用保证金的币种</w:t>
            </w:r>
          </w:p>
        </w:tc>
      </w:tr>
      <w:tr w14:paraId="791E7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7AE116">
            <w:pPr>
              <w:bidi w:val="0"/>
              <w:rPr>
                <w:rFonts w:hint="default"/>
              </w:rPr>
            </w:pPr>
            <w:r>
              <w:rPr>
                <w:rFonts w:hint="default"/>
                <w:lang w:val="en-US" w:eastAsia="zh-CN"/>
              </w:rPr>
              <w:t>&gt;&gt; posSide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AC43D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A7D79F">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long，short，net</w:t>
            </w:r>
          </w:p>
        </w:tc>
      </w:tr>
      <w:tr w14:paraId="6BBDF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30DF61">
            <w:pPr>
              <w:bidi w:val="0"/>
              <w:rPr>
                <w:rFonts w:hint="default"/>
              </w:rPr>
            </w:pPr>
            <w:r>
              <w:rPr>
                <w:rFonts w:hint="default"/>
                <w:lang w:val="en-US" w:eastAsia="zh-CN"/>
              </w:rPr>
              <w:t>&gt;&gt; pos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ACA97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A4CA7E">
            <w:pPr>
              <w:bidi w:val="0"/>
              <w:rPr>
                <w:rFonts w:hint="default"/>
              </w:rPr>
            </w:pPr>
            <w:r>
              <w:rPr>
                <w:rFonts w:hint="default"/>
                <w:lang w:val="en-US" w:eastAsia="zh-CN"/>
              </w:rPr>
              <w:t>持仓数量，逐仓自主划转模式下，转入保证金后会产生pos为0的仓位</w:t>
            </w:r>
          </w:p>
        </w:tc>
      </w:tr>
      <w:tr w14:paraId="01BEE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C9AED3C">
            <w:pPr>
              <w:bidi w:val="0"/>
              <w:rPr>
                <w:rFonts w:hint="default"/>
              </w:rPr>
            </w:pPr>
            <w:r>
              <w:rPr>
                <w:rFonts w:hint="default"/>
                <w:lang w:val="en-US" w:eastAsia="zh-CN"/>
              </w:rPr>
              <w:t>&gt;&gt; baseBal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A6CBA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19C0C8">
            <w:pPr>
              <w:bidi w:val="0"/>
              <w:rPr>
                <w:rFonts w:hint="default"/>
              </w:rPr>
            </w:pPr>
            <w:del w:id="107">
              <w:r>
                <w:rPr>
                  <w:rFonts w:hint="default"/>
                  <w:lang w:val="en-US" w:eastAsia="zh-CN"/>
                </w:rPr>
                <w:delText>交易币余额</w:delText>
              </w:r>
            </w:del>
            <w:del w:id="108">
              <w:r>
                <w:rPr>
                  <w:rFonts w:hint="default"/>
                  <w:lang w:val="en-US" w:eastAsia="zh-CN"/>
                </w:rPr>
                <w:br w:type="textWrapping"/>
              </w:r>
            </w:del>
            <w:del w:id="109">
              <w:r>
                <w:rPr>
                  <w:rFonts w:hint="default"/>
                  <w:lang w:val="en-US" w:eastAsia="zh-CN"/>
                </w:rPr>
                <w:delText>适用于 币币杠杆（逐仓一键借币模式）</w:delText>
              </w:r>
            </w:del>
            <w:r>
              <w:rPr>
                <w:rFonts w:hint="default"/>
                <w:lang w:val="en-US" w:eastAsia="zh-CN"/>
              </w:rPr>
              <w:t>（已弃用）</w:t>
            </w:r>
          </w:p>
        </w:tc>
      </w:tr>
      <w:tr w14:paraId="284B1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31DD38">
            <w:pPr>
              <w:bidi w:val="0"/>
              <w:rPr>
                <w:rFonts w:hint="default"/>
              </w:rPr>
            </w:pPr>
            <w:r>
              <w:rPr>
                <w:rFonts w:hint="default"/>
                <w:lang w:val="en-US" w:eastAsia="zh-CN"/>
              </w:rPr>
              <w:t>&gt;&gt; quoteBal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0E541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9A2403">
            <w:pPr>
              <w:bidi w:val="0"/>
              <w:rPr>
                <w:rFonts w:hint="default"/>
              </w:rPr>
            </w:pPr>
            <w:del w:id="110">
              <w:r>
                <w:rPr>
                  <w:rFonts w:hint="default"/>
                  <w:lang w:val="en-US" w:eastAsia="zh-CN"/>
                </w:rPr>
                <w:delText>计价币余额</w:delText>
              </w:r>
            </w:del>
            <w:del w:id="111">
              <w:r>
                <w:rPr>
                  <w:rFonts w:hint="default"/>
                  <w:lang w:val="en-US" w:eastAsia="zh-CN"/>
                </w:rPr>
                <w:br w:type="textWrapping"/>
              </w:r>
            </w:del>
            <w:del w:id="112">
              <w:r>
                <w:rPr>
                  <w:rFonts w:hint="default"/>
                  <w:lang w:val="en-US" w:eastAsia="zh-CN"/>
                </w:rPr>
                <w:delText>适用于 币币杠杆（逐仓一键借币模式）</w:delText>
              </w:r>
            </w:del>
            <w:r>
              <w:rPr>
                <w:rFonts w:hint="default"/>
                <w:lang w:val="en-US" w:eastAsia="zh-CN"/>
              </w:rPr>
              <w:t>（已弃用）</w:t>
            </w:r>
          </w:p>
        </w:tc>
      </w:tr>
      <w:tr w14:paraId="3B4D5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F1106C">
            <w:pPr>
              <w:bidi w:val="0"/>
              <w:rPr>
                <w:rFonts w:hint="default"/>
              </w:rPr>
            </w:pPr>
            <w:r>
              <w:rPr>
                <w:rFonts w:hint="default"/>
                <w:lang w:val="en-US" w:eastAsia="zh-CN"/>
              </w:rPr>
              <w:t>&gt;&gt; posCcy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1E2DB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67B230">
            <w:pPr>
              <w:bidi w:val="0"/>
              <w:rPr>
                <w:rFonts w:hint="default"/>
              </w:rPr>
            </w:pPr>
            <w:r>
              <w:rPr>
                <w:rFonts w:hint="default"/>
                <w:lang w:val="en-US" w:eastAsia="zh-CN"/>
              </w:rPr>
              <w:t>持仓数量币种</w:t>
            </w:r>
            <w:r>
              <w:rPr>
                <w:rFonts w:hint="default"/>
                <w:lang w:val="en-US" w:eastAsia="zh-CN"/>
              </w:rPr>
              <w:br w:type="textWrapping"/>
            </w:r>
            <w:r>
              <w:rPr>
                <w:rFonts w:hint="default"/>
                <w:lang w:val="en-US" w:eastAsia="zh-CN"/>
              </w:rPr>
              <w:t>只适用于币币杠杆仓位。当是交割、永续、期权持仓时，该字段返回“”</w:t>
            </w:r>
          </w:p>
        </w:tc>
      </w:tr>
      <w:tr w14:paraId="5F115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36779DD">
            <w:pPr>
              <w:bidi w:val="0"/>
              <w:rPr>
                <w:rFonts w:hint="default"/>
              </w:rPr>
            </w:pPr>
            <w:r>
              <w:rPr>
                <w:rFonts w:hint="default"/>
                <w:lang w:val="en-US" w:eastAsia="zh-CN"/>
              </w:rPr>
              <w:t>&gt;&gt; nonSettleAvgPx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534E7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6AF464">
            <w:pPr>
              <w:bidi w:val="0"/>
              <w:rPr>
                <w:rFonts w:hint="default"/>
              </w:rPr>
            </w:pPr>
            <w:r>
              <w:rPr>
                <w:rFonts w:hint="default"/>
                <w:lang w:val="en-US" w:eastAsia="zh-CN"/>
              </w:rPr>
              <w:t>未结算均价</w:t>
            </w:r>
            <w:r>
              <w:rPr>
                <w:rFonts w:hint="default"/>
                <w:lang w:val="en-US" w:eastAsia="zh-CN"/>
              </w:rPr>
              <w:br w:type="textWrapping"/>
            </w:r>
            <w:r>
              <w:rPr>
                <w:rFonts w:hint="default"/>
                <w:lang w:val="en-US" w:eastAsia="zh-CN"/>
              </w:rPr>
              <w:t>不受结算影响的加权开仓价格，仅在新增头寸时更新，和开仓均价的主要区别在于是否受到结算影响。</w:t>
            </w:r>
            <w:r>
              <w:rPr>
                <w:rFonts w:hint="default"/>
                <w:lang w:val="en-US" w:eastAsia="zh-CN"/>
              </w:rPr>
              <w:br w:type="textWrapping"/>
            </w:r>
            <w:r>
              <w:rPr>
                <w:rFonts w:hint="default"/>
                <w:lang w:val="en-US" w:eastAsia="zh-CN"/>
              </w:rPr>
              <w:t>适用于全仓交割</w:t>
            </w:r>
          </w:p>
        </w:tc>
      </w:tr>
      <w:tr w14:paraId="368EB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CC1F0C">
            <w:pPr>
              <w:bidi w:val="0"/>
              <w:rPr>
                <w:rFonts w:hint="default"/>
              </w:rPr>
            </w:pPr>
            <w:r>
              <w:rPr>
                <w:rFonts w:hint="default"/>
                <w:lang w:val="en-US" w:eastAsia="zh-CN"/>
              </w:rPr>
              <w:t>&gt;&gt; settledPnl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8341C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BD58C6">
            <w:pPr>
              <w:bidi w:val="0"/>
              <w:rPr>
                <w:rFonts w:hint="default"/>
              </w:rPr>
            </w:pPr>
            <w:r>
              <w:rPr>
                <w:rFonts w:hint="default"/>
                <w:lang w:val="en-US" w:eastAsia="zh-CN"/>
              </w:rPr>
              <w:t>累计已结算收益（以结算价格计算）</w:t>
            </w:r>
            <w:r>
              <w:rPr>
                <w:rFonts w:hint="default"/>
                <w:lang w:val="en-US" w:eastAsia="zh-CN"/>
              </w:rPr>
              <w:br w:type="textWrapping"/>
            </w:r>
            <w:r>
              <w:rPr>
                <w:rFonts w:hint="default"/>
                <w:lang w:val="en-US" w:eastAsia="zh-CN"/>
              </w:rPr>
              <w:t>适用于全仓交割</w:t>
            </w:r>
          </w:p>
        </w:tc>
      </w:tr>
      <w:tr w14:paraId="67920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1714CA">
            <w:pPr>
              <w:bidi w:val="0"/>
              <w:rPr>
                <w:rFonts w:hint="default"/>
              </w:rPr>
            </w:pPr>
            <w:r>
              <w:rPr>
                <w:rFonts w:hint="default"/>
                <w:lang w:val="en-US" w:eastAsia="zh-CN"/>
              </w:rPr>
              <w:t>&gt;&gt; 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2830E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3DA7A9">
            <w:pPr>
              <w:bidi w:val="0"/>
              <w:rPr>
                <w:rFonts w:hint="default"/>
              </w:rPr>
            </w:pPr>
            <w:r>
              <w:rPr>
                <w:rFonts w:hint="default"/>
                <w:lang w:val="en-US" w:eastAsia="zh-CN"/>
              </w:rPr>
              <w:t>仓位信息的更新时间，Unix时间戳的毫秒数格式，如 1597026383085</w:t>
            </w:r>
          </w:p>
        </w:tc>
      </w:tr>
      <w:tr w14:paraId="3AAE5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B2582A">
            <w:pPr>
              <w:bidi w:val="0"/>
              <w:rPr>
                <w:rFonts w:hint="default"/>
              </w:rPr>
            </w:pPr>
            <w:r>
              <w:rPr>
                <w:rFonts w:hint="default"/>
                <w:lang w:val="en-US" w:eastAsia="zh-CN"/>
              </w:rPr>
              <w:t>&gt; trades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E25814">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1091A6">
            <w:pPr>
              <w:bidi w:val="0"/>
              <w:rPr>
                <w:rFonts w:hint="default"/>
              </w:rPr>
            </w:pPr>
            <w:r>
              <w:rPr>
                <w:rFonts w:hint="default"/>
                <w:lang w:val="en-US" w:eastAsia="zh-CN"/>
              </w:rPr>
              <w:t>成交数据</w:t>
            </w:r>
          </w:p>
        </w:tc>
      </w:tr>
      <w:tr w14:paraId="3D9CA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FB906E">
            <w:pPr>
              <w:bidi w:val="0"/>
              <w:rPr>
                <w:rFonts w:hint="default"/>
              </w:rPr>
            </w:pPr>
            <w:r>
              <w:rPr>
                <w:rFonts w:hint="default"/>
                <w:lang w:val="en-US" w:eastAsia="zh-CN"/>
              </w:rPr>
              <w:t>&gt;&gt;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E6C6C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D9F931">
            <w:pPr>
              <w:bidi w:val="0"/>
              <w:rPr>
                <w:rFonts w:hint="default"/>
              </w:rPr>
            </w:pPr>
            <w:r>
              <w:rPr>
                <w:rFonts w:hint="default"/>
                <w:lang w:val="en-US" w:eastAsia="zh-CN"/>
              </w:rPr>
              <w:t>产品ID，如 BTC-USDT</w:t>
            </w:r>
          </w:p>
        </w:tc>
      </w:tr>
      <w:tr w14:paraId="1C5B98D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F48273">
            <w:pPr>
              <w:bidi w:val="0"/>
              <w:rPr>
                <w:rFonts w:hint="default"/>
              </w:rPr>
            </w:pPr>
            <w:r>
              <w:rPr>
                <w:rFonts w:hint="default"/>
                <w:lang w:val="en-US" w:eastAsia="zh-CN"/>
              </w:rPr>
              <w:t>&gt;&gt; 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8B448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FE551D">
            <w:pPr>
              <w:bidi w:val="0"/>
              <w:rPr>
                <w:rFonts w:hint="default"/>
              </w:rPr>
            </w:pPr>
            <w:r>
              <w:rPr>
                <w:rFonts w:hint="default"/>
                <w:lang w:val="en-US" w:eastAsia="zh-CN"/>
              </w:rPr>
              <w:t>最新成交ID</w:t>
            </w:r>
          </w:p>
        </w:tc>
      </w:tr>
    </w:tbl>
    <w:p w14:paraId="3E6196F4">
      <w:pPr>
        <w:bidi w:val="0"/>
      </w:pPr>
      <w:r>
        <w:rPr>
          <w:lang w:val="en-US" w:eastAsia="zh-CN"/>
        </w:rPr>
        <w:t> 只有账户余额变化，只推balData；只有持仓余额发生变化，只推posData。</w:t>
      </w:r>
      <w:r>
        <w:rPr>
          <w:lang w:val="en-US" w:eastAsia="zh-CN"/>
        </w:rPr>
        <w:br w:type="textWrapping"/>
      </w:r>
      <w:r>
        <w:rPr>
          <w:lang w:val="en-US" w:eastAsia="zh-CN"/>
        </w:rPr>
        <w:t>- 首次推送，只推用户持有的仓位和币种余额不为0的信息。如果数据太大无法在单个推送消息中发送，它将被分成多个消息发送。</w:t>
      </w:r>
      <w:r>
        <w:rPr>
          <w:lang w:val="en-US" w:eastAsia="zh-CN"/>
        </w:rPr>
        <w:br w:type="textWrapping"/>
      </w:r>
      <w:r>
        <w:rPr>
          <w:lang w:val="en-US" w:eastAsia="zh-CN"/>
        </w:rPr>
        <w:t>- 例：比如按照所有币种订阅且用户有5个币种余额不为0 和20个仓位，那么首推全部5个币种余额列表和20个持仓信息列表；某个订单成交后，那么只推一个币种余额和对应的持仓信息。</w:t>
      </w:r>
    </w:p>
    <w:p w14:paraId="4247C674">
      <w:pPr>
        <w:bidi w:val="0"/>
        <w:rPr>
          <w:rFonts w:hint="default"/>
        </w:rPr>
      </w:pPr>
      <w:r>
        <w:rPr>
          <w:rFonts w:hint="default"/>
        </w:rPr>
        <w:t>爆仓风险预警推送频道</w:t>
      </w:r>
    </w:p>
    <w:p w14:paraId="7A1AB404">
      <w:pPr>
        <w:bidi w:val="0"/>
        <w:rPr>
          <w:rFonts w:hint="default"/>
        </w:rPr>
      </w:pPr>
      <w:r>
        <w:rPr>
          <w:rFonts w:hint="default"/>
        </w:rPr>
        <w:t>此推送频道仅作为风险提示，不建议作为策略交易的风险判断。</w:t>
      </w:r>
      <w:r>
        <w:rPr>
          <w:rFonts w:hint="default"/>
        </w:rPr>
        <w:br w:type="textWrapping"/>
      </w:r>
      <w:r>
        <w:rPr>
          <w:rFonts w:hint="default"/>
        </w:rPr>
        <w:t>在行情剧烈波动的情况下，可能会出现此消息推送的同时仓位已经被强平的可能性。</w:t>
      </w:r>
      <w:r>
        <w:rPr>
          <w:rFonts w:hint="default"/>
        </w:rPr>
        <w:br w:type="textWrapping"/>
      </w:r>
      <w:r>
        <w:rPr>
          <w:rFonts w:hint="default"/>
        </w:rPr>
        <w:t>预警会在某一个逐仓仓位有风险时推送。预警会在所有全仓仓位有风险时推送。</w:t>
      </w:r>
      <w:r>
        <w:rPr>
          <w:rFonts w:hint="default"/>
        </w:rPr>
        <w:br w:type="textWrapping"/>
      </w:r>
      <w:r>
        <w:rPr>
          <w:rFonts w:hint="default"/>
        </w:rPr>
        <w:t>该频道的并发连接受到如下规则限制：</w:t>
      </w:r>
      <w:r>
        <w:rPr>
          <w:rFonts w:hint="default"/>
        </w:rPr>
        <w:fldChar w:fldCharType="begin"/>
      </w:r>
      <w:r>
        <w:rPr>
          <w:rFonts w:hint="default"/>
        </w:rPr>
        <w:instrText xml:space="preserve"> HYPERLINK "https://www.okx.com/docs-v5/zh/" \l "overview-websocket-connection-count-limit"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WebSocket 连接限制</w:t>
      </w:r>
      <w:r>
        <w:rPr>
          <w:rFonts w:hint="default"/>
        </w:rPr>
        <w:fldChar w:fldCharType="end"/>
      </w:r>
    </w:p>
    <w:p w14:paraId="3CF586D8">
      <w:pPr>
        <w:bidi w:val="0"/>
        <w:rPr>
          <w:rFonts w:hint="default"/>
        </w:rPr>
      </w:pPr>
      <w:r>
        <w:rPr>
          <w:rFonts w:hint="default"/>
        </w:rPr>
        <w:t>服务地址</w:t>
      </w:r>
    </w:p>
    <w:p w14:paraId="21B27CFC">
      <w:pPr>
        <w:bidi w:val="0"/>
        <w:rPr>
          <w:rFonts w:hint="default"/>
        </w:rPr>
      </w:pPr>
      <w:r>
        <w:rPr>
          <w:rFonts w:hint="default"/>
        </w:rPr>
        <w:t>/ws/v5/private (需要登录)</w:t>
      </w:r>
    </w:p>
    <w:p w14:paraId="2425D834">
      <w:pPr>
        <w:bidi w:val="0"/>
      </w:pPr>
      <w:r>
        <w:rPr>
          <w:rFonts w:hint="default"/>
        </w:rPr>
        <w:t>请求示例</w:t>
      </w:r>
    </w:p>
    <w:p w14:paraId="3AAE3FC6">
      <w:pPr>
        <w:bidi w:val="0"/>
        <w:rPr>
          <w:rFonts w:hint="default"/>
        </w:rPr>
      </w:pPr>
      <w:r>
        <w:rPr>
          <w:rFonts w:hint="default"/>
        </w:rPr>
        <w:t>import asyncio</w:t>
      </w:r>
    </w:p>
    <w:p w14:paraId="1349F7BB">
      <w:pPr>
        <w:bidi w:val="0"/>
        <w:rPr>
          <w:rFonts w:hint="default"/>
        </w:rPr>
      </w:pPr>
      <w:r>
        <w:rPr>
          <w:rFonts w:hint="default"/>
        </w:rPr>
        <w:t>from okx.websocket.WsPrivateAsync import WsPrivateAsync</w:t>
      </w:r>
    </w:p>
    <w:p w14:paraId="6254CB67">
      <w:pPr>
        <w:bidi w:val="0"/>
        <w:rPr>
          <w:rFonts w:hint="default"/>
        </w:rPr>
      </w:pPr>
    </w:p>
    <w:p w14:paraId="0F1EC703">
      <w:pPr>
        <w:bidi w:val="0"/>
        <w:rPr>
          <w:rFonts w:hint="default"/>
        </w:rPr>
      </w:pPr>
      <w:r>
        <w:rPr>
          <w:rFonts w:hint="default"/>
        </w:rPr>
        <w:t>def callbackFunc(message):</w:t>
      </w:r>
    </w:p>
    <w:p w14:paraId="1EBCD9EC">
      <w:pPr>
        <w:bidi w:val="0"/>
        <w:rPr>
          <w:rFonts w:hint="default"/>
        </w:rPr>
      </w:pPr>
      <w:r>
        <w:rPr>
          <w:rFonts w:hint="default"/>
        </w:rPr>
        <w:t xml:space="preserve">    print(message)</w:t>
      </w:r>
    </w:p>
    <w:p w14:paraId="521D9A20">
      <w:pPr>
        <w:bidi w:val="0"/>
        <w:rPr>
          <w:rFonts w:hint="default"/>
        </w:rPr>
      </w:pPr>
      <w:r>
        <w:rPr>
          <w:rFonts w:hint="default"/>
        </w:rPr>
        <w:t>async def main():</w:t>
      </w:r>
    </w:p>
    <w:p w14:paraId="0F701D7B">
      <w:pPr>
        <w:bidi w:val="0"/>
        <w:rPr>
          <w:rFonts w:hint="default"/>
        </w:rPr>
      </w:pPr>
    </w:p>
    <w:p w14:paraId="392C72BC">
      <w:pPr>
        <w:bidi w:val="0"/>
        <w:rPr>
          <w:rFonts w:hint="default"/>
        </w:rPr>
      </w:pPr>
      <w:r>
        <w:rPr>
          <w:rFonts w:hint="default"/>
        </w:rPr>
        <w:t xml:space="preserve">    ws = WsPrivateAsync(</w:t>
      </w:r>
    </w:p>
    <w:p w14:paraId="702D68C8">
      <w:pPr>
        <w:bidi w:val="0"/>
        <w:rPr>
          <w:rFonts w:hint="default"/>
        </w:rPr>
      </w:pPr>
      <w:r>
        <w:rPr>
          <w:rFonts w:hint="default"/>
        </w:rPr>
        <w:t xml:space="preserve">        apiKey = "YOUR_API_KEY",</w:t>
      </w:r>
    </w:p>
    <w:p w14:paraId="78480D00">
      <w:pPr>
        <w:bidi w:val="0"/>
        <w:rPr>
          <w:rFonts w:hint="default"/>
        </w:rPr>
      </w:pPr>
      <w:r>
        <w:rPr>
          <w:rFonts w:hint="default"/>
        </w:rPr>
        <w:t xml:space="preserve">        passphrase = "YOUR_PASSPHRASE",</w:t>
      </w:r>
    </w:p>
    <w:p w14:paraId="1979BA6D">
      <w:pPr>
        <w:bidi w:val="0"/>
        <w:rPr>
          <w:rFonts w:hint="default"/>
        </w:rPr>
      </w:pPr>
      <w:r>
        <w:rPr>
          <w:rFonts w:hint="default"/>
        </w:rPr>
        <w:t xml:space="preserve">        secretKey = "YOUR_SECRET_KEY",</w:t>
      </w:r>
    </w:p>
    <w:p w14:paraId="2953D654">
      <w:pPr>
        <w:bidi w:val="0"/>
        <w:rPr>
          <w:rFonts w:hint="default"/>
        </w:rPr>
      </w:pPr>
      <w:r>
        <w:rPr>
          <w:rFonts w:hint="default"/>
        </w:rPr>
        <w:t xml:space="preserve">        url = "wss://ws.okx.com:8443/ws/v5/private",</w:t>
      </w:r>
    </w:p>
    <w:p w14:paraId="6775DE23">
      <w:pPr>
        <w:bidi w:val="0"/>
        <w:rPr>
          <w:rFonts w:hint="default"/>
        </w:rPr>
      </w:pPr>
      <w:r>
        <w:rPr>
          <w:rFonts w:hint="default"/>
        </w:rPr>
        <w:t xml:space="preserve">        useServerTime=False</w:t>
      </w:r>
    </w:p>
    <w:p w14:paraId="5BE6C365">
      <w:pPr>
        <w:bidi w:val="0"/>
        <w:rPr>
          <w:rFonts w:hint="default"/>
        </w:rPr>
      </w:pPr>
      <w:r>
        <w:rPr>
          <w:rFonts w:hint="default"/>
        </w:rPr>
        <w:t xml:space="preserve">    )</w:t>
      </w:r>
    </w:p>
    <w:p w14:paraId="01A93007">
      <w:pPr>
        <w:bidi w:val="0"/>
        <w:rPr>
          <w:rFonts w:hint="default"/>
        </w:rPr>
      </w:pPr>
      <w:r>
        <w:rPr>
          <w:rFonts w:hint="default"/>
        </w:rPr>
        <w:t xml:space="preserve">    await ws.start()</w:t>
      </w:r>
    </w:p>
    <w:p w14:paraId="2300EECC">
      <w:pPr>
        <w:bidi w:val="0"/>
        <w:rPr>
          <w:rFonts w:hint="default"/>
        </w:rPr>
      </w:pPr>
      <w:r>
        <w:rPr>
          <w:rFonts w:hint="default"/>
        </w:rPr>
        <w:t xml:space="preserve">    args = [</w:t>
      </w:r>
    </w:p>
    <w:p w14:paraId="21AE3E51">
      <w:pPr>
        <w:bidi w:val="0"/>
        <w:rPr>
          <w:rFonts w:hint="default"/>
        </w:rPr>
      </w:pPr>
      <w:r>
        <w:rPr>
          <w:rFonts w:hint="default"/>
        </w:rPr>
        <w:t xml:space="preserve">        {</w:t>
      </w:r>
    </w:p>
    <w:p w14:paraId="4C3ADB56">
      <w:pPr>
        <w:bidi w:val="0"/>
        <w:rPr>
          <w:rFonts w:hint="default"/>
        </w:rPr>
      </w:pPr>
      <w:r>
        <w:rPr>
          <w:rFonts w:hint="default"/>
        </w:rPr>
        <w:t xml:space="preserve">          "channel": "liquidation-warning",</w:t>
      </w:r>
    </w:p>
    <w:p w14:paraId="59A853D0">
      <w:pPr>
        <w:bidi w:val="0"/>
        <w:rPr>
          <w:rFonts w:hint="default"/>
        </w:rPr>
      </w:pPr>
      <w:r>
        <w:rPr>
          <w:rFonts w:hint="default"/>
        </w:rPr>
        <w:t xml:space="preserve">          "instType": "ANY"</w:t>
      </w:r>
    </w:p>
    <w:p w14:paraId="3A8E4067">
      <w:pPr>
        <w:bidi w:val="0"/>
        <w:rPr>
          <w:rFonts w:hint="default"/>
        </w:rPr>
      </w:pPr>
      <w:r>
        <w:rPr>
          <w:rFonts w:hint="default"/>
        </w:rPr>
        <w:t xml:space="preserve">        }</w:t>
      </w:r>
    </w:p>
    <w:p w14:paraId="77653348">
      <w:pPr>
        <w:bidi w:val="0"/>
        <w:rPr>
          <w:rFonts w:hint="default"/>
        </w:rPr>
      </w:pPr>
      <w:r>
        <w:rPr>
          <w:rFonts w:hint="default"/>
        </w:rPr>
        <w:t xml:space="preserve">    ]</w:t>
      </w:r>
    </w:p>
    <w:p w14:paraId="018CBC5E">
      <w:pPr>
        <w:bidi w:val="0"/>
        <w:rPr>
          <w:rFonts w:hint="default"/>
        </w:rPr>
      </w:pPr>
    </w:p>
    <w:p w14:paraId="695FF940">
      <w:pPr>
        <w:bidi w:val="0"/>
        <w:rPr>
          <w:rFonts w:hint="default"/>
        </w:rPr>
      </w:pPr>
      <w:r>
        <w:rPr>
          <w:rFonts w:hint="default"/>
        </w:rPr>
        <w:t xml:space="preserve">    await ws.subscribe(args, callback=callbackFunc)</w:t>
      </w:r>
    </w:p>
    <w:p w14:paraId="327373D6">
      <w:pPr>
        <w:bidi w:val="0"/>
        <w:rPr>
          <w:rFonts w:hint="default"/>
        </w:rPr>
      </w:pPr>
      <w:r>
        <w:rPr>
          <w:rFonts w:hint="default"/>
        </w:rPr>
        <w:t xml:space="preserve">    await asyncio.sleep(10)</w:t>
      </w:r>
    </w:p>
    <w:p w14:paraId="51C15901">
      <w:pPr>
        <w:bidi w:val="0"/>
        <w:rPr>
          <w:rFonts w:hint="default"/>
        </w:rPr>
      </w:pPr>
    </w:p>
    <w:p w14:paraId="6D4BD095">
      <w:pPr>
        <w:bidi w:val="0"/>
        <w:rPr>
          <w:rFonts w:hint="default"/>
        </w:rPr>
      </w:pPr>
      <w:r>
        <w:rPr>
          <w:rFonts w:hint="default"/>
        </w:rPr>
        <w:t xml:space="preserve">    await ws.unsubscribe(args, callback=callbackFunc)</w:t>
      </w:r>
    </w:p>
    <w:p w14:paraId="3DE6A1D2">
      <w:pPr>
        <w:bidi w:val="0"/>
        <w:rPr>
          <w:rFonts w:hint="default"/>
        </w:rPr>
      </w:pPr>
      <w:r>
        <w:rPr>
          <w:rFonts w:hint="default"/>
        </w:rPr>
        <w:t xml:space="preserve">    await asyncio.sleep(10)</w:t>
      </w:r>
    </w:p>
    <w:p w14:paraId="7D241747">
      <w:pPr>
        <w:bidi w:val="0"/>
        <w:rPr>
          <w:rFonts w:hint="default"/>
        </w:rPr>
      </w:pPr>
    </w:p>
    <w:p w14:paraId="55A69D33">
      <w:pPr>
        <w:bidi w:val="0"/>
        <w:rPr>
          <w:rFonts w:hint="default"/>
        </w:rPr>
      </w:pPr>
      <w:r>
        <w:rPr>
          <w:rFonts w:hint="default"/>
        </w:rPr>
        <w:t>asyncio.run(main())</w:t>
      </w:r>
    </w:p>
    <w:p w14:paraId="303839B0">
      <w:pPr>
        <w:bidi w:val="0"/>
        <w:rPr>
          <w:rFonts w:hint="default"/>
        </w:rPr>
      </w:pPr>
    </w:p>
    <w:p w14:paraId="56B31B13">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52"/>
        <w:gridCol w:w="1230"/>
        <w:gridCol w:w="773"/>
        <w:gridCol w:w="5291"/>
      </w:tblGrid>
      <w:tr w14:paraId="633E6EC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42325D3">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B822920">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099B53F">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BF57C95">
            <w:pPr>
              <w:bidi w:val="0"/>
              <w:rPr>
                <w:rFonts w:hint="default"/>
              </w:rPr>
            </w:pPr>
            <w:r>
              <w:rPr>
                <w:rFonts w:hint="default"/>
                <w:lang w:val="en-US" w:eastAsia="zh-CN"/>
              </w:rPr>
              <w:t>描述</w:t>
            </w:r>
          </w:p>
        </w:tc>
      </w:tr>
      <w:tr w14:paraId="74BB1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E7403C">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2552C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AC9D1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F93A0A">
            <w:pPr>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2B52D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C8295B">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2AF55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9C1DC6">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79C4E1">
            <w:pPr>
              <w:bidi w:val="0"/>
              <w:rPr>
                <w:rFonts w:hint="default"/>
              </w:rPr>
            </w:pPr>
            <w:r>
              <w:rPr>
                <w:rFonts w:hint="default"/>
                <w:lang w:val="en-US" w:eastAsia="zh-CN"/>
              </w:rPr>
              <w:t>操作</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p>
        </w:tc>
      </w:tr>
      <w:tr w14:paraId="23148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5626FC">
            <w:pPr>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9E377B">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FCC2A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B4C31E">
            <w:pPr>
              <w:bidi w:val="0"/>
              <w:rPr>
                <w:rFonts w:hint="default"/>
              </w:rPr>
            </w:pPr>
            <w:r>
              <w:rPr>
                <w:rFonts w:hint="default"/>
                <w:lang w:val="en-US" w:eastAsia="zh-CN"/>
              </w:rPr>
              <w:t>请求订阅的频道列表</w:t>
            </w:r>
          </w:p>
        </w:tc>
      </w:tr>
      <w:tr w14:paraId="7ED82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F9A459">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68F37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35972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CB42FC">
            <w:pPr>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liquidation-warning</w:t>
            </w:r>
          </w:p>
        </w:tc>
      </w:tr>
      <w:tr w14:paraId="6F4E5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899C3A">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E2838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00201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52B5E5">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ANY：全部</w:t>
            </w:r>
          </w:p>
        </w:tc>
      </w:tr>
      <w:tr w14:paraId="7BB71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EA1E57">
            <w:pPr>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52413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17834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C61050">
            <w:pPr>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0CD29C5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3E4FE5">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719BA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83AB4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333A92">
            <w:pPr>
              <w:bidi w:val="0"/>
              <w:rPr>
                <w:rFonts w:hint="default"/>
              </w:rPr>
            </w:pPr>
            <w:r>
              <w:rPr>
                <w:rFonts w:hint="default"/>
                <w:lang w:val="en-US" w:eastAsia="zh-CN"/>
              </w:rPr>
              <w:t>产品ID</w:t>
            </w:r>
          </w:p>
        </w:tc>
      </w:tr>
    </w:tbl>
    <w:p w14:paraId="55D1DEB2">
      <w:pPr>
        <w:bidi w:val="0"/>
      </w:pPr>
      <w:r>
        <w:rPr>
          <w:rFonts w:hint="default"/>
        </w:rPr>
        <w:t>成功返回示例</w:t>
      </w:r>
    </w:p>
    <w:p w14:paraId="54A26738">
      <w:pPr>
        <w:bidi w:val="0"/>
        <w:rPr>
          <w:rFonts w:hint="default"/>
        </w:rPr>
      </w:pPr>
      <w:r>
        <w:rPr>
          <w:rFonts w:hint="default"/>
        </w:rPr>
        <w:t>{</w:t>
      </w:r>
    </w:p>
    <w:p w14:paraId="13CF784B">
      <w:pPr>
        <w:bidi w:val="0"/>
        <w:rPr>
          <w:rFonts w:hint="default"/>
        </w:rPr>
      </w:pPr>
      <w:r>
        <w:rPr>
          <w:rFonts w:hint="default"/>
        </w:rPr>
        <w:t xml:space="preserve">  "id": "1512",</w:t>
      </w:r>
    </w:p>
    <w:p w14:paraId="4E2F9818">
      <w:pPr>
        <w:bidi w:val="0"/>
        <w:rPr>
          <w:rFonts w:hint="default"/>
        </w:rPr>
      </w:pPr>
      <w:r>
        <w:rPr>
          <w:rFonts w:hint="default"/>
        </w:rPr>
        <w:t xml:space="preserve">  "event": "subscribe",</w:t>
      </w:r>
    </w:p>
    <w:p w14:paraId="6B3D0277">
      <w:pPr>
        <w:bidi w:val="0"/>
        <w:rPr>
          <w:rFonts w:hint="default"/>
        </w:rPr>
      </w:pPr>
      <w:r>
        <w:rPr>
          <w:rFonts w:hint="default"/>
        </w:rPr>
        <w:t xml:space="preserve">  "arg": {</w:t>
      </w:r>
    </w:p>
    <w:p w14:paraId="09BA7641">
      <w:pPr>
        <w:bidi w:val="0"/>
        <w:rPr>
          <w:rFonts w:hint="default"/>
        </w:rPr>
      </w:pPr>
      <w:r>
        <w:rPr>
          <w:rFonts w:hint="default"/>
        </w:rPr>
        <w:t xml:space="preserve">    "channel": "liquidation-warning",</w:t>
      </w:r>
    </w:p>
    <w:p w14:paraId="753CD508">
      <w:pPr>
        <w:bidi w:val="0"/>
        <w:rPr>
          <w:rFonts w:hint="default"/>
        </w:rPr>
      </w:pPr>
      <w:r>
        <w:rPr>
          <w:rFonts w:hint="default"/>
        </w:rPr>
        <w:t xml:space="preserve">    "instType": "ANY"</w:t>
      </w:r>
    </w:p>
    <w:p w14:paraId="6C72DA40">
      <w:pPr>
        <w:bidi w:val="0"/>
        <w:rPr>
          <w:rFonts w:hint="default"/>
        </w:rPr>
      </w:pPr>
      <w:r>
        <w:rPr>
          <w:rFonts w:hint="default"/>
        </w:rPr>
        <w:t xml:space="preserve">  },</w:t>
      </w:r>
    </w:p>
    <w:p w14:paraId="25D70219">
      <w:pPr>
        <w:bidi w:val="0"/>
        <w:rPr>
          <w:rFonts w:hint="default"/>
        </w:rPr>
      </w:pPr>
      <w:r>
        <w:rPr>
          <w:rFonts w:hint="default"/>
        </w:rPr>
        <w:t xml:space="preserve">  "connId": "a4d3ae55"}</w:t>
      </w:r>
    </w:p>
    <w:p w14:paraId="6224C94F">
      <w:pPr>
        <w:bidi w:val="0"/>
      </w:pPr>
      <w:r>
        <w:rPr>
          <w:rFonts w:hint="default"/>
        </w:rPr>
        <w:t>失败返回示例</w:t>
      </w:r>
    </w:p>
    <w:p w14:paraId="20CEE808">
      <w:pPr>
        <w:bidi w:val="0"/>
        <w:rPr>
          <w:rFonts w:hint="default"/>
        </w:rPr>
      </w:pPr>
      <w:r>
        <w:rPr>
          <w:rFonts w:hint="default"/>
        </w:rPr>
        <w:t>{</w:t>
      </w:r>
    </w:p>
    <w:p w14:paraId="6AB2632D">
      <w:pPr>
        <w:bidi w:val="0"/>
        <w:rPr>
          <w:rFonts w:hint="default"/>
        </w:rPr>
      </w:pPr>
      <w:r>
        <w:rPr>
          <w:rFonts w:hint="default"/>
        </w:rPr>
        <w:t xml:space="preserve">    "id": "1512",</w:t>
      </w:r>
    </w:p>
    <w:p w14:paraId="05B21DE9">
      <w:pPr>
        <w:bidi w:val="0"/>
        <w:rPr>
          <w:rFonts w:hint="default"/>
        </w:rPr>
      </w:pPr>
      <w:r>
        <w:rPr>
          <w:rFonts w:hint="default"/>
        </w:rPr>
        <w:t xml:space="preserve">    "event": "error",</w:t>
      </w:r>
    </w:p>
    <w:p w14:paraId="5A681D15">
      <w:pPr>
        <w:bidi w:val="0"/>
        <w:rPr>
          <w:rFonts w:hint="default"/>
        </w:rPr>
      </w:pPr>
      <w:r>
        <w:rPr>
          <w:rFonts w:hint="default"/>
        </w:rPr>
        <w:t xml:space="preserve">    "code": "60012",</w:t>
      </w:r>
    </w:p>
    <w:p w14:paraId="67B24BE2">
      <w:pPr>
        <w:bidi w:val="0"/>
        <w:rPr>
          <w:rFonts w:hint="default"/>
        </w:rPr>
      </w:pPr>
      <w:r>
        <w:rPr>
          <w:rFonts w:hint="default"/>
        </w:rPr>
        <w:t xml:space="preserve">    "msg": "Invalid request: {\"op\": \"subscribe\", \"argss\":[{ \"channel\" : \"liquidation-warning\", \"instType\" : \"FUTURES\"}]}",</w:t>
      </w:r>
    </w:p>
    <w:p w14:paraId="4FB660C9">
      <w:pPr>
        <w:bidi w:val="0"/>
        <w:rPr>
          <w:rFonts w:hint="default"/>
        </w:rPr>
      </w:pPr>
      <w:r>
        <w:rPr>
          <w:rFonts w:hint="default"/>
        </w:rPr>
        <w:t xml:space="preserve">    "connId": "a4d3ae55"}</w:t>
      </w:r>
    </w:p>
    <w:p w14:paraId="1BCB70EC">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52"/>
        <w:gridCol w:w="804"/>
        <w:gridCol w:w="1080"/>
        <w:gridCol w:w="2853"/>
      </w:tblGrid>
      <w:tr w14:paraId="3707ED4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2905821">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3AC163A">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6FD285B">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5DB463E">
            <w:pPr>
              <w:bidi w:val="0"/>
              <w:rPr>
                <w:rFonts w:hint="default"/>
              </w:rPr>
            </w:pPr>
            <w:r>
              <w:rPr>
                <w:rFonts w:hint="default"/>
                <w:lang w:val="en-US" w:eastAsia="zh-CN"/>
              </w:rPr>
              <w:t>描述</w:t>
            </w:r>
          </w:p>
        </w:tc>
      </w:tr>
      <w:tr w14:paraId="5B747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2FADCA">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9CC85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5156C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CBD4E3">
            <w:pPr>
              <w:bidi w:val="0"/>
              <w:rPr>
                <w:rFonts w:hint="default"/>
              </w:rPr>
            </w:pPr>
            <w:r>
              <w:rPr>
                <w:rFonts w:hint="default"/>
                <w:lang w:val="en-US" w:eastAsia="zh-CN"/>
              </w:rPr>
              <w:t>消息的唯一标识</w:t>
            </w:r>
          </w:p>
        </w:tc>
      </w:tr>
      <w:tr w14:paraId="6FA10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1E6086">
            <w:pPr>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17FB3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841EC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109331">
            <w:pPr>
              <w:bidi w:val="0"/>
              <w:rPr>
                <w:rFonts w:hint="default"/>
              </w:rPr>
            </w:pPr>
            <w:r>
              <w:rPr>
                <w:rFonts w:hint="default"/>
                <w:lang w:val="en-US" w:eastAsia="zh-CN"/>
              </w:rPr>
              <w:t>事件</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r>
              <w:rPr>
                <w:rFonts w:hint="default"/>
                <w:lang w:val="en-US" w:eastAsia="zh-CN"/>
              </w:rPr>
              <w:br w:type="textWrapping"/>
            </w:r>
            <w:r>
              <w:rPr>
                <w:rFonts w:hint="default"/>
                <w:lang w:val="en-US" w:eastAsia="zh-CN"/>
              </w:rPr>
              <w:t>error</w:t>
            </w:r>
          </w:p>
        </w:tc>
      </w:tr>
      <w:tr w14:paraId="7834A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FF19DB">
            <w:pPr>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E97204">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BB0EB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DA8BB9">
            <w:pPr>
              <w:bidi w:val="0"/>
              <w:rPr>
                <w:rFonts w:hint="default"/>
              </w:rPr>
            </w:pPr>
            <w:r>
              <w:rPr>
                <w:rFonts w:hint="default"/>
                <w:lang w:val="en-US" w:eastAsia="zh-CN"/>
              </w:rPr>
              <w:t>订阅的频道</w:t>
            </w:r>
          </w:p>
        </w:tc>
      </w:tr>
      <w:tr w14:paraId="4BEEA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055C0B">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A159E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68BA35">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DCD386">
            <w:pPr>
              <w:bidi w:val="0"/>
              <w:rPr>
                <w:rFonts w:hint="default"/>
              </w:rPr>
            </w:pPr>
            <w:r>
              <w:rPr>
                <w:rFonts w:hint="default"/>
                <w:lang w:val="en-US" w:eastAsia="zh-CN"/>
              </w:rPr>
              <w:t>频道名 ，liquidation-warning</w:t>
            </w:r>
          </w:p>
        </w:tc>
      </w:tr>
      <w:tr w14:paraId="48C8D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5E774E">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72764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0773C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8C217A">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ANY：全部</w:t>
            </w:r>
          </w:p>
        </w:tc>
      </w:tr>
      <w:tr w14:paraId="13B43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84BD800">
            <w:pPr>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26297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4620E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611469">
            <w:pPr>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602E8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17B4CF">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56AAF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E8A85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524E55">
            <w:pPr>
              <w:bidi w:val="0"/>
              <w:rPr>
                <w:rFonts w:hint="default"/>
              </w:rPr>
            </w:pPr>
            <w:r>
              <w:rPr>
                <w:rFonts w:hint="default"/>
                <w:lang w:val="en-US" w:eastAsia="zh-CN"/>
              </w:rPr>
              <w:t>产品ID</w:t>
            </w:r>
          </w:p>
        </w:tc>
      </w:tr>
      <w:tr w14:paraId="06B4E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AEC261B">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26072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661E9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1AEB89">
            <w:pPr>
              <w:bidi w:val="0"/>
              <w:rPr>
                <w:rFonts w:hint="default"/>
              </w:rPr>
            </w:pPr>
            <w:r>
              <w:rPr>
                <w:rFonts w:hint="default"/>
                <w:lang w:val="en-US" w:eastAsia="zh-CN"/>
              </w:rPr>
              <w:t>错误码</w:t>
            </w:r>
          </w:p>
        </w:tc>
      </w:tr>
      <w:tr w14:paraId="1E0AB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36564E2">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AEABB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810C4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58FF9C">
            <w:pPr>
              <w:bidi w:val="0"/>
              <w:rPr>
                <w:rFonts w:hint="default"/>
              </w:rPr>
            </w:pPr>
            <w:r>
              <w:rPr>
                <w:rFonts w:hint="default"/>
                <w:lang w:val="en-US" w:eastAsia="zh-CN"/>
              </w:rPr>
              <w:t>错误消息</w:t>
            </w:r>
          </w:p>
        </w:tc>
      </w:tr>
      <w:tr w14:paraId="4D25138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D455966">
            <w:pPr>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B8885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7490D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3CCE05">
            <w:pPr>
              <w:bidi w:val="0"/>
              <w:rPr>
                <w:rFonts w:hint="default"/>
              </w:rPr>
            </w:pPr>
            <w:r>
              <w:rPr>
                <w:rFonts w:hint="default"/>
                <w:lang w:val="en-US" w:eastAsia="zh-CN"/>
              </w:rPr>
              <w:t>WebSocket连接ID</w:t>
            </w:r>
          </w:p>
        </w:tc>
      </w:tr>
    </w:tbl>
    <w:p w14:paraId="16A2A6AD">
      <w:pPr>
        <w:bidi w:val="0"/>
      </w:pPr>
      <w:r>
        <w:rPr>
          <w:rFonts w:hint="default"/>
        </w:rPr>
        <w:t>推送示例：单个</w:t>
      </w:r>
    </w:p>
    <w:p w14:paraId="60005397">
      <w:pPr>
        <w:bidi w:val="0"/>
        <w:rPr>
          <w:rFonts w:hint="default"/>
        </w:rPr>
      </w:pPr>
      <w:r>
        <w:rPr>
          <w:rFonts w:hint="default"/>
        </w:rPr>
        <w:t>{</w:t>
      </w:r>
    </w:p>
    <w:p w14:paraId="45D66180">
      <w:pPr>
        <w:bidi w:val="0"/>
        <w:rPr>
          <w:rFonts w:hint="default"/>
        </w:rPr>
      </w:pPr>
      <w:r>
        <w:rPr>
          <w:rFonts w:hint="default"/>
        </w:rPr>
        <w:t xml:space="preserve">    "arg":{</w:t>
      </w:r>
    </w:p>
    <w:p w14:paraId="15E3A524">
      <w:pPr>
        <w:bidi w:val="0"/>
        <w:rPr>
          <w:rFonts w:hint="default"/>
        </w:rPr>
      </w:pPr>
      <w:r>
        <w:rPr>
          <w:rFonts w:hint="default"/>
        </w:rPr>
        <w:t xml:space="preserve">        "channel":"liquidation-warning",</w:t>
      </w:r>
    </w:p>
    <w:p w14:paraId="4E9075BE">
      <w:pPr>
        <w:bidi w:val="0"/>
        <w:rPr>
          <w:rFonts w:hint="default"/>
        </w:rPr>
      </w:pPr>
      <w:r>
        <w:rPr>
          <w:rFonts w:hint="default"/>
        </w:rPr>
        <w:t xml:space="preserve">        "uid": "77982378738415879",</w:t>
      </w:r>
    </w:p>
    <w:p w14:paraId="2359332B">
      <w:pPr>
        <w:bidi w:val="0"/>
        <w:rPr>
          <w:rFonts w:hint="default"/>
        </w:rPr>
      </w:pPr>
      <w:r>
        <w:rPr>
          <w:rFonts w:hint="default"/>
        </w:rPr>
        <w:t xml:space="preserve">        "instType":"FUTURES"</w:t>
      </w:r>
    </w:p>
    <w:p w14:paraId="3C1F3326">
      <w:pPr>
        <w:bidi w:val="0"/>
        <w:rPr>
          <w:rFonts w:hint="default"/>
        </w:rPr>
      </w:pPr>
      <w:r>
        <w:rPr>
          <w:rFonts w:hint="default"/>
        </w:rPr>
        <w:t xml:space="preserve">    },</w:t>
      </w:r>
    </w:p>
    <w:p w14:paraId="48C531D0">
      <w:pPr>
        <w:bidi w:val="0"/>
        <w:rPr>
          <w:rFonts w:hint="default"/>
        </w:rPr>
      </w:pPr>
      <w:r>
        <w:rPr>
          <w:rFonts w:hint="default"/>
        </w:rPr>
        <w:t xml:space="preserve">    "data":[</w:t>
      </w:r>
    </w:p>
    <w:p w14:paraId="7290D6ED">
      <w:pPr>
        <w:bidi w:val="0"/>
        <w:rPr>
          <w:rFonts w:hint="default"/>
        </w:rPr>
      </w:pPr>
      <w:r>
        <w:rPr>
          <w:rFonts w:hint="default"/>
        </w:rPr>
        <w:t xml:space="preserve">        {</w:t>
      </w:r>
    </w:p>
    <w:p w14:paraId="1795C241">
      <w:pPr>
        <w:bidi w:val="0"/>
        <w:rPr>
          <w:rFonts w:hint="default"/>
        </w:rPr>
      </w:pPr>
      <w:r>
        <w:rPr>
          <w:rFonts w:hint="default"/>
        </w:rPr>
        <w:t xml:space="preserve">            "cTime":"1619507758793",</w:t>
      </w:r>
    </w:p>
    <w:p w14:paraId="35BDC033">
      <w:pPr>
        <w:bidi w:val="0"/>
        <w:rPr>
          <w:rFonts w:hint="default"/>
        </w:rPr>
      </w:pPr>
      <w:r>
        <w:rPr>
          <w:rFonts w:hint="default"/>
        </w:rPr>
        <w:t xml:space="preserve">            "ccy":"ETH",</w:t>
      </w:r>
    </w:p>
    <w:p w14:paraId="33C18CBC">
      <w:pPr>
        <w:bidi w:val="0"/>
        <w:rPr>
          <w:rFonts w:hint="default"/>
        </w:rPr>
      </w:pPr>
      <w:r>
        <w:rPr>
          <w:rFonts w:hint="default"/>
        </w:rPr>
        <w:t xml:space="preserve">            "instId":"ETH-USD-210430",</w:t>
      </w:r>
    </w:p>
    <w:p w14:paraId="072E6E5B">
      <w:pPr>
        <w:bidi w:val="0"/>
        <w:rPr>
          <w:rFonts w:hint="default"/>
        </w:rPr>
      </w:pPr>
      <w:r>
        <w:rPr>
          <w:rFonts w:hint="default"/>
        </w:rPr>
        <w:t xml:space="preserve">            "instType":"FUTURES",</w:t>
      </w:r>
    </w:p>
    <w:p w14:paraId="4E8E54FC">
      <w:pPr>
        <w:bidi w:val="0"/>
        <w:rPr>
          <w:rFonts w:hint="default"/>
        </w:rPr>
      </w:pPr>
      <w:r>
        <w:rPr>
          <w:rFonts w:hint="default"/>
        </w:rPr>
        <w:t xml:space="preserve">            "lever":"10",</w:t>
      </w:r>
    </w:p>
    <w:p w14:paraId="183D8668">
      <w:pPr>
        <w:bidi w:val="0"/>
        <w:rPr>
          <w:rFonts w:hint="default"/>
        </w:rPr>
      </w:pPr>
      <w:r>
        <w:rPr>
          <w:rFonts w:hint="default"/>
        </w:rPr>
        <w:t xml:space="preserve">            "markPx":"2353.849",</w:t>
      </w:r>
    </w:p>
    <w:p w14:paraId="08DDAB96">
      <w:pPr>
        <w:bidi w:val="0"/>
        <w:rPr>
          <w:rFonts w:hint="default"/>
        </w:rPr>
      </w:pPr>
      <w:r>
        <w:rPr>
          <w:rFonts w:hint="default"/>
        </w:rPr>
        <w:t xml:space="preserve">            "mgnMode":"isolated",</w:t>
      </w:r>
    </w:p>
    <w:p w14:paraId="002E734D">
      <w:pPr>
        <w:bidi w:val="0"/>
        <w:rPr>
          <w:rFonts w:hint="default"/>
        </w:rPr>
      </w:pPr>
      <w:r>
        <w:rPr>
          <w:rFonts w:hint="default"/>
        </w:rPr>
        <w:t xml:space="preserve">            "mgnRatio":"11.731726509588816",</w:t>
      </w:r>
    </w:p>
    <w:p w14:paraId="3E2EE820">
      <w:pPr>
        <w:bidi w:val="0"/>
        <w:rPr>
          <w:rFonts w:hint="default"/>
        </w:rPr>
      </w:pPr>
      <w:r>
        <w:rPr>
          <w:rFonts w:hint="default"/>
        </w:rPr>
        <w:t xml:space="preserve">            "pTime":"1619507761462",</w:t>
      </w:r>
    </w:p>
    <w:p w14:paraId="3DAAA030">
      <w:pPr>
        <w:bidi w:val="0"/>
        <w:rPr>
          <w:rFonts w:hint="default"/>
        </w:rPr>
      </w:pPr>
      <w:r>
        <w:rPr>
          <w:rFonts w:hint="default"/>
        </w:rPr>
        <w:t xml:space="preserve">            "pos":"1",</w:t>
      </w:r>
    </w:p>
    <w:p w14:paraId="71CDC29C">
      <w:pPr>
        <w:bidi w:val="0"/>
        <w:rPr>
          <w:rFonts w:hint="default"/>
        </w:rPr>
      </w:pPr>
      <w:r>
        <w:rPr>
          <w:rFonts w:hint="default"/>
        </w:rPr>
        <w:t xml:space="preserve">            "posCcy":"",</w:t>
      </w:r>
    </w:p>
    <w:p w14:paraId="60B1B1A7">
      <w:pPr>
        <w:bidi w:val="0"/>
        <w:rPr>
          <w:rFonts w:hint="default"/>
        </w:rPr>
      </w:pPr>
      <w:r>
        <w:rPr>
          <w:rFonts w:hint="default"/>
        </w:rPr>
        <w:t xml:space="preserve">            "posId":"307173036051017730",</w:t>
      </w:r>
    </w:p>
    <w:p w14:paraId="1B38D087">
      <w:pPr>
        <w:bidi w:val="0"/>
        <w:rPr>
          <w:rFonts w:hint="default"/>
        </w:rPr>
      </w:pPr>
      <w:r>
        <w:rPr>
          <w:rFonts w:hint="default"/>
        </w:rPr>
        <w:t xml:space="preserve">            "posSide":"long",</w:t>
      </w:r>
    </w:p>
    <w:p w14:paraId="0BDE022C">
      <w:pPr>
        <w:bidi w:val="0"/>
        <w:rPr>
          <w:rFonts w:hint="default"/>
        </w:rPr>
      </w:pPr>
      <w:r>
        <w:rPr>
          <w:rFonts w:hint="default"/>
        </w:rPr>
        <w:t xml:space="preserve">            "uTime":"1619507761462",</w:t>
      </w:r>
    </w:p>
    <w:p w14:paraId="10953326">
      <w:pPr>
        <w:bidi w:val="0"/>
        <w:rPr>
          <w:rFonts w:hint="default"/>
        </w:rPr>
      </w:pPr>
      <w:r>
        <w:rPr>
          <w:rFonts w:hint="default"/>
        </w:rPr>
        <w:t xml:space="preserve">        }</w:t>
      </w:r>
    </w:p>
    <w:p w14:paraId="3D272828">
      <w:pPr>
        <w:bidi w:val="0"/>
        <w:rPr>
          <w:rFonts w:hint="default"/>
        </w:rPr>
      </w:pPr>
      <w:r>
        <w:rPr>
          <w:rFonts w:hint="default"/>
        </w:rPr>
        <w:t xml:space="preserve">    ]}</w:t>
      </w:r>
    </w:p>
    <w:p w14:paraId="2E415825">
      <w:pPr>
        <w:bidi w:val="0"/>
        <w:rPr>
          <w:rFonts w:hint="default"/>
        </w:rPr>
      </w:pPr>
      <w:r>
        <w:rPr>
          <w:rFonts w:hint="default"/>
        </w:rPr>
        <w:t>推送数据参数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75"/>
        <w:gridCol w:w="1100"/>
        <w:gridCol w:w="6171"/>
      </w:tblGrid>
      <w:tr w14:paraId="5F8D63A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96C20A0">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E98492E">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6A48BBF">
            <w:pPr>
              <w:bidi w:val="0"/>
              <w:rPr>
                <w:rFonts w:hint="default"/>
              </w:rPr>
            </w:pPr>
            <w:r>
              <w:rPr>
                <w:rFonts w:hint="default"/>
                <w:lang w:val="en-US" w:eastAsia="zh-CN"/>
              </w:rPr>
              <w:t>描述</w:t>
            </w:r>
          </w:p>
        </w:tc>
      </w:tr>
      <w:tr w14:paraId="62212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52C0BF">
            <w:pPr>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333748">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4A071D">
            <w:pPr>
              <w:bidi w:val="0"/>
              <w:rPr>
                <w:rFonts w:hint="default"/>
              </w:rPr>
            </w:pPr>
            <w:r>
              <w:rPr>
                <w:rFonts w:hint="default"/>
                <w:lang w:val="en-US" w:eastAsia="zh-CN"/>
              </w:rPr>
              <w:t>订阅成功的频道</w:t>
            </w:r>
          </w:p>
        </w:tc>
      </w:tr>
      <w:tr w14:paraId="4FE79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D3C8BA5">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88BBA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D10A56">
            <w:pPr>
              <w:bidi w:val="0"/>
              <w:rPr>
                <w:rFonts w:hint="default"/>
              </w:rPr>
            </w:pPr>
            <w:r>
              <w:rPr>
                <w:rFonts w:hint="default"/>
                <w:lang w:val="en-US" w:eastAsia="zh-CN"/>
              </w:rPr>
              <w:t>频道名</w:t>
            </w:r>
          </w:p>
        </w:tc>
      </w:tr>
      <w:tr w14:paraId="5BE2F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6C5D87">
            <w:pPr>
              <w:bidi w:val="0"/>
              <w:rPr>
                <w:rFonts w:hint="default"/>
              </w:rPr>
            </w:pPr>
            <w:r>
              <w:rPr>
                <w:rFonts w:hint="default"/>
                <w:lang w:val="en-US" w:eastAsia="zh-CN"/>
              </w:rPr>
              <w:t>&gt; uid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6258A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425A5B">
            <w:pPr>
              <w:bidi w:val="0"/>
              <w:rPr>
                <w:rFonts w:hint="default"/>
              </w:rPr>
            </w:pPr>
            <w:r>
              <w:rPr>
                <w:rFonts w:hint="default"/>
                <w:lang w:val="en-US" w:eastAsia="zh-CN"/>
              </w:rPr>
              <w:t>用户标识</w:t>
            </w:r>
          </w:p>
        </w:tc>
      </w:tr>
      <w:tr w14:paraId="2FE3D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B694AE">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BAC44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2B954B">
            <w:pPr>
              <w:bidi w:val="0"/>
              <w:rPr>
                <w:rFonts w:hint="default"/>
              </w:rPr>
            </w:pPr>
            <w:r>
              <w:rPr>
                <w:rFonts w:hint="default"/>
                <w:lang w:val="en-US" w:eastAsia="zh-CN"/>
              </w:rPr>
              <w:t>产品类型</w:t>
            </w:r>
          </w:p>
        </w:tc>
      </w:tr>
      <w:tr w14:paraId="5D8DB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640B91">
            <w:pPr>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BD0E7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24052F">
            <w:pPr>
              <w:bidi w:val="0"/>
              <w:rPr>
                <w:rFonts w:hint="default"/>
              </w:rPr>
            </w:pPr>
            <w:r>
              <w:rPr>
                <w:rFonts w:hint="default"/>
                <w:lang w:val="en-US" w:eastAsia="zh-CN"/>
              </w:rPr>
              <w:t>交易品种</w:t>
            </w:r>
          </w:p>
        </w:tc>
      </w:tr>
      <w:tr w14:paraId="5B85D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F48AFCE">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A256C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43C083">
            <w:pPr>
              <w:bidi w:val="0"/>
              <w:rPr>
                <w:rFonts w:hint="default"/>
              </w:rPr>
            </w:pPr>
            <w:r>
              <w:rPr>
                <w:rFonts w:hint="default"/>
                <w:lang w:val="en-US" w:eastAsia="zh-CN"/>
              </w:rPr>
              <w:t>产品ID</w:t>
            </w:r>
          </w:p>
        </w:tc>
      </w:tr>
      <w:tr w14:paraId="050C4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F8D31C">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A690A9">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899F63">
            <w:pPr>
              <w:bidi w:val="0"/>
              <w:rPr>
                <w:rFonts w:hint="default"/>
              </w:rPr>
            </w:pPr>
            <w:r>
              <w:rPr>
                <w:rFonts w:hint="default"/>
                <w:lang w:val="en-US" w:eastAsia="zh-CN"/>
              </w:rPr>
              <w:t>订阅的数据</w:t>
            </w:r>
          </w:p>
        </w:tc>
      </w:tr>
      <w:tr w14:paraId="7E8A5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B40B33">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A61DF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6DE075">
            <w:pPr>
              <w:bidi w:val="0"/>
              <w:rPr>
                <w:rFonts w:hint="default"/>
              </w:rPr>
            </w:pPr>
            <w:r>
              <w:rPr>
                <w:rFonts w:hint="default"/>
                <w:lang w:val="en-US" w:eastAsia="zh-CN"/>
              </w:rPr>
              <w:t>产品类型</w:t>
            </w:r>
          </w:p>
        </w:tc>
      </w:tr>
      <w:tr w14:paraId="6B2C4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5A8F17">
            <w:pPr>
              <w:bidi w:val="0"/>
              <w:rPr>
                <w:rFonts w:hint="default"/>
              </w:rPr>
            </w:pPr>
            <w:r>
              <w:rPr>
                <w:rFonts w:hint="default"/>
                <w:lang w:val="en-US" w:eastAsia="zh-CN"/>
              </w:rPr>
              <w:t>&gt; mgnMode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6D3A3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02BFF5">
            <w:pPr>
              <w:bidi w:val="0"/>
              <w:rPr>
                <w:rFonts w:hint="default"/>
              </w:rPr>
            </w:pPr>
            <w:r>
              <w:rPr>
                <w:rFonts w:hint="default"/>
                <w:lang w:val="en-US" w:eastAsia="zh-CN"/>
              </w:rPr>
              <w:t>保证金模式， cross：全仓 isolated：逐仓</w:t>
            </w:r>
          </w:p>
        </w:tc>
      </w:tr>
      <w:tr w14:paraId="318D5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0B55C9">
            <w:pPr>
              <w:bidi w:val="0"/>
              <w:rPr>
                <w:rFonts w:hint="default"/>
              </w:rPr>
            </w:pPr>
            <w:r>
              <w:rPr>
                <w:rFonts w:hint="default"/>
                <w:lang w:val="en-US" w:eastAsia="zh-CN"/>
              </w:rPr>
              <w:t>&gt; posId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65239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F22DDE">
            <w:pPr>
              <w:bidi w:val="0"/>
              <w:rPr>
                <w:rFonts w:hint="default"/>
              </w:rPr>
            </w:pPr>
            <w:r>
              <w:rPr>
                <w:rFonts w:hint="default"/>
                <w:lang w:val="en-US" w:eastAsia="zh-CN"/>
              </w:rPr>
              <w:t>持仓ID</w:t>
            </w:r>
          </w:p>
        </w:tc>
      </w:tr>
      <w:tr w14:paraId="7D100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6B8CD9">
            <w:pPr>
              <w:bidi w:val="0"/>
              <w:rPr>
                <w:rFonts w:hint="default"/>
              </w:rPr>
            </w:pPr>
            <w:r>
              <w:rPr>
                <w:rFonts w:hint="default"/>
                <w:lang w:val="en-US" w:eastAsia="zh-CN"/>
              </w:rPr>
              <w:t>&gt; posSide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1FB99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BA4F2A">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long：开平仓模式开多</w:t>
            </w:r>
            <w:r>
              <w:rPr>
                <w:rFonts w:hint="default"/>
                <w:lang w:val="en-US" w:eastAsia="zh-CN"/>
              </w:rPr>
              <w:br w:type="textWrapping"/>
            </w:r>
            <w:r>
              <w:rPr>
                <w:rFonts w:hint="default"/>
                <w:lang w:val="en-US" w:eastAsia="zh-CN"/>
              </w:rPr>
              <w:t>short：开平仓模式开空</w:t>
            </w:r>
            <w:r>
              <w:rPr>
                <w:rFonts w:hint="default"/>
                <w:lang w:val="en-US" w:eastAsia="zh-CN"/>
              </w:rPr>
              <w:br w:type="textWrapping"/>
            </w:r>
            <w:r>
              <w:rPr>
                <w:rFonts w:hint="default"/>
                <w:lang w:val="en-US" w:eastAsia="zh-CN"/>
              </w:rPr>
              <w:t>net：买卖模式（交割/永续/期权：pos为正代表开多，pos为负代表开空。币币杠杆：posCcy为交易货币时，代表开多；posCcy为计价货币时，代表开空。）</w:t>
            </w:r>
          </w:p>
        </w:tc>
      </w:tr>
      <w:tr w14:paraId="184C9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EFCCFF">
            <w:pPr>
              <w:bidi w:val="0"/>
              <w:rPr>
                <w:rFonts w:hint="default"/>
              </w:rPr>
            </w:pPr>
            <w:r>
              <w:rPr>
                <w:rFonts w:hint="default"/>
                <w:lang w:val="en-US" w:eastAsia="zh-CN"/>
              </w:rPr>
              <w:t>&gt; pos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A5CAD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8DD746">
            <w:pPr>
              <w:bidi w:val="0"/>
              <w:rPr>
                <w:rFonts w:hint="default"/>
              </w:rPr>
            </w:pPr>
            <w:r>
              <w:rPr>
                <w:rFonts w:hint="default"/>
                <w:lang w:val="en-US" w:eastAsia="zh-CN"/>
              </w:rPr>
              <w:t>持仓数量</w:t>
            </w:r>
          </w:p>
        </w:tc>
      </w:tr>
      <w:tr w14:paraId="2D89A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4819D5">
            <w:pPr>
              <w:bidi w:val="0"/>
              <w:rPr>
                <w:rFonts w:hint="default"/>
              </w:rPr>
            </w:pPr>
            <w:r>
              <w:rPr>
                <w:rFonts w:hint="default"/>
                <w:lang w:val="en-US" w:eastAsia="zh-CN"/>
              </w:rPr>
              <w:t>&gt; posCcy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A9501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FA78E9">
            <w:pPr>
              <w:bidi w:val="0"/>
              <w:rPr>
                <w:rFonts w:hint="default"/>
              </w:rPr>
            </w:pPr>
            <w:r>
              <w:rPr>
                <w:rFonts w:hint="default"/>
                <w:lang w:val="en-US" w:eastAsia="zh-CN"/>
              </w:rPr>
              <w:t>持仓数量币种，仅适用于币币杠杆</w:t>
            </w:r>
          </w:p>
        </w:tc>
      </w:tr>
      <w:tr w14:paraId="76B9F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A0CBF6">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DFD8A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97B540">
            <w:pPr>
              <w:bidi w:val="0"/>
              <w:rPr>
                <w:rFonts w:hint="default"/>
              </w:rPr>
            </w:pPr>
            <w:r>
              <w:rPr>
                <w:rFonts w:hint="default"/>
                <w:lang w:val="en-US" w:eastAsia="zh-CN"/>
              </w:rPr>
              <w:t>产品ID，如 BTC-USDT-SWAP</w:t>
            </w:r>
          </w:p>
        </w:tc>
      </w:tr>
      <w:tr w14:paraId="504FE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449A22">
            <w:pPr>
              <w:bidi w:val="0"/>
              <w:rPr>
                <w:rFonts w:hint="default"/>
              </w:rPr>
            </w:pPr>
            <w:r>
              <w:rPr>
                <w:rFonts w:hint="default"/>
                <w:lang w:val="en-US" w:eastAsia="zh-CN"/>
              </w:rPr>
              <w:t>&gt; 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B6A6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A10C40">
            <w:pPr>
              <w:bidi w:val="0"/>
              <w:rPr>
                <w:rFonts w:hint="default"/>
              </w:rPr>
            </w:pPr>
            <w:r>
              <w:rPr>
                <w:rFonts w:hint="default"/>
                <w:lang w:val="en-US" w:eastAsia="zh-CN"/>
              </w:rPr>
              <w:t>杠杆倍数，不适用于期权卖方</w:t>
            </w:r>
          </w:p>
        </w:tc>
      </w:tr>
      <w:tr w14:paraId="4748C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180681">
            <w:pPr>
              <w:bidi w:val="0"/>
              <w:rPr>
                <w:rFonts w:hint="default"/>
              </w:rPr>
            </w:pPr>
            <w:r>
              <w:rPr>
                <w:rFonts w:hint="default"/>
                <w:lang w:val="en-US" w:eastAsia="zh-CN"/>
              </w:rPr>
              <w:t>&gt; markPx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4006E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551EBC">
            <w:pPr>
              <w:bidi w:val="0"/>
              <w:rPr>
                <w:rFonts w:hint="default"/>
              </w:rPr>
            </w:pPr>
            <w:r>
              <w:rPr>
                <w:rFonts w:hint="default"/>
                <w:lang w:val="en-US" w:eastAsia="zh-CN"/>
              </w:rPr>
              <w:t>标记价格</w:t>
            </w:r>
          </w:p>
        </w:tc>
      </w:tr>
      <w:tr w14:paraId="2E7F1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B3B342">
            <w:pPr>
              <w:bidi w:val="0"/>
              <w:rPr>
                <w:rFonts w:hint="default"/>
              </w:rPr>
            </w:pPr>
            <w:r>
              <w:rPr>
                <w:rFonts w:hint="default"/>
                <w:lang w:val="en-US" w:eastAsia="zh-CN"/>
              </w:rPr>
              <w:t>&gt; mgnRatio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8B788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DEDF59">
            <w:pPr>
              <w:bidi w:val="0"/>
              <w:rPr>
                <w:rFonts w:hint="default"/>
              </w:rPr>
            </w:pPr>
            <w:r>
              <w:rPr>
                <w:rFonts w:hint="default"/>
                <w:lang w:val="en-US" w:eastAsia="zh-CN"/>
              </w:rPr>
              <w:t>维持保证金率</w:t>
            </w:r>
          </w:p>
        </w:tc>
      </w:tr>
      <w:tr w14:paraId="459EF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832527">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10121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E14BAE">
            <w:pPr>
              <w:bidi w:val="0"/>
              <w:rPr>
                <w:rFonts w:hint="default"/>
              </w:rPr>
            </w:pPr>
            <w:r>
              <w:rPr>
                <w:rFonts w:hint="default"/>
                <w:lang w:val="en-US" w:eastAsia="zh-CN"/>
              </w:rPr>
              <w:t>占用保证金的币种</w:t>
            </w:r>
          </w:p>
        </w:tc>
      </w:tr>
      <w:tr w14:paraId="6AAF4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96EE7F">
            <w:pPr>
              <w:bidi w:val="0"/>
              <w:rPr>
                <w:rFonts w:hint="default"/>
              </w:rPr>
            </w:pPr>
            <w:r>
              <w:rPr>
                <w:rFonts w:hint="default"/>
                <w:lang w:val="en-US" w:eastAsia="zh-CN"/>
              </w:rPr>
              <w:t>&gt; cTime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1ED0C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F7867D">
            <w:pPr>
              <w:bidi w:val="0"/>
              <w:rPr>
                <w:rFonts w:hint="default"/>
              </w:rPr>
            </w:pPr>
            <w:r>
              <w:rPr>
                <w:rFonts w:hint="default"/>
                <w:lang w:val="en-US" w:eastAsia="zh-CN"/>
              </w:rPr>
              <w:t>持仓创建时间，Unix时间戳的毫秒数格式，如 1597026383085</w:t>
            </w:r>
          </w:p>
        </w:tc>
      </w:tr>
      <w:tr w14:paraId="74FB9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AFF827">
            <w:pPr>
              <w:bidi w:val="0"/>
              <w:rPr>
                <w:rFonts w:hint="default"/>
              </w:rPr>
            </w:pPr>
            <w:r>
              <w:rPr>
                <w:rFonts w:hint="default"/>
                <w:lang w:val="en-US" w:eastAsia="zh-CN"/>
              </w:rPr>
              <w:t>&gt; 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3AB38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B047A9">
            <w:pPr>
              <w:bidi w:val="0"/>
              <w:rPr>
                <w:rFonts w:hint="default"/>
              </w:rPr>
            </w:pPr>
            <w:r>
              <w:rPr>
                <w:rFonts w:hint="default"/>
                <w:lang w:val="en-US" w:eastAsia="zh-CN"/>
              </w:rPr>
              <w:t>最近一次持仓更新时间，Unix时间戳的毫秒数格式，如 1597026383085</w:t>
            </w:r>
          </w:p>
        </w:tc>
      </w:tr>
      <w:tr w14:paraId="4996D22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AF360E">
            <w:pPr>
              <w:bidi w:val="0"/>
              <w:rPr>
                <w:rFonts w:hint="default"/>
              </w:rPr>
            </w:pPr>
            <w:r>
              <w:rPr>
                <w:rFonts w:hint="default"/>
                <w:lang w:val="en-US" w:eastAsia="zh-CN"/>
              </w:rPr>
              <w:t>&gt; pTime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F334E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185C83">
            <w:pPr>
              <w:bidi w:val="0"/>
              <w:rPr>
                <w:rFonts w:hint="default"/>
              </w:rPr>
            </w:pPr>
            <w:r>
              <w:rPr>
                <w:rFonts w:hint="default"/>
                <w:lang w:val="en-US" w:eastAsia="zh-CN"/>
              </w:rPr>
              <w:t>持仓信息的推送时间，Unix时间戳的毫秒数格式，如 1597026383085</w:t>
            </w:r>
          </w:p>
        </w:tc>
      </w:tr>
    </w:tbl>
    <w:p w14:paraId="071D9407">
      <w:pPr>
        <w:bidi w:val="0"/>
      </w:pPr>
      <w:r>
        <w:rPr>
          <w:lang w:val="en-US" w:eastAsia="zh-CN"/>
        </w:rPr>
        <w:t> 触发推送逻辑：爆仓预警和爆仓短信的触发逻辑一致</w:t>
      </w:r>
    </w:p>
    <w:p w14:paraId="3F519BF8">
      <w:pPr>
        <w:bidi w:val="0"/>
        <w:rPr>
          <w:rFonts w:hint="default"/>
        </w:rPr>
      </w:pPr>
      <w:r>
        <w:rPr>
          <w:rFonts w:hint="default"/>
        </w:rPr>
        <w:t>账户greeks频道</w:t>
      </w:r>
    </w:p>
    <w:p w14:paraId="6C7F5EA6">
      <w:pPr>
        <w:bidi w:val="0"/>
        <w:rPr>
          <w:rFonts w:hint="default"/>
        </w:rPr>
      </w:pPr>
      <w:r>
        <w:rPr>
          <w:rFonts w:hint="default"/>
        </w:rPr>
        <w:t>获取账户资产的greeks信息。当增加或者减少币种余额、持仓数量等会触发事件推送，周期性的也会有定时推送。</w:t>
      </w:r>
      <w:r>
        <w:rPr>
          <w:rFonts w:hint="default"/>
        </w:rPr>
        <w:br w:type="textWrapping"/>
      </w:r>
      <w:r>
        <w:rPr>
          <w:rFonts w:hint="default"/>
        </w:rPr>
        <w:t>该频道的并发连接受到如下规则限制：</w:t>
      </w:r>
      <w:r>
        <w:rPr>
          <w:rFonts w:hint="default"/>
        </w:rPr>
        <w:fldChar w:fldCharType="begin"/>
      </w:r>
      <w:r>
        <w:rPr>
          <w:rFonts w:hint="default"/>
        </w:rPr>
        <w:instrText xml:space="preserve"> HYPERLINK "https://www.okx.com/docs-v5/zh/" \l "overview-websocket-connection-count-limit"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WebSocket 连接限制</w:t>
      </w:r>
      <w:r>
        <w:rPr>
          <w:rFonts w:hint="default"/>
        </w:rPr>
        <w:fldChar w:fldCharType="end"/>
      </w:r>
    </w:p>
    <w:p w14:paraId="3C8916F6">
      <w:pPr>
        <w:bidi w:val="0"/>
        <w:rPr>
          <w:rFonts w:hint="default"/>
        </w:rPr>
      </w:pPr>
      <w:r>
        <w:rPr>
          <w:rFonts w:hint="default"/>
        </w:rPr>
        <w:t>服务地址</w:t>
      </w:r>
    </w:p>
    <w:p w14:paraId="027B7C30">
      <w:pPr>
        <w:bidi w:val="0"/>
        <w:rPr>
          <w:rFonts w:hint="default"/>
        </w:rPr>
      </w:pPr>
      <w:r>
        <w:rPr>
          <w:rFonts w:hint="default"/>
        </w:rPr>
        <w:t>/ws/v5/private (需要登录)</w:t>
      </w:r>
    </w:p>
    <w:p w14:paraId="1FEBA3ED">
      <w:pPr>
        <w:bidi w:val="0"/>
      </w:pPr>
      <w:r>
        <w:rPr>
          <w:rFonts w:hint="default"/>
        </w:rPr>
        <w:t>请求示例</w:t>
      </w:r>
    </w:p>
    <w:p w14:paraId="63FF8F55">
      <w:pPr>
        <w:bidi w:val="0"/>
        <w:rPr>
          <w:rFonts w:hint="default"/>
        </w:rPr>
      </w:pPr>
      <w:r>
        <w:rPr>
          <w:rFonts w:hint="default"/>
        </w:rPr>
        <w:t>import asyncio</w:t>
      </w:r>
    </w:p>
    <w:p w14:paraId="6B6B8F08">
      <w:pPr>
        <w:bidi w:val="0"/>
        <w:rPr>
          <w:rFonts w:hint="default"/>
        </w:rPr>
      </w:pPr>
      <w:r>
        <w:rPr>
          <w:rFonts w:hint="default"/>
        </w:rPr>
        <w:t>from okx.websocket.WsPrivateAsync import WsPrivateAsync</w:t>
      </w:r>
    </w:p>
    <w:p w14:paraId="4700C4DA">
      <w:pPr>
        <w:bidi w:val="0"/>
        <w:rPr>
          <w:rFonts w:hint="default"/>
        </w:rPr>
      </w:pPr>
    </w:p>
    <w:p w14:paraId="364C4FB3">
      <w:pPr>
        <w:bidi w:val="0"/>
        <w:rPr>
          <w:rFonts w:hint="default"/>
        </w:rPr>
      </w:pPr>
      <w:r>
        <w:rPr>
          <w:rFonts w:hint="default"/>
        </w:rPr>
        <w:t>def callbackFunc(message):</w:t>
      </w:r>
    </w:p>
    <w:p w14:paraId="534D55B5">
      <w:pPr>
        <w:bidi w:val="0"/>
        <w:rPr>
          <w:rFonts w:hint="default"/>
        </w:rPr>
      </w:pPr>
      <w:r>
        <w:rPr>
          <w:rFonts w:hint="default"/>
        </w:rPr>
        <w:t xml:space="preserve">    print(message)</w:t>
      </w:r>
    </w:p>
    <w:p w14:paraId="4FD45948">
      <w:pPr>
        <w:bidi w:val="0"/>
        <w:rPr>
          <w:rFonts w:hint="default"/>
        </w:rPr>
      </w:pPr>
      <w:r>
        <w:rPr>
          <w:rFonts w:hint="default"/>
        </w:rPr>
        <w:t>async def main():</w:t>
      </w:r>
    </w:p>
    <w:p w14:paraId="62204B44">
      <w:pPr>
        <w:bidi w:val="0"/>
        <w:rPr>
          <w:rFonts w:hint="default"/>
        </w:rPr>
      </w:pPr>
    </w:p>
    <w:p w14:paraId="779B6872">
      <w:pPr>
        <w:bidi w:val="0"/>
        <w:rPr>
          <w:rFonts w:hint="default"/>
        </w:rPr>
      </w:pPr>
      <w:r>
        <w:rPr>
          <w:rFonts w:hint="default"/>
        </w:rPr>
        <w:t xml:space="preserve">    ws = WsPrivateAsync(</w:t>
      </w:r>
    </w:p>
    <w:p w14:paraId="0A2D137D">
      <w:pPr>
        <w:bidi w:val="0"/>
        <w:rPr>
          <w:rFonts w:hint="default"/>
        </w:rPr>
      </w:pPr>
      <w:r>
        <w:rPr>
          <w:rFonts w:hint="default"/>
        </w:rPr>
        <w:t xml:space="preserve">        apiKey = "YOUR_API_KEY",</w:t>
      </w:r>
    </w:p>
    <w:p w14:paraId="4AEB89AA">
      <w:pPr>
        <w:bidi w:val="0"/>
        <w:rPr>
          <w:rFonts w:hint="default"/>
        </w:rPr>
      </w:pPr>
      <w:r>
        <w:rPr>
          <w:rFonts w:hint="default"/>
        </w:rPr>
        <w:t xml:space="preserve">        passphrase = "YOUR_PASSPHRASE",</w:t>
      </w:r>
    </w:p>
    <w:p w14:paraId="7135452F">
      <w:pPr>
        <w:bidi w:val="0"/>
        <w:rPr>
          <w:rFonts w:hint="default"/>
        </w:rPr>
      </w:pPr>
      <w:r>
        <w:rPr>
          <w:rFonts w:hint="default"/>
        </w:rPr>
        <w:t xml:space="preserve">        secretKey = "YOUR_SECRET_KEY",</w:t>
      </w:r>
    </w:p>
    <w:p w14:paraId="2F8633B9">
      <w:pPr>
        <w:bidi w:val="0"/>
        <w:rPr>
          <w:rFonts w:hint="default"/>
        </w:rPr>
      </w:pPr>
      <w:r>
        <w:rPr>
          <w:rFonts w:hint="default"/>
        </w:rPr>
        <w:t xml:space="preserve">        url = "wss://ws.okx.com:8443/ws/v5/private",</w:t>
      </w:r>
    </w:p>
    <w:p w14:paraId="7C43FEB6">
      <w:pPr>
        <w:bidi w:val="0"/>
        <w:rPr>
          <w:rFonts w:hint="default"/>
        </w:rPr>
      </w:pPr>
      <w:r>
        <w:rPr>
          <w:rFonts w:hint="default"/>
        </w:rPr>
        <w:t xml:space="preserve">        useServerTime=False</w:t>
      </w:r>
    </w:p>
    <w:p w14:paraId="21B359FF">
      <w:pPr>
        <w:bidi w:val="0"/>
        <w:rPr>
          <w:rFonts w:hint="default"/>
        </w:rPr>
      </w:pPr>
      <w:r>
        <w:rPr>
          <w:rFonts w:hint="default"/>
        </w:rPr>
        <w:t xml:space="preserve">    )</w:t>
      </w:r>
    </w:p>
    <w:p w14:paraId="5FE6B6F4">
      <w:pPr>
        <w:bidi w:val="0"/>
        <w:rPr>
          <w:rFonts w:hint="default"/>
        </w:rPr>
      </w:pPr>
      <w:r>
        <w:rPr>
          <w:rFonts w:hint="default"/>
        </w:rPr>
        <w:t xml:space="preserve">    await ws.start()</w:t>
      </w:r>
    </w:p>
    <w:p w14:paraId="1FC0A5F4">
      <w:pPr>
        <w:bidi w:val="0"/>
        <w:rPr>
          <w:rFonts w:hint="default"/>
        </w:rPr>
      </w:pPr>
      <w:r>
        <w:rPr>
          <w:rFonts w:hint="default"/>
        </w:rPr>
        <w:t xml:space="preserve">    args = [{</w:t>
      </w:r>
    </w:p>
    <w:p w14:paraId="4C93A051">
      <w:pPr>
        <w:bidi w:val="0"/>
        <w:rPr>
          <w:rFonts w:hint="default"/>
        </w:rPr>
      </w:pPr>
      <w:r>
        <w:rPr>
          <w:rFonts w:hint="default"/>
        </w:rPr>
        <w:t xml:space="preserve">        "channel": "account-greeks"</w:t>
      </w:r>
    </w:p>
    <w:p w14:paraId="39E9D8E2">
      <w:pPr>
        <w:bidi w:val="0"/>
        <w:rPr>
          <w:rFonts w:hint="default"/>
        </w:rPr>
      </w:pPr>
      <w:r>
        <w:rPr>
          <w:rFonts w:hint="default"/>
        </w:rPr>
        <w:t xml:space="preserve">    }]</w:t>
      </w:r>
    </w:p>
    <w:p w14:paraId="08E11C5B">
      <w:pPr>
        <w:bidi w:val="0"/>
        <w:rPr>
          <w:rFonts w:hint="default"/>
        </w:rPr>
      </w:pPr>
    </w:p>
    <w:p w14:paraId="770E0D20">
      <w:pPr>
        <w:bidi w:val="0"/>
        <w:rPr>
          <w:rFonts w:hint="default"/>
        </w:rPr>
      </w:pPr>
      <w:r>
        <w:rPr>
          <w:rFonts w:hint="default"/>
        </w:rPr>
        <w:t xml:space="preserve">    await ws.subscribe(args, callback=callbackFunc)</w:t>
      </w:r>
    </w:p>
    <w:p w14:paraId="7BCBE9E2">
      <w:pPr>
        <w:bidi w:val="0"/>
        <w:rPr>
          <w:rFonts w:hint="default"/>
        </w:rPr>
      </w:pPr>
      <w:r>
        <w:rPr>
          <w:rFonts w:hint="default"/>
        </w:rPr>
        <w:t xml:space="preserve">    await asyncio.sleep(10)</w:t>
      </w:r>
    </w:p>
    <w:p w14:paraId="413A1D17">
      <w:pPr>
        <w:bidi w:val="0"/>
        <w:rPr>
          <w:rFonts w:hint="default"/>
        </w:rPr>
      </w:pPr>
    </w:p>
    <w:p w14:paraId="4BC0BE04">
      <w:pPr>
        <w:bidi w:val="0"/>
        <w:rPr>
          <w:rFonts w:hint="default"/>
        </w:rPr>
      </w:pPr>
      <w:r>
        <w:rPr>
          <w:rFonts w:hint="default"/>
        </w:rPr>
        <w:t xml:space="preserve">    await ws.unsubscribe(args, callback=callbackFunc)</w:t>
      </w:r>
    </w:p>
    <w:p w14:paraId="56ABC1BC">
      <w:pPr>
        <w:bidi w:val="0"/>
        <w:rPr>
          <w:rFonts w:hint="default"/>
        </w:rPr>
      </w:pPr>
      <w:r>
        <w:rPr>
          <w:rFonts w:hint="default"/>
        </w:rPr>
        <w:t xml:space="preserve">    await asyncio.sleep(10)</w:t>
      </w:r>
    </w:p>
    <w:p w14:paraId="12B4F58B">
      <w:pPr>
        <w:bidi w:val="0"/>
        <w:rPr>
          <w:rFonts w:hint="default"/>
        </w:rPr>
      </w:pPr>
    </w:p>
    <w:p w14:paraId="59FA7238">
      <w:pPr>
        <w:bidi w:val="0"/>
        <w:rPr>
          <w:rFonts w:hint="default"/>
        </w:rPr>
      </w:pPr>
      <w:r>
        <w:rPr>
          <w:rFonts w:hint="default"/>
        </w:rPr>
        <w:t>asyncio.run(main())</w:t>
      </w:r>
    </w:p>
    <w:p w14:paraId="77879A0D">
      <w:pPr>
        <w:bidi w:val="0"/>
        <w:rPr>
          <w:rFonts w:hint="default"/>
        </w:rPr>
      </w:pPr>
    </w:p>
    <w:p w14:paraId="61433410">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66"/>
        <w:gridCol w:w="1054"/>
        <w:gridCol w:w="621"/>
        <w:gridCol w:w="5805"/>
      </w:tblGrid>
      <w:tr w14:paraId="7D53EE5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E87488B">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B36776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21723AF">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C397A92">
            <w:pPr>
              <w:bidi w:val="0"/>
              <w:rPr>
                <w:rFonts w:hint="default"/>
              </w:rPr>
            </w:pPr>
            <w:r>
              <w:rPr>
                <w:rFonts w:hint="default"/>
                <w:lang w:val="en-US" w:eastAsia="zh-CN"/>
              </w:rPr>
              <w:t>描述</w:t>
            </w:r>
          </w:p>
        </w:tc>
      </w:tr>
      <w:tr w14:paraId="7C38B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4905D7">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340BD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E110E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B4C5C6">
            <w:pPr>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1DEE4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65F48A">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EF95C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1F63F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39750C">
            <w:pPr>
              <w:bidi w:val="0"/>
              <w:rPr>
                <w:rFonts w:hint="default"/>
              </w:rPr>
            </w:pPr>
            <w:r>
              <w:rPr>
                <w:rFonts w:hint="default"/>
                <w:lang w:val="en-US" w:eastAsia="zh-CN"/>
              </w:rPr>
              <w:t>操作</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p>
        </w:tc>
      </w:tr>
      <w:tr w14:paraId="29082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234E10">
            <w:pPr>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2C6D67">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A0AAC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2AC04C">
            <w:pPr>
              <w:bidi w:val="0"/>
              <w:rPr>
                <w:rFonts w:hint="default"/>
              </w:rPr>
            </w:pPr>
            <w:r>
              <w:rPr>
                <w:rFonts w:hint="default"/>
                <w:lang w:val="en-US" w:eastAsia="zh-CN"/>
              </w:rPr>
              <w:t>请求订阅的频道列表</w:t>
            </w:r>
          </w:p>
        </w:tc>
      </w:tr>
      <w:tr w14:paraId="6D1AF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763835">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006BC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AF124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A1016D">
            <w:pPr>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account-greeks</w:t>
            </w:r>
          </w:p>
        </w:tc>
      </w:tr>
      <w:tr w14:paraId="274179A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A6883B">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4FF08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7A75B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B56CA5">
            <w:pPr>
              <w:bidi w:val="0"/>
              <w:rPr>
                <w:rFonts w:hint="default"/>
              </w:rPr>
            </w:pPr>
            <w:r>
              <w:rPr>
                <w:rFonts w:hint="default"/>
                <w:lang w:val="en-US" w:eastAsia="zh-CN"/>
              </w:rPr>
              <w:t>保证金币种</w:t>
            </w:r>
            <w:r>
              <w:rPr>
                <w:rFonts w:hint="default"/>
                <w:lang w:val="en-US" w:eastAsia="zh-CN"/>
              </w:rPr>
              <w:br w:type="textWrapping"/>
            </w:r>
            <w:r>
              <w:rPr>
                <w:rFonts w:hint="default"/>
                <w:lang w:val="en-US" w:eastAsia="zh-CN"/>
              </w:rPr>
              <w:t>当用户指定了保证金，只有作为保证金的仓位发生变化的时候，才会触发事件推送。例如当指定了ccy = BTC，如果 BTC-USDT-SWAP 仓位发生变化，不会触发事件推送。</w:t>
            </w:r>
          </w:p>
        </w:tc>
      </w:tr>
    </w:tbl>
    <w:p w14:paraId="2B604EF5">
      <w:pPr>
        <w:bidi w:val="0"/>
      </w:pPr>
      <w:r>
        <w:rPr>
          <w:rFonts w:hint="default"/>
        </w:rPr>
        <w:t>成功返回示例</w:t>
      </w:r>
    </w:p>
    <w:p w14:paraId="644D272E">
      <w:pPr>
        <w:bidi w:val="0"/>
        <w:rPr>
          <w:rFonts w:hint="default"/>
        </w:rPr>
      </w:pPr>
      <w:r>
        <w:rPr>
          <w:rFonts w:hint="default"/>
        </w:rPr>
        <w:t>{</w:t>
      </w:r>
    </w:p>
    <w:p w14:paraId="1E69BECC">
      <w:pPr>
        <w:bidi w:val="0"/>
        <w:rPr>
          <w:rFonts w:hint="default"/>
        </w:rPr>
      </w:pPr>
      <w:r>
        <w:rPr>
          <w:rFonts w:hint="default"/>
        </w:rPr>
        <w:t xml:space="preserve">    "id": "1512",</w:t>
      </w:r>
    </w:p>
    <w:p w14:paraId="33DFCE96">
      <w:pPr>
        <w:bidi w:val="0"/>
        <w:rPr>
          <w:rFonts w:hint="default"/>
        </w:rPr>
      </w:pPr>
      <w:r>
        <w:rPr>
          <w:rFonts w:hint="default"/>
        </w:rPr>
        <w:t xml:space="preserve">    "event": "subscribe",</w:t>
      </w:r>
    </w:p>
    <w:p w14:paraId="76370F05">
      <w:pPr>
        <w:bidi w:val="0"/>
        <w:rPr>
          <w:rFonts w:hint="default"/>
        </w:rPr>
      </w:pPr>
      <w:r>
        <w:rPr>
          <w:rFonts w:hint="default"/>
        </w:rPr>
        <w:t xml:space="preserve">    "arg": {</w:t>
      </w:r>
    </w:p>
    <w:p w14:paraId="4BBC2107">
      <w:pPr>
        <w:bidi w:val="0"/>
        <w:rPr>
          <w:rFonts w:hint="default"/>
        </w:rPr>
      </w:pPr>
      <w:r>
        <w:rPr>
          <w:rFonts w:hint="default"/>
        </w:rPr>
        <w:t xml:space="preserve">        "channel": "account-greeks"</w:t>
      </w:r>
    </w:p>
    <w:p w14:paraId="2F99A41A">
      <w:pPr>
        <w:bidi w:val="0"/>
        <w:rPr>
          <w:rFonts w:hint="default"/>
        </w:rPr>
      </w:pPr>
      <w:r>
        <w:rPr>
          <w:rFonts w:hint="default"/>
        </w:rPr>
        <w:t xml:space="preserve">    },</w:t>
      </w:r>
    </w:p>
    <w:p w14:paraId="6A81E413">
      <w:pPr>
        <w:bidi w:val="0"/>
        <w:rPr>
          <w:rFonts w:hint="default"/>
        </w:rPr>
      </w:pPr>
      <w:r>
        <w:rPr>
          <w:rFonts w:hint="default"/>
        </w:rPr>
        <w:t xml:space="preserve">  "connId": "a4d3ae55"}</w:t>
      </w:r>
    </w:p>
    <w:p w14:paraId="7AAEC63C">
      <w:pPr>
        <w:bidi w:val="0"/>
      </w:pPr>
      <w:r>
        <w:rPr>
          <w:rFonts w:hint="default"/>
        </w:rPr>
        <w:t>失败返回示例</w:t>
      </w:r>
    </w:p>
    <w:p w14:paraId="06BC7974">
      <w:pPr>
        <w:bidi w:val="0"/>
        <w:rPr>
          <w:rFonts w:hint="default"/>
        </w:rPr>
      </w:pPr>
      <w:r>
        <w:rPr>
          <w:rFonts w:hint="default"/>
        </w:rPr>
        <w:t>{</w:t>
      </w:r>
    </w:p>
    <w:p w14:paraId="35C1EF69">
      <w:pPr>
        <w:bidi w:val="0"/>
        <w:rPr>
          <w:rFonts w:hint="default"/>
        </w:rPr>
      </w:pPr>
      <w:r>
        <w:rPr>
          <w:rFonts w:hint="default"/>
        </w:rPr>
        <w:t xml:space="preserve">    "id": "1512",</w:t>
      </w:r>
    </w:p>
    <w:p w14:paraId="48E89DF8">
      <w:pPr>
        <w:bidi w:val="0"/>
        <w:rPr>
          <w:rFonts w:hint="default"/>
        </w:rPr>
      </w:pPr>
      <w:r>
        <w:rPr>
          <w:rFonts w:hint="default"/>
        </w:rPr>
        <w:t xml:space="preserve">    "event": "error",</w:t>
      </w:r>
    </w:p>
    <w:p w14:paraId="6A82069D">
      <w:pPr>
        <w:bidi w:val="0"/>
        <w:rPr>
          <w:rFonts w:hint="default"/>
        </w:rPr>
      </w:pPr>
      <w:r>
        <w:rPr>
          <w:rFonts w:hint="default"/>
        </w:rPr>
        <w:t xml:space="preserve">    "code": "60012",</w:t>
      </w:r>
    </w:p>
    <w:p w14:paraId="685E2CFF">
      <w:pPr>
        <w:bidi w:val="0"/>
        <w:rPr>
          <w:rFonts w:hint="default"/>
        </w:rPr>
      </w:pPr>
      <w:r>
        <w:rPr>
          <w:rFonts w:hint="default"/>
        </w:rPr>
        <w:t xml:space="preserve">    "msg": "Invalid request: {\"op\": \"subscribe\", \"argss\":[{ \"channel\" : \"account-greeks\", \"ccy\" : \"BTC\"}]}",</w:t>
      </w:r>
    </w:p>
    <w:p w14:paraId="4180AA83">
      <w:pPr>
        <w:bidi w:val="0"/>
        <w:rPr>
          <w:rFonts w:hint="default"/>
        </w:rPr>
      </w:pPr>
      <w:r>
        <w:rPr>
          <w:rFonts w:hint="default"/>
        </w:rPr>
        <w:t xml:space="preserve">  "connId": "a4d3ae55"}</w:t>
      </w:r>
    </w:p>
    <w:p w14:paraId="275D5C76">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66"/>
        <w:gridCol w:w="804"/>
        <w:gridCol w:w="1080"/>
        <w:gridCol w:w="1900"/>
      </w:tblGrid>
      <w:tr w14:paraId="25A46E2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F7A4962">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238D295">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9F2B47D">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F84F4C7">
            <w:pPr>
              <w:bidi w:val="0"/>
              <w:rPr>
                <w:rFonts w:hint="default"/>
              </w:rPr>
            </w:pPr>
            <w:r>
              <w:rPr>
                <w:rFonts w:hint="default"/>
                <w:lang w:val="en-US" w:eastAsia="zh-CN"/>
              </w:rPr>
              <w:t>描述</w:t>
            </w:r>
          </w:p>
        </w:tc>
      </w:tr>
      <w:tr w14:paraId="15BAC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F507B2">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52A86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37741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D133B8">
            <w:pPr>
              <w:bidi w:val="0"/>
              <w:rPr>
                <w:rFonts w:hint="default"/>
              </w:rPr>
            </w:pPr>
            <w:r>
              <w:rPr>
                <w:rFonts w:hint="default"/>
                <w:lang w:val="en-US" w:eastAsia="zh-CN"/>
              </w:rPr>
              <w:t>消息的唯一标识</w:t>
            </w:r>
          </w:p>
        </w:tc>
      </w:tr>
      <w:tr w14:paraId="762A2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504BDA">
            <w:pPr>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5A007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4A736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E4C967">
            <w:pPr>
              <w:bidi w:val="0"/>
              <w:rPr>
                <w:rFonts w:hint="default"/>
              </w:rPr>
            </w:pPr>
            <w:r>
              <w:rPr>
                <w:rFonts w:hint="default"/>
                <w:lang w:val="en-US" w:eastAsia="zh-CN"/>
              </w:rPr>
              <w:t>事件</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r>
              <w:rPr>
                <w:rFonts w:hint="default"/>
                <w:lang w:val="en-US" w:eastAsia="zh-CN"/>
              </w:rPr>
              <w:br w:type="textWrapping"/>
            </w:r>
            <w:r>
              <w:rPr>
                <w:rFonts w:hint="default"/>
                <w:lang w:val="en-US" w:eastAsia="zh-CN"/>
              </w:rPr>
              <w:t>error</w:t>
            </w:r>
          </w:p>
        </w:tc>
      </w:tr>
      <w:tr w14:paraId="433A4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816832">
            <w:pPr>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47BB60">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79646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231BCF">
            <w:pPr>
              <w:bidi w:val="0"/>
              <w:rPr>
                <w:rFonts w:hint="default"/>
              </w:rPr>
            </w:pPr>
            <w:r>
              <w:rPr>
                <w:rFonts w:hint="default"/>
                <w:lang w:val="en-US" w:eastAsia="zh-CN"/>
              </w:rPr>
              <w:t>订阅的频道</w:t>
            </w:r>
          </w:p>
        </w:tc>
      </w:tr>
      <w:tr w14:paraId="20426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9F1B8A">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A9333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B41CA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6F57B4">
            <w:pPr>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account-greeks</w:t>
            </w:r>
          </w:p>
        </w:tc>
      </w:tr>
      <w:tr w14:paraId="25F8D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07C718">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37DA5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8D179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7EBB1C">
            <w:pPr>
              <w:bidi w:val="0"/>
              <w:rPr>
                <w:rFonts w:hint="default"/>
              </w:rPr>
            </w:pPr>
            <w:r>
              <w:rPr>
                <w:rFonts w:hint="default"/>
                <w:lang w:val="en-US" w:eastAsia="zh-CN"/>
              </w:rPr>
              <w:t>保证金币种</w:t>
            </w:r>
          </w:p>
        </w:tc>
      </w:tr>
      <w:tr w14:paraId="4BE6A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7083DE">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878C3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12CBF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CA1E2F">
            <w:pPr>
              <w:bidi w:val="0"/>
              <w:rPr>
                <w:rFonts w:hint="default"/>
              </w:rPr>
            </w:pPr>
            <w:r>
              <w:rPr>
                <w:rFonts w:hint="default"/>
                <w:lang w:val="en-US" w:eastAsia="zh-CN"/>
              </w:rPr>
              <w:t>错误码</w:t>
            </w:r>
          </w:p>
        </w:tc>
      </w:tr>
      <w:tr w14:paraId="2643F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2BC842">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DE010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323F2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079D22">
            <w:pPr>
              <w:bidi w:val="0"/>
              <w:rPr>
                <w:rFonts w:hint="default"/>
              </w:rPr>
            </w:pPr>
            <w:r>
              <w:rPr>
                <w:rFonts w:hint="default"/>
                <w:lang w:val="en-US" w:eastAsia="zh-CN"/>
              </w:rPr>
              <w:t>错误消息</w:t>
            </w:r>
          </w:p>
        </w:tc>
      </w:tr>
      <w:tr w14:paraId="060085A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6B084B">
            <w:pPr>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BFA6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03C33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D6F53E">
            <w:pPr>
              <w:bidi w:val="0"/>
              <w:rPr>
                <w:rFonts w:hint="default"/>
              </w:rPr>
            </w:pPr>
            <w:r>
              <w:rPr>
                <w:rFonts w:hint="default"/>
                <w:lang w:val="en-US" w:eastAsia="zh-CN"/>
              </w:rPr>
              <w:t>WebSocket连接ID</w:t>
            </w:r>
          </w:p>
        </w:tc>
      </w:tr>
    </w:tbl>
    <w:p w14:paraId="1E796D90">
      <w:pPr>
        <w:bidi w:val="0"/>
      </w:pPr>
      <w:r>
        <w:rPr>
          <w:rFonts w:hint="default"/>
        </w:rPr>
        <w:t>推送示例：单个</w:t>
      </w:r>
    </w:p>
    <w:p w14:paraId="47260902">
      <w:pPr>
        <w:bidi w:val="0"/>
        <w:rPr>
          <w:rFonts w:hint="default"/>
        </w:rPr>
      </w:pPr>
      <w:r>
        <w:rPr>
          <w:rFonts w:hint="default"/>
        </w:rPr>
        <w:t>{</w:t>
      </w:r>
    </w:p>
    <w:p w14:paraId="61C3145B">
      <w:pPr>
        <w:bidi w:val="0"/>
        <w:rPr>
          <w:rFonts w:hint="default"/>
        </w:rPr>
      </w:pPr>
      <w:r>
        <w:rPr>
          <w:rFonts w:hint="default"/>
        </w:rPr>
        <w:t xml:space="preserve">    "arg": {</w:t>
      </w:r>
    </w:p>
    <w:p w14:paraId="2357D68B">
      <w:pPr>
        <w:bidi w:val="0"/>
        <w:rPr>
          <w:rFonts w:hint="default"/>
        </w:rPr>
      </w:pPr>
      <w:r>
        <w:rPr>
          <w:rFonts w:hint="default"/>
        </w:rPr>
        <w:t xml:space="preserve">        "channel": "account-greeks",</w:t>
      </w:r>
    </w:p>
    <w:p w14:paraId="331488E7">
      <w:pPr>
        <w:bidi w:val="0"/>
        <w:rPr>
          <w:rFonts w:hint="default"/>
        </w:rPr>
      </w:pPr>
      <w:r>
        <w:rPr>
          <w:rFonts w:hint="default"/>
        </w:rPr>
        <w:t xml:space="preserve">        "ccy": "BTC",</w:t>
      </w:r>
    </w:p>
    <w:p w14:paraId="58C31F61">
      <w:pPr>
        <w:bidi w:val="0"/>
        <w:rPr>
          <w:rFonts w:hint="default"/>
        </w:rPr>
      </w:pPr>
      <w:r>
        <w:rPr>
          <w:rFonts w:hint="default"/>
        </w:rPr>
        <w:t xml:space="preserve">        "uid": "614488474791936"</w:t>
      </w:r>
    </w:p>
    <w:p w14:paraId="60C65AB7">
      <w:pPr>
        <w:bidi w:val="0"/>
        <w:rPr>
          <w:rFonts w:hint="default"/>
        </w:rPr>
      </w:pPr>
      <w:r>
        <w:rPr>
          <w:rFonts w:hint="default"/>
        </w:rPr>
        <w:t xml:space="preserve">    },</w:t>
      </w:r>
    </w:p>
    <w:p w14:paraId="1EED86C5">
      <w:pPr>
        <w:bidi w:val="0"/>
        <w:rPr>
          <w:rFonts w:hint="default"/>
        </w:rPr>
      </w:pPr>
      <w:r>
        <w:rPr>
          <w:rFonts w:hint="default"/>
        </w:rPr>
        <w:t xml:space="preserve">    "data": [</w:t>
      </w:r>
    </w:p>
    <w:p w14:paraId="75092C0F">
      <w:pPr>
        <w:bidi w:val="0"/>
        <w:rPr>
          <w:rFonts w:hint="default"/>
        </w:rPr>
      </w:pPr>
      <w:r>
        <w:rPr>
          <w:rFonts w:hint="default"/>
        </w:rPr>
        <w:t xml:space="preserve">        {</w:t>
      </w:r>
    </w:p>
    <w:p w14:paraId="6B94D1A0">
      <w:pPr>
        <w:bidi w:val="0"/>
        <w:rPr>
          <w:rFonts w:hint="default"/>
        </w:rPr>
      </w:pPr>
      <w:r>
        <w:rPr>
          <w:rFonts w:hint="default"/>
        </w:rPr>
        <w:t xml:space="preserve">            "ccy": "BTC",</w:t>
      </w:r>
    </w:p>
    <w:p w14:paraId="61EFC117">
      <w:pPr>
        <w:bidi w:val="0"/>
        <w:rPr>
          <w:rFonts w:hint="default"/>
        </w:rPr>
      </w:pPr>
      <w:r>
        <w:rPr>
          <w:rFonts w:hint="default"/>
        </w:rPr>
        <w:t xml:space="preserve">            "deltaBS": "1.1246665401944310",</w:t>
      </w:r>
    </w:p>
    <w:p w14:paraId="7ABEDD5A">
      <w:pPr>
        <w:bidi w:val="0"/>
        <w:rPr>
          <w:rFonts w:hint="default"/>
        </w:rPr>
      </w:pPr>
      <w:r>
        <w:rPr>
          <w:rFonts w:hint="default"/>
        </w:rPr>
        <w:t xml:space="preserve">            "deltaPA": "-0.0074076183688949",</w:t>
      </w:r>
    </w:p>
    <w:p w14:paraId="07E2F668">
      <w:pPr>
        <w:bidi w:val="0"/>
        <w:rPr>
          <w:rFonts w:hint="default"/>
        </w:rPr>
      </w:pPr>
      <w:r>
        <w:rPr>
          <w:rFonts w:hint="default"/>
        </w:rPr>
        <w:t xml:space="preserve">            "gammaBS": "0.0000000000000000",</w:t>
      </w:r>
    </w:p>
    <w:p w14:paraId="70968D35">
      <w:pPr>
        <w:bidi w:val="0"/>
        <w:rPr>
          <w:rFonts w:hint="default"/>
        </w:rPr>
      </w:pPr>
      <w:r>
        <w:rPr>
          <w:rFonts w:hint="default"/>
        </w:rPr>
        <w:t xml:space="preserve">            "gammaPA": "0.0148152367377899",</w:t>
      </w:r>
    </w:p>
    <w:p w14:paraId="7608FC13">
      <w:pPr>
        <w:bidi w:val="0"/>
        <w:rPr>
          <w:rFonts w:hint="default"/>
        </w:rPr>
      </w:pPr>
      <w:r>
        <w:rPr>
          <w:rFonts w:hint="default"/>
        </w:rPr>
        <w:t xml:space="preserve">            "thetaBS": "2.0356991946421226",</w:t>
      </w:r>
    </w:p>
    <w:p w14:paraId="5332EA7D">
      <w:pPr>
        <w:bidi w:val="0"/>
        <w:rPr>
          <w:rFonts w:hint="default"/>
        </w:rPr>
      </w:pPr>
      <w:r>
        <w:rPr>
          <w:rFonts w:hint="default"/>
        </w:rPr>
        <w:t xml:space="preserve">            "thetaPA": "-0.0000000200174309",</w:t>
      </w:r>
    </w:p>
    <w:p w14:paraId="269F6AC1">
      <w:pPr>
        <w:bidi w:val="0"/>
        <w:rPr>
          <w:rFonts w:hint="default"/>
        </w:rPr>
      </w:pPr>
      <w:r>
        <w:rPr>
          <w:rFonts w:hint="default"/>
        </w:rPr>
        <w:t xml:space="preserve">            "ts": "1729179082006",</w:t>
      </w:r>
    </w:p>
    <w:p w14:paraId="06CC3DD4">
      <w:pPr>
        <w:bidi w:val="0"/>
        <w:rPr>
          <w:rFonts w:hint="default"/>
        </w:rPr>
      </w:pPr>
      <w:r>
        <w:rPr>
          <w:rFonts w:hint="default"/>
        </w:rPr>
        <w:t xml:space="preserve">            "vegaBS": "0.0000000000000000",</w:t>
      </w:r>
    </w:p>
    <w:p w14:paraId="19D9E2F9">
      <w:pPr>
        <w:bidi w:val="0"/>
        <w:rPr>
          <w:rFonts w:hint="default"/>
        </w:rPr>
      </w:pPr>
      <w:r>
        <w:rPr>
          <w:rFonts w:hint="default"/>
        </w:rPr>
        <w:t xml:space="preserve">            "vegaPA": "0.0000000000000000"</w:t>
      </w:r>
    </w:p>
    <w:p w14:paraId="04965854">
      <w:pPr>
        <w:bidi w:val="0"/>
        <w:rPr>
          <w:rFonts w:hint="default"/>
        </w:rPr>
      </w:pPr>
      <w:r>
        <w:rPr>
          <w:rFonts w:hint="default"/>
        </w:rPr>
        <w:t xml:space="preserve">        }</w:t>
      </w:r>
    </w:p>
    <w:p w14:paraId="4CADBD8E">
      <w:pPr>
        <w:bidi w:val="0"/>
        <w:rPr>
          <w:rFonts w:hint="default"/>
        </w:rPr>
      </w:pPr>
      <w:r>
        <w:rPr>
          <w:rFonts w:hint="default"/>
        </w:rPr>
        <w:t xml:space="preserve">    ]}</w:t>
      </w:r>
    </w:p>
    <w:p w14:paraId="565A3FC1">
      <w:pPr>
        <w:bidi w:val="0"/>
      </w:pPr>
      <w:r>
        <w:rPr>
          <w:rFonts w:hint="default"/>
        </w:rPr>
        <w:t>推送示例</w:t>
      </w:r>
    </w:p>
    <w:p w14:paraId="5996C561">
      <w:pPr>
        <w:bidi w:val="0"/>
        <w:rPr>
          <w:rFonts w:hint="default"/>
        </w:rPr>
      </w:pPr>
      <w:r>
        <w:rPr>
          <w:rFonts w:hint="default"/>
        </w:rPr>
        <w:t>{</w:t>
      </w:r>
    </w:p>
    <w:p w14:paraId="75E27DA5">
      <w:pPr>
        <w:bidi w:val="0"/>
        <w:rPr>
          <w:rFonts w:hint="default"/>
        </w:rPr>
      </w:pPr>
      <w:r>
        <w:rPr>
          <w:rFonts w:hint="default"/>
        </w:rPr>
        <w:t xml:space="preserve">    "arg": {</w:t>
      </w:r>
    </w:p>
    <w:p w14:paraId="294FB111">
      <w:pPr>
        <w:bidi w:val="0"/>
        <w:rPr>
          <w:rFonts w:hint="default"/>
        </w:rPr>
      </w:pPr>
      <w:r>
        <w:rPr>
          <w:rFonts w:hint="default"/>
        </w:rPr>
        <w:t xml:space="preserve">        "channel": "account-greeks",</w:t>
      </w:r>
    </w:p>
    <w:p w14:paraId="012A0708">
      <w:pPr>
        <w:bidi w:val="0"/>
        <w:rPr>
          <w:rFonts w:hint="default"/>
        </w:rPr>
      </w:pPr>
      <w:r>
        <w:rPr>
          <w:rFonts w:hint="default"/>
        </w:rPr>
        <w:t xml:space="preserve">        "uid": "614488474791936"</w:t>
      </w:r>
    </w:p>
    <w:p w14:paraId="5B66C950">
      <w:pPr>
        <w:bidi w:val="0"/>
        <w:rPr>
          <w:rFonts w:hint="default"/>
        </w:rPr>
      </w:pPr>
      <w:r>
        <w:rPr>
          <w:rFonts w:hint="default"/>
        </w:rPr>
        <w:t xml:space="preserve">    },</w:t>
      </w:r>
    </w:p>
    <w:p w14:paraId="4B88E242">
      <w:pPr>
        <w:bidi w:val="0"/>
        <w:rPr>
          <w:rFonts w:hint="default"/>
        </w:rPr>
      </w:pPr>
      <w:r>
        <w:rPr>
          <w:rFonts w:hint="default"/>
        </w:rPr>
        <w:t xml:space="preserve">    "data": [</w:t>
      </w:r>
    </w:p>
    <w:p w14:paraId="75D5DDCF">
      <w:pPr>
        <w:bidi w:val="0"/>
        <w:rPr>
          <w:rFonts w:hint="default"/>
        </w:rPr>
      </w:pPr>
      <w:r>
        <w:rPr>
          <w:rFonts w:hint="default"/>
        </w:rPr>
        <w:t xml:space="preserve">        {</w:t>
      </w:r>
    </w:p>
    <w:p w14:paraId="208111A5">
      <w:pPr>
        <w:bidi w:val="0"/>
        <w:rPr>
          <w:rFonts w:hint="default"/>
        </w:rPr>
      </w:pPr>
      <w:r>
        <w:rPr>
          <w:rFonts w:hint="default"/>
        </w:rPr>
        <w:t xml:space="preserve">            "ccy": "BTC",</w:t>
      </w:r>
    </w:p>
    <w:p w14:paraId="0F15A9C0">
      <w:pPr>
        <w:bidi w:val="0"/>
        <w:rPr>
          <w:rFonts w:hint="default"/>
        </w:rPr>
      </w:pPr>
      <w:r>
        <w:rPr>
          <w:rFonts w:hint="default"/>
        </w:rPr>
        <w:t xml:space="preserve">            "deltaBS": "1.1246665403011684",</w:t>
      </w:r>
    </w:p>
    <w:p w14:paraId="53DEC2E6">
      <w:pPr>
        <w:bidi w:val="0"/>
        <w:rPr>
          <w:rFonts w:hint="default"/>
        </w:rPr>
      </w:pPr>
      <w:r>
        <w:rPr>
          <w:rFonts w:hint="default"/>
        </w:rPr>
        <w:t xml:space="preserve">            "deltaPA": "-0.0074021163991037",</w:t>
      </w:r>
    </w:p>
    <w:p w14:paraId="09E75A3B">
      <w:pPr>
        <w:bidi w:val="0"/>
        <w:rPr>
          <w:rFonts w:hint="default"/>
        </w:rPr>
      </w:pPr>
      <w:r>
        <w:rPr>
          <w:rFonts w:hint="default"/>
        </w:rPr>
        <w:t xml:space="preserve">            "gammaBS": "0.0000000000000000",</w:t>
      </w:r>
    </w:p>
    <w:p w14:paraId="2D97F4D3">
      <w:pPr>
        <w:bidi w:val="0"/>
        <w:rPr>
          <w:rFonts w:hint="default"/>
        </w:rPr>
      </w:pPr>
      <w:r>
        <w:rPr>
          <w:rFonts w:hint="default"/>
        </w:rPr>
        <w:t xml:space="preserve">            "gammaPA": "0.0148042327982075",</w:t>
      </w:r>
    </w:p>
    <w:p w14:paraId="7D9DFE1F">
      <w:pPr>
        <w:bidi w:val="0"/>
        <w:rPr>
          <w:rFonts w:hint="default"/>
        </w:rPr>
      </w:pPr>
      <w:r>
        <w:rPr>
          <w:rFonts w:hint="default"/>
        </w:rPr>
        <w:t xml:space="preserve">            "thetaBS": "2.1342098201092528",</w:t>
      </w:r>
    </w:p>
    <w:p w14:paraId="3334D97C">
      <w:pPr>
        <w:bidi w:val="0"/>
        <w:rPr>
          <w:rFonts w:hint="default"/>
        </w:rPr>
      </w:pPr>
      <w:r>
        <w:rPr>
          <w:rFonts w:hint="default"/>
        </w:rPr>
        <w:t xml:space="preserve">            "thetaPA": "-0.0000000200876441",</w:t>
      </w:r>
    </w:p>
    <w:p w14:paraId="78EDA6DD">
      <w:pPr>
        <w:bidi w:val="0"/>
        <w:rPr>
          <w:rFonts w:hint="default"/>
        </w:rPr>
      </w:pPr>
      <w:r>
        <w:rPr>
          <w:rFonts w:hint="default"/>
        </w:rPr>
        <w:t xml:space="preserve">            "ts": "1729179001692",</w:t>
      </w:r>
    </w:p>
    <w:p w14:paraId="64435650">
      <w:pPr>
        <w:bidi w:val="0"/>
        <w:rPr>
          <w:rFonts w:hint="default"/>
        </w:rPr>
      </w:pPr>
      <w:r>
        <w:rPr>
          <w:rFonts w:hint="default"/>
        </w:rPr>
        <w:t xml:space="preserve">            "vegaBS": "0.0000000000000000",</w:t>
      </w:r>
    </w:p>
    <w:p w14:paraId="3B7CC529">
      <w:pPr>
        <w:bidi w:val="0"/>
        <w:rPr>
          <w:rFonts w:hint="default"/>
        </w:rPr>
      </w:pPr>
      <w:r>
        <w:rPr>
          <w:rFonts w:hint="default"/>
        </w:rPr>
        <w:t xml:space="preserve">            "vegaPA": "0.0000000000000000"</w:t>
      </w:r>
    </w:p>
    <w:p w14:paraId="27AB9D41">
      <w:pPr>
        <w:bidi w:val="0"/>
        <w:rPr>
          <w:rFonts w:hint="default"/>
        </w:rPr>
      </w:pPr>
      <w:r>
        <w:rPr>
          <w:rFonts w:hint="default"/>
        </w:rPr>
        <w:t xml:space="preserve">        },</w:t>
      </w:r>
    </w:p>
    <w:p w14:paraId="6DD12108">
      <w:pPr>
        <w:bidi w:val="0"/>
        <w:rPr>
          <w:rFonts w:hint="default"/>
        </w:rPr>
      </w:pPr>
      <w:r>
        <w:rPr>
          <w:rFonts w:hint="default"/>
        </w:rPr>
        <w:t xml:space="preserve">        {</w:t>
      </w:r>
    </w:p>
    <w:p w14:paraId="298B388B">
      <w:pPr>
        <w:bidi w:val="0"/>
        <w:rPr>
          <w:rFonts w:hint="default"/>
        </w:rPr>
      </w:pPr>
      <w:r>
        <w:rPr>
          <w:rFonts w:hint="default"/>
        </w:rPr>
        <w:t xml:space="preserve">            "ccy": "ETH",</w:t>
      </w:r>
    </w:p>
    <w:p w14:paraId="447E561E">
      <w:pPr>
        <w:bidi w:val="0"/>
        <w:rPr>
          <w:rFonts w:hint="default"/>
        </w:rPr>
      </w:pPr>
      <w:r>
        <w:rPr>
          <w:rFonts w:hint="default"/>
        </w:rPr>
        <w:t xml:space="preserve">            "deltaBS": "0.3810670161698570",</w:t>
      </w:r>
    </w:p>
    <w:p w14:paraId="74DAF033">
      <w:pPr>
        <w:bidi w:val="0"/>
        <w:rPr>
          <w:rFonts w:hint="default"/>
        </w:rPr>
      </w:pPr>
      <w:r>
        <w:rPr>
          <w:rFonts w:hint="default"/>
        </w:rPr>
        <w:t xml:space="preserve">            "deltaPA": "-0.0688347042402955",</w:t>
      </w:r>
    </w:p>
    <w:p w14:paraId="4F5E991B">
      <w:pPr>
        <w:bidi w:val="0"/>
        <w:rPr>
          <w:rFonts w:hint="default"/>
        </w:rPr>
      </w:pPr>
      <w:r>
        <w:rPr>
          <w:rFonts w:hint="default"/>
        </w:rPr>
        <w:t xml:space="preserve">            "gammaBS": "-0.0000000000230396",</w:t>
      </w:r>
    </w:p>
    <w:p w14:paraId="20E93711">
      <w:pPr>
        <w:bidi w:val="0"/>
        <w:rPr>
          <w:rFonts w:hint="default"/>
        </w:rPr>
      </w:pPr>
      <w:r>
        <w:rPr>
          <w:rFonts w:hint="default"/>
        </w:rPr>
        <w:t xml:space="preserve">            "gammaPA": "0.1376693483440320",</w:t>
      </w:r>
    </w:p>
    <w:p w14:paraId="5967CEAD">
      <w:pPr>
        <w:bidi w:val="0"/>
        <w:rPr>
          <w:rFonts w:hint="default"/>
        </w:rPr>
      </w:pPr>
      <w:r>
        <w:rPr>
          <w:rFonts w:hint="default"/>
        </w:rPr>
        <w:t xml:space="preserve">            "thetaBS": "0.3314776517141782",</w:t>
      </w:r>
    </w:p>
    <w:p w14:paraId="13498E99">
      <w:pPr>
        <w:bidi w:val="0"/>
        <w:rPr>
          <w:rFonts w:hint="default"/>
        </w:rPr>
      </w:pPr>
      <w:r>
        <w:rPr>
          <w:rFonts w:hint="default"/>
        </w:rPr>
        <w:t xml:space="preserve">            "thetaPA": "0.0000000001316008",</w:t>
      </w:r>
    </w:p>
    <w:p w14:paraId="5305D33B">
      <w:pPr>
        <w:bidi w:val="0"/>
        <w:rPr>
          <w:rFonts w:hint="default"/>
        </w:rPr>
      </w:pPr>
      <w:r>
        <w:rPr>
          <w:rFonts w:hint="default"/>
        </w:rPr>
        <w:t xml:space="preserve">            "ts": "1729179001692",</w:t>
      </w:r>
    </w:p>
    <w:p w14:paraId="1F064341">
      <w:pPr>
        <w:bidi w:val="0"/>
        <w:rPr>
          <w:rFonts w:hint="default"/>
        </w:rPr>
      </w:pPr>
      <w:r>
        <w:rPr>
          <w:rFonts w:hint="default"/>
        </w:rPr>
        <w:t xml:space="preserve">            "vegaBS": "-0.0000000045069794",</w:t>
      </w:r>
    </w:p>
    <w:p w14:paraId="571FD0F5">
      <w:pPr>
        <w:bidi w:val="0"/>
        <w:rPr>
          <w:rFonts w:hint="default"/>
        </w:rPr>
      </w:pPr>
      <w:r>
        <w:rPr>
          <w:rFonts w:hint="default"/>
        </w:rPr>
        <w:t xml:space="preserve">            "vegaPA": "-0.0000000000017267"</w:t>
      </w:r>
    </w:p>
    <w:p w14:paraId="76C467EB">
      <w:pPr>
        <w:bidi w:val="0"/>
        <w:rPr>
          <w:rFonts w:hint="default"/>
        </w:rPr>
      </w:pPr>
      <w:r>
        <w:rPr>
          <w:rFonts w:hint="default"/>
        </w:rPr>
        <w:t xml:space="preserve">        }</w:t>
      </w:r>
    </w:p>
    <w:p w14:paraId="08DF15FD">
      <w:pPr>
        <w:bidi w:val="0"/>
        <w:rPr>
          <w:rFonts w:hint="default"/>
        </w:rPr>
      </w:pPr>
      <w:r>
        <w:rPr>
          <w:rFonts w:hint="default"/>
        </w:rPr>
        <w:t xml:space="preserve">    ]}</w:t>
      </w:r>
    </w:p>
    <w:p w14:paraId="78ED8BD8">
      <w:pPr>
        <w:bidi w:val="0"/>
        <w:rPr>
          <w:rFonts w:hint="default"/>
        </w:rPr>
      </w:pPr>
      <w:r>
        <w:rPr>
          <w:rFonts w:hint="default"/>
        </w:rPr>
        <w:t>推送数据参数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39"/>
        <w:gridCol w:w="1494"/>
        <w:gridCol w:w="5813"/>
      </w:tblGrid>
      <w:tr w14:paraId="766BEF0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19A7B2B">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70DD669">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A026EF5">
            <w:pPr>
              <w:bidi w:val="0"/>
              <w:rPr>
                <w:rFonts w:hint="default"/>
              </w:rPr>
            </w:pPr>
            <w:r>
              <w:rPr>
                <w:rFonts w:hint="default"/>
                <w:lang w:val="en-US" w:eastAsia="zh-CN"/>
              </w:rPr>
              <w:t>描述</w:t>
            </w:r>
          </w:p>
        </w:tc>
      </w:tr>
      <w:tr w14:paraId="0A8D4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7CB4E2">
            <w:pPr>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BEB10A">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862A9E">
            <w:pPr>
              <w:bidi w:val="0"/>
              <w:rPr>
                <w:rFonts w:hint="default"/>
              </w:rPr>
            </w:pPr>
            <w:r>
              <w:rPr>
                <w:rFonts w:hint="default"/>
                <w:lang w:val="en-US" w:eastAsia="zh-CN"/>
              </w:rPr>
              <w:t>请求订阅的频道</w:t>
            </w:r>
          </w:p>
        </w:tc>
      </w:tr>
      <w:tr w14:paraId="6DB8A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1AE74D">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F8C46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F82843">
            <w:pPr>
              <w:bidi w:val="0"/>
              <w:rPr>
                <w:rFonts w:hint="default"/>
              </w:rPr>
            </w:pPr>
            <w:r>
              <w:rPr>
                <w:rFonts w:hint="default"/>
                <w:lang w:val="en-US" w:eastAsia="zh-CN"/>
              </w:rPr>
              <w:t>频道名</w:t>
            </w:r>
          </w:p>
        </w:tc>
      </w:tr>
      <w:tr w14:paraId="643A5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9303B6">
            <w:pPr>
              <w:bidi w:val="0"/>
              <w:rPr>
                <w:rFonts w:hint="default"/>
              </w:rPr>
            </w:pPr>
            <w:r>
              <w:rPr>
                <w:rFonts w:hint="default"/>
                <w:lang w:val="en-US" w:eastAsia="zh-CN"/>
              </w:rPr>
              <w:t>&gt; uid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81E30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A5EAD3">
            <w:pPr>
              <w:bidi w:val="0"/>
              <w:rPr>
                <w:rFonts w:hint="default"/>
              </w:rPr>
            </w:pPr>
            <w:r>
              <w:rPr>
                <w:rFonts w:hint="default"/>
                <w:lang w:val="en-US" w:eastAsia="zh-CN"/>
              </w:rPr>
              <w:t>用户标识</w:t>
            </w:r>
          </w:p>
        </w:tc>
      </w:tr>
      <w:tr w14:paraId="79672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F57639">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F89F13">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2CAE18">
            <w:pPr>
              <w:bidi w:val="0"/>
              <w:rPr>
                <w:rFonts w:hint="default"/>
              </w:rPr>
            </w:pPr>
            <w:r>
              <w:rPr>
                <w:rFonts w:hint="default"/>
                <w:lang w:val="en-US" w:eastAsia="zh-CN"/>
              </w:rPr>
              <w:t>订阅的数据</w:t>
            </w:r>
          </w:p>
        </w:tc>
      </w:tr>
      <w:tr w14:paraId="67CCB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6D62D8">
            <w:pPr>
              <w:bidi w:val="0"/>
              <w:rPr>
                <w:rFonts w:hint="default"/>
              </w:rPr>
            </w:pPr>
            <w:r>
              <w:rPr>
                <w:rFonts w:hint="default"/>
                <w:lang w:val="en-US" w:eastAsia="zh-CN"/>
              </w:rPr>
              <w:t>&gt; deltaBS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E1F7D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5D2EDB">
            <w:pPr>
              <w:bidi w:val="0"/>
              <w:rPr>
                <w:rFonts w:hint="default"/>
              </w:rPr>
            </w:pPr>
            <w:r>
              <w:rPr>
                <w:rFonts w:hint="default"/>
                <w:lang w:val="en-US" w:eastAsia="zh-CN"/>
              </w:rPr>
              <w:t>美金本位账户资产delta</w:t>
            </w:r>
          </w:p>
        </w:tc>
      </w:tr>
      <w:tr w14:paraId="4A5F2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6C41F1">
            <w:pPr>
              <w:bidi w:val="0"/>
              <w:rPr>
                <w:rFonts w:hint="default"/>
              </w:rPr>
            </w:pPr>
            <w:r>
              <w:rPr>
                <w:rFonts w:hint="default"/>
                <w:lang w:val="en-US" w:eastAsia="zh-CN"/>
              </w:rPr>
              <w:t>&gt; deltaPA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187EA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72D3DE">
            <w:pPr>
              <w:bidi w:val="0"/>
              <w:rPr>
                <w:rFonts w:hint="default"/>
              </w:rPr>
            </w:pPr>
            <w:r>
              <w:rPr>
                <w:rFonts w:hint="default"/>
                <w:lang w:val="en-US" w:eastAsia="zh-CN"/>
              </w:rPr>
              <w:t>币本位账户资产delta</w:t>
            </w:r>
          </w:p>
        </w:tc>
      </w:tr>
      <w:tr w14:paraId="2F323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75E95E">
            <w:pPr>
              <w:bidi w:val="0"/>
              <w:rPr>
                <w:rFonts w:hint="default"/>
              </w:rPr>
            </w:pPr>
            <w:r>
              <w:rPr>
                <w:rFonts w:hint="default"/>
                <w:lang w:val="en-US" w:eastAsia="zh-CN"/>
              </w:rPr>
              <w:t>&gt; gammaBS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71A65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564672">
            <w:pPr>
              <w:bidi w:val="0"/>
              <w:rPr>
                <w:rFonts w:hint="default"/>
              </w:rPr>
            </w:pPr>
            <w:r>
              <w:rPr>
                <w:rFonts w:hint="default"/>
                <w:lang w:val="en-US" w:eastAsia="zh-CN"/>
              </w:rPr>
              <w:t>美金本位账户资产gamma，仅适用于期权全仓</w:t>
            </w:r>
          </w:p>
        </w:tc>
      </w:tr>
      <w:tr w14:paraId="6C29E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B54854B">
            <w:pPr>
              <w:bidi w:val="0"/>
              <w:rPr>
                <w:rFonts w:hint="default"/>
              </w:rPr>
            </w:pPr>
            <w:r>
              <w:rPr>
                <w:rFonts w:hint="default"/>
                <w:lang w:val="en-US" w:eastAsia="zh-CN"/>
              </w:rPr>
              <w:t>&gt; gammaPA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2FFDD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461E1D">
            <w:pPr>
              <w:bidi w:val="0"/>
              <w:rPr>
                <w:rFonts w:hint="default"/>
              </w:rPr>
            </w:pPr>
            <w:r>
              <w:rPr>
                <w:rFonts w:hint="default"/>
                <w:lang w:val="en-US" w:eastAsia="zh-CN"/>
              </w:rPr>
              <w:t>币本位账户资产gamma，仅适用于期权全仓</w:t>
            </w:r>
          </w:p>
        </w:tc>
      </w:tr>
      <w:tr w14:paraId="7920E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A99693">
            <w:pPr>
              <w:bidi w:val="0"/>
              <w:rPr>
                <w:rFonts w:hint="default"/>
              </w:rPr>
            </w:pPr>
            <w:r>
              <w:rPr>
                <w:rFonts w:hint="default"/>
                <w:lang w:val="en-US" w:eastAsia="zh-CN"/>
              </w:rPr>
              <w:t>&gt; thetaBS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4ECB8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93CE93">
            <w:pPr>
              <w:bidi w:val="0"/>
              <w:rPr>
                <w:rFonts w:hint="default"/>
              </w:rPr>
            </w:pPr>
            <w:r>
              <w:rPr>
                <w:rFonts w:hint="default"/>
                <w:lang w:val="en-US" w:eastAsia="zh-CN"/>
              </w:rPr>
              <w:t>美金本位账户资产theta，仅适用于期权全仓</w:t>
            </w:r>
          </w:p>
        </w:tc>
      </w:tr>
      <w:tr w14:paraId="3DDC5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568FBB">
            <w:pPr>
              <w:bidi w:val="0"/>
              <w:rPr>
                <w:rFonts w:hint="default"/>
              </w:rPr>
            </w:pPr>
            <w:r>
              <w:rPr>
                <w:rFonts w:hint="default"/>
                <w:lang w:val="en-US" w:eastAsia="zh-CN"/>
              </w:rPr>
              <w:t>&gt; thetaPA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6B0E5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4D5E0F">
            <w:pPr>
              <w:bidi w:val="0"/>
              <w:rPr>
                <w:rFonts w:hint="default"/>
              </w:rPr>
            </w:pPr>
            <w:r>
              <w:rPr>
                <w:rFonts w:hint="default"/>
                <w:lang w:val="en-US" w:eastAsia="zh-CN"/>
              </w:rPr>
              <w:t>币本位账户资产theta，仅适用于期权全仓</w:t>
            </w:r>
          </w:p>
        </w:tc>
      </w:tr>
      <w:tr w14:paraId="4FAF0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2B2D2E">
            <w:pPr>
              <w:bidi w:val="0"/>
              <w:rPr>
                <w:rFonts w:hint="default"/>
              </w:rPr>
            </w:pPr>
            <w:r>
              <w:rPr>
                <w:rFonts w:hint="default"/>
                <w:lang w:val="en-US" w:eastAsia="zh-CN"/>
              </w:rPr>
              <w:t>&gt; vegaBS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E31A5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10BB51">
            <w:pPr>
              <w:bidi w:val="0"/>
              <w:rPr>
                <w:rFonts w:hint="default"/>
              </w:rPr>
            </w:pPr>
            <w:r>
              <w:rPr>
                <w:rFonts w:hint="default"/>
                <w:lang w:val="en-US" w:eastAsia="zh-CN"/>
              </w:rPr>
              <w:t>美金本位账户资产vega，仅适用于期权全仓</w:t>
            </w:r>
          </w:p>
        </w:tc>
      </w:tr>
      <w:tr w14:paraId="420B7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81A9BD5">
            <w:pPr>
              <w:bidi w:val="0"/>
              <w:rPr>
                <w:rFonts w:hint="default"/>
              </w:rPr>
            </w:pPr>
            <w:r>
              <w:rPr>
                <w:rFonts w:hint="default"/>
                <w:lang w:val="en-US" w:eastAsia="zh-CN"/>
              </w:rPr>
              <w:t>&gt; vegaPA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DA69F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3747F1">
            <w:pPr>
              <w:bidi w:val="0"/>
              <w:rPr>
                <w:rFonts w:hint="default"/>
              </w:rPr>
            </w:pPr>
            <w:r>
              <w:rPr>
                <w:rFonts w:hint="default"/>
                <w:lang w:val="en-US" w:eastAsia="zh-CN"/>
              </w:rPr>
              <w:t>币本位账户资产vega，仅适用于期权全仓</w:t>
            </w:r>
          </w:p>
        </w:tc>
      </w:tr>
      <w:tr w14:paraId="62238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A2B515">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85BCF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D61597">
            <w:pPr>
              <w:bidi w:val="0"/>
              <w:rPr>
                <w:rFonts w:hint="default"/>
              </w:rPr>
            </w:pPr>
            <w:r>
              <w:rPr>
                <w:rFonts w:hint="default"/>
                <w:lang w:val="en-US" w:eastAsia="zh-CN"/>
              </w:rPr>
              <w:t>币种</w:t>
            </w:r>
          </w:p>
        </w:tc>
      </w:tr>
      <w:tr w14:paraId="77BDA77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10671F">
            <w:pPr>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108C0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0D3C1C">
            <w:pPr>
              <w:bidi w:val="0"/>
              <w:rPr>
                <w:rFonts w:hint="default"/>
              </w:rPr>
            </w:pPr>
            <w:r>
              <w:rPr>
                <w:rFonts w:hint="default"/>
                <w:lang w:val="en-US" w:eastAsia="zh-CN"/>
              </w:rPr>
              <w:t>获取greeks的时间，Unix时间戳的毫秒数格式，如 1597026383085</w:t>
            </w:r>
          </w:p>
        </w:tc>
      </w:tr>
    </w:tbl>
    <w:p w14:paraId="7C6B0B24">
      <w:pPr>
        <w:bidi w:val="0"/>
      </w:pPr>
      <w:r>
        <w:rPr>
          <w:lang w:val="en-US" w:eastAsia="zh-CN"/>
        </w:rPr>
        <w:t> 账户greeks频道基于事件推送，并进行定时推送</w:t>
      </w:r>
      <w:r>
        <w:rPr>
          <w:lang w:val="en-US" w:eastAsia="zh-CN"/>
        </w:rPr>
        <w:br w:type="textWrapping"/>
      </w:r>
      <w:r>
        <w:rPr>
          <w:lang w:val="en-US" w:eastAsia="zh-CN"/>
        </w:rPr>
        <w:t>- greeks频道的事件推送并非在事件发生时实时进行，而是按照大约50毫秒的固定时间窗口进行聚合推送。例如，在固定时间窗口内发生多个事件，系统将尽量聚合为一条消息并在固定时间窗口结束时进行推送。在数据量过大的情况下可能拆分为多条消息。</w:t>
      </w:r>
      <w:r>
        <w:rPr>
          <w:lang w:val="en-US" w:eastAsia="zh-CN"/>
        </w:rPr>
        <w:br w:type="textWrapping"/>
      </w:r>
      <w:r>
        <w:rPr>
          <w:lang w:val="en-US" w:eastAsia="zh-CN"/>
        </w:rPr>
        <w:t>- 当用户订阅时指定了保证金币种(ccy)，只有作为保证金的仓位发生变化的时候，才会触发事件推送。例如订阅时指定了ccy=`BTC`，如果`BTC-USDT-SWAP`仓位发生变化，不会触发事件推送。</w:t>
      </w:r>
      <w:r>
        <w:rPr>
          <w:lang w:val="en-US" w:eastAsia="zh-CN"/>
        </w:rPr>
        <w:br w:type="textWrapping"/>
      </w:r>
      <w:r>
        <w:rPr>
          <w:lang w:val="en-US" w:eastAsia="zh-CN"/>
        </w:rPr>
        <w:t>- 无论是否有greeks数据的变化，定时推送都会发送更新。</w:t>
      </w:r>
      <w:r>
        <w:rPr>
          <w:lang w:val="en-US" w:eastAsia="zh-CN"/>
        </w:rPr>
        <w:br w:type="textWrapping"/>
      </w:r>
      <w:r>
        <w:rPr>
          <w:lang w:val="en-US" w:eastAsia="zh-CN"/>
        </w:rPr>
        <w:t>- 只推账户资产不为0的greeks数据。如果数据太大无法在单个推送消息中发送，它将被分成多个消息发送。</w:t>
      </w:r>
      <w:r>
        <w:rPr>
          <w:lang w:val="en-US" w:eastAsia="zh-CN"/>
        </w:rPr>
        <w:br w:type="textWrapping"/>
      </w:r>
      <w:r>
        <w:rPr>
          <w:lang w:val="en-US" w:eastAsia="zh-CN"/>
        </w:rPr>
        <w:t>- 例：按照所有币种订阅且有5个币种资产都不为0，首次和定时推全部5个；账户的某个币种资产改变，那么账户greeks变更的触发只推这一个。</w:t>
      </w:r>
    </w:p>
    <w:p w14:paraId="43A01B73">
      <w:pPr>
        <w:bidi w:val="0"/>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4B5142"/>
    <w:rsid w:val="528C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162</Pages>
  <Words>330</Words>
  <Characters>1588</Characters>
  <Lines>0</Lines>
  <Paragraphs>0</Paragraphs>
  <TotalTime>0</TotalTime>
  <ScaleCrop>false</ScaleCrop>
  <LinksUpToDate>false</LinksUpToDate>
  <CharactersWithSpaces>2368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2026-05-21T13:30:00Z</dcterms:created>
  <dc:creator>Administrator</dc:creator>
  <cp:lastModifiedBy>阿银</cp:lastModifiedBy>
  <dcterms:modified xsi:type="dcterms:W3CDTF">2026-06-06T03:50:33Z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eyJoZGlkIjoiZmE2MjQyZTM2OTQ4MzNjN2M1YzU4Mzg1ZTRiNWQxMGUiLCJ1c2VySWQiOiI1ODU5MjA2MDQifQ==</vt:lpwstr>
  </property>
  <property fmtid="{D5CDD505-2E9C-101B-9397-08002B2CF9AE}" pid="4" name="ICV">
    <vt:lpwstr>79080262735243D29E1F2BF83B13264F_12</vt:lpwstr>
  </property>
</Properties>
</file>